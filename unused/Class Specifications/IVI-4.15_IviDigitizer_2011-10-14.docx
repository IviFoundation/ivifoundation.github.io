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80" w:type="dxa"/>
        <w:tblLayout w:type="fixed"/>
        <w:tblCellMar>
          <w:left w:w="80" w:type="dxa"/>
          <w:right w:w="80" w:type="dxa"/>
        </w:tblCellMar>
        <w:tblLook w:val="0000"/>
      </w:tblPr>
      <w:tblGrid>
        <w:gridCol w:w="9540"/>
      </w:tblGrid>
      <w:tr w:rsidR="00004825">
        <w:trPr>
          <w:cantSplit/>
        </w:trPr>
        <w:tc>
          <w:tcPr>
            <w:tcW w:w="9540" w:type="dxa"/>
          </w:tcPr>
          <w:p w:rsidR="00004825" w:rsidRDefault="00004825">
            <w:pPr>
              <w:pStyle w:val="TPTitle"/>
            </w:pPr>
            <w:r>
              <w:object w:dxaOrig="8117" w:dyaOrig="25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5.75pt;height:129.75pt" o:ole="" fillcolor="window">
                  <v:imagedata r:id="rId8" o:title=""/>
                </v:shape>
                <o:OLEObject Type="Embed" ProgID="Word.Picture.8" ShapeID="_x0000_i1026" DrawAspect="Content" ObjectID="_1385983528" r:id="rId9"/>
              </w:object>
            </w:r>
          </w:p>
          <w:p w:rsidR="00004825" w:rsidRDefault="00004825">
            <w:pPr>
              <w:pStyle w:val="TPTitle"/>
            </w:pPr>
            <w:r>
              <w:t>IVI-4.</w:t>
            </w:r>
            <w:r w:rsidR="00CD3F2F">
              <w:t>15</w:t>
            </w:r>
            <w:r>
              <w:t>: IviDigitizer Class Specification</w:t>
            </w:r>
          </w:p>
          <w:p w:rsidR="00004825" w:rsidRDefault="004221DD" w:rsidP="00D04B8C">
            <w:pPr>
              <w:pStyle w:val="TPCopyright"/>
              <w:spacing w:before="3600"/>
              <w:ind w:left="1810" w:right="1810"/>
            </w:pPr>
            <w:ins w:id="0" w:author="MAUMARY,YVES (A-Switzerland,ex1)" w:date="2011-10-14T16:23:00Z">
              <w:r>
                <w:t>Octo</w:t>
              </w:r>
            </w:ins>
            <w:ins w:id="1" w:author="MAUMARY,YVES (A-Switzerland,ex1)" w:date="2011-10-14T15:38:00Z">
              <w:r w:rsidR="00E712AF">
                <w:t>ber</w:t>
              </w:r>
              <w:r w:rsidR="0055506B">
                <w:t xml:space="preserve"> </w:t>
              </w:r>
            </w:ins>
            <w:ins w:id="2" w:author="MAUMARY,YVES (A-Switzerland,ex1)" w:date="2011-10-14T16:23:00Z">
              <w:r>
                <w:t>14</w:t>
              </w:r>
            </w:ins>
            <w:r w:rsidR="000A3A95">
              <w:t>,</w:t>
            </w:r>
            <w:r w:rsidR="001B07E7">
              <w:t xml:space="preserve"> </w:t>
            </w:r>
            <w:r w:rsidR="005712A9">
              <w:t>201</w:t>
            </w:r>
            <w:r w:rsidR="0055506B">
              <w:t>1</w:t>
            </w:r>
            <w:r w:rsidR="005712A9">
              <w:t xml:space="preserve"> </w:t>
            </w:r>
            <w:r w:rsidR="00004825">
              <w:t>Edition</w:t>
            </w:r>
            <w:r w:rsidR="00004825">
              <w:br/>
              <w:t xml:space="preserve">Revision </w:t>
            </w:r>
            <w:r w:rsidR="00E21F00">
              <w:t>2</w:t>
            </w:r>
            <w:r w:rsidR="000A3A95">
              <w:t>.</w:t>
            </w:r>
            <w:ins w:id="3" w:author="MAUMARY,YVES (A-Switzerland,ex1)" w:date="2011-10-14T15:38:00Z">
              <w:r w:rsidR="0055506B">
                <w:t>2</w:t>
              </w:r>
            </w:ins>
            <w:r w:rsidR="00004825">
              <w:br/>
            </w:r>
            <w:r w:rsidR="00004825">
              <w:br/>
            </w:r>
            <w:r w:rsidR="00004825">
              <w:br/>
            </w:r>
          </w:p>
          <w:p w:rsidR="00004825" w:rsidRDefault="00004825">
            <w:pPr>
              <w:pStyle w:val="TPCopyright"/>
              <w:spacing w:before="3600"/>
            </w:pPr>
            <w:r>
              <w:br/>
            </w:r>
          </w:p>
          <w:p w:rsidR="00004825" w:rsidRDefault="00004825">
            <w:pPr>
              <w:pStyle w:val="TPCopyright"/>
              <w:spacing w:before="3600"/>
            </w:pPr>
          </w:p>
          <w:p w:rsidR="00004825" w:rsidRDefault="00004825">
            <w:pPr>
              <w:pStyle w:val="TPCopyright"/>
              <w:spacing w:before="3600"/>
            </w:pPr>
          </w:p>
          <w:p w:rsidR="00004825" w:rsidRDefault="00004825">
            <w:pPr>
              <w:rPr>
                <w:rFonts w:ascii="Times" w:hAnsi="Times" w:cs="Times"/>
              </w:rPr>
            </w:pPr>
          </w:p>
        </w:tc>
      </w:tr>
    </w:tbl>
    <w:p w:rsidR="00004825" w:rsidRDefault="00004825">
      <w:pPr>
        <w:pStyle w:val="WarrTitle"/>
        <w:widowControl w:val="0"/>
        <w:outlineLvl w:val="0"/>
        <w:sectPr w:rsidR="00004825">
          <w:headerReference w:type="default" r:id="rId10"/>
          <w:footerReference w:type="even" r:id="rId11"/>
          <w:footerReference w:type="default" r:id="rId12"/>
          <w:footerReference w:type="first" r:id="rId13"/>
          <w:footnotePr>
            <w:numStart w:val="2"/>
          </w:footnotePr>
          <w:pgSz w:w="12240" w:h="15840"/>
          <w:pgMar w:top="1440" w:right="1440" w:bottom="1440" w:left="1440" w:header="720" w:footer="720" w:gutter="0"/>
          <w:cols w:space="720"/>
        </w:sectPr>
      </w:pPr>
    </w:p>
    <w:p w:rsidR="00004825" w:rsidRDefault="00004825">
      <w:pPr>
        <w:pStyle w:val="WarrTitle"/>
        <w:widowControl w:val="0"/>
        <w:outlineLvl w:val="0"/>
        <w:rPr>
          <w:rFonts w:ascii="C Helvetica Condensed" w:hAnsi="C Helvetica Condensed" w:cs="C Helvetica Condensed"/>
        </w:rPr>
      </w:pPr>
      <w:r>
        <w:lastRenderedPageBreak/>
        <w:t>Important Information</w:t>
      </w:r>
    </w:p>
    <w:p w:rsidR="00562308" w:rsidRDefault="00004825" w:rsidP="00562308">
      <w:pPr>
        <w:pStyle w:val="Body"/>
      </w:pPr>
      <w:r>
        <w:t xml:space="preserve">The </w:t>
      </w:r>
      <w:r w:rsidR="006C7004">
        <w:t xml:space="preserve">IVI-4.15: </w:t>
      </w:r>
      <w:r>
        <w:t xml:space="preserve">IviDigitizer Class Specification is authored </w:t>
      </w:r>
      <w:r w:rsidR="00562308">
        <w:t xml:space="preserve">by the IVI Foundation member companies. For a vendor membership roster list, please visit the IVI Foundation web site at </w:t>
      </w:r>
      <w:hyperlink r:id="rId14" w:history="1">
        <w:r w:rsidR="00562308" w:rsidRPr="00A4716D">
          <w:rPr>
            <w:rStyle w:val="Hyperlink"/>
            <w:rFonts w:ascii="Courier New" w:hAnsi="Courier New" w:cs="Courier New"/>
            <w:sz w:val="18"/>
            <w:szCs w:val="18"/>
          </w:rPr>
          <w:t>www.ivifoundation.org</w:t>
        </w:r>
      </w:hyperlink>
      <w:r w:rsidR="00562308">
        <w:t>.</w:t>
      </w:r>
    </w:p>
    <w:p w:rsidR="00562308" w:rsidRDefault="00562308" w:rsidP="00562308">
      <w:pPr>
        <w:pStyle w:val="Body"/>
      </w:pPr>
      <w:r>
        <w:t xml:space="preserve">The IVI Foundation wants to receive your comments on this specification. You can contact the Foundation through the web site at </w:t>
      </w:r>
      <w:r>
        <w:rPr>
          <w:rStyle w:val="monospace"/>
        </w:rPr>
        <w:t>www.ivifoundation.org</w:t>
      </w:r>
      <w:r>
        <w:t>.</w:t>
      </w:r>
    </w:p>
    <w:p w:rsidR="00004825" w:rsidRDefault="00004825">
      <w:pPr>
        <w:pStyle w:val="WarrHd"/>
        <w:outlineLvl w:val="0"/>
      </w:pPr>
      <w:r>
        <w:t>Warranty</w:t>
      </w:r>
    </w:p>
    <w:p w:rsidR="00004825" w:rsidRDefault="00004825">
      <w:pPr>
        <w:pStyle w:val="Body"/>
      </w:pPr>
      <w:r>
        <w:t>The IVI Foundation and its member companies make no warranty of any kind with regard to this material, including, but not limited to, the implied warranties of merchantability and fitness for a particular purpose. The IVI Foundation and its member companies shall not be liable for errors contained herein or for incidental or consequential damages in connection with the furnishing, performance, or use of this material.</w:t>
      </w:r>
    </w:p>
    <w:p w:rsidR="00004825" w:rsidRDefault="00004825">
      <w:pPr>
        <w:pStyle w:val="WarrHd"/>
        <w:outlineLvl w:val="0"/>
        <w:rPr>
          <w:rFonts w:ascii="C Helvetica Condensed" w:hAnsi="C Helvetica Condensed" w:cs="C Helvetica Condensed"/>
        </w:rPr>
      </w:pPr>
      <w:r>
        <w:t>Trademarks</w:t>
      </w:r>
    </w:p>
    <w:p w:rsidR="00004825" w:rsidRDefault="00004825">
      <w:pPr>
        <w:pStyle w:val="Body"/>
      </w:pPr>
      <w:r>
        <w:t>Product and company names listed are trademarks or trade names of their respective companies.</w:t>
      </w:r>
    </w:p>
    <w:p w:rsidR="00004825" w:rsidRDefault="00004825">
      <w:pPr>
        <w:pStyle w:val="Body"/>
      </w:pPr>
      <w:r>
        <w:t>No investigation has been made of common-law trademark rights in any work.</w:t>
      </w:r>
    </w:p>
    <w:p w:rsidR="00004825" w:rsidRDefault="00004825"/>
    <w:tbl>
      <w:tblPr>
        <w:tblW w:w="0" w:type="auto"/>
        <w:tblInd w:w="2" w:type="dxa"/>
        <w:tblLayout w:type="fixed"/>
        <w:tblLook w:val="0000"/>
      </w:tblPr>
      <w:tblGrid>
        <w:gridCol w:w="6781"/>
        <w:gridCol w:w="2759"/>
      </w:tblGrid>
      <w:tr w:rsidR="00004825">
        <w:tc>
          <w:tcPr>
            <w:tcW w:w="6781" w:type="dxa"/>
            <w:tcBorders>
              <w:bottom w:val="single" w:sz="6" w:space="0" w:color="auto"/>
            </w:tcBorders>
          </w:tcPr>
          <w:p w:rsidR="00004825" w:rsidRDefault="00004825">
            <w:pPr>
              <w:pageBreakBefore/>
              <w:spacing w:after="120"/>
            </w:pPr>
            <w:r>
              <w:lastRenderedPageBreak/>
              <w:br/>
            </w:r>
            <w:r>
              <w:br/>
            </w:r>
          </w:p>
        </w:tc>
        <w:tc>
          <w:tcPr>
            <w:tcW w:w="2759" w:type="dxa"/>
            <w:tcBorders>
              <w:bottom w:val="single" w:sz="6" w:space="0" w:color="auto"/>
            </w:tcBorders>
          </w:tcPr>
          <w:p w:rsidR="00004825" w:rsidRDefault="00875082">
            <w:pPr>
              <w:tabs>
                <w:tab w:val="right" w:pos="9360"/>
              </w:tabs>
              <w:spacing w:after="120"/>
              <w:jc w:val="right"/>
            </w:pPr>
            <w:r>
              <w:pict>
                <v:shape id="_x0000_i1027" type="#_x0000_t75" style="width:117pt;height:97.5pt" fillcolor="window">
                  <v:imagedata r:id="rId15" o:title=""/>
                </v:shape>
              </w:pict>
            </w:r>
          </w:p>
        </w:tc>
      </w:tr>
    </w:tbl>
    <w:p w:rsidR="00B4307F" w:rsidRDefault="00875082">
      <w:pPr>
        <w:pStyle w:val="TOC1"/>
        <w:rPr>
          <w:rFonts w:asciiTheme="minorHAnsi" w:eastAsiaTheme="minorEastAsia" w:hAnsiTheme="minorHAnsi" w:cstheme="minorBidi"/>
          <w:b w:val="0"/>
          <w:bCs w:val="0"/>
          <w:sz w:val="22"/>
          <w:szCs w:val="22"/>
        </w:rPr>
      </w:pPr>
      <w:r w:rsidRPr="00875082">
        <w:fldChar w:fldCharType="begin"/>
      </w:r>
      <w:r w:rsidR="00004825">
        <w:instrText xml:space="preserve"> TOC \o "1-3" \h \z </w:instrText>
      </w:r>
      <w:r w:rsidRPr="00875082">
        <w:fldChar w:fldCharType="separate"/>
      </w:r>
      <w:hyperlink w:anchor="_Toc306374416" w:history="1">
        <w:r w:rsidR="00B4307F" w:rsidRPr="003D7193">
          <w:rPr>
            <w:rStyle w:val="Hyperlink"/>
          </w:rPr>
          <w:t>IviDigitizer Class Specification</w:t>
        </w:r>
        <w:r w:rsidR="00B4307F">
          <w:rPr>
            <w:webHidden/>
          </w:rPr>
          <w:tab/>
        </w:r>
        <w:r>
          <w:rPr>
            <w:webHidden/>
          </w:rPr>
          <w:fldChar w:fldCharType="begin"/>
        </w:r>
        <w:r w:rsidR="00B4307F">
          <w:rPr>
            <w:webHidden/>
          </w:rPr>
          <w:instrText xml:space="preserve"> PAGEREF _Toc306374416 \h </w:instrText>
        </w:r>
        <w:r>
          <w:rPr>
            <w:webHidden/>
          </w:rPr>
        </w:r>
        <w:r>
          <w:rPr>
            <w:webHidden/>
          </w:rPr>
          <w:fldChar w:fldCharType="separate"/>
        </w:r>
        <w:r w:rsidR="00344F59">
          <w:rPr>
            <w:webHidden/>
          </w:rPr>
          <w:t>12</w:t>
        </w:r>
        <w:r>
          <w:rPr>
            <w:webHidden/>
          </w:rPr>
          <w:fldChar w:fldCharType="end"/>
        </w:r>
      </w:hyperlink>
    </w:p>
    <w:p w:rsidR="00B4307F" w:rsidRDefault="00875082">
      <w:pPr>
        <w:pStyle w:val="TOC1"/>
        <w:rPr>
          <w:rFonts w:asciiTheme="minorHAnsi" w:eastAsiaTheme="minorEastAsia" w:hAnsiTheme="minorHAnsi" w:cstheme="minorBidi"/>
          <w:b w:val="0"/>
          <w:bCs w:val="0"/>
          <w:sz w:val="22"/>
          <w:szCs w:val="22"/>
        </w:rPr>
      </w:pPr>
      <w:hyperlink w:anchor="_Toc306374417" w:history="1">
        <w:r w:rsidR="00B4307F" w:rsidRPr="003D7193">
          <w:rPr>
            <w:rStyle w:val="Hyperlink"/>
          </w:rPr>
          <w:t>1. Overview of the IviDigitizer Specification</w:t>
        </w:r>
        <w:r w:rsidR="00B4307F">
          <w:rPr>
            <w:webHidden/>
          </w:rPr>
          <w:tab/>
        </w:r>
        <w:r>
          <w:rPr>
            <w:webHidden/>
          </w:rPr>
          <w:fldChar w:fldCharType="begin"/>
        </w:r>
        <w:r w:rsidR="00B4307F">
          <w:rPr>
            <w:webHidden/>
          </w:rPr>
          <w:instrText xml:space="preserve"> PAGEREF _Toc306374417 \h </w:instrText>
        </w:r>
        <w:r>
          <w:rPr>
            <w:webHidden/>
          </w:rPr>
        </w:r>
        <w:r>
          <w:rPr>
            <w:webHidden/>
          </w:rPr>
          <w:fldChar w:fldCharType="separate"/>
        </w:r>
        <w:r w:rsidR="00344F59">
          <w:rPr>
            <w:webHidden/>
          </w:rPr>
          <w:t>13</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418" w:history="1">
        <w:r w:rsidR="00B4307F" w:rsidRPr="003D7193">
          <w:rPr>
            <w:rStyle w:val="Hyperlink"/>
          </w:rPr>
          <w:t>1.1 Introduction</w:t>
        </w:r>
        <w:r w:rsidR="00B4307F">
          <w:rPr>
            <w:webHidden/>
          </w:rPr>
          <w:tab/>
        </w:r>
        <w:r>
          <w:rPr>
            <w:webHidden/>
          </w:rPr>
          <w:fldChar w:fldCharType="begin"/>
        </w:r>
        <w:r w:rsidR="00B4307F">
          <w:rPr>
            <w:webHidden/>
          </w:rPr>
          <w:instrText xml:space="preserve"> PAGEREF _Toc306374418 \h </w:instrText>
        </w:r>
        <w:r>
          <w:rPr>
            <w:webHidden/>
          </w:rPr>
        </w:r>
        <w:r>
          <w:rPr>
            <w:webHidden/>
          </w:rPr>
          <w:fldChar w:fldCharType="separate"/>
        </w:r>
        <w:r w:rsidR="00344F59">
          <w:rPr>
            <w:webHidden/>
          </w:rPr>
          <w:t>13</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419" w:history="1">
        <w:r w:rsidR="00B4307F" w:rsidRPr="003D7193">
          <w:rPr>
            <w:rStyle w:val="Hyperlink"/>
          </w:rPr>
          <w:t>1.2 IviDigitizer Class Overview</w:t>
        </w:r>
        <w:r w:rsidR="00B4307F">
          <w:rPr>
            <w:webHidden/>
          </w:rPr>
          <w:tab/>
        </w:r>
        <w:r>
          <w:rPr>
            <w:webHidden/>
          </w:rPr>
          <w:fldChar w:fldCharType="begin"/>
        </w:r>
        <w:r w:rsidR="00B4307F">
          <w:rPr>
            <w:webHidden/>
          </w:rPr>
          <w:instrText xml:space="preserve"> PAGEREF _Toc306374419 \h </w:instrText>
        </w:r>
        <w:r>
          <w:rPr>
            <w:webHidden/>
          </w:rPr>
        </w:r>
        <w:r>
          <w:rPr>
            <w:webHidden/>
          </w:rPr>
          <w:fldChar w:fldCharType="separate"/>
        </w:r>
        <w:r w:rsidR="00344F59">
          <w:rPr>
            <w:webHidden/>
          </w:rPr>
          <w:t>13</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420" w:history="1">
        <w:r w:rsidR="00B4307F" w:rsidRPr="003D7193">
          <w:rPr>
            <w:rStyle w:val="Hyperlink"/>
          </w:rPr>
          <w:t>1.3 References</w:t>
        </w:r>
        <w:r w:rsidR="00B4307F">
          <w:rPr>
            <w:webHidden/>
          </w:rPr>
          <w:tab/>
        </w:r>
        <w:r>
          <w:rPr>
            <w:webHidden/>
          </w:rPr>
          <w:fldChar w:fldCharType="begin"/>
        </w:r>
        <w:r w:rsidR="00B4307F">
          <w:rPr>
            <w:webHidden/>
          </w:rPr>
          <w:instrText xml:space="preserve"> PAGEREF _Toc306374420 \h </w:instrText>
        </w:r>
        <w:r>
          <w:rPr>
            <w:webHidden/>
          </w:rPr>
        </w:r>
        <w:r>
          <w:rPr>
            <w:webHidden/>
          </w:rPr>
          <w:fldChar w:fldCharType="separate"/>
        </w:r>
        <w:r w:rsidR="00344F59">
          <w:rPr>
            <w:webHidden/>
          </w:rPr>
          <w:t>13</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421" w:history="1">
        <w:r w:rsidR="00B4307F" w:rsidRPr="003D7193">
          <w:rPr>
            <w:rStyle w:val="Hyperlink"/>
          </w:rPr>
          <w:t>1.4 Definitions of Terms and Acronyms</w:t>
        </w:r>
        <w:r w:rsidR="00B4307F">
          <w:rPr>
            <w:webHidden/>
          </w:rPr>
          <w:tab/>
        </w:r>
        <w:r>
          <w:rPr>
            <w:webHidden/>
          </w:rPr>
          <w:fldChar w:fldCharType="begin"/>
        </w:r>
        <w:r w:rsidR="00B4307F">
          <w:rPr>
            <w:webHidden/>
          </w:rPr>
          <w:instrText xml:space="preserve"> PAGEREF _Toc306374421 \h </w:instrText>
        </w:r>
        <w:r>
          <w:rPr>
            <w:webHidden/>
          </w:rPr>
        </w:r>
        <w:r>
          <w:rPr>
            <w:webHidden/>
          </w:rPr>
          <w:fldChar w:fldCharType="separate"/>
        </w:r>
        <w:r w:rsidR="00344F59">
          <w:rPr>
            <w:webHidden/>
          </w:rPr>
          <w:t>13</w:t>
        </w:r>
        <w:r>
          <w:rPr>
            <w:webHidden/>
          </w:rPr>
          <w:fldChar w:fldCharType="end"/>
        </w:r>
      </w:hyperlink>
    </w:p>
    <w:p w:rsidR="00B4307F" w:rsidRDefault="00875082">
      <w:pPr>
        <w:pStyle w:val="TOC1"/>
        <w:rPr>
          <w:rFonts w:asciiTheme="minorHAnsi" w:eastAsiaTheme="minorEastAsia" w:hAnsiTheme="minorHAnsi" w:cstheme="minorBidi"/>
          <w:b w:val="0"/>
          <w:bCs w:val="0"/>
          <w:sz w:val="22"/>
          <w:szCs w:val="22"/>
        </w:rPr>
      </w:pPr>
      <w:hyperlink w:anchor="_Toc306374422" w:history="1">
        <w:r w:rsidR="00B4307F" w:rsidRPr="003D7193">
          <w:rPr>
            <w:rStyle w:val="Hyperlink"/>
          </w:rPr>
          <w:t>2. IviDigitizer Class Capabilities</w:t>
        </w:r>
        <w:r w:rsidR="00B4307F">
          <w:rPr>
            <w:webHidden/>
          </w:rPr>
          <w:tab/>
        </w:r>
        <w:r>
          <w:rPr>
            <w:webHidden/>
          </w:rPr>
          <w:fldChar w:fldCharType="begin"/>
        </w:r>
        <w:r w:rsidR="00B4307F">
          <w:rPr>
            <w:webHidden/>
          </w:rPr>
          <w:instrText xml:space="preserve"> PAGEREF _Toc306374422 \h </w:instrText>
        </w:r>
        <w:r>
          <w:rPr>
            <w:webHidden/>
          </w:rPr>
        </w:r>
        <w:r>
          <w:rPr>
            <w:webHidden/>
          </w:rPr>
          <w:fldChar w:fldCharType="separate"/>
        </w:r>
        <w:r w:rsidR="00344F59">
          <w:rPr>
            <w:webHidden/>
          </w:rPr>
          <w:t>15</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423" w:history="1">
        <w:r w:rsidR="00B4307F" w:rsidRPr="003D7193">
          <w:rPr>
            <w:rStyle w:val="Hyperlink"/>
          </w:rPr>
          <w:t>2.1 Introduction</w:t>
        </w:r>
        <w:r w:rsidR="00B4307F">
          <w:rPr>
            <w:webHidden/>
          </w:rPr>
          <w:tab/>
        </w:r>
        <w:r>
          <w:rPr>
            <w:webHidden/>
          </w:rPr>
          <w:fldChar w:fldCharType="begin"/>
        </w:r>
        <w:r w:rsidR="00B4307F">
          <w:rPr>
            <w:webHidden/>
          </w:rPr>
          <w:instrText xml:space="preserve"> PAGEREF _Toc306374423 \h </w:instrText>
        </w:r>
        <w:r>
          <w:rPr>
            <w:webHidden/>
          </w:rPr>
        </w:r>
        <w:r>
          <w:rPr>
            <w:webHidden/>
          </w:rPr>
          <w:fldChar w:fldCharType="separate"/>
        </w:r>
        <w:r w:rsidR="00344F59">
          <w:rPr>
            <w:webHidden/>
          </w:rPr>
          <w:t>15</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424" w:history="1">
        <w:r w:rsidR="00B4307F" w:rsidRPr="003D7193">
          <w:rPr>
            <w:rStyle w:val="Hyperlink"/>
          </w:rPr>
          <w:t>2.2 IviDigitizer Group Names</w:t>
        </w:r>
        <w:r w:rsidR="00B4307F">
          <w:rPr>
            <w:webHidden/>
          </w:rPr>
          <w:tab/>
        </w:r>
        <w:r>
          <w:rPr>
            <w:webHidden/>
          </w:rPr>
          <w:fldChar w:fldCharType="begin"/>
        </w:r>
        <w:r w:rsidR="00B4307F">
          <w:rPr>
            <w:webHidden/>
          </w:rPr>
          <w:instrText xml:space="preserve"> PAGEREF _Toc306374424 \h </w:instrText>
        </w:r>
        <w:r>
          <w:rPr>
            <w:webHidden/>
          </w:rPr>
        </w:r>
        <w:r>
          <w:rPr>
            <w:webHidden/>
          </w:rPr>
          <w:fldChar w:fldCharType="separate"/>
        </w:r>
        <w:r w:rsidR="00344F59">
          <w:rPr>
            <w:webHidden/>
          </w:rPr>
          <w:t>15</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425" w:history="1">
        <w:r w:rsidR="00B4307F" w:rsidRPr="003D7193">
          <w:rPr>
            <w:rStyle w:val="Hyperlink"/>
          </w:rPr>
          <w:t>2.3 Repeated Capability Names</w:t>
        </w:r>
        <w:r w:rsidR="00B4307F">
          <w:rPr>
            <w:webHidden/>
          </w:rPr>
          <w:tab/>
        </w:r>
        <w:r>
          <w:rPr>
            <w:webHidden/>
          </w:rPr>
          <w:fldChar w:fldCharType="begin"/>
        </w:r>
        <w:r w:rsidR="00B4307F">
          <w:rPr>
            <w:webHidden/>
          </w:rPr>
          <w:instrText xml:space="preserve"> PAGEREF _Toc306374425 \h </w:instrText>
        </w:r>
        <w:r>
          <w:rPr>
            <w:webHidden/>
          </w:rPr>
        </w:r>
        <w:r>
          <w:rPr>
            <w:webHidden/>
          </w:rPr>
          <w:fldChar w:fldCharType="separate"/>
        </w:r>
        <w:r w:rsidR="00344F59">
          <w:rPr>
            <w:webHidden/>
          </w:rPr>
          <w:t>17</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26" w:history="1">
        <w:r w:rsidR="00B4307F" w:rsidRPr="003D7193">
          <w:rPr>
            <w:rStyle w:val="Hyperlink"/>
          </w:rPr>
          <w:t>2.3.1 Channel</w:t>
        </w:r>
        <w:r w:rsidR="00B4307F">
          <w:rPr>
            <w:webHidden/>
          </w:rPr>
          <w:tab/>
        </w:r>
        <w:r>
          <w:rPr>
            <w:webHidden/>
          </w:rPr>
          <w:fldChar w:fldCharType="begin"/>
        </w:r>
        <w:r w:rsidR="00B4307F">
          <w:rPr>
            <w:webHidden/>
          </w:rPr>
          <w:instrText xml:space="preserve"> PAGEREF _Toc306374426 \h </w:instrText>
        </w:r>
        <w:r>
          <w:rPr>
            <w:webHidden/>
          </w:rPr>
        </w:r>
        <w:r>
          <w:rPr>
            <w:webHidden/>
          </w:rPr>
          <w:fldChar w:fldCharType="separate"/>
        </w:r>
        <w:r w:rsidR="00344F59">
          <w:rPr>
            <w:webHidden/>
          </w:rPr>
          <w:t>17</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27" w:history="1">
        <w:r w:rsidR="00B4307F" w:rsidRPr="003D7193">
          <w:rPr>
            <w:rStyle w:val="Hyperlink"/>
          </w:rPr>
          <w:t>2.3.2 ArmSource</w:t>
        </w:r>
        <w:r w:rsidR="00B4307F">
          <w:rPr>
            <w:webHidden/>
          </w:rPr>
          <w:tab/>
        </w:r>
        <w:r>
          <w:rPr>
            <w:webHidden/>
          </w:rPr>
          <w:fldChar w:fldCharType="begin"/>
        </w:r>
        <w:r w:rsidR="00B4307F">
          <w:rPr>
            <w:webHidden/>
          </w:rPr>
          <w:instrText xml:space="preserve"> PAGEREF _Toc306374427 \h </w:instrText>
        </w:r>
        <w:r>
          <w:rPr>
            <w:webHidden/>
          </w:rPr>
        </w:r>
        <w:r>
          <w:rPr>
            <w:webHidden/>
          </w:rPr>
          <w:fldChar w:fldCharType="separate"/>
        </w:r>
        <w:r w:rsidR="00344F59">
          <w:rPr>
            <w:webHidden/>
          </w:rPr>
          <w:t>17</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28" w:history="1">
        <w:r w:rsidR="00B4307F" w:rsidRPr="003D7193">
          <w:rPr>
            <w:rStyle w:val="Hyperlink"/>
          </w:rPr>
          <w:t>2.3.3 TriggerSource</w:t>
        </w:r>
        <w:r w:rsidR="00B4307F">
          <w:rPr>
            <w:webHidden/>
          </w:rPr>
          <w:tab/>
        </w:r>
        <w:r>
          <w:rPr>
            <w:webHidden/>
          </w:rPr>
          <w:fldChar w:fldCharType="begin"/>
        </w:r>
        <w:r w:rsidR="00B4307F">
          <w:rPr>
            <w:webHidden/>
          </w:rPr>
          <w:instrText xml:space="preserve"> PAGEREF _Toc306374428 \h </w:instrText>
        </w:r>
        <w:r>
          <w:rPr>
            <w:webHidden/>
          </w:rPr>
        </w:r>
        <w:r>
          <w:rPr>
            <w:webHidden/>
          </w:rPr>
          <w:fldChar w:fldCharType="separate"/>
        </w:r>
        <w:r w:rsidR="00344F59">
          <w:rPr>
            <w:webHidden/>
          </w:rPr>
          <w:t>17</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429" w:history="1">
        <w:r w:rsidR="00B4307F" w:rsidRPr="003D7193">
          <w:rPr>
            <w:rStyle w:val="Hyperlink"/>
          </w:rPr>
          <w:t>2.4 Boolean Attribute and Parameter Values</w:t>
        </w:r>
        <w:r w:rsidR="00B4307F">
          <w:rPr>
            <w:webHidden/>
          </w:rPr>
          <w:tab/>
        </w:r>
        <w:r>
          <w:rPr>
            <w:webHidden/>
          </w:rPr>
          <w:fldChar w:fldCharType="begin"/>
        </w:r>
        <w:r w:rsidR="00B4307F">
          <w:rPr>
            <w:webHidden/>
          </w:rPr>
          <w:instrText xml:space="preserve"> PAGEREF _Toc306374429 \h </w:instrText>
        </w:r>
        <w:r>
          <w:rPr>
            <w:webHidden/>
          </w:rPr>
        </w:r>
        <w:r>
          <w:rPr>
            <w:webHidden/>
          </w:rPr>
          <w:fldChar w:fldCharType="separate"/>
        </w:r>
        <w:r w:rsidR="00344F59">
          <w:rPr>
            <w:webHidden/>
          </w:rPr>
          <w:t>17</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430" w:history="1">
        <w:r w:rsidR="00B4307F" w:rsidRPr="003D7193">
          <w:rPr>
            <w:rStyle w:val="Hyperlink"/>
          </w:rPr>
          <w:t>2.5 .NET Namespace</w:t>
        </w:r>
        <w:r w:rsidR="00B4307F">
          <w:rPr>
            <w:webHidden/>
          </w:rPr>
          <w:tab/>
        </w:r>
        <w:r>
          <w:rPr>
            <w:webHidden/>
          </w:rPr>
          <w:fldChar w:fldCharType="begin"/>
        </w:r>
        <w:r w:rsidR="00B4307F">
          <w:rPr>
            <w:webHidden/>
          </w:rPr>
          <w:instrText xml:space="preserve"> PAGEREF _Toc306374430 \h </w:instrText>
        </w:r>
        <w:r>
          <w:rPr>
            <w:webHidden/>
          </w:rPr>
        </w:r>
        <w:r>
          <w:rPr>
            <w:webHidden/>
          </w:rPr>
          <w:fldChar w:fldCharType="separate"/>
        </w:r>
        <w:r w:rsidR="00344F59">
          <w:rPr>
            <w:webHidden/>
          </w:rPr>
          <w:t>17</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431" w:history="1">
        <w:r w:rsidR="00B4307F" w:rsidRPr="003D7193">
          <w:rPr>
            <w:rStyle w:val="Hyperlink"/>
          </w:rPr>
          <w:t>2.6 .NET IviDigitizer Session Factory</w:t>
        </w:r>
        <w:r w:rsidR="00B4307F">
          <w:rPr>
            <w:webHidden/>
          </w:rPr>
          <w:tab/>
        </w:r>
        <w:r>
          <w:rPr>
            <w:webHidden/>
          </w:rPr>
          <w:fldChar w:fldCharType="begin"/>
        </w:r>
        <w:r w:rsidR="00B4307F">
          <w:rPr>
            <w:webHidden/>
          </w:rPr>
          <w:instrText xml:space="preserve"> PAGEREF _Toc306374431 \h </w:instrText>
        </w:r>
        <w:r>
          <w:rPr>
            <w:webHidden/>
          </w:rPr>
        </w:r>
        <w:r>
          <w:rPr>
            <w:webHidden/>
          </w:rPr>
          <w:fldChar w:fldCharType="separate"/>
        </w:r>
        <w:r w:rsidR="00344F59">
          <w:rPr>
            <w:webHidden/>
          </w:rPr>
          <w:t>18</w:t>
        </w:r>
        <w:r>
          <w:rPr>
            <w:webHidden/>
          </w:rPr>
          <w:fldChar w:fldCharType="end"/>
        </w:r>
      </w:hyperlink>
    </w:p>
    <w:p w:rsidR="00B4307F" w:rsidRDefault="00875082">
      <w:pPr>
        <w:pStyle w:val="TOC1"/>
        <w:rPr>
          <w:rFonts w:asciiTheme="minorHAnsi" w:eastAsiaTheme="minorEastAsia" w:hAnsiTheme="minorHAnsi" w:cstheme="minorBidi"/>
          <w:b w:val="0"/>
          <w:bCs w:val="0"/>
          <w:sz w:val="22"/>
          <w:szCs w:val="22"/>
        </w:rPr>
      </w:pPr>
      <w:hyperlink w:anchor="_Toc306374432" w:history="1">
        <w:r w:rsidR="00B4307F" w:rsidRPr="003D7193">
          <w:rPr>
            <w:rStyle w:val="Hyperlink"/>
          </w:rPr>
          <w:t>3. General Requirements</w:t>
        </w:r>
        <w:r w:rsidR="00B4307F">
          <w:rPr>
            <w:webHidden/>
          </w:rPr>
          <w:tab/>
        </w:r>
        <w:r>
          <w:rPr>
            <w:webHidden/>
          </w:rPr>
          <w:fldChar w:fldCharType="begin"/>
        </w:r>
        <w:r w:rsidR="00B4307F">
          <w:rPr>
            <w:webHidden/>
          </w:rPr>
          <w:instrText xml:space="preserve"> PAGEREF _Toc306374432 \h </w:instrText>
        </w:r>
        <w:r>
          <w:rPr>
            <w:webHidden/>
          </w:rPr>
        </w:r>
        <w:r>
          <w:rPr>
            <w:webHidden/>
          </w:rPr>
          <w:fldChar w:fldCharType="separate"/>
        </w:r>
        <w:r w:rsidR="00344F59">
          <w:rPr>
            <w:webHidden/>
          </w:rPr>
          <w:t>20</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433" w:history="1">
        <w:r w:rsidR="00B4307F" w:rsidRPr="003D7193">
          <w:rPr>
            <w:rStyle w:val="Hyperlink"/>
          </w:rPr>
          <w:t>3.1 Minimum Class Compliance</w:t>
        </w:r>
        <w:r w:rsidR="00B4307F">
          <w:rPr>
            <w:webHidden/>
          </w:rPr>
          <w:tab/>
        </w:r>
        <w:r>
          <w:rPr>
            <w:webHidden/>
          </w:rPr>
          <w:fldChar w:fldCharType="begin"/>
        </w:r>
        <w:r w:rsidR="00B4307F">
          <w:rPr>
            <w:webHidden/>
          </w:rPr>
          <w:instrText xml:space="preserve"> PAGEREF _Toc306374433 \h </w:instrText>
        </w:r>
        <w:r>
          <w:rPr>
            <w:webHidden/>
          </w:rPr>
        </w:r>
        <w:r>
          <w:rPr>
            <w:webHidden/>
          </w:rPr>
          <w:fldChar w:fldCharType="separate"/>
        </w:r>
        <w:r w:rsidR="00344F59">
          <w:rPr>
            <w:webHidden/>
          </w:rPr>
          <w:t>20</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34" w:history="1">
        <w:r w:rsidR="00B4307F" w:rsidRPr="003D7193">
          <w:rPr>
            <w:rStyle w:val="Hyperlink"/>
          </w:rPr>
          <w:t>3.1.1 Disable</w:t>
        </w:r>
        <w:r w:rsidR="00B4307F">
          <w:rPr>
            <w:webHidden/>
          </w:rPr>
          <w:tab/>
        </w:r>
        <w:r>
          <w:rPr>
            <w:webHidden/>
          </w:rPr>
          <w:fldChar w:fldCharType="begin"/>
        </w:r>
        <w:r w:rsidR="00B4307F">
          <w:rPr>
            <w:webHidden/>
          </w:rPr>
          <w:instrText xml:space="preserve"> PAGEREF _Toc306374434 \h </w:instrText>
        </w:r>
        <w:r>
          <w:rPr>
            <w:webHidden/>
          </w:rPr>
        </w:r>
        <w:r>
          <w:rPr>
            <w:webHidden/>
          </w:rPr>
          <w:fldChar w:fldCharType="separate"/>
        </w:r>
        <w:r w:rsidR="00344F59">
          <w:rPr>
            <w:webHidden/>
          </w:rPr>
          <w:t>20</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435" w:history="1">
        <w:r w:rsidR="00B4307F" w:rsidRPr="003D7193">
          <w:rPr>
            <w:rStyle w:val="Hyperlink"/>
          </w:rPr>
          <w:t>3.2 Capability Group Compliance</w:t>
        </w:r>
        <w:r w:rsidR="00B4307F">
          <w:rPr>
            <w:webHidden/>
          </w:rPr>
          <w:tab/>
        </w:r>
        <w:r>
          <w:rPr>
            <w:webHidden/>
          </w:rPr>
          <w:fldChar w:fldCharType="begin"/>
        </w:r>
        <w:r w:rsidR="00B4307F">
          <w:rPr>
            <w:webHidden/>
          </w:rPr>
          <w:instrText xml:space="preserve"> PAGEREF _Toc306374435 \h </w:instrText>
        </w:r>
        <w:r>
          <w:rPr>
            <w:webHidden/>
          </w:rPr>
        </w:r>
        <w:r>
          <w:rPr>
            <w:webHidden/>
          </w:rPr>
          <w:fldChar w:fldCharType="separate"/>
        </w:r>
        <w:r w:rsidR="00344F59">
          <w:rPr>
            <w:webHidden/>
          </w:rPr>
          <w:t>20</w:t>
        </w:r>
        <w:r>
          <w:rPr>
            <w:webHidden/>
          </w:rPr>
          <w:fldChar w:fldCharType="end"/>
        </w:r>
      </w:hyperlink>
    </w:p>
    <w:p w:rsidR="00B4307F" w:rsidRDefault="00875082">
      <w:pPr>
        <w:pStyle w:val="TOC1"/>
        <w:rPr>
          <w:rFonts w:asciiTheme="minorHAnsi" w:eastAsiaTheme="minorEastAsia" w:hAnsiTheme="minorHAnsi" w:cstheme="minorBidi"/>
          <w:b w:val="0"/>
          <w:bCs w:val="0"/>
          <w:sz w:val="22"/>
          <w:szCs w:val="22"/>
        </w:rPr>
      </w:pPr>
      <w:hyperlink w:anchor="_Toc306374436" w:history="1">
        <w:r w:rsidR="00B4307F" w:rsidRPr="003D7193">
          <w:rPr>
            <w:rStyle w:val="Hyperlink"/>
          </w:rPr>
          <w:t>4. IviDigitizerBase Capability Group</w:t>
        </w:r>
        <w:r w:rsidR="00B4307F">
          <w:rPr>
            <w:webHidden/>
          </w:rPr>
          <w:tab/>
        </w:r>
        <w:r>
          <w:rPr>
            <w:webHidden/>
          </w:rPr>
          <w:fldChar w:fldCharType="begin"/>
        </w:r>
        <w:r w:rsidR="00B4307F">
          <w:rPr>
            <w:webHidden/>
          </w:rPr>
          <w:instrText xml:space="preserve"> PAGEREF _Toc306374436 \h </w:instrText>
        </w:r>
        <w:r>
          <w:rPr>
            <w:webHidden/>
          </w:rPr>
        </w:r>
        <w:r>
          <w:rPr>
            <w:webHidden/>
          </w:rPr>
          <w:fldChar w:fldCharType="separate"/>
        </w:r>
        <w:r w:rsidR="00344F59">
          <w:rPr>
            <w:webHidden/>
          </w:rPr>
          <w:t>21</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437" w:history="1">
        <w:r w:rsidR="00B4307F" w:rsidRPr="003D7193">
          <w:rPr>
            <w:rStyle w:val="Hyperlink"/>
          </w:rPr>
          <w:t>4.1 Overview</w:t>
        </w:r>
        <w:r w:rsidR="00B4307F">
          <w:rPr>
            <w:webHidden/>
          </w:rPr>
          <w:tab/>
        </w:r>
        <w:r>
          <w:rPr>
            <w:webHidden/>
          </w:rPr>
          <w:fldChar w:fldCharType="begin"/>
        </w:r>
        <w:r w:rsidR="00B4307F">
          <w:rPr>
            <w:webHidden/>
          </w:rPr>
          <w:instrText xml:space="preserve"> PAGEREF _Toc306374437 \h </w:instrText>
        </w:r>
        <w:r>
          <w:rPr>
            <w:webHidden/>
          </w:rPr>
        </w:r>
        <w:r>
          <w:rPr>
            <w:webHidden/>
          </w:rPr>
          <w:fldChar w:fldCharType="separate"/>
        </w:r>
        <w:r w:rsidR="00344F59">
          <w:rPr>
            <w:webHidden/>
          </w:rPr>
          <w:t>21</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38" w:history="1">
        <w:r w:rsidR="00B4307F" w:rsidRPr="003D7193">
          <w:rPr>
            <w:rStyle w:val="Hyperlink"/>
          </w:rPr>
          <w:t>4.1.1 Channel Sub-System</w:t>
        </w:r>
        <w:r w:rsidR="00B4307F">
          <w:rPr>
            <w:webHidden/>
          </w:rPr>
          <w:tab/>
        </w:r>
        <w:r>
          <w:rPr>
            <w:webHidden/>
          </w:rPr>
          <w:fldChar w:fldCharType="begin"/>
        </w:r>
        <w:r w:rsidR="00B4307F">
          <w:rPr>
            <w:webHidden/>
          </w:rPr>
          <w:instrText xml:space="preserve"> PAGEREF _Toc306374438 \h </w:instrText>
        </w:r>
        <w:r>
          <w:rPr>
            <w:webHidden/>
          </w:rPr>
        </w:r>
        <w:r>
          <w:rPr>
            <w:webHidden/>
          </w:rPr>
          <w:fldChar w:fldCharType="separate"/>
        </w:r>
        <w:r w:rsidR="00344F59">
          <w:rPr>
            <w:webHidden/>
          </w:rPr>
          <w:t>21</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39" w:history="1">
        <w:r w:rsidR="00B4307F" w:rsidRPr="003D7193">
          <w:rPr>
            <w:rStyle w:val="Hyperlink"/>
          </w:rPr>
          <w:t>4.1.2 Acquisition Sub-System</w:t>
        </w:r>
        <w:r w:rsidR="00B4307F">
          <w:rPr>
            <w:webHidden/>
          </w:rPr>
          <w:tab/>
        </w:r>
        <w:r>
          <w:rPr>
            <w:webHidden/>
          </w:rPr>
          <w:fldChar w:fldCharType="begin"/>
        </w:r>
        <w:r w:rsidR="00B4307F">
          <w:rPr>
            <w:webHidden/>
          </w:rPr>
          <w:instrText xml:space="preserve"> PAGEREF _Toc306374439 \h </w:instrText>
        </w:r>
        <w:r>
          <w:rPr>
            <w:webHidden/>
          </w:rPr>
        </w:r>
        <w:r>
          <w:rPr>
            <w:webHidden/>
          </w:rPr>
          <w:fldChar w:fldCharType="separate"/>
        </w:r>
        <w:r w:rsidR="00344F59">
          <w:rPr>
            <w:webHidden/>
          </w:rPr>
          <w:t>23</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40" w:history="1">
        <w:r w:rsidR="00B4307F" w:rsidRPr="003D7193">
          <w:rPr>
            <w:rStyle w:val="Hyperlink"/>
          </w:rPr>
          <w:t>4.1.3 IviDigitizer Arm and Trigger States</w:t>
        </w:r>
        <w:r w:rsidR="00B4307F">
          <w:rPr>
            <w:webHidden/>
          </w:rPr>
          <w:tab/>
        </w:r>
        <w:r>
          <w:rPr>
            <w:webHidden/>
          </w:rPr>
          <w:fldChar w:fldCharType="begin"/>
        </w:r>
        <w:r w:rsidR="00B4307F">
          <w:rPr>
            <w:webHidden/>
          </w:rPr>
          <w:instrText xml:space="preserve"> PAGEREF _Toc306374440 \h </w:instrText>
        </w:r>
        <w:r>
          <w:rPr>
            <w:webHidden/>
          </w:rPr>
        </w:r>
        <w:r>
          <w:rPr>
            <w:webHidden/>
          </w:rPr>
          <w:fldChar w:fldCharType="separate"/>
        </w:r>
        <w:r w:rsidR="00344F59">
          <w:rPr>
            <w:webHidden/>
          </w:rPr>
          <w:t>24</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41" w:history="1">
        <w:r w:rsidR="00B4307F" w:rsidRPr="003D7193">
          <w:rPr>
            <w:rStyle w:val="Hyperlink"/>
          </w:rPr>
          <w:t>4.1.4 Trigger Sub-System</w:t>
        </w:r>
        <w:r w:rsidR="00B4307F">
          <w:rPr>
            <w:webHidden/>
          </w:rPr>
          <w:tab/>
        </w:r>
        <w:r>
          <w:rPr>
            <w:webHidden/>
          </w:rPr>
          <w:fldChar w:fldCharType="begin"/>
        </w:r>
        <w:r w:rsidR="00B4307F">
          <w:rPr>
            <w:webHidden/>
          </w:rPr>
          <w:instrText xml:space="preserve"> PAGEREF _Toc306374441 \h </w:instrText>
        </w:r>
        <w:r>
          <w:rPr>
            <w:webHidden/>
          </w:rPr>
        </w:r>
        <w:r>
          <w:rPr>
            <w:webHidden/>
          </w:rPr>
          <w:fldChar w:fldCharType="separate"/>
        </w:r>
        <w:r w:rsidR="00344F59">
          <w:rPr>
            <w:webHidden/>
          </w:rPr>
          <w:t>25</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42" w:history="1">
        <w:r w:rsidR="00B4307F" w:rsidRPr="003D7193">
          <w:rPr>
            <w:rStyle w:val="Hyperlink"/>
          </w:rPr>
          <w:t>4.1.5 Reading Data</w:t>
        </w:r>
        <w:r w:rsidR="00B4307F">
          <w:rPr>
            <w:webHidden/>
          </w:rPr>
          <w:tab/>
        </w:r>
        <w:r>
          <w:rPr>
            <w:webHidden/>
          </w:rPr>
          <w:fldChar w:fldCharType="begin"/>
        </w:r>
        <w:r w:rsidR="00B4307F">
          <w:rPr>
            <w:webHidden/>
          </w:rPr>
          <w:instrText xml:space="preserve"> PAGEREF _Toc306374442 \h </w:instrText>
        </w:r>
        <w:r>
          <w:rPr>
            <w:webHidden/>
          </w:rPr>
        </w:r>
        <w:r>
          <w:rPr>
            <w:webHidden/>
          </w:rPr>
          <w:fldChar w:fldCharType="separate"/>
        </w:r>
        <w:r w:rsidR="00344F59">
          <w:rPr>
            <w:webHidden/>
          </w:rPr>
          <w:t>29</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43" w:history="1">
        <w:r w:rsidR="00B4307F" w:rsidRPr="003D7193">
          <w:rPr>
            <w:rStyle w:val="Hyperlink"/>
          </w:rPr>
          <w:t>4.1.6 Combining Channels</w:t>
        </w:r>
        <w:r w:rsidR="00B4307F">
          <w:rPr>
            <w:webHidden/>
          </w:rPr>
          <w:tab/>
        </w:r>
        <w:r>
          <w:rPr>
            <w:webHidden/>
          </w:rPr>
          <w:fldChar w:fldCharType="begin"/>
        </w:r>
        <w:r w:rsidR="00B4307F">
          <w:rPr>
            <w:webHidden/>
          </w:rPr>
          <w:instrText xml:space="preserve"> PAGEREF _Toc306374443 \h </w:instrText>
        </w:r>
        <w:r>
          <w:rPr>
            <w:webHidden/>
          </w:rPr>
        </w:r>
        <w:r>
          <w:rPr>
            <w:webHidden/>
          </w:rPr>
          <w:fldChar w:fldCharType="separate"/>
        </w:r>
        <w:r w:rsidR="00344F59">
          <w:rPr>
            <w:webHidden/>
          </w:rPr>
          <w:t>35</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444" w:history="1">
        <w:r w:rsidR="00B4307F" w:rsidRPr="003D7193">
          <w:rPr>
            <w:rStyle w:val="Hyperlink"/>
          </w:rPr>
          <w:t>4.2 IviDigitizerBase Attributes</w:t>
        </w:r>
        <w:r w:rsidR="00B4307F">
          <w:rPr>
            <w:webHidden/>
          </w:rPr>
          <w:tab/>
        </w:r>
        <w:r>
          <w:rPr>
            <w:webHidden/>
          </w:rPr>
          <w:fldChar w:fldCharType="begin"/>
        </w:r>
        <w:r w:rsidR="00B4307F">
          <w:rPr>
            <w:webHidden/>
          </w:rPr>
          <w:instrText xml:space="preserve"> PAGEREF _Toc306374444 \h </w:instrText>
        </w:r>
        <w:r>
          <w:rPr>
            <w:webHidden/>
          </w:rPr>
        </w:r>
        <w:r>
          <w:rPr>
            <w:webHidden/>
          </w:rPr>
          <w:fldChar w:fldCharType="separate"/>
        </w:r>
        <w:r w:rsidR="00344F59">
          <w:rPr>
            <w:webHidden/>
          </w:rPr>
          <w:t>37</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45" w:history="1">
        <w:r w:rsidR="00B4307F" w:rsidRPr="003D7193">
          <w:rPr>
            <w:rStyle w:val="Hyperlink"/>
          </w:rPr>
          <w:t>4.2.1 Active Trigger Source</w:t>
        </w:r>
        <w:r w:rsidR="00B4307F">
          <w:rPr>
            <w:webHidden/>
          </w:rPr>
          <w:tab/>
        </w:r>
        <w:r>
          <w:rPr>
            <w:webHidden/>
          </w:rPr>
          <w:fldChar w:fldCharType="begin"/>
        </w:r>
        <w:r w:rsidR="00B4307F">
          <w:rPr>
            <w:webHidden/>
          </w:rPr>
          <w:instrText xml:space="preserve"> PAGEREF _Toc306374445 \h </w:instrText>
        </w:r>
        <w:r>
          <w:rPr>
            <w:webHidden/>
          </w:rPr>
        </w:r>
        <w:r>
          <w:rPr>
            <w:webHidden/>
          </w:rPr>
          <w:fldChar w:fldCharType="separate"/>
        </w:r>
        <w:r w:rsidR="00344F59">
          <w:rPr>
            <w:webHidden/>
          </w:rPr>
          <w:t>38</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46" w:history="1">
        <w:r w:rsidR="00B4307F" w:rsidRPr="003D7193">
          <w:rPr>
            <w:rStyle w:val="Hyperlink"/>
          </w:rPr>
          <w:t>4.2.2 Channel Count</w:t>
        </w:r>
        <w:r w:rsidR="00B4307F">
          <w:rPr>
            <w:webHidden/>
          </w:rPr>
          <w:tab/>
        </w:r>
        <w:r>
          <w:rPr>
            <w:webHidden/>
          </w:rPr>
          <w:fldChar w:fldCharType="begin"/>
        </w:r>
        <w:r w:rsidR="00B4307F">
          <w:rPr>
            <w:webHidden/>
          </w:rPr>
          <w:instrText xml:space="preserve"> PAGEREF _Toc306374446 \h </w:instrText>
        </w:r>
        <w:r>
          <w:rPr>
            <w:webHidden/>
          </w:rPr>
        </w:r>
        <w:r>
          <w:rPr>
            <w:webHidden/>
          </w:rPr>
          <w:fldChar w:fldCharType="separate"/>
        </w:r>
        <w:r w:rsidR="00344F59">
          <w:rPr>
            <w:webHidden/>
          </w:rPr>
          <w:t>39</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47" w:history="1">
        <w:r w:rsidR="00B4307F" w:rsidRPr="003D7193">
          <w:rPr>
            <w:rStyle w:val="Hyperlink"/>
          </w:rPr>
          <w:t>4.2.3 Channel Enabled</w:t>
        </w:r>
        <w:r w:rsidR="00B4307F">
          <w:rPr>
            <w:webHidden/>
          </w:rPr>
          <w:tab/>
        </w:r>
        <w:r>
          <w:rPr>
            <w:webHidden/>
          </w:rPr>
          <w:fldChar w:fldCharType="begin"/>
        </w:r>
        <w:r w:rsidR="00B4307F">
          <w:rPr>
            <w:webHidden/>
          </w:rPr>
          <w:instrText xml:space="preserve"> PAGEREF _Toc306374447 \h </w:instrText>
        </w:r>
        <w:r>
          <w:rPr>
            <w:webHidden/>
          </w:rPr>
        </w:r>
        <w:r>
          <w:rPr>
            <w:webHidden/>
          </w:rPr>
          <w:fldChar w:fldCharType="separate"/>
        </w:r>
        <w:r w:rsidR="00344F59">
          <w:rPr>
            <w:webHidden/>
          </w:rPr>
          <w:t>40</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48" w:history="1">
        <w:r w:rsidR="00B4307F" w:rsidRPr="003D7193">
          <w:rPr>
            <w:rStyle w:val="Hyperlink"/>
          </w:rPr>
          <w:t>4.2.4 Channel Item (IVI-COM &amp; IVI.NET Only)</w:t>
        </w:r>
        <w:r w:rsidR="00B4307F">
          <w:rPr>
            <w:webHidden/>
          </w:rPr>
          <w:tab/>
        </w:r>
        <w:r>
          <w:rPr>
            <w:webHidden/>
          </w:rPr>
          <w:fldChar w:fldCharType="begin"/>
        </w:r>
        <w:r w:rsidR="00B4307F">
          <w:rPr>
            <w:webHidden/>
          </w:rPr>
          <w:instrText xml:space="preserve"> PAGEREF _Toc306374448 \h </w:instrText>
        </w:r>
        <w:r>
          <w:rPr>
            <w:webHidden/>
          </w:rPr>
        </w:r>
        <w:r>
          <w:rPr>
            <w:webHidden/>
          </w:rPr>
          <w:fldChar w:fldCharType="separate"/>
        </w:r>
        <w:r w:rsidR="00344F59">
          <w:rPr>
            <w:webHidden/>
          </w:rPr>
          <w:t>41</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49" w:history="1">
        <w:r w:rsidR="00B4307F" w:rsidRPr="003D7193">
          <w:rPr>
            <w:rStyle w:val="Hyperlink"/>
          </w:rPr>
          <w:t>4.2.5 Channel Name (IVI-COM &amp; IVI.NET Only)</w:t>
        </w:r>
        <w:r w:rsidR="00B4307F">
          <w:rPr>
            <w:webHidden/>
          </w:rPr>
          <w:tab/>
        </w:r>
        <w:r>
          <w:rPr>
            <w:webHidden/>
          </w:rPr>
          <w:fldChar w:fldCharType="begin"/>
        </w:r>
        <w:r w:rsidR="00B4307F">
          <w:rPr>
            <w:webHidden/>
          </w:rPr>
          <w:instrText xml:space="preserve"> PAGEREF _Toc306374449 \h </w:instrText>
        </w:r>
        <w:r>
          <w:rPr>
            <w:webHidden/>
          </w:rPr>
        </w:r>
        <w:r>
          <w:rPr>
            <w:webHidden/>
          </w:rPr>
          <w:fldChar w:fldCharType="separate"/>
        </w:r>
        <w:r w:rsidR="00344F59">
          <w:rPr>
            <w:webHidden/>
          </w:rPr>
          <w:t>42</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50" w:history="1">
        <w:r w:rsidR="00B4307F" w:rsidRPr="003D7193">
          <w:rPr>
            <w:rStyle w:val="Hyperlink"/>
          </w:rPr>
          <w:t>4.2.6 Input Connector Selection</w:t>
        </w:r>
        <w:r w:rsidR="00B4307F">
          <w:rPr>
            <w:webHidden/>
          </w:rPr>
          <w:tab/>
        </w:r>
        <w:r>
          <w:rPr>
            <w:webHidden/>
          </w:rPr>
          <w:fldChar w:fldCharType="begin"/>
        </w:r>
        <w:r w:rsidR="00B4307F">
          <w:rPr>
            <w:webHidden/>
          </w:rPr>
          <w:instrText xml:space="preserve"> PAGEREF _Toc306374450 \h </w:instrText>
        </w:r>
        <w:r>
          <w:rPr>
            <w:webHidden/>
          </w:rPr>
        </w:r>
        <w:r>
          <w:rPr>
            <w:webHidden/>
          </w:rPr>
          <w:fldChar w:fldCharType="separate"/>
        </w:r>
        <w:r w:rsidR="00344F59">
          <w:rPr>
            <w:webHidden/>
          </w:rPr>
          <w:t>43</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51" w:history="1">
        <w:r w:rsidR="00B4307F" w:rsidRPr="003D7193">
          <w:rPr>
            <w:rStyle w:val="Hyperlink"/>
          </w:rPr>
          <w:t>4.2.7 Input Impedance</w:t>
        </w:r>
        <w:r w:rsidR="00B4307F">
          <w:rPr>
            <w:webHidden/>
          </w:rPr>
          <w:tab/>
        </w:r>
        <w:r>
          <w:rPr>
            <w:webHidden/>
          </w:rPr>
          <w:fldChar w:fldCharType="begin"/>
        </w:r>
        <w:r w:rsidR="00B4307F">
          <w:rPr>
            <w:webHidden/>
          </w:rPr>
          <w:instrText xml:space="preserve"> PAGEREF _Toc306374451 \h </w:instrText>
        </w:r>
        <w:r>
          <w:rPr>
            <w:webHidden/>
          </w:rPr>
        </w:r>
        <w:r>
          <w:rPr>
            <w:webHidden/>
          </w:rPr>
          <w:fldChar w:fldCharType="separate"/>
        </w:r>
        <w:r w:rsidR="00344F59">
          <w:rPr>
            <w:webHidden/>
          </w:rPr>
          <w:t>44</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52" w:history="1">
        <w:r w:rsidR="00B4307F" w:rsidRPr="003D7193">
          <w:rPr>
            <w:rStyle w:val="Hyperlink"/>
          </w:rPr>
          <w:t>4.2.8 Is Idle</w:t>
        </w:r>
        <w:r w:rsidR="00B4307F">
          <w:rPr>
            <w:webHidden/>
          </w:rPr>
          <w:tab/>
        </w:r>
        <w:r>
          <w:rPr>
            <w:webHidden/>
          </w:rPr>
          <w:fldChar w:fldCharType="begin"/>
        </w:r>
        <w:r w:rsidR="00B4307F">
          <w:rPr>
            <w:webHidden/>
          </w:rPr>
          <w:instrText xml:space="preserve"> PAGEREF _Toc306374452 \h </w:instrText>
        </w:r>
        <w:r>
          <w:rPr>
            <w:webHidden/>
          </w:rPr>
        </w:r>
        <w:r>
          <w:rPr>
            <w:webHidden/>
          </w:rPr>
          <w:fldChar w:fldCharType="separate"/>
        </w:r>
        <w:r w:rsidR="00344F59">
          <w:rPr>
            <w:webHidden/>
          </w:rPr>
          <w:t>45</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53" w:history="1">
        <w:r w:rsidR="00B4307F" w:rsidRPr="003D7193">
          <w:rPr>
            <w:rStyle w:val="Hyperlink"/>
          </w:rPr>
          <w:t>4.2.9 Is Measuring</w:t>
        </w:r>
        <w:r w:rsidR="00B4307F">
          <w:rPr>
            <w:webHidden/>
          </w:rPr>
          <w:tab/>
        </w:r>
        <w:r>
          <w:rPr>
            <w:webHidden/>
          </w:rPr>
          <w:fldChar w:fldCharType="begin"/>
        </w:r>
        <w:r w:rsidR="00B4307F">
          <w:rPr>
            <w:webHidden/>
          </w:rPr>
          <w:instrText xml:space="preserve"> PAGEREF _Toc306374453 \h </w:instrText>
        </w:r>
        <w:r>
          <w:rPr>
            <w:webHidden/>
          </w:rPr>
        </w:r>
        <w:r>
          <w:rPr>
            <w:webHidden/>
          </w:rPr>
          <w:fldChar w:fldCharType="separate"/>
        </w:r>
        <w:r w:rsidR="00344F59">
          <w:rPr>
            <w:webHidden/>
          </w:rPr>
          <w:t>47</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54" w:history="1">
        <w:r w:rsidR="00B4307F" w:rsidRPr="003D7193">
          <w:rPr>
            <w:rStyle w:val="Hyperlink"/>
          </w:rPr>
          <w:t>4.2.10 Is Waiting For Arm</w:t>
        </w:r>
        <w:r w:rsidR="00B4307F">
          <w:rPr>
            <w:webHidden/>
          </w:rPr>
          <w:tab/>
        </w:r>
        <w:r>
          <w:rPr>
            <w:webHidden/>
          </w:rPr>
          <w:fldChar w:fldCharType="begin"/>
        </w:r>
        <w:r w:rsidR="00B4307F">
          <w:rPr>
            <w:webHidden/>
          </w:rPr>
          <w:instrText xml:space="preserve"> PAGEREF _Toc306374454 \h </w:instrText>
        </w:r>
        <w:r>
          <w:rPr>
            <w:webHidden/>
          </w:rPr>
        </w:r>
        <w:r>
          <w:rPr>
            <w:webHidden/>
          </w:rPr>
          <w:fldChar w:fldCharType="separate"/>
        </w:r>
        <w:r w:rsidR="00344F59">
          <w:rPr>
            <w:webHidden/>
          </w:rPr>
          <w:t>49</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55" w:history="1">
        <w:r w:rsidR="00B4307F" w:rsidRPr="003D7193">
          <w:rPr>
            <w:rStyle w:val="Hyperlink"/>
          </w:rPr>
          <w:t>4.2.11 Is Waiting For Trigger</w:t>
        </w:r>
        <w:r w:rsidR="00B4307F">
          <w:rPr>
            <w:webHidden/>
          </w:rPr>
          <w:tab/>
        </w:r>
        <w:r>
          <w:rPr>
            <w:webHidden/>
          </w:rPr>
          <w:fldChar w:fldCharType="begin"/>
        </w:r>
        <w:r w:rsidR="00B4307F">
          <w:rPr>
            <w:webHidden/>
          </w:rPr>
          <w:instrText xml:space="preserve"> PAGEREF _Toc306374455 \h </w:instrText>
        </w:r>
        <w:r>
          <w:rPr>
            <w:webHidden/>
          </w:rPr>
        </w:r>
        <w:r>
          <w:rPr>
            <w:webHidden/>
          </w:rPr>
          <w:fldChar w:fldCharType="separate"/>
        </w:r>
        <w:r w:rsidR="00344F59">
          <w:rPr>
            <w:webHidden/>
          </w:rPr>
          <w:t>51</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56" w:history="1">
        <w:r w:rsidR="00B4307F" w:rsidRPr="003D7193">
          <w:rPr>
            <w:rStyle w:val="Hyperlink"/>
          </w:rPr>
          <w:t>4.2.12 Max First Valid Point Value</w:t>
        </w:r>
        <w:r w:rsidR="00B4307F">
          <w:rPr>
            <w:webHidden/>
          </w:rPr>
          <w:tab/>
        </w:r>
        <w:r>
          <w:rPr>
            <w:webHidden/>
          </w:rPr>
          <w:fldChar w:fldCharType="begin"/>
        </w:r>
        <w:r w:rsidR="00B4307F">
          <w:rPr>
            <w:webHidden/>
          </w:rPr>
          <w:instrText xml:space="preserve"> PAGEREF _Toc306374456 \h </w:instrText>
        </w:r>
        <w:r>
          <w:rPr>
            <w:webHidden/>
          </w:rPr>
        </w:r>
        <w:r>
          <w:rPr>
            <w:webHidden/>
          </w:rPr>
          <w:fldChar w:fldCharType="separate"/>
        </w:r>
        <w:r w:rsidR="00344F59">
          <w:rPr>
            <w:webHidden/>
          </w:rPr>
          <w:t>53</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57" w:history="1">
        <w:r w:rsidR="00B4307F" w:rsidRPr="003D7193">
          <w:rPr>
            <w:rStyle w:val="Hyperlink"/>
          </w:rPr>
          <w:t>4.2.13 Max Samples Per Channel</w:t>
        </w:r>
        <w:r w:rsidR="00B4307F">
          <w:rPr>
            <w:webHidden/>
          </w:rPr>
          <w:tab/>
        </w:r>
        <w:r>
          <w:rPr>
            <w:webHidden/>
          </w:rPr>
          <w:fldChar w:fldCharType="begin"/>
        </w:r>
        <w:r w:rsidR="00B4307F">
          <w:rPr>
            <w:webHidden/>
          </w:rPr>
          <w:instrText xml:space="preserve"> PAGEREF _Toc306374457 \h </w:instrText>
        </w:r>
        <w:r>
          <w:rPr>
            <w:webHidden/>
          </w:rPr>
        </w:r>
        <w:r>
          <w:rPr>
            <w:webHidden/>
          </w:rPr>
          <w:fldChar w:fldCharType="separate"/>
        </w:r>
        <w:r w:rsidR="00344F59">
          <w:rPr>
            <w:webHidden/>
          </w:rPr>
          <w:t>54</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58" w:history="1">
        <w:r w:rsidR="00B4307F" w:rsidRPr="003D7193">
          <w:rPr>
            <w:rStyle w:val="Hyperlink"/>
          </w:rPr>
          <w:t>4.2.14 Min Record Size</w:t>
        </w:r>
        <w:r w:rsidR="00B4307F">
          <w:rPr>
            <w:webHidden/>
          </w:rPr>
          <w:tab/>
        </w:r>
        <w:r>
          <w:rPr>
            <w:webHidden/>
          </w:rPr>
          <w:fldChar w:fldCharType="begin"/>
        </w:r>
        <w:r w:rsidR="00B4307F">
          <w:rPr>
            <w:webHidden/>
          </w:rPr>
          <w:instrText xml:space="preserve"> PAGEREF _Toc306374458 \h </w:instrText>
        </w:r>
        <w:r>
          <w:rPr>
            <w:webHidden/>
          </w:rPr>
        </w:r>
        <w:r>
          <w:rPr>
            <w:webHidden/>
          </w:rPr>
          <w:fldChar w:fldCharType="separate"/>
        </w:r>
        <w:r w:rsidR="00344F59">
          <w:rPr>
            <w:webHidden/>
          </w:rPr>
          <w:t>55</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59" w:history="1">
        <w:r w:rsidR="00B4307F" w:rsidRPr="003D7193">
          <w:rPr>
            <w:rStyle w:val="Hyperlink"/>
          </w:rPr>
          <w:t>4.2.15 Num Acquired Records</w:t>
        </w:r>
        <w:r w:rsidR="00B4307F">
          <w:rPr>
            <w:webHidden/>
          </w:rPr>
          <w:tab/>
        </w:r>
        <w:r>
          <w:rPr>
            <w:webHidden/>
          </w:rPr>
          <w:fldChar w:fldCharType="begin"/>
        </w:r>
        <w:r w:rsidR="00B4307F">
          <w:rPr>
            <w:webHidden/>
          </w:rPr>
          <w:instrText xml:space="preserve"> PAGEREF _Toc306374459 \h </w:instrText>
        </w:r>
        <w:r>
          <w:rPr>
            <w:webHidden/>
          </w:rPr>
        </w:r>
        <w:r>
          <w:rPr>
            <w:webHidden/>
          </w:rPr>
          <w:fldChar w:fldCharType="separate"/>
        </w:r>
        <w:r w:rsidR="00344F59">
          <w:rPr>
            <w:webHidden/>
          </w:rPr>
          <w:t>56</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60" w:history="1">
        <w:r w:rsidR="00B4307F" w:rsidRPr="003D7193">
          <w:rPr>
            <w:rStyle w:val="Hyperlink"/>
          </w:rPr>
          <w:t>4.2.16 Num Records To Acquire</w:t>
        </w:r>
        <w:r w:rsidR="00B4307F">
          <w:rPr>
            <w:webHidden/>
          </w:rPr>
          <w:tab/>
        </w:r>
        <w:r>
          <w:rPr>
            <w:webHidden/>
          </w:rPr>
          <w:fldChar w:fldCharType="begin"/>
        </w:r>
        <w:r w:rsidR="00B4307F">
          <w:rPr>
            <w:webHidden/>
          </w:rPr>
          <w:instrText xml:space="preserve"> PAGEREF _Toc306374460 \h </w:instrText>
        </w:r>
        <w:r>
          <w:rPr>
            <w:webHidden/>
          </w:rPr>
        </w:r>
        <w:r>
          <w:rPr>
            <w:webHidden/>
          </w:rPr>
          <w:fldChar w:fldCharType="separate"/>
        </w:r>
        <w:r w:rsidR="00344F59">
          <w:rPr>
            <w:webHidden/>
          </w:rPr>
          <w:t>57</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61" w:history="1">
        <w:r w:rsidR="00B4307F" w:rsidRPr="003D7193">
          <w:rPr>
            <w:rStyle w:val="Hyperlink"/>
          </w:rPr>
          <w:t>4.2.17 Record Size</w:t>
        </w:r>
        <w:r w:rsidR="00B4307F">
          <w:rPr>
            <w:webHidden/>
          </w:rPr>
          <w:tab/>
        </w:r>
        <w:r>
          <w:rPr>
            <w:webHidden/>
          </w:rPr>
          <w:fldChar w:fldCharType="begin"/>
        </w:r>
        <w:r w:rsidR="00B4307F">
          <w:rPr>
            <w:webHidden/>
          </w:rPr>
          <w:instrText xml:space="preserve"> PAGEREF _Toc306374461 \h </w:instrText>
        </w:r>
        <w:r>
          <w:rPr>
            <w:webHidden/>
          </w:rPr>
        </w:r>
        <w:r>
          <w:rPr>
            <w:webHidden/>
          </w:rPr>
          <w:fldChar w:fldCharType="separate"/>
        </w:r>
        <w:r w:rsidR="00344F59">
          <w:rPr>
            <w:webHidden/>
          </w:rPr>
          <w:t>58</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62" w:history="1">
        <w:r w:rsidR="00B4307F" w:rsidRPr="003D7193">
          <w:rPr>
            <w:rStyle w:val="Hyperlink"/>
          </w:rPr>
          <w:t>4.2.18 Sample Rate</w:t>
        </w:r>
        <w:r w:rsidR="00B4307F">
          <w:rPr>
            <w:webHidden/>
          </w:rPr>
          <w:tab/>
        </w:r>
        <w:r>
          <w:rPr>
            <w:webHidden/>
          </w:rPr>
          <w:fldChar w:fldCharType="begin"/>
        </w:r>
        <w:r w:rsidR="00B4307F">
          <w:rPr>
            <w:webHidden/>
          </w:rPr>
          <w:instrText xml:space="preserve"> PAGEREF _Toc306374462 \h </w:instrText>
        </w:r>
        <w:r>
          <w:rPr>
            <w:webHidden/>
          </w:rPr>
        </w:r>
        <w:r>
          <w:rPr>
            <w:webHidden/>
          </w:rPr>
          <w:fldChar w:fldCharType="separate"/>
        </w:r>
        <w:r w:rsidR="00344F59">
          <w:rPr>
            <w:webHidden/>
          </w:rPr>
          <w:t>59</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63" w:history="1">
        <w:r w:rsidR="00B4307F" w:rsidRPr="003D7193">
          <w:rPr>
            <w:rStyle w:val="Hyperlink"/>
          </w:rPr>
          <w:t>4.2.19 Trigger Coupling</w:t>
        </w:r>
        <w:r w:rsidR="00B4307F">
          <w:rPr>
            <w:webHidden/>
          </w:rPr>
          <w:tab/>
        </w:r>
        <w:r>
          <w:rPr>
            <w:webHidden/>
          </w:rPr>
          <w:fldChar w:fldCharType="begin"/>
        </w:r>
        <w:r w:rsidR="00B4307F">
          <w:rPr>
            <w:webHidden/>
          </w:rPr>
          <w:instrText xml:space="preserve"> PAGEREF _Toc306374463 \h </w:instrText>
        </w:r>
        <w:r>
          <w:rPr>
            <w:webHidden/>
          </w:rPr>
        </w:r>
        <w:r>
          <w:rPr>
            <w:webHidden/>
          </w:rPr>
          <w:fldChar w:fldCharType="separate"/>
        </w:r>
        <w:r w:rsidR="00344F59">
          <w:rPr>
            <w:webHidden/>
          </w:rPr>
          <w:t>60</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64" w:history="1">
        <w:r w:rsidR="00B4307F" w:rsidRPr="003D7193">
          <w:rPr>
            <w:rStyle w:val="Hyperlink"/>
          </w:rPr>
          <w:t>4.2.20 Trigger Delay</w:t>
        </w:r>
        <w:r w:rsidR="00B4307F">
          <w:rPr>
            <w:webHidden/>
          </w:rPr>
          <w:tab/>
        </w:r>
        <w:r>
          <w:rPr>
            <w:webHidden/>
          </w:rPr>
          <w:fldChar w:fldCharType="begin"/>
        </w:r>
        <w:r w:rsidR="00B4307F">
          <w:rPr>
            <w:webHidden/>
          </w:rPr>
          <w:instrText xml:space="preserve"> PAGEREF _Toc306374464 \h </w:instrText>
        </w:r>
        <w:r>
          <w:rPr>
            <w:webHidden/>
          </w:rPr>
        </w:r>
        <w:r>
          <w:rPr>
            <w:webHidden/>
          </w:rPr>
          <w:fldChar w:fldCharType="separate"/>
        </w:r>
        <w:r w:rsidR="00344F59">
          <w:rPr>
            <w:webHidden/>
          </w:rPr>
          <w:t>62</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65" w:history="1">
        <w:r w:rsidR="00B4307F" w:rsidRPr="003D7193">
          <w:rPr>
            <w:rStyle w:val="Hyperlink"/>
          </w:rPr>
          <w:t>4.2.21 Trigger Hysteresis</w:t>
        </w:r>
        <w:r w:rsidR="00B4307F">
          <w:rPr>
            <w:webHidden/>
          </w:rPr>
          <w:tab/>
        </w:r>
        <w:r>
          <w:rPr>
            <w:webHidden/>
          </w:rPr>
          <w:fldChar w:fldCharType="begin"/>
        </w:r>
        <w:r w:rsidR="00B4307F">
          <w:rPr>
            <w:webHidden/>
          </w:rPr>
          <w:instrText xml:space="preserve"> PAGEREF _Toc306374465 \h </w:instrText>
        </w:r>
        <w:r>
          <w:rPr>
            <w:webHidden/>
          </w:rPr>
        </w:r>
        <w:r>
          <w:rPr>
            <w:webHidden/>
          </w:rPr>
          <w:fldChar w:fldCharType="separate"/>
        </w:r>
        <w:r w:rsidR="00344F59">
          <w:rPr>
            <w:webHidden/>
          </w:rPr>
          <w:t>63</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66" w:history="1">
        <w:r w:rsidR="00B4307F" w:rsidRPr="003D7193">
          <w:rPr>
            <w:rStyle w:val="Hyperlink"/>
          </w:rPr>
          <w:t>4.2.22 Trigger Level</w:t>
        </w:r>
        <w:r w:rsidR="00B4307F">
          <w:rPr>
            <w:webHidden/>
          </w:rPr>
          <w:tab/>
        </w:r>
        <w:r>
          <w:rPr>
            <w:webHidden/>
          </w:rPr>
          <w:fldChar w:fldCharType="begin"/>
        </w:r>
        <w:r w:rsidR="00B4307F">
          <w:rPr>
            <w:webHidden/>
          </w:rPr>
          <w:instrText xml:space="preserve"> PAGEREF _Toc306374466 \h </w:instrText>
        </w:r>
        <w:r>
          <w:rPr>
            <w:webHidden/>
          </w:rPr>
        </w:r>
        <w:r>
          <w:rPr>
            <w:webHidden/>
          </w:rPr>
          <w:fldChar w:fldCharType="separate"/>
        </w:r>
        <w:r w:rsidR="00344F59">
          <w:rPr>
            <w:webHidden/>
          </w:rPr>
          <w:t>64</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67" w:history="1">
        <w:r w:rsidR="00B4307F" w:rsidRPr="003D7193">
          <w:rPr>
            <w:rStyle w:val="Hyperlink"/>
          </w:rPr>
          <w:t>4.2.23 Trigger Output Enabled</w:t>
        </w:r>
        <w:r w:rsidR="00B4307F">
          <w:rPr>
            <w:webHidden/>
          </w:rPr>
          <w:tab/>
        </w:r>
        <w:r>
          <w:rPr>
            <w:webHidden/>
          </w:rPr>
          <w:fldChar w:fldCharType="begin"/>
        </w:r>
        <w:r w:rsidR="00B4307F">
          <w:rPr>
            <w:webHidden/>
          </w:rPr>
          <w:instrText xml:space="preserve"> PAGEREF _Toc306374467 \h </w:instrText>
        </w:r>
        <w:r>
          <w:rPr>
            <w:webHidden/>
          </w:rPr>
        </w:r>
        <w:r>
          <w:rPr>
            <w:webHidden/>
          </w:rPr>
          <w:fldChar w:fldCharType="separate"/>
        </w:r>
        <w:r w:rsidR="00344F59">
          <w:rPr>
            <w:webHidden/>
          </w:rPr>
          <w:t>65</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68" w:history="1">
        <w:r w:rsidR="00B4307F" w:rsidRPr="003D7193">
          <w:rPr>
            <w:rStyle w:val="Hyperlink"/>
          </w:rPr>
          <w:t>4.2.24 Trigger Slope</w:t>
        </w:r>
        <w:r w:rsidR="00B4307F">
          <w:rPr>
            <w:webHidden/>
          </w:rPr>
          <w:tab/>
        </w:r>
        <w:r>
          <w:rPr>
            <w:webHidden/>
          </w:rPr>
          <w:fldChar w:fldCharType="begin"/>
        </w:r>
        <w:r w:rsidR="00B4307F">
          <w:rPr>
            <w:webHidden/>
          </w:rPr>
          <w:instrText xml:space="preserve"> PAGEREF _Toc306374468 \h </w:instrText>
        </w:r>
        <w:r>
          <w:rPr>
            <w:webHidden/>
          </w:rPr>
        </w:r>
        <w:r>
          <w:rPr>
            <w:webHidden/>
          </w:rPr>
          <w:fldChar w:fldCharType="separate"/>
        </w:r>
        <w:r w:rsidR="00344F59">
          <w:rPr>
            <w:webHidden/>
          </w:rPr>
          <w:t>66</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69" w:history="1">
        <w:r w:rsidR="00B4307F" w:rsidRPr="003D7193">
          <w:rPr>
            <w:rStyle w:val="Hyperlink"/>
          </w:rPr>
          <w:t>4.2.25 Trigger Source Count</w:t>
        </w:r>
        <w:r w:rsidR="00B4307F">
          <w:rPr>
            <w:webHidden/>
          </w:rPr>
          <w:tab/>
        </w:r>
        <w:r>
          <w:rPr>
            <w:webHidden/>
          </w:rPr>
          <w:fldChar w:fldCharType="begin"/>
        </w:r>
        <w:r w:rsidR="00B4307F">
          <w:rPr>
            <w:webHidden/>
          </w:rPr>
          <w:instrText xml:space="preserve"> PAGEREF _Toc306374469 \h </w:instrText>
        </w:r>
        <w:r>
          <w:rPr>
            <w:webHidden/>
          </w:rPr>
        </w:r>
        <w:r>
          <w:rPr>
            <w:webHidden/>
          </w:rPr>
          <w:fldChar w:fldCharType="separate"/>
        </w:r>
        <w:r w:rsidR="00344F59">
          <w:rPr>
            <w:webHidden/>
          </w:rPr>
          <w:t>67</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70" w:history="1">
        <w:r w:rsidR="00B4307F" w:rsidRPr="003D7193">
          <w:rPr>
            <w:rStyle w:val="Hyperlink"/>
          </w:rPr>
          <w:t>4.2.26 Trigger Source Item (IVI-COM &amp; IVI.NET only)</w:t>
        </w:r>
        <w:r w:rsidR="00B4307F">
          <w:rPr>
            <w:webHidden/>
          </w:rPr>
          <w:tab/>
        </w:r>
        <w:r>
          <w:rPr>
            <w:webHidden/>
          </w:rPr>
          <w:fldChar w:fldCharType="begin"/>
        </w:r>
        <w:r w:rsidR="00B4307F">
          <w:rPr>
            <w:webHidden/>
          </w:rPr>
          <w:instrText xml:space="preserve"> PAGEREF _Toc306374470 \h </w:instrText>
        </w:r>
        <w:r>
          <w:rPr>
            <w:webHidden/>
          </w:rPr>
        </w:r>
        <w:r>
          <w:rPr>
            <w:webHidden/>
          </w:rPr>
          <w:fldChar w:fldCharType="separate"/>
        </w:r>
        <w:r w:rsidR="00344F59">
          <w:rPr>
            <w:webHidden/>
          </w:rPr>
          <w:t>68</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71" w:history="1">
        <w:r w:rsidR="00B4307F" w:rsidRPr="003D7193">
          <w:rPr>
            <w:rStyle w:val="Hyperlink"/>
          </w:rPr>
          <w:t>4.2.27 Trigger Source Name (IVI-COM &amp; IVI.NET only)</w:t>
        </w:r>
        <w:r w:rsidR="00B4307F">
          <w:rPr>
            <w:webHidden/>
          </w:rPr>
          <w:tab/>
        </w:r>
        <w:r>
          <w:rPr>
            <w:webHidden/>
          </w:rPr>
          <w:fldChar w:fldCharType="begin"/>
        </w:r>
        <w:r w:rsidR="00B4307F">
          <w:rPr>
            <w:webHidden/>
          </w:rPr>
          <w:instrText xml:space="preserve"> PAGEREF _Toc306374471 \h </w:instrText>
        </w:r>
        <w:r>
          <w:rPr>
            <w:webHidden/>
          </w:rPr>
        </w:r>
        <w:r>
          <w:rPr>
            <w:webHidden/>
          </w:rPr>
          <w:fldChar w:fldCharType="separate"/>
        </w:r>
        <w:r w:rsidR="00344F59">
          <w:rPr>
            <w:webHidden/>
          </w:rPr>
          <w:t>69</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72" w:history="1">
        <w:r w:rsidR="00B4307F" w:rsidRPr="003D7193">
          <w:rPr>
            <w:rStyle w:val="Hyperlink"/>
          </w:rPr>
          <w:t>4.2.28 Trigger Type</w:t>
        </w:r>
        <w:r w:rsidR="00B4307F">
          <w:rPr>
            <w:webHidden/>
          </w:rPr>
          <w:tab/>
        </w:r>
        <w:r>
          <w:rPr>
            <w:webHidden/>
          </w:rPr>
          <w:fldChar w:fldCharType="begin"/>
        </w:r>
        <w:r w:rsidR="00B4307F">
          <w:rPr>
            <w:webHidden/>
          </w:rPr>
          <w:instrText xml:space="preserve"> PAGEREF _Toc306374472 \h </w:instrText>
        </w:r>
        <w:r>
          <w:rPr>
            <w:webHidden/>
          </w:rPr>
        </w:r>
        <w:r>
          <w:rPr>
            <w:webHidden/>
          </w:rPr>
          <w:fldChar w:fldCharType="separate"/>
        </w:r>
        <w:r w:rsidR="00344F59">
          <w:rPr>
            <w:webHidden/>
          </w:rPr>
          <w:t>70</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73" w:history="1">
        <w:r w:rsidR="00B4307F" w:rsidRPr="003D7193">
          <w:rPr>
            <w:rStyle w:val="Hyperlink"/>
          </w:rPr>
          <w:t>4.2.29 Vertical Coupling</w:t>
        </w:r>
        <w:r w:rsidR="00B4307F">
          <w:rPr>
            <w:webHidden/>
          </w:rPr>
          <w:tab/>
        </w:r>
        <w:r>
          <w:rPr>
            <w:webHidden/>
          </w:rPr>
          <w:fldChar w:fldCharType="begin"/>
        </w:r>
        <w:r w:rsidR="00B4307F">
          <w:rPr>
            <w:webHidden/>
          </w:rPr>
          <w:instrText xml:space="preserve"> PAGEREF _Toc306374473 \h </w:instrText>
        </w:r>
        <w:r>
          <w:rPr>
            <w:webHidden/>
          </w:rPr>
        </w:r>
        <w:r>
          <w:rPr>
            <w:webHidden/>
          </w:rPr>
          <w:fldChar w:fldCharType="separate"/>
        </w:r>
        <w:r w:rsidR="00344F59">
          <w:rPr>
            <w:webHidden/>
          </w:rPr>
          <w:t>72</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74" w:history="1">
        <w:r w:rsidR="00B4307F" w:rsidRPr="003D7193">
          <w:rPr>
            <w:rStyle w:val="Hyperlink"/>
          </w:rPr>
          <w:t>4.2.30 Vertical Offset</w:t>
        </w:r>
        <w:r w:rsidR="00B4307F">
          <w:rPr>
            <w:webHidden/>
          </w:rPr>
          <w:tab/>
        </w:r>
        <w:r>
          <w:rPr>
            <w:webHidden/>
          </w:rPr>
          <w:fldChar w:fldCharType="begin"/>
        </w:r>
        <w:r w:rsidR="00B4307F">
          <w:rPr>
            <w:webHidden/>
          </w:rPr>
          <w:instrText xml:space="preserve"> PAGEREF _Toc306374474 \h </w:instrText>
        </w:r>
        <w:r>
          <w:rPr>
            <w:webHidden/>
          </w:rPr>
        </w:r>
        <w:r>
          <w:rPr>
            <w:webHidden/>
          </w:rPr>
          <w:fldChar w:fldCharType="separate"/>
        </w:r>
        <w:r w:rsidR="00344F59">
          <w:rPr>
            <w:webHidden/>
          </w:rPr>
          <w:t>74</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75" w:history="1">
        <w:r w:rsidR="00B4307F" w:rsidRPr="003D7193">
          <w:rPr>
            <w:rStyle w:val="Hyperlink"/>
          </w:rPr>
          <w:t>4.2.31 Vertical Range</w:t>
        </w:r>
        <w:r w:rsidR="00B4307F">
          <w:rPr>
            <w:webHidden/>
          </w:rPr>
          <w:tab/>
        </w:r>
        <w:r>
          <w:rPr>
            <w:webHidden/>
          </w:rPr>
          <w:fldChar w:fldCharType="begin"/>
        </w:r>
        <w:r w:rsidR="00B4307F">
          <w:rPr>
            <w:webHidden/>
          </w:rPr>
          <w:instrText xml:space="preserve"> PAGEREF _Toc306374475 \h </w:instrText>
        </w:r>
        <w:r>
          <w:rPr>
            <w:webHidden/>
          </w:rPr>
        </w:r>
        <w:r>
          <w:rPr>
            <w:webHidden/>
          </w:rPr>
          <w:fldChar w:fldCharType="separate"/>
        </w:r>
        <w:r w:rsidR="00344F59">
          <w:rPr>
            <w:webHidden/>
          </w:rPr>
          <w:t>75</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476" w:history="1">
        <w:r w:rsidR="00B4307F" w:rsidRPr="003D7193">
          <w:rPr>
            <w:rStyle w:val="Hyperlink"/>
          </w:rPr>
          <w:t>4.3 IviDigitizerBase Functions</w:t>
        </w:r>
        <w:r w:rsidR="00B4307F">
          <w:rPr>
            <w:webHidden/>
          </w:rPr>
          <w:tab/>
        </w:r>
        <w:r>
          <w:rPr>
            <w:webHidden/>
          </w:rPr>
          <w:fldChar w:fldCharType="begin"/>
        </w:r>
        <w:r w:rsidR="00B4307F">
          <w:rPr>
            <w:webHidden/>
          </w:rPr>
          <w:instrText xml:space="preserve"> PAGEREF _Toc306374476 \h </w:instrText>
        </w:r>
        <w:r>
          <w:rPr>
            <w:webHidden/>
          </w:rPr>
        </w:r>
        <w:r>
          <w:rPr>
            <w:webHidden/>
          </w:rPr>
          <w:fldChar w:fldCharType="separate"/>
        </w:r>
        <w:r w:rsidR="00344F59">
          <w:rPr>
            <w:webHidden/>
          </w:rPr>
          <w:t>76</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77" w:history="1">
        <w:r w:rsidR="00B4307F" w:rsidRPr="003D7193">
          <w:rPr>
            <w:rStyle w:val="Hyperlink"/>
          </w:rPr>
          <w:t>4.3.1 Abort</w:t>
        </w:r>
        <w:r w:rsidR="00B4307F">
          <w:rPr>
            <w:webHidden/>
          </w:rPr>
          <w:tab/>
        </w:r>
        <w:r>
          <w:rPr>
            <w:webHidden/>
          </w:rPr>
          <w:fldChar w:fldCharType="begin"/>
        </w:r>
        <w:r w:rsidR="00B4307F">
          <w:rPr>
            <w:webHidden/>
          </w:rPr>
          <w:instrText xml:space="preserve"> PAGEREF _Toc306374477 \h </w:instrText>
        </w:r>
        <w:r>
          <w:rPr>
            <w:webHidden/>
          </w:rPr>
        </w:r>
        <w:r>
          <w:rPr>
            <w:webHidden/>
          </w:rPr>
          <w:fldChar w:fldCharType="separate"/>
        </w:r>
        <w:r w:rsidR="00344F59">
          <w:rPr>
            <w:webHidden/>
          </w:rPr>
          <w:t>77</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78" w:history="1">
        <w:r w:rsidR="00B4307F" w:rsidRPr="003D7193">
          <w:rPr>
            <w:rStyle w:val="Hyperlink"/>
          </w:rPr>
          <w:t>4.3.2 Configure Acquisition Record</w:t>
        </w:r>
        <w:r w:rsidR="00B4307F">
          <w:rPr>
            <w:webHidden/>
          </w:rPr>
          <w:tab/>
        </w:r>
        <w:r>
          <w:rPr>
            <w:webHidden/>
          </w:rPr>
          <w:fldChar w:fldCharType="begin"/>
        </w:r>
        <w:r w:rsidR="00B4307F">
          <w:rPr>
            <w:webHidden/>
          </w:rPr>
          <w:instrText xml:space="preserve"> PAGEREF _Toc306374478 \h </w:instrText>
        </w:r>
        <w:r>
          <w:rPr>
            <w:webHidden/>
          </w:rPr>
        </w:r>
        <w:r>
          <w:rPr>
            <w:webHidden/>
          </w:rPr>
          <w:fldChar w:fldCharType="separate"/>
        </w:r>
        <w:r w:rsidR="00344F59">
          <w:rPr>
            <w:webHidden/>
          </w:rPr>
          <w:t>78</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79" w:history="1">
        <w:r w:rsidR="00B4307F" w:rsidRPr="003D7193">
          <w:rPr>
            <w:rStyle w:val="Hyperlink"/>
          </w:rPr>
          <w:t>4.3.3 Configure Active Trigger Source (IVI-C Only)</w:t>
        </w:r>
        <w:r w:rsidR="00B4307F">
          <w:rPr>
            <w:webHidden/>
          </w:rPr>
          <w:tab/>
        </w:r>
        <w:r>
          <w:rPr>
            <w:webHidden/>
          </w:rPr>
          <w:fldChar w:fldCharType="begin"/>
        </w:r>
        <w:r w:rsidR="00B4307F">
          <w:rPr>
            <w:webHidden/>
          </w:rPr>
          <w:instrText xml:space="preserve"> PAGEREF _Toc306374479 \h </w:instrText>
        </w:r>
        <w:r>
          <w:rPr>
            <w:webHidden/>
          </w:rPr>
        </w:r>
        <w:r>
          <w:rPr>
            <w:webHidden/>
          </w:rPr>
          <w:fldChar w:fldCharType="separate"/>
        </w:r>
        <w:r w:rsidR="00344F59">
          <w:rPr>
            <w:webHidden/>
          </w:rPr>
          <w:t>79</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80" w:history="1">
        <w:r w:rsidR="00B4307F" w:rsidRPr="003D7193">
          <w:rPr>
            <w:rStyle w:val="Hyperlink"/>
          </w:rPr>
          <w:t>4.3.4 Configure Channel</w:t>
        </w:r>
        <w:r w:rsidR="00B4307F">
          <w:rPr>
            <w:webHidden/>
          </w:rPr>
          <w:tab/>
        </w:r>
        <w:r>
          <w:rPr>
            <w:webHidden/>
          </w:rPr>
          <w:fldChar w:fldCharType="begin"/>
        </w:r>
        <w:r w:rsidR="00B4307F">
          <w:rPr>
            <w:webHidden/>
          </w:rPr>
          <w:instrText xml:space="preserve"> PAGEREF _Toc306374480 \h </w:instrText>
        </w:r>
        <w:r>
          <w:rPr>
            <w:webHidden/>
          </w:rPr>
        </w:r>
        <w:r>
          <w:rPr>
            <w:webHidden/>
          </w:rPr>
          <w:fldChar w:fldCharType="separate"/>
        </w:r>
        <w:r w:rsidR="00344F59">
          <w:rPr>
            <w:webHidden/>
          </w:rPr>
          <w:t>80</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81" w:history="1">
        <w:r w:rsidR="00B4307F" w:rsidRPr="003D7193">
          <w:rPr>
            <w:rStyle w:val="Hyperlink"/>
          </w:rPr>
          <w:t>4.3.5 Configure Edge Trigger Source</w:t>
        </w:r>
        <w:r w:rsidR="00B4307F">
          <w:rPr>
            <w:webHidden/>
          </w:rPr>
          <w:tab/>
        </w:r>
        <w:r>
          <w:rPr>
            <w:webHidden/>
          </w:rPr>
          <w:fldChar w:fldCharType="begin"/>
        </w:r>
        <w:r w:rsidR="00B4307F">
          <w:rPr>
            <w:webHidden/>
          </w:rPr>
          <w:instrText xml:space="preserve"> PAGEREF _Toc306374481 \h </w:instrText>
        </w:r>
        <w:r>
          <w:rPr>
            <w:webHidden/>
          </w:rPr>
        </w:r>
        <w:r>
          <w:rPr>
            <w:webHidden/>
          </w:rPr>
          <w:fldChar w:fldCharType="separate"/>
        </w:r>
        <w:r w:rsidR="00344F59">
          <w:rPr>
            <w:webHidden/>
          </w:rPr>
          <w:t>82</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82" w:history="1">
        <w:r w:rsidR="00B4307F" w:rsidRPr="003D7193">
          <w:rPr>
            <w:rStyle w:val="Hyperlink"/>
          </w:rPr>
          <w:t>4.3.6 Create Waveform (IVI.NET Only)</w:t>
        </w:r>
        <w:r w:rsidR="00B4307F">
          <w:rPr>
            <w:webHidden/>
          </w:rPr>
          <w:tab/>
        </w:r>
        <w:r>
          <w:rPr>
            <w:webHidden/>
          </w:rPr>
          <w:fldChar w:fldCharType="begin"/>
        </w:r>
        <w:r w:rsidR="00B4307F">
          <w:rPr>
            <w:webHidden/>
          </w:rPr>
          <w:instrText xml:space="preserve"> PAGEREF _Toc306374482 \h </w:instrText>
        </w:r>
        <w:r>
          <w:rPr>
            <w:webHidden/>
          </w:rPr>
        </w:r>
        <w:r>
          <w:rPr>
            <w:webHidden/>
          </w:rPr>
          <w:fldChar w:fldCharType="separate"/>
        </w:r>
        <w:r w:rsidR="00344F59">
          <w:rPr>
            <w:webHidden/>
          </w:rPr>
          <w:t>84</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83" w:history="1">
        <w:r w:rsidR="00B4307F" w:rsidRPr="003D7193">
          <w:rPr>
            <w:rStyle w:val="Hyperlink"/>
          </w:rPr>
          <w:t>4.3.7 Fetch Waveform Int16</w:t>
        </w:r>
        <w:r w:rsidR="00B4307F">
          <w:rPr>
            <w:webHidden/>
          </w:rPr>
          <w:tab/>
        </w:r>
        <w:r>
          <w:rPr>
            <w:webHidden/>
          </w:rPr>
          <w:fldChar w:fldCharType="begin"/>
        </w:r>
        <w:r w:rsidR="00B4307F">
          <w:rPr>
            <w:webHidden/>
          </w:rPr>
          <w:instrText xml:space="preserve"> PAGEREF _Toc306374483 \h </w:instrText>
        </w:r>
        <w:r>
          <w:rPr>
            <w:webHidden/>
          </w:rPr>
        </w:r>
        <w:r>
          <w:rPr>
            <w:webHidden/>
          </w:rPr>
          <w:fldChar w:fldCharType="separate"/>
        </w:r>
        <w:r w:rsidR="00344F59">
          <w:rPr>
            <w:webHidden/>
          </w:rPr>
          <w:t>85</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84" w:history="1">
        <w:r w:rsidR="00B4307F" w:rsidRPr="003D7193">
          <w:rPr>
            <w:rStyle w:val="Hyperlink"/>
          </w:rPr>
          <w:t>4.3.8 Fetch Waveform Int32</w:t>
        </w:r>
        <w:r w:rsidR="00B4307F">
          <w:rPr>
            <w:webHidden/>
          </w:rPr>
          <w:tab/>
        </w:r>
        <w:r>
          <w:rPr>
            <w:webHidden/>
          </w:rPr>
          <w:fldChar w:fldCharType="begin"/>
        </w:r>
        <w:r w:rsidR="00B4307F">
          <w:rPr>
            <w:webHidden/>
          </w:rPr>
          <w:instrText xml:space="preserve"> PAGEREF _Toc306374484 \h </w:instrText>
        </w:r>
        <w:r>
          <w:rPr>
            <w:webHidden/>
          </w:rPr>
        </w:r>
        <w:r>
          <w:rPr>
            <w:webHidden/>
          </w:rPr>
          <w:fldChar w:fldCharType="separate"/>
        </w:r>
        <w:r w:rsidR="00344F59">
          <w:rPr>
            <w:webHidden/>
          </w:rPr>
          <w:t>89</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85" w:history="1">
        <w:r w:rsidR="00B4307F" w:rsidRPr="003D7193">
          <w:rPr>
            <w:rStyle w:val="Hyperlink"/>
          </w:rPr>
          <w:t>4.3.9 Fetch Waveform Int8</w:t>
        </w:r>
        <w:r w:rsidR="00B4307F">
          <w:rPr>
            <w:webHidden/>
          </w:rPr>
          <w:tab/>
        </w:r>
        <w:r>
          <w:rPr>
            <w:webHidden/>
          </w:rPr>
          <w:fldChar w:fldCharType="begin"/>
        </w:r>
        <w:r w:rsidR="00B4307F">
          <w:rPr>
            <w:webHidden/>
          </w:rPr>
          <w:instrText xml:space="preserve"> PAGEREF _Toc306374485 \h </w:instrText>
        </w:r>
        <w:r>
          <w:rPr>
            <w:webHidden/>
          </w:rPr>
        </w:r>
        <w:r>
          <w:rPr>
            <w:webHidden/>
          </w:rPr>
          <w:fldChar w:fldCharType="separate"/>
        </w:r>
        <w:r w:rsidR="00344F59">
          <w:rPr>
            <w:webHidden/>
          </w:rPr>
          <w:t>92</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86" w:history="1">
        <w:r w:rsidR="00B4307F" w:rsidRPr="003D7193">
          <w:rPr>
            <w:rStyle w:val="Hyperlink"/>
          </w:rPr>
          <w:t>4.3.10 Fetch Waveform Real64</w:t>
        </w:r>
        <w:r w:rsidR="00B4307F">
          <w:rPr>
            <w:webHidden/>
          </w:rPr>
          <w:tab/>
        </w:r>
        <w:r>
          <w:rPr>
            <w:webHidden/>
          </w:rPr>
          <w:fldChar w:fldCharType="begin"/>
        </w:r>
        <w:r w:rsidR="00B4307F">
          <w:rPr>
            <w:webHidden/>
          </w:rPr>
          <w:instrText xml:space="preserve"> PAGEREF _Toc306374486 \h </w:instrText>
        </w:r>
        <w:r>
          <w:rPr>
            <w:webHidden/>
          </w:rPr>
        </w:r>
        <w:r>
          <w:rPr>
            <w:webHidden/>
          </w:rPr>
          <w:fldChar w:fldCharType="separate"/>
        </w:r>
        <w:r w:rsidR="00344F59">
          <w:rPr>
            <w:webHidden/>
          </w:rPr>
          <w:t>95</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87" w:history="1">
        <w:r w:rsidR="00B4307F" w:rsidRPr="003D7193">
          <w:rPr>
            <w:rStyle w:val="Hyperlink"/>
          </w:rPr>
          <w:t>4.3.11 Get Channel Name (IVI-C Only)</w:t>
        </w:r>
        <w:r w:rsidR="00B4307F">
          <w:rPr>
            <w:webHidden/>
          </w:rPr>
          <w:tab/>
        </w:r>
        <w:r>
          <w:rPr>
            <w:webHidden/>
          </w:rPr>
          <w:fldChar w:fldCharType="begin"/>
        </w:r>
        <w:r w:rsidR="00B4307F">
          <w:rPr>
            <w:webHidden/>
          </w:rPr>
          <w:instrText xml:space="preserve"> PAGEREF _Toc306374487 \h </w:instrText>
        </w:r>
        <w:r>
          <w:rPr>
            <w:webHidden/>
          </w:rPr>
        </w:r>
        <w:r>
          <w:rPr>
            <w:webHidden/>
          </w:rPr>
          <w:fldChar w:fldCharType="separate"/>
        </w:r>
        <w:r w:rsidR="00344F59">
          <w:rPr>
            <w:webHidden/>
          </w:rPr>
          <w:t>98</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88" w:history="1">
        <w:r w:rsidR="00B4307F" w:rsidRPr="003D7193">
          <w:rPr>
            <w:rStyle w:val="Hyperlink"/>
          </w:rPr>
          <w:t>4.3.12 Get Trigger Source Name (IVI-C Only)</w:t>
        </w:r>
        <w:r w:rsidR="00B4307F">
          <w:rPr>
            <w:webHidden/>
          </w:rPr>
          <w:tab/>
        </w:r>
        <w:r>
          <w:rPr>
            <w:webHidden/>
          </w:rPr>
          <w:fldChar w:fldCharType="begin"/>
        </w:r>
        <w:r w:rsidR="00B4307F">
          <w:rPr>
            <w:webHidden/>
          </w:rPr>
          <w:instrText xml:space="preserve"> PAGEREF _Toc306374488 \h </w:instrText>
        </w:r>
        <w:r>
          <w:rPr>
            <w:webHidden/>
          </w:rPr>
        </w:r>
        <w:r>
          <w:rPr>
            <w:webHidden/>
          </w:rPr>
          <w:fldChar w:fldCharType="separate"/>
        </w:r>
        <w:r w:rsidR="00344F59">
          <w:rPr>
            <w:webHidden/>
          </w:rPr>
          <w:t>99</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89" w:history="1">
        <w:r w:rsidR="00B4307F" w:rsidRPr="003D7193">
          <w:rPr>
            <w:rStyle w:val="Hyperlink"/>
          </w:rPr>
          <w:t>4.3.13 Initiate Acquisition</w:t>
        </w:r>
        <w:r w:rsidR="00B4307F">
          <w:rPr>
            <w:webHidden/>
          </w:rPr>
          <w:tab/>
        </w:r>
        <w:r>
          <w:rPr>
            <w:webHidden/>
          </w:rPr>
          <w:fldChar w:fldCharType="begin"/>
        </w:r>
        <w:r w:rsidR="00B4307F">
          <w:rPr>
            <w:webHidden/>
          </w:rPr>
          <w:instrText xml:space="preserve"> PAGEREF _Toc306374489 \h </w:instrText>
        </w:r>
        <w:r>
          <w:rPr>
            <w:webHidden/>
          </w:rPr>
        </w:r>
        <w:r>
          <w:rPr>
            <w:webHidden/>
          </w:rPr>
          <w:fldChar w:fldCharType="separate"/>
        </w:r>
        <w:r w:rsidR="00344F59">
          <w:rPr>
            <w:webHidden/>
          </w:rPr>
          <w:t>100</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90" w:history="1">
        <w:r w:rsidR="00B4307F" w:rsidRPr="003D7193">
          <w:rPr>
            <w:rStyle w:val="Hyperlink"/>
          </w:rPr>
          <w:t>4.3.14 Is Idle (IVI-C Only)</w:t>
        </w:r>
        <w:r w:rsidR="00B4307F">
          <w:rPr>
            <w:webHidden/>
          </w:rPr>
          <w:tab/>
        </w:r>
        <w:r>
          <w:rPr>
            <w:webHidden/>
          </w:rPr>
          <w:fldChar w:fldCharType="begin"/>
        </w:r>
        <w:r w:rsidR="00B4307F">
          <w:rPr>
            <w:webHidden/>
          </w:rPr>
          <w:instrText xml:space="preserve"> PAGEREF _Toc306374490 \h </w:instrText>
        </w:r>
        <w:r>
          <w:rPr>
            <w:webHidden/>
          </w:rPr>
        </w:r>
        <w:r>
          <w:rPr>
            <w:webHidden/>
          </w:rPr>
          <w:fldChar w:fldCharType="separate"/>
        </w:r>
        <w:r w:rsidR="00344F59">
          <w:rPr>
            <w:webHidden/>
          </w:rPr>
          <w:t>101</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91" w:history="1">
        <w:r w:rsidR="00B4307F" w:rsidRPr="003D7193">
          <w:rPr>
            <w:rStyle w:val="Hyperlink"/>
          </w:rPr>
          <w:t>4.3.15 Is Measuring (IVI-C Only)</w:t>
        </w:r>
        <w:r w:rsidR="00B4307F">
          <w:rPr>
            <w:webHidden/>
          </w:rPr>
          <w:tab/>
        </w:r>
        <w:r>
          <w:rPr>
            <w:webHidden/>
          </w:rPr>
          <w:fldChar w:fldCharType="begin"/>
        </w:r>
        <w:r w:rsidR="00B4307F">
          <w:rPr>
            <w:webHidden/>
          </w:rPr>
          <w:instrText xml:space="preserve"> PAGEREF _Toc306374491 \h </w:instrText>
        </w:r>
        <w:r>
          <w:rPr>
            <w:webHidden/>
          </w:rPr>
        </w:r>
        <w:r>
          <w:rPr>
            <w:webHidden/>
          </w:rPr>
          <w:fldChar w:fldCharType="separate"/>
        </w:r>
        <w:r w:rsidR="00344F59">
          <w:rPr>
            <w:webHidden/>
          </w:rPr>
          <w:t>102</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92" w:history="1">
        <w:r w:rsidR="00B4307F" w:rsidRPr="003D7193">
          <w:rPr>
            <w:rStyle w:val="Hyperlink"/>
          </w:rPr>
          <w:t>4.3.16 Is Waiting For Arm (IVI-C Only)</w:t>
        </w:r>
        <w:r w:rsidR="00B4307F">
          <w:rPr>
            <w:webHidden/>
          </w:rPr>
          <w:tab/>
        </w:r>
        <w:r>
          <w:rPr>
            <w:webHidden/>
          </w:rPr>
          <w:fldChar w:fldCharType="begin"/>
        </w:r>
        <w:r w:rsidR="00B4307F">
          <w:rPr>
            <w:webHidden/>
          </w:rPr>
          <w:instrText xml:space="preserve"> PAGEREF _Toc306374492 \h </w:instrText>
        </w:r>
        <w:r>
          <w:rPr>
            <w:webHidden/>
          </w:rPr>
        </w:r>
        <w:r>
          <w:rPr>
            <w:webHidden/>
          </w:rPr>
          <w:fldChar w:fldCharType="separate"/>
        </w:r>
        <w:r w:rsidR="00344F59">
          <w:rPr>
            <w:webHidden/>
          </w:rPr>
          <w:t>103</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93" w:history="1">
        <w:r w:rsidR="00B4307F" w:rsidRPr="003D7193">
          <w:rPr>
            <w:rStyle w:val="Hyperlink"/>
          </w:rPr>
          <w:t>4.3.17 Is Waiting For Trigger (IVI-C Only)</w:t>
        </w:r>
        <w:r w:rsidR="00B4307F">
          <w:rPr>
            <w:webHidden/>
          </w:rPr>
          <w:tab/>
        </w:r>
        <w:r>
          <w:rPr>
            <w:webHidden/>
          </w:rPr>
          <w:fldChar w:fldCharType="begin"/>
        </w:r>
        <w:r w:rsidR="00B4307F">
          <w:rPr>
            <w:webHidden/>
          </w:rPr>
          <w:instrText xml:space="preserve"> PAGEREF _Toc306374493 \h </w:instrText>
        </w:r>
        <w:r>
          <w:rPr>
            <w:webHidden/>
          </w:rPr>
        </w:r>
        <w:r>
          <w:rPr>
            <w:webHidden/>
          </w:rPr>
          <w:fldChar w:fldCharType="separate"/>
        </w:r>
        <w:r w:rsidR="00344F59">
          <w:rPr>
            <w:webHidden/>
          </w:rPr>
          <w:t>104</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94" w:history="1">
        <w:r w:rsidR="00B4307F" w:rsidRPr="003D7193">
          <w:rPr>
            <w:rStyle w:val="Hyperlink"/>
          </w:rPr>
          <w:t>4.3.18 Query Min Waveform Memory (IVI-C and IVI-COM Only)</w:t>
        </w:r>
        <w:r w:rsidR="00B4307F">
          <w:rPr>
            <w:webHidden/>
          </w:rPr>
          <w:tab/>
        </w:r>
        <w:r>
          <w:rPr>
            <w:webHidden/>
          </w:rPr>
          <w:fldChar w:fldCharType="begin"/>
        </w:r>
        <w:r w:rsidR="00B4307F">
          <w:rPr>
            <w:webHidden/>
          </w:rPr>
          <w:instrText xml:space="preserve"> PAGEREF _Toc306374494 \h </w:instrText>
        </w:r>
        <w:r>
          <w:rPr>
            <w:webHidden/>
          </w:rPr>
        </w:r>
        <w:r>
          <w:rPr>
            <w:webHidden/>
          </w:rPr>
          <w:fldChar w:fldCharType="separate"/>
        </w:r>
        <w:r w:rsidR="00344F59">
          <w:rPr>
            <w:webHidden/>
          </w:rPr>
          <w:t>106</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95" w:history="1">
        <w:r w:rsidR="00B4307F" w:rsidRPr="003D7193">
          <w:rPr>
            <w:rStyle w:val="Hyperlink"/>
          </w:rPr>
          <w:t>4.3.19 Read Waveform Int16</w:t>
        </w:r>
        <w:r w:rsidR="00B4307F">
          <w:rPr>
            <w:webHidden/>
          </w:rPr>
          <w:tab/>
        </w:r>
        <w:r>
          <w:rPr>
            <w:webHidden/>
          </w:rPr>
          <w:fldChar w:fldCharType="begin"/>
        </w:r>
        <w:r w:rsidR="00B4307F">
          <w:rPr>
            <w:webHidden/>
          </w:rPr>
          <w:instrText xml:space="preserve"> PAGEREF _Toc306374495 \h </w:instrText>
        </w:r>
        <w:r>
          <w:rPr>
            <w:webHidden/>
          </w:rPr>
        </w:r>
        <w:r>
          <w:rPr>
            <w:webHidden/>
          </w:rPr>
          <w:fldChar w:fldCharType="separate"/>
        </w:r>
        <w:r w:rsidR="00344F59">
          <w:rPr>
            <w:webHidden/>
          </w:rPr>
          <w:t>108</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96" w:history="1">
        <w:r w:rsidR="00B4307F" w:rsidRPr="003D7193">
          <w:rPr>
            <w:rStyle w:val="Hyperlink"/>
          </w:rPr>
          <w:t>4.3.20 Read Waveform Int32</w:t>
        </w:r>
        <w:r w:rsidR="00B4307F">
          <w:rPr>
            <w:webHidden/>
          </w:rPr>
          <w:tab/>
        </w:r>
        <w:r>
          <w:rPr>
            <w:webHidden/>
          </w:rPr>
          <w:fldChar w:fldCharType="begin"/>
        </w:r>
        <w:r w:rsidR="00B4307F">
          <w:rPr>
            <w:webHidden/>
          </w:rPr>
          <w:instrText xml:space="preserve"> PAGEREF _Toc306374496 \h </w:instrText>
        </w:r>
        <w:r>
          <w:rPr>
            <w:webHidden/>
          </w:rPr>
        </w:r>
        <w:r>
          <w:rPr>
            <w:webHidden/>
          </w:rPr>
          <w:fldChar w:fldCharType="separate"/>
        </w:r>
        <w:r w:rsidR="00344F59">
          <w:rPr>
            <w:webHidden/>
          </w:rPr>
          <w:t>113</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97" w:history="1">
        <w:r w:rsidR="00B4307F" w:rsidRPr="003D7193">
          <w:rPr>
            <w:rStyle w:val="Hyperlink"/>
          </w:rPr>
          <w:t>4.3.21 Read Waveform Int8</w:t>
        </w:r>
        <w:r w:rsidR="00B4307F">
          <w:rPr>
            <w:webHidden/>
          </w:rPr>
          <w:tab/>
        </w:r>
        <w:r>
          <w:rPr>
            <w:webHidden/>
          </w:rPr>
          <w:fldChar w:fldCharType="begin"/>
        </w:r>
        <w:r w:rsidR="00B4307F">
          <w:rPr>
            <w:webHidden/>
          </w:rPr>
          <w:instrText xml:space="preserve"> PAGEREF _Toc306374497 \h </w:instrText>
        </w:r>
        <w:r>
          <w:rPr>
            <w:webHidden/>
          </w:rPr>
        </w:r>
        <w:r>
          <w:rPr>
            <w:webHidden/>
          </w:rPr>
          <w:fldChar w:fldCharType="separate"/>
        </w:r>
        <w:r w:rsidR="00344F59">
          <w:rPr>
            <w:webHidden/>
          </w:rPr>
          <w:t>117</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98" w:history="1">
        <w:r w:rsidR="00B4307F" w:rsidRPr="003D7193">
          <w:rPr>
            <w:rStyle w:val="Hyperlink"/>
          </w:rPr>
          <w:t>4.3.22 Read Waveform Real64</w:t>
        </w:r>
        <w:r w:rsidR="00B4307F">
          <w:rPr>
            <w:webHidden/>
          </w:rPr>
          <w:tab/>
        </w:r>
        <w:r>
          <w:rPr>
            <w:webHidden/>
          </w:rPr>
          <w:fldChar w:fldCharType="begin"/>
        </w:r>
        <w:r w:rsidR="00B4307F">
          <w:rPr>
            <w:webHidden/>
          </w:rPr>
          <w:instrText xml:space="preserve"> PAGEREF _Toc306374498 \h </w:instrText>
        </w:r>
        <w:r>
          <w:rPr>
            <w:webHidden/>
          </w:rPr>
        </w:r>
        <w:r>
          <w:rPr>
            <w:webHidden/>
          </w:rPr>
          <w:fldChar w:fldCharType="separate"/>
        </w:r>
        <w:r w:rsidR="00344F59">
          <w:rPr>
            <w:webHidden/>
          </w:rPr>
          <w:t>121</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499" w:history="1">
        <w:r w:rsidR="00B4307F" w:rsidRPr="003D7193">
          <w:rPr>
            <w:rStyle w:val="Hyperlink"/>
          </w:rPr>
          <w:t>4.3.23 Wait For Acquisition Complete</w:t>
        </w:r>
        <w:r w:rsidR="00B4307F">
          <w:rPr>
            <w:webHidden/>
          </w:rPr>
          <w:tab/>
        </w:r>
        <w:r>
          <w:rPr>
            <w:webHidden/>
          </w:rPr>
          <w:fldChar w:fldCharType="begin"/>
        </w:r>
        <w:r w:rsidR="00B4307F">
          <w:rPr>
            <w:webHidden/>
          </w:rPr>
          <w:instrText xml:space="preserve"> PAGEREF _Toc306374499 \h </w:instrText>
        </w:r>
        <w:r>
          <w:rPr>
            <w:webHidden/>
          </w:rPr>
        </w:r>
        <w:r>
          <w:rPr>
            <w:webHidden/>
          </w:rPr>
          <w:fldChar w:fldCharType="separate"/>
        </w:r>
        <w:r w:rsidR="00344F59">
          <w:rPr>
            <w:webHidden/>
          </w:rPr>
          <w:t>125</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500" w:history="1">
        <w:r w:rsidR="00B4307F" w:rsidRPr="003D7193">
          <w:rPr>
            <w:rStyle w:val="Hyperlink"/>
          </w:rPr>
          <w:t>4.4 IviDigitizerBase Behavior Model</w:t>
        </w:r>
        <w:r w:rsidR="00B4307F">
          <w:rPr>
            <w:webHidden/>
          </w:rPr>
          <w:tab/>
        </w:r>
        <w:r>
          <w:rPr>
            <w:webHidden/>
          </w:rPr>
          <w:fldChar w:fldCharType="begin"/>
        </w:r>
        <w:r w:rsidR="00B4307F">
          <w:rPr>
            <w:webHidden/>
          </w:rPr>
          <w:instrText xml:space="preserve"> PAGEREF _Toc306374500 \h </w:instrText>
        </w:r>
        <w:r>
          <w:rPr>
            <w:webHidden/>
          </w:rPr>
        </w:r>
        <w:r>
          <w:rPr>
            <w:webHidden/>
          </w:rPr>
          <w:fldChar w:fldCharType="separate"/>
        </w:r>
        <w:r w:rsidR="00344F59">
          <w:rPr>
            <w:webHidden/>
          </w:rPr>
          <w:t>127</w:t>
        </w:r>
        <w:r>
          <w:rPr>
            <w:webHidden/>
          </w:rPr>
          <w:fldChar w:fldCharType="end"/>
        </w:r>
      </w:hyperlink>
    </w:p>
    <w:p w:rsidR="00B4307F" w:rsidRDefault="00875082">
      <w:pPr>
        <w:pStyle w:val="TOC1"/>
        <w:rPr>
          <w:rFonts w:asciiTheme="minorHAnsi" w:eastAsiaTheme="minorEastAsia" w:hAnsiTheme="minorHAnsi" w:cstheme="minorBidi"/>
          <w:b w:val="0"/>
          <w:bCs w:val="0"/>
          <w:sz w:val="22"/>
          <w:szCs w:val="22"/>
        </w:rPr>
      </w:pPr>
      <w:hyperlink w:anchor="_Toc306374501" w:history="1">
        <w:r w:rsidR="00B4307F" w:rsidRPr="003D7193">
          <w:rPr>
            <w:rStyle w:val="Hyperlink"/>
          </w:rPr>
          <w:t>5. IviDigitizerMultiRecordAcquisition Extension Group</w:t>
        </w:r>
        <w:r w:rsidR="00B4307F">
          <w:rPr>
            <w:webHidden/>
          </w:rPr>
          <w:tab/>
        </w:r>
        <w:r>
          <w:rPr>
            <w:webHidden/>
          </w:rPr>
          <w:fldChar w:fldCharType="begin"/>
        </w:r>
        <w:r w:rsidR="00B4307F">
          <w:rPr>
            <w:webHidden/>
          </w:rPr>
          <w:instrText xml:space="preserve"> PAGEREF _Toc306374501 \h </w:instrText>
        </w:r>
        <w:r>
          <w:rPr>
            <w:webHidden/>
          </w:rPr>
        </w:r>
        <w:r>
          <w:rPr>
            <w:webHidden/>
          </w:rPr>
          <w:fldChar w:fldCharType="separate"/>
        </w:r>
        <w:r w:rsidR="00344F59">
          <w:rPr>
            <w:webHidden/>
          </w:rPr>
          <w:t>129</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502" w:history="1">
        <w:r w:rsidR="00B4307F" w:rsidRPr="003D7193">
          <w:rPr>
            <w:rStyle w:val="Hyperlink"/>
          </w:rPr>
          <w:t>5.1 IviDigitizerMultiRecordAcquisition Overview</w:t>
        </w:r>
        <w:r w:rsidR="00B4307F">
          <w:rPr>
            <w:webHidden/>
          </w:rPr>
          <w:tab/>
        </w:r>
        <w:r>
          <w:rPr>
            <w:webHidden/>
          </w:rPr>
          <w:fldChar w:fldCharType="begin"/>
        </w:r>
        <w:r w:rsidR="00B4307F">
          <w:rPr>
            <w:webHidden/>
          </w:rPr>
          <w:instrText xml:space="preserve"> PAGEREF _Toc306374502 \h </w:instrText>
        </w:r>
        <w:r>
          <w:rPr>
            <w:webHidden/>
          </w:rPr>
        </w:r>
        <w:r>
          <w:rPr>
            <w:webHidden/>
          </w:rPr>
          <w:fldChar w:fldCharType="separate"/>
        </w:r>
        <w:r w:rsidR="00344F59">
          <w:rPr>
            <w:webHidden/>
          </w:rPr>
          <w:t>129</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503" w:history="1">
        <w:r w:rsidR="00B4307F" w:rsidRPr="003D7193">
          <w:rPr>
            <w:rStyle w:val="Hyperlink"/>
          </w:rPr>
          <w:t>5.2 IviDigitizerMultiRecordAcquisition Waveform Collection (IVI.NET Only)</w:t>
        </w:r>
        <w:r w:rsidR="00B4307F">
          <w:rPr>
            <w:webHidden/>
          </w:rPr>
          <w:tab/>
        </w:r>
        <w:r>
          <w:rPr>
            <w:webHidden/>
          </w:rPr>
          <w:fldChar w:fldCharType="begin"/>
        </w:r>
        <w:r w:rsidR="00B4307F">
          <w:rPr>
            <w:webHidden/>
          </w:rPr>
          <w:instrText xml:space="preserve"> PAGEREF _Toc306374503 \h </w:instrText>
        </w:r>
        <w:r>
          <w:rPr>
            <w:webHidden/>
          </w:rPr>
        </w:r>
        <w:r>
          <w:rPr>
            <w:webHidden/>
          </w:rPr>
          <w:fldChar w:fldCharType="separate"/>
        </w:r>
        <w:r w:rsidR="00344F59">
          <w:rPr>
            <w:webHidden/>
          </w:rPr>
          <w:t>129</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504" w:history="1">
        <w:r w:rsidR="00B4307F" w:rsidRPr="003D7193">
          <w:rPr>
            <w:rStyle w:val="Hyperlink"/>
          </w:rPr>
          <w:t>5.2.1 Item</w:t>
        </w:r>
        <w:r w:rsidR="00B4307F">
          <w:rPr>
            <w:webHidden/>
          </w:rPr>
          <w:tab/>
        </w:r>
        <w:r>
          <w:rPr>
            <w:webHidden/>
          </w:rPr>
          <w:fldChar w:fldCharType="begin"/>
        </w:r>
        <w:r w:rsidR="00B4307F">
          <w:rPr>
            <w:webHidden/>
          </w:rPr>
          <w:instrText xml:space="preserve"> PAGEREF _Toc306374504 \h </w:instrText>
        </w:r>
        <w:r>
          <w:rPr>
            <w:webHidden/>
          </w:rPr>
        </w:r>
        <w:r>
          <w:rPr>
            <w:webHidden/>
          </w:rPr>
          <w:fldChar w:fldCharType="separate"/>
        </w:r>
        <w:r w:rsidR="00344F59">
          <w:rPr>
            <w:webHidden/>
          </w:rPr>
          <w:t>130</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505" w:history="1">
        <w:r w:rsidR="00B4307F" w:rsidRPr="003D7193">
          <w:rPr>
            <w:rStyle w:val="Hyperlink"/>
          </w:rPr>
          <w:t>5.2.2 Valid Waveform Count</w:t>
        </w:r>
        <w:r w:rsidR="00B4307F">
          <w:rPr>
            <w:webHidden/>
          </w:rPr>
          <w:tab/>
        </w:r>
        <w:r>
          <w:rPr>
            <w:webHidden/>
          </w:rPr>
          <w:fldChar w:fldCharType="begin"/>
        </w:r>
        <w:r w:rsidR="00B4307F">
          <w:rPr>
            <w:webHidden/>
          </w:rPr>
          <w:instrText xml:space="preserve"> PAGEREF _Toc306374505 \h </w:instrText>
        </w:r>
        <w:r>
          <w:rPr>
            <w:webHidden/>
          </w:rPr>
        </w:r>
        <w:r>
          <w:rPr>
            <w:webHidden/>
          </w:rPr>
          <w:fldChar w:fldCharType="separate"/>
        </w:r>
        <w:r w:rsidR="00344F59">
          <w:rPr>
            <w:webHidden/>
          </w:rPr>
          <w:t>131</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506" w:history="1">
        <w:r w:rsidR="00B4307F" w:rsidRPr="003D7193">
          <w:rPr>
            <w:rStyle w:val="Hyperlink"/>
          </w:rPr>
          <w:t>5.3 IviDigitizerMultiRecordAcquisition Functions</w:t>
        </w:r>
        <w:r w:rsidR="00B4307F">
          <w:rPr>
            <w:webHidden/>
          </w:rPr>
          <w:tab/>
        </w:r>
        <w:r>
          <w:rPr>
            <w:webHidden/>
          </w:rPr>
          <w:fldChar w:fldCharType="begin"/>
        </w:r>
        <w:r w:rsidR="00B4307F">
          <w:rPr>
            <w:webHidden/>
          </w:rPr>
          <w:instrText xml:space="preserve"> PAGEREF _Toc306374506 \h </w:instrText>
        </w:r>
        <w:r>
          <w:rPr>
            <w:webHidden/>
          </w:rPr>
        </w:r>
        <w:r>
          <w:rPr>
            <w:webHidden/>
          </w:rPr>
          <w:fldChar w:fldCharType="separate"/>
        </w:r>
        <w:r w:rsidR="00344F59">
          <w:rPr>
            <w:webHidden/>
          </w:rPr>
          <w:t>132</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507" w:history="1">
        <w:r w:rsidR="00B4307F" w:rsidRPr="003D7193">
          <w:rPr>
            <w:rStyle w:val="Hyperlink"/>
          </w:rPr>
          <w:t>5.3.1 Create Waveform Collection (IVI.NET Only)</w:t>
        </w:r>
        <w:r w:rsidR="00B4307F">
          <w:rPr>
            <w:webHidden/>
          </w:rPr>
          <w:tab/>
        </w:r>
        <w:r>
          <w:rPr>
            <w:webHidden/>
          </w:rPr>
          <w:fldChar w:fldCharType="begin"/>
        </w:r>
        <w:r w:rsidR="00B4307F">
          <w:rPr>
            <w:webHidden/>
          </w:rPr>
          <w:instrText xml:space="preserve"> PAGEREF _Toc306374507 \h </w:instrText>
        </w:r>
        <w:r>
          <w:rPr>
            <w:webHidden/>
          </w:rPr>
        </w:r>
        <w:r>
          <w:rPr>
            <w:webHidden/>
          </w:rPr>
          <w:fldChar w:fldCharType="separate"/>
        </w:r>
        <w:r w:rsidR="00344F59">
          <w:rPr>
            <w:webHidden/>
          </w:rPr>
          <w:t>133</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508" w:history="1">
        <w:r w:rsidR="00B4307F" w:rsidRPr="003D7193">
          <w:rPr>
            <w:rStyle w:val="Hyperlink"/>
          </w:rPr>
          <w:t>5.3.2 Fetch Multi-Record Waveform Int16</w:t>
        </w:r>
        <w:r w:rsidR="00B4307F">
          <w:rPr>
            <w:webHidden/>
          </w:rPr>
          <w:tab/>
        </w:r>
        <w:r>
          <w:rPr>
            <w:webHidden/>
          </w:rPr>
          <w:fldChar w:fldCharType="begin"/>
        </w:r>
        <w:r w:rsidR="00B4307F">
          <w:rPr>
            <w:webHidden/>
          </w:rPr>
          <w:instrText xml:space="preserve"> PAGEREF _Toc306374508 \h </w:instrText>
        </w:r>
        <w:r>
          <w:rPr>
            <w:webHidden/>
          </w:rPr>
        </w:r>
        <w:r>
          <w:rPr>
            <w:webHidden/>
          </w:rPr>
          <w:fldChar w:fldCharType="separate"/>
        </w:r>
        <w:r w:rsidR="00344F59">
          <w:rPr>
            <w:webHidden/>
          </w:rPr>
          <w:t>135</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509" w:history="1">
        <w:r w:rsidR="00B4307F" w:rsidRPr="003D7193">
          <w:rPr>
            <w:rStyle w:val="Hyperlink"/>
          </w:rPr>
          <w:t>5.3.3 Fetch Multi-Record Waveform Int32</w:t>
        </w:r>
        <w:r w:rsidR="00B4307F">
          <w:rPr>
            <w:webHidden/>
          </w:rPr>
          <w:tab/>
        </w:r>
        <w:r>
          <w:rPr>
            <w:webHidden/>
          </w:rPr>
          <w:fldChar w:fldCharType="begin"/>
        </w:r>
        <w:r w:rsidR="00B4307F">
          <w:rPr>
            <w:webHidden/>
          </w:rPr>
          <w:instrText xml:space="preserve"> PAGEREF _Toc306374509 \h </w:instrText>
        </w:r>
        <w:r>
          <w:rPr>
            <w:webHidden/>
          </w:rPr>
        </w:r>
        <w:r>
          <w:rPr>
            <w:webHidden/>
          </w:rPr>
          <w:fldChar w:fldCharType="separate"/>
        </w:r>
        <w:r w:rsidR="00344F59">
          <w:rPr>
            <w:webHidden/>
          </w:rPr>
          <w:t>141</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510" w:history="1">
        <w:r w:rsidR="00B4307F" w:rsidRPr="003D7193">
          <w:rPr>
            <w:rStyle w:val="Hyperlink"/>
          </w:rPr>
          <w:t>5.3.4 Fetch Multi-Record Waveform Int8</w:t>
        </w:r>
        <w:r w:rsidR="00B4307F">
          <w:rPr>
            <w:webHidden/>
          </w:rPr>
          <w:tab/>
        </w:r>
        <w:r>
          <w:rPr>
            <w:webHidden/>
          </w:rPr>
          <w:fldChar w:fldCharType="begin"/>
        </w:r>
        <w:r w:rsidR="00B4307F">
          <w:rPr>
            <w:webHidden/>
          </w:rPr>
          <w:instrText xml:space="preserve"> PAGEREF _Toc306374510 \h </w:instrText>
        </w:r>
        <w:r>
          <w:rPr>
            <w:webHidden/>
          </w:rPr>
        </w:r>
        <w:r>
          <w:rPr>
            <w:webHidden/>
          </w:rPr>
          <w:fldChar w:fldCharType="separate"/>
        </w:r>
        <w:r w:rsidR="00344F59">
          <w:rPr>
            <w:webHidden/>
          </w:rPr>
          <w:t>145</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511" w:history="1">
        <w:r w:rsidR="00B4307F" w:rsidRPr="003D7193">
          <w:rPr>
            <w:rStyle w:val="Hyperlink"/>
          </w:rPr>
          <w:t>5.3.5 Fetch Multi-Record Waveform Real64</w:t>
        </w:r>
        <w:r w:rsidR="00B4307F">
          <w:rPr>
            <w:webHidden/>
          </w:rPr>
          <w:tab/>
        </w:r>
        <w:r>
          <w:rPr>
            <w:webHidden/>
          </w:rPr>
          <w:fldChar w:fldCharType="begin"/>
        </w:r>
        <w:r w:rsidR="00B4307F">
          <w:rPr>
            <w:webHidden/>
          </w:rPr>
          <w:instrText xml:space="preserve"> PAGEREF _Toc306374511 \h </w:instrText>
        </w:r>
        <w:r>
          <w:rPr>
            <w:webHidden/>
          </w:rPr>
        </w:r>
        <w:r>
          <w:rPr>
            <w:webHidden/>
          </w:rPr>
          <w:fldChar w:fldCharType="separate"/>
        </w:r>
        <w:r w:rsidR="00344F59">
          <w:rPr>
            <w:webHidden/>
          </w:rPr>
          <w:t>149</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512" w:history="1">
        <w:r w:rsidR="00B4307F" w:rsidRPr="003D7193">
          <w:rPr>
            <w:rStyle w:val="Hyperlink"/>
          </w:rPr>
          <w:t>5.4 IviDigitizerMultiRecordAcquisition Behavior Model</w:t>
        </w:r>
        <w:r w:rsidR="00B4307F">
          <w:rPr>
            <w:webHidden/>
          </w:rPr>
          <w:tab/>
        </w:r>
        <w:r>
          <w:rPr>
            <w:webHidden/>
          </w:rPr>
          <w:fldChar w:fldCharType="begin"/>
        </w:r>
        <w:r w:rsidR="00B4307F">
          <w:rPr>
            <w:webHidden/>
          </w:rPr>
          <w:instrText xml:space="preserve"> PAGEREF _Toc306374512 \h </w:instrText>
        </w:r>
        <w:r>
          <w:rPr>
            <w:webHidden/>
          </w:rPr>
        </w:r>
        <w:r>
          <w:rPr>
            <w:webHidden/>
          </w:rPr>
          <w:fldChar w:fldCharType="separate"/>
        </w:r>
        <w:r w:rsidR="00344F59">
          <w:rPr>
            <w:webHidden/>
          </w:rPr>
          <w:t>152</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513" w:history="1">
        <w:r w:rsidR="00B4307F" w:rsidRPr="003D7193">
          <w:rPr>
            <w:rStyle w:val="Hyperlink"/>
          </w:rPr>
          <w:t>5.5 IviDigitizerMultiRecordAcquisition Compliance Notes</w:t>
        </w:r>
        <w:r w:rsidR="00B4307F">
          <w:rPr>
            <w:webHidden/>
          </w:rPr>
          <w:tab/>
        </w:r>
        <w:r>
          <w:rPr>
            <w:webHidden/>
          </w:rPr>
          <w:fldChar w:fldCharType="begin"/>
        </w:r>
        <w:r w:rsidR="00B4307F">
          <w:rPr>
            <w:webHidden/>
          </w:rPr>
          <w:instrText xml:space="preserve"> PAGEREF _Toc306374513 \h </w:instrText>
        </w:r>
        <w:r>
          <w:rPr>
            <w:webHidden/>
          </w:rPr>
        </w:r>
        <w:r>
          <w:rPr>
            <w:webHidden/>
          </w:rPr>
          <w:fldChar w:fldCharType="separate"/>
        </w:r>
        <w:r w:rsidR="00344F59">
          <w:rPr>
            <w:webHidden/>
          </w:rPr>
          <w:t>152</w:t>
        </w:r>
        <w:r>
          <w:rPr>
            <w:webHidden/>
          </w:rPr>
          <w:fldChar w:fldCharType="end"/>
        </w:r>
      </w:hyperlink>
    </w:p>
    <w:p w:rsidR="00B4307F" w:rsidRDefault="00875082">
      <w:pPr>
        <w:pStyle w:val="TOC1"/>
        <w:rPr>
          <w:rFonts w:asciiTheme="minorHAnsi" w:eastAsiaTheme="minorEastAsia" w:hAnsiTheme="minorHAnsi" w:cstheme="minorBidi"/>
          <w:b w:val="0"/>
          <w:bCs w:val="0"/>
          <w:sz w:val="22"/>
          <w:szCs w:val="22"/>
        </w:rPr>
      </w:pPr>
      <w:hyperlink w:anchor="_Toc306374514" w:history="1">
        <w:r w:rsidR="00B4307F" w:rsidRPr="003D7193">
          <w:rPr>
            <w:rStyle w:val="Hyperlink"/>
          </w:rPr>
          <w:t>6. IviDigitizerBoardTemperature Extension Group</w:t>
        </w:r>
        <w:r w:rsidR="00B4307F">
          <w:rPr>
            <w:webHidden/>
          </w:rPr>
          <w:tab/>
        </w:r>
        <w:r>
          <w:rPr>
            <w:webHidden/>
          </w:rPr>
          <w:fldChar w:fldCharType="begin"/>
        </w:r>
        <w:r w:rsidR="00B4307F">
          <w:rPr>
            <w:webHidden/>
          </w:rPr>
          <w:instrText xml:space="preserve"> PAGEREF _Toc306374514 \h </w:instrText>
        </w:r>
        <w:r>
          <w:rPr>
            <w:webHidden/>
          </w:rPr>
        </w:r>
        <w:r>
          <w:rPr>
            <w:webHidden/>
          </w:rPr>
          <w:fldChar w:fldCharType="separate"/>
        </w:r>
        <w:r w:rsidR="00344F59">
          <w:rPr>
            <w:webHidden/>
          </w:rPr>
          <w:t>153</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515" w:history="1">
        <w:r w:rsidR="00B4307F" w:rsidRPr="003D7193">
          <w:rPr>
            <w:rStyle w:val="Hyperlink"/>
          </w:rPr>
          <w:t>6.1 IviDigitizerBoardTemperature Overview</w:t>
        </w:r>
        <w:r w:rsidR="00B4307F">
          <w:rPr>
            <w:webHidden/>
          </w:rPr>
          <w:tab/>
        </w:r>
        <w:r>
          <w:rPr>
            <w:webHidden/>
          </w:rPr>
          <w:fldChar w:fldCharType="begin"/>
        </w:r>
        <w:r w:rsidR="00B4307F">
          <w:rPr>
            <w:webHidden/>
          </w:rPr>
          <w:instrText xml:space="preserve"> PAGEREF _Toc306374515 \h </w:instrText>
        </w:r>
        <w:r>
          <w:rPr>
            <w:webHidden/>
          </w:rPr>
        </w:r>
        <w:r>
          <w:rPr>
            <w:webHidden/>
          </w:rPr>
          <w:fldChar w:fldCharType="separate"/>
        </w:r>
        <w:r w:rsidR="00344F59">
          <w:rPr>
            <w:webHidden/>
          </w:rPr>
          <w:t>153</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516" w:history="1">
        <w:r w:rsidR="00B4307F" w:rsidRPr="003D7193">
          <w:rPr>
            <w:rStyle w:val="Hyperlink"/>
          </w:rPr>
          <w:t>6.2 IviDigitizerBoardTemperature Attributes</w:t>
        </w:r>
        <w:r w:rsidR="00B4307F">
          <w:rPr>
            <w:webHidden/>
          </w:rPr>
          <w:tab/>
        </w:r>
        <w:r>
          <w:rPr>
            <w:webHidden/>
          </w:rPr>
          <w:fldChar w:fldCharType="begin"/>
        </w:r>
        <w:r w:rsidR="00B4307F">
          <w:rPr>
            <w:webHidden/>
          </w:rPr>
          <w:instrText xml:space="preserve"> PAGEREF _Toc306374516 \h </w:instrText>
        </w:r>
        <w:r>
          <w:rPr>
            <w:webHidden/>
          </w:rPr>
        </w:r>
        <w:r>
          <w:rPr>
            <w:webHidden/>
          </w:rPr>
          <w:fldChar w:fldCharType="separate"/>
        </w:r>
        <w:r w:rsidR="00344F59">
          <w:rPr>
            <w:webHidden/>
          </w:rPr>
          <w:t>153</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517" w:history="1">
        <w:r w:rsidR="00B4307F" w:rsidRPr="003D7193">
          <w:rPr>
            <w:rStyle w:val="Hyperlink"/>
          </w:rPr>
          <w:t>6.2.1 Board Temperature</w:t>
        </w:r>
        <w:r w:rsidR="00B4307F">
          <w:rPr>
            <w:webHidden/>
          </w:rPr>
          <w:tab/>
        </w:r>
        <w:r>
          <w:rPr>
            <w:webHidden/>
          </w:rPr>
          <w:fldChar w:fldCharType="begin"/>
        </w:r>
        <w:r w:rsidR="00B4307F">
          <w:rPr>
            <w:webHidden/>
          </w:rPr>
          <w:instrText xml:space="preserve"> PAGEREF _Toc306374517 \h </w:instrText>
        </w:r>
        <w:r>
          <w:rPr>
            <w:webHidden/>
          </w:rPr>
        </w:r>
        <w:r>
          <w:rPr>
            <w:webHidden/>
          </w:rPr>
          <w:fldChar w:fldCharType="separate"/>
        </w:r>
        <w:r w:rsidR="00344F59">
          <w:rPr>
            <w:webHidden/>
          </w:rPr>
          <w:t>154</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518" w:history="1">
        <w:r w:rsidR="00B4307F" w:rsidRPr="003D7193">
          <w:rPr>
            <w:rStyle w:val="Hyperlink"/>
          </w:rPr>
          <w:t>6.2.2 Temperature Units</w:t>
        </w:r>
        <w:r w:rsidR="00B4307F">
          <w:rPr>
            <w:webHidden/>
          </w:rPr>
          <w:tab/>
        </w:r>
        <w:r>
          <w:rPr>
            <w:webHidden/>
          </w:rPr>
          <w:fldChar w:fldCharType="begin"/>
        </w:r>
        <w:r w:rsidR="00B4307F">
          <w:rPr>
            <w:webHidden/>
          </w:rPr>
          <w:instrText xml:space="preserve"> PAGEREF _Toc306374518 \h </w:instrText>
        </w:r>
        <w:r>
          <w:rPr>
            <w:webHidden/>
          </w:rPr>
        </w:r>
        <w:r>
          <w:rPr>
            <w:webHidden/>
          </w:rPr>
          <w:fldChar w:fldCharType="separate"/>
        </w:r>
        <w:r w:rsidR="00344F59">
          <w:rPr>
            <w:webHidden/>
          </w:rPr>
          <w:t>155</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519" w:history="1">
        <w:r w:rsidR="00B4307F" w:rsidRPr="003D7193">
          <w:rPr>
            <w:rStyle w:val="Hyperlink"/>
          </w:rPr>
          <w:t>6.3 IviDigitizerBoardTemperature Functions</w:t>
        </w:r>
        <w:r w:rsidR="00B4307F">
          <w:rPr>
            <w:webHidden/>
          </w:rPr>
          <w:tab/>
        </w:r>
        <w:r>
          <w:rPr>
            <w:webHidden/>
          </w:rPr>
          <w:fldChar w:fldCharType="begin"/>
        </w:r>
        <w:r w:rsidR="00B4307F">
          <w:rPr>
            <w:webHidden/>
          </w:rPr>
          <w:instrText xml:space="preserve"> PAGEREF _Toc306374519 \h </w:instrText>
        </w:r>
        <w:r>
          <w:rPr>
            <w:webHidden/>
          </w:rPr>
        </w:r>
        <w:r>
          <w:rPr>
            <w:webHidden/>
          </w:rPr>
          <w:fldChar w:fldCharType="separate"/>
        </w:r>
        <w:r w:rsidR="00344F59">
          <w:rPr>
            <w:webHidden/>
          </w:rPr>
          <w:t>157</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520" w:history="1">
        <w:r w:rsidR="00B4307F" w:rsidRPr="003D7193">
          <w:rPr>
            <w:rStyle w:val="Hyperlink"/>
          </w:rPr>
          <w:t>6.3.1 Configure Temperature Units (IVI-C Only)</w:t>
        </w:r>
        <w:r w:rsidR="00B4307F">
          <w:rPr>
            <w:webHidden/>
          </w:rPr>
          <w:tab/>
        </w:r>
        <w:r>
          <w:rPr>
            <w:webHidden/>
          </w:rPr>
          <w:fldChar w:fldCharType="begin"/>
        </w:r>
        <w:r w:rsidR="00B4307F">
          <w:rPr>
            <w:webHidden/>
          </w:rPr>
          <w:instrText xml:space="preserve"> PAGEREF _Toc306374520 \h </w:instrText>
        </w:r>
        <w:r>
          <w:rPr>
            <w:webHidden/>
          </w:rPr>
        </w:r>
        <w:r>
          <w:rPr>
            <w:webHidden/>
          </w:rPr>
          <w:fldChar w:fldCharType="separate"/>
        </w:r>
        <w:r w:rsidR="00344F59">
          <w:rPr>
            <w:webHidden/>
          </w:rPr>
          <w:t>158</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521" w:history="1">
        <w:r w:rsidR="00B4307F" w:rsidRPr="003D7193">
          <w:rPr>
            <w:rStyle w:val="Hyperlink"/>
          </w:rPr>
          <w:t>6.3.2 Query Board Temperature (IVI-C Only)</w:t>
        </w:r>
        <w:r w:rsidR="00B4307F">
          <w:rPr>
            <w:webHidden/>
          </w:rPr>
          <w:tab/>
        </w:r>
        <w:r>
          <w:rPr>
            <w:webHidden/>
          </w:rPr>
          <w:fldChar w:fldCharType="begin"/>
        </w:r>
        <w:r w:rsidR="00B4307F">
          <w:rPr>
            <w:webHidden/>
          </w:rPr>
          <w:instrText xml:space="preserve"> PAGEREF _Toc306374521 \h </w:instrText>
        </w:r>
        <w:r>
          <w:rPr>
            <w:webHidden/>
          </w:rPr>
        </w:r>
        <w:r>
          <w:rPr>
            <w:webHidden/>
          </w:rPr>
          <w:fldChar w:fldCharType="separate"/>
        </w:r>
        <w:r w:rsidR="00344F59">
          <w:rPr>
            <w:webHidden/>
          </w:rPr>
          <w:t>159</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522" w:history="1">
        <w:r w:rsidR="00B4307F" w:rsidRPr="003D7193">
          <w:rPr>
            <w:rStyle w:val="Hyperlink"/>
          </w:rPr>
          <w:t>6.4 IviDigitizerBoardTemperature Behavior Model</w:t>
        </w:r>
        <w:r w:rsidR="00B4307F">
          <w:rPr>
            <w:webHidden/>
          </w:rPr>
          <w:tab/>
        </w:r>
        <w:r>
          <w:rPr>
            <w:webHidden/>
          </w:rPr>
          <w:fldChar w:fldCharType="begin"/>
        </w:r>
        <w:r w:rsidR="00B4307F">
          <w:rPr>
            <w:webHidden/>
          </w:rPr>
          <w:instrText xml:space="preserve"> PAGEREF _Toc306374522 \h </w:instrText>
        </w:r>
        <w:r>
          <w:rPr>
            <w:webHidden/>
          </w:rPr>
        </w:r>
        <w:r>
          <w:rPr>
            <w:webHidden/>
          </w:rPr>
          <w:fldChar w:fldCharType="separate"/>
        </w:r>
        <w:r w:rsidR="00344F59">
          <w:rPr>
            <w:webHidden/>
          </w:rPr>
          <w:t>160</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523" w:history="1">
        <w:r w:rsidR="00B4307F" w:rsidRPr="003D7193">
          <w:rPr>
            <w:rStyle w:val="Hyperlink"/>
          </w:rPr>
          <w:t>6.5 IviDigitizerBoardTemperature Compliance Notes</w:t>
        </w:r>
        <w:r w:rsidR="00B4307F">
          <w:rPr>
            <w:webHidden/>
          </w:rPr>
          <w:tab/>
        </w:r>
        <w:r>
          <w:rPr>
            <w:webHidden/>
          </w:rPr>
          <w:fldChar w:fldCharType="begin"/>
        </w:r>
        <w:r w:rsidR="00B4307F">
          <w:rPr>
            <w:webHidden/>
          </w:rPr>
          <w:instrText xml:space="preserve"> PAGEREF _Toc306374523 \h </w:instrText>
        </w:r>
        <w:r>
          <w:rPr>
            <w:webHidden/>
          </w:rPr>
        </w:r>
        <w:r>
          <w:rPr>
            <w:webHidden/>
          </w:rPr>
          <w:fldChar w:fldCharType="separate"/>
        </w:r>
        <w:r w:rsidR="00344F59">
          <w:rPr>
            <w:webHidden/>
          </w:rPr>
          <w:t>160</w:t>
        </w:r>
        <w:r>
          <w:rPr>
            <w:webHidden/>
          </w:rPr>
          <w:fldChar w:fldCharType="end"/>
        </w:r>
      </w:hyperlink>
    </w:p>
    <w:p w:rsidR="00B4307F" w:rsidRDefault="00875082">
      <w:pPr>
        <w:pStyle w:val="TOC1"/>
        <w:rPr>
          <w:rFonts w:asciiTheme="minorHAnsi" w:eastAsiaTheme="minorEastAsia" w:hAnsiTheme="minorHAnsi" w:cstheme="minorBidi"/>
          <w:b w:val="0"/>
          <w:bCs w:val="0"/>
          <w:sz w:val="22"/>
          <w:szCs w:val="22"/>
        </w:rPr>
      </w:pPr>
      <w:hyperlink w:anchor="_Toc306374524" w:history="1">
        <w:r w:rsidR="00B4307F" w:rsidRPr="003D7193">
          <w:rPr>
            <w:rStyle w:val="Hyperlink"/>
          </w:rPr>
          <w:t>7. IviDigitizerChannelFilter Extension Group</w:t>
        </w:r>
        <w:r w:rsidR="00B4307F">
          <w:rPr>
            <w:webHidden/>
          </w:rPr>
          <w:tab/>
        </w:r>
        <w:r>
          <w:rPr>
            <w:webHidden/>
          </w:rPr>
          <w:fldChar w:fldCharType="begin"/>
        </w:r>
        <w:r w:rsidR="00B4307F">
          <w:rPr>
            <w:webHidden/>
          </w:rPr>
          <w:instrText xml:space="preserve"> PAGEREF _Toc306374524 \h </w:instrText>
        </w:r>
        <w:r>
          <w:rPr>
            <w:webHidden/>
          </w:rPr>
        </w:r>
        <w:r>
          <w:rPr>
            <w:webHidden/>
          </w:rPr>
          <w:fldChar w:fldCharType="separate"/>
        </w:r>
        <w:r w:rsidR="00344F59">
          <w:rPr>
            <w:webHidden/>
          </w:rPr>
          <w:t>161</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525" w:history="1">
        <w:r w:rsidR="00B4307F" w:rsidRPr="003D7193">
          <w:rPr>
            <w:rStyle w:val="Hyperlink"/>
          </w:rPr>
          <w:t>7.1 IviDigitizerChannelFilter Overview</w:t>
        </w:r>
        <w:r w:rsidR="00B4307F">
          <w:rPr>
            <w:webHidden/>
          </w:rPr>
          <w:tab/>
        </w:r>
        <w:r>
          <w:rPr>
            <w:webHidden/>
          </w:rPr>
          <w:fldChar w:fldCharType="begin"/>
        </w:r>
        <w:r w:rsidR="00B4307F">
          <w:rPr>
            <w:webHidden/>
          </w:rPr>
          <w:instrText xml:space="preserve"> PAGEREF _Toc306374525 \h </w:instrText>
        </w:r>
        <w:r>
          <w:rPr>
            <w:webHidden/>
          </w:rPr>
        </w:r>
        <w:r>
          <w:rPr>
            <w:webHidden/>
          </w:rPr>
          <w:fldChar w:fldCharType="separate"/>
        </w:r>
        <w:r w:rsidR="00344F59">
          <w:rPr>
            <w:webHidden/>
          </w:rPr>
          <w:t>161</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526" w:history="1">
        <w:r w:rsidR="00B4307F" w:rsidRPr="003D7193">
          <w:rPr>
            <w:rStyle w:val="Hyperlink"/>
          </w:rPr>
          <w:t>7.2 IviDigitizerChannelFilter Attributes</w:t>
        </w:r>
        <w:r w:rsidR="00B4307F">
          <w:rPr>
            <w:webHidden/>
          </w:rPr>
          <w:tab/>
        </w:r>
        <w:r>
          <w:rPr>
            <w:webHidden/>
          </w:rPr>
          <w:fldChar w:fldCharType="begin"/>
        </w:r>
        <w:r w:rsidR="00B4307F">
          <w:rPr>
            <w:webHidden/>
          </w:rPr>
          <w:instrText xml:space="preserve"> PAGEREF _Toc306374526 \h </w:instrText>
        </w:r>
        <w:r>
          <w:rPr>
            <w:webHidden/>
          </w:rPr>
        </w:r>
        <w:r>
          <w:rPr>
            <w:webHidden/>
          </w:rPr>
          <w:fldChar w:fldCharType="separate"/>
        </w:r>
        <w:r w:rsidR="00344F59">
          <w:rPr>
            <w:webHidden/>
          </w:rPr>
          <w:t>161</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527" w:history="1">
        <w:r w:rsidR="00B4307F" w:rsidRPr="003D7193">
          <w:rPr>
            <w:rStyle w:val="Hyperlink"/>
          </w:rPr>
          <w:t>7.2.1 Input Filter Bypass</w:t>
        </w:r>
        <w:r w:rsidR="00B4307F">
          <w:rPr>
            <w:webHidden/>
          </w:rPr>
          <w:tab/>
        </w:r>
        <w:r>
          <w:rPr>
            <w:webHidden/>
          </w:rPr>
          <w:fldChar w:fldCharType="begin"/>
        </w:r>
        <w:r w:rsidR="00B4307F">
          <w:rPr>
            <w:webHidden/>
          </w:rPr>
          <w:instrText xml:space="preserve"> PAGEREF _Toc306374527 \h </w:instrText>
        </w:r>
        <w:r>
          <w:rPr>
            <w:webHidden/>
          </w:rPr>
        </w:r>
        <w:r>
          <w:rPr>
            <w:webHidden/>
          </w:rPr>
          <w:fldChar w:fldCharType="separate"/>
        </w:r>
        <w:r w:rsidR="00344F59">
          <w:rPr>
            <w:webHidden/>
          </w:rPr>
          <w:t>162</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528" w:history="1">
        <w:r w:rsidR="00B4307F" w:rsidRPr="003D7193">
          <w:rPr>
            <w:rStyle w:val="Hyperlink"/>
          </w:rPr>
          <w:t>7.2.2 Input Filter Max Frequency</w:t>
        </w:r>
        <w:r w:rsidR="00B4307F">
          <w:rPr>
            <w:webHidden/>
          </w:rPr>
          <w:tab/>
        </w:r>
        <w:r>
          <w:rPr>
            <w:webHidden/>
          </w:rPr>
          <w:fldChar w:fldCharType="begin"/>
        </w:r>
        <w:r w:rsidR="00B4307F">
          <w:rPr>
            <w:webHidden/>
          </w:rPr>
          <w:instrText xml:space="preserve"> PAGEREF _Toc306374528 \h </w:instrText>
        </w:r>
        <w:r>
          <w:rPr>
            <w:webHidden/>
          </w:rPr>
        </w:r>
        <w:r>
          <w:rPr>
            <w:webHidden/>
          </w:rPr>
          <w:fldChar w:fldCharType="separate"/>
        </w:r>
        <w:r w:rsidR="00344F59">
          <w:rPr>
            <w:webHidden/>
          </w:rPr>
          <w:t>163</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529" w:history="1">
        <w:r w:rsidR="00B4307F" w:rsidRPr="003D7193">
          <w:rPr>
            <w:rStyle w:val="Hyperlink"/>
          </w:rPr>
          <w:t>7.2.3 Input Filter Min Frequency</w:t>
        </w:r>
        <w:r w:rsidR="00B4307F">
          <w:rPr>
            <w:webHidden/>
          </w:rPr>
          <w:tab/>
        </w:r>
        <w:r>
          <w:rPr>
            <w:webHidden/>
          </w:rPr>
          <w:fldChar w:fldCharType="begin"/>
        </w:r>
        <w:r w:rsidR="00B4307F">
          <w:rPr>
            <w:webHidden/>
          </w:rPr>
          <w:instrText xml:space="preserve"> PAGEREF _Toc306374529 \h </w:instrText>
        </w:r>
        <w:r>
          <w:rPr>
            <w:webHidden/>
          </w:rPr>
        </w:r>
        <w:r>
          <w:rPr>
            <w:webHidden/>
          </w:rPr>
          <w:fldChar w:fldCharType="separate"/>
        </w:r>
        <w:r w:rsidR="00344F59">
          <w:rPr>
            <w:webHidden/>
          </w:rPr>
          <w:t>164</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530" w:history="1">
        <w:r w:rsidR="00B4307F" w:rsidRPr="003D7193">
          <w:rPr>
            <w:rStyle w:val="Hyperlink"/>
          </w:rPr>
          <w:t>7.3 IviDigitizerChannelFilter Functions</w:t>
        </w:r>
        <w:r w:rsidR="00B4307F">
          <w:rPr>
            <w:webHidden/>
          </w:rPr>
          <w:tab/>
        </w:r>
        <w:r>
          <w:rPr>
            <w:webHidden/>
          </w:rPr>
          <w:fldChar w:fldCharType="begin"/>
        </w:r>
        <w:r w:rsidR="00B4307F">
          <w:rPr>
            <w:webHidden/>
          </w:rPr>
          <w:instrText xml:space="preserve"> PAGEREF _Toc306374530 \h </w:instrText>
        </w:r>
        <w:r>
          <w:rPr>
            <w:webHidden/>
          </w:rPr>
        </w:r>
        <w:r>
          <w:rPr>
            <w:webHidden/>
          </w:rPr>
          <w:fldChar w:fldCharType="separate"/>
        </w:r>
        <w:r w:rsidR="00344F59">
          <w:rPr>
            <w:webHidden/>
          </w:rPr>
          <w:t>165</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531" w:history="1">
        <w:r w:rsidR="00B4307F" w:rsidRPr="003D7193">
          <w:rPr>
            <w:rStyle w:val="Hyperlink"/>
          </w:rPr>
          <w:t>7.3.1 Configure Input Filter</w:t>
        </w:r>
        <w:r w:rsidR="00B4307F">
          <w:rPr>
            <w:webHidden/>
          </w:rPr>
          <w:tab/>
        </w:r>
        <w:r>
          <w:rPr>
            <w:webHidden/>
          </w:rPr>
          <w:fldChar w:fldCharType="begin"/>
        </w:r>
        <w:r w:rsidR="00B4307F">
          <w:rPr>
            <w:webHidden/>
          </w:rPr>
          <w:instrText xml:space="preserve"> PAGEREF _Toc306374531 \h </w:instrText>
        </w:r>
        <w:r>
          <w:rPr>
            <w:webHidden/>
          </w:rPr>
        </w:r>
        <w:r>
          <w:rPr>
            <w:webHidden/>
          </w:rPr>
          <w:fldChar w:fldCharType="separate"/>
        </w:r>
        <w:r w:rsidR="00344F59">
          <w:rPr>
            <w:webHidden/>
          </w:rPr>
          <w:t>166</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532" w:history="1">
        <w:r w:rsidR="00B4307F" w:rsidRPr="003D7193">
          <w:rPr>
            <w:rStyle w:val="Hyperlink"/>
          </w:rPr>
          <w:t>7.4 IviDigitizerChannelFilter Behavior Model</w:t>
        </w:r>
        <w:r w:rsidR="00B4307F">
          <w:rPr>
            <w:webHidden/>
          </w:rPr>
          <w:tab/>
        </w:r>
        <w:r>
          <w:rPr>
            <w:webHidden/>
          </w:rPr>
          <w:fldChar w:fldCharType="begin"/>
        </w:r>
        <w:r w:rsidR="00B4307F">
          <w:rPr>
            <w:webHidden/>
          </w:rPr>
          <w:instrText xml:space="preserve"> PAGEREF _Toc306374532 \h </w:instrText>
        </w:r>
        <w:r>
          <w:rPr>
            <w:webHidden/>
          </w:rPr>
        </w:r>
        <w:r>
          <w:rPr>
            <w:webHidden/>
          </w:rPr>
          <w:fldChar w:fldCharType="separate"/>
        </w:r>
        <w:r w:rsidR="00344F59">
          <w:rPr>
            <w:webHidden/>
          </w:rPr>
          <w:t>167</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533" w:history="1">
        <w:r w:rsidR="00B4307F" w:rsidRPr="003D7193">
          <w:rPr>
            <w:rStyle w:val="Hyperlink"/>
          </w:rPr>
          <w:t>7.5 IviDigitizerChannelFilter Compliance Notes</w:t>
        </w:r>
        <w:r w:rsidR="00B4307F">
          <w:rPr>
            <w:webHidden/>
          </w:rPr>
          <w:tab/>
        </w:r>
        <w:r>
          <w:rPr>
            <w:webHidden/>
          </w:rPr>
          <w:fldChar w:fldCharType="begin"/>
        </w:r>
        <w:r w:rsidR="00B4307F">
          <w:rPr>
            <w:webHidden/>
          </w:rPr>
          <w:instrText xml:space="preserve"> PAGEREF _Toc306374533 \h </w:instrText>
        </w:r>
        <w:r>
          <w:rPr>
            <w:webHidden/>
          </w:rPr>
        </w:r>
        <w:r>
          <w:rPr>
            <w:webHidden/>
          </w:rPr>
          <w:fldChar w:fldCharType="separate"/>
        </w:r>
        <w:r w:rsidR="00344F59">
          <w:rPr>
            <w:webHidden/>
          </w:rPr>
          <w:t>167</w:t>
        </w:r>
        <w:r>
          <w:rPr>
            <w:webHidden/>
          </w:rPr>
          <w:fldChar w:fldCharType="end"/>
        </w:r>
      </w:hyperlink>
    </w:p>
    <w:p w:rsidR="00B4307F" w:rsidRDefault="00875082">
      <w:pPr>
        <w:pStyle w:val="TOC1"/>
        <w:rPr>
          <w:rFonts w:asciiTheme="minorHAnsi" w:eastAsiaTheme="minorEastAsia" w:hAnsiTheme="minorHAnsi" w:cstheme="minorBidi"/>
          <w:b w:val="0"/>
          <w:bCs w:val="0"/>
          <w:sz w:val="22"/>
          <w:szCs w:val="22"/>
        </w:rPr>
      </w:pPr>
      <w:hyperlink w:anchor="_Toc306374534" w:history="1">
        <w:r w:rsidR="00B4307F" w:rsidRPr="003D7193">
          <w:rPr>
            <w:rStyle w:val="Hyperlink"/>
          </w:rPr>
          <w:t>8. IviDigitizerChannelTemperature Extension Group</w:t>
        </w:r>
        <w:r w:rsidR="00B4307F">
          <w:rPr>
            <w:webHidden/>
          </w:rPr>
          <w:tab/>
        </w:r>
        <w:r>
          <w:rPr>
            <w:webHidden/>
          </w:rPr>
          <w:fldChar w:fldCharType="begin"/>
        </w:r>
        <w:r w:rsidR="00B4307F">
          <w:rPr>
            <w:webHidden/>
          </w:rPr>
          <w:instrText xml:space="preserve"> PAGEREF _Toc306374534 \h </w:instrText>
        </w:r>
        <w:r>
          <w:rPr>
            <w:webHidden/>
          </w:rPr>
        </w:r>
        <w:r>
          <w:rPr>
            <w:webHidden/>
          </w:rPr>
          <w:fldChar w:fldCharType="separate"/>
        </w:r>
        <w:r w:rsidR="00344F59">
          <w:rPr>
            <w:webHidden/>
          </w:rPr>
          <w:t>168</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535" w:history="1">
        <w:r w:rsidR="00B4307F" w:rsidRPr="003D7193">
          <w:rPr>
            <w:rStyle w:val="Hyperlink"/>
          </w:rPr>
          <w:t>8.1 IviDigitizerChannelTemperature Overview</w:t>
        </w:r>
        <w:r w:rsidR="00B4307F">
          <w:rPr>
            <w:webHidden/>
          </w:rPr>
          <w:tab/>
        </w:r>
        <w:r>
          <w:rPr>
            <w:webHidden/>
          </w:rPr>
          <w:fldChar w:fldCharType="begin"/>
        </w:r>
        <w:r w:rsidR="00B4307F">
          <w:rPr>
            <w:webHidden/>
          </w:rPr>
          <w:instrText xml:space="preserve"> PAGEREF _Toc306374535 \h </w:instrText>
        </w:r>
        <w:r>
          <w:rPr>
            <w:webHidden/>
          </w:rPr>
        </w:r>
        <w:r>
          <w:rPr>
            <w:webHidden/>
          </w:rPr>
          <w:fldChar w:fldCharType="separate"/>
        </w:r>
        <w:r w:rsidR="00344F59">
          <w:rPr>
            <w:webHidden/>
          </w:rPr>
          <w:t>168</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536" w:history="1">
        <w:r w:rsidR="00B4307F" w:rsidRPr="003D7193">
          <w:rPr>
            <w:rStyle w:val="Hyperlink"/>
          </w:rPr>
          <w:t>8.2 IviDigitizerChannelTemperature Attributes</w:t>
        </w:r>
        <w:r w:rsidR="00B4307F">
          <w:rPr>
            <w:webHidden/>
          </w:rPr>
          <w:tab/>
        </w:r>
        <w:r>
          <w:rPr>
            <w:webHidden/>
          </w:rPr>
          <w:fldChar w:fldCharType="begin"/>
        </w:r>
        <w:r w:rsidR="00B4307F">
          <w:rPr>
            <w:webHidden/>
          </w:rPr>
          <w:instrText xml:space="preserve"> PAGEREF _Toc306374536 \h </w:instrText>
        </w:r>
        <w:r>
          <w:rPr>
            <w:webHidden/>
          </w:rPr>
        </w:r>
        <w:r>
          <w:rPr>
            <w:webHidden/>
          </w:rPr>
          <w:fldChar w:fldCharType="separate"/>
        </w:r>
        <w:r w:rsidR="00344F59">
          <w:rPr>
            <w:webHidden/>
          </w:rPr>
          <w:t>168</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537" w:history="1">
        <w:r w:rsidR="00B4307F" w:rsidRPr="003D7193">
          <w:rPr>
            <w:rStyle w:val="Hyperlink"/>
          </w:rPr>
          <w:t>8.2.1 Channel Temperature</w:t>
        </w:r>
        <w:r w:rsidR="00B4307F">
          <w:rPr>
            <w:webHidden/>
          </w:rPr>
          <w:tab/>
        </w:r>
        <w:r>
          <w:rPr>
            <w:webHidden/>
          </w:rPr>
          <w:fldChar w:fldCharType="begin"/>
        </w:r>
        <w:r w:rsidR="00B4307F">
          <w:rPr>
            <w:webHidden/>
          </w:rPr>
          <w:instrText xml:space="preserve"> PAGEREF _Toc306374537 \h </w:instrText>
        </w:r>
        <w:r>
          <w:rPr>
            <w:webHidden/>
          </w:rPr>
        </w:r>
        <w:r>
          <w:rPr>
            <w:webHidden/>
          </w:rPr>
          <w:fldChar w:fldCharType="separate"/>
        </w:r>
        <w:r w:rsidR="00344F59">
          <w:rPr>
            <w:webHidden/>
          </w:rPr>
          <w:t>169</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538" w:history="1">
        <w:r w:rsidR="00B4307F" w:rsidRPr="003D7193">
          <w:rPr>
            <w:rStyle w:val="Hyperlink"/>
          </w:rPr>
          <w:t>8.3 IviDigitizerChannelTemperature Functions</w:t>
        </w:r>
        <w:r w:rsidR="00B4307F">
          <w:rPr>
            <w:webHidden/>
          </w:rPr>
          <w:tab/>
        </w:r>
        <w:r>
          <w:rPr>
            <w:webHidden/>
          </w:rPr>
          <w:fldChar w:fldCharType="begin"/>
        </w:r>
        <w:r w:rsidR="00B4307F">
          <w:rPr>
            <w:webHidden/>
          </w:rPr>
          <w:instrText xml:space="preserve"> PAGEREF _Toc306374538 \h </w:instrText>
        </w:r>
        <w:r>
          <w:rPr>
            <w:webHidden/>
          </w:rPr>
        </w:r>
        <w:r>
          <w:rPr>
            <w:webHidden/>
          </w:rPr>
          <w:fldChar w:fldCharType="separate"/>
        </w:r>
        <w:r w:rsidR="00344F59">
          <w:rPr>
            <w:webHidden/>
          </w:rPr>
          <w:t>170</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539" w:history="1">
        <w:r w:rsidR="00B4307F" w:rsidRPr="003D7193">
          <w:rPr>
            <w:rStyle w:val="Hyperlink"/>
          </w:rPr>
          <w:t>8.3.1 Query Channel Temperature (IVI-C Only)</w:t>
        </w:r>
        <w:r w:rsidR="00B4307F">
          <w:rPr>
            <w:webHidden/>
          </w:rPr>
          <w:tab/>
        </w:r>
        <w:r>
          <w:rPr>
            <w:webHidden/>
          </w:rPr>
          <w:fldChar w:fldCharType="begin"/>
        </w:r>
        <w:r w:rsidR="00B4307F">
          <w:rPr>
            <w:webHidden/>
          </w:rPr>
          <w:instrText xml:space="preserve"> PAGEREF _Toc306374539 \h </w:instrText>
        </w:r>
        <w:r>
          <w:rPr>
            <w:webHidden/>
          </w:rPr>
        </w:r>
        <w:r>
          <w:rPr>
            <w:webHidden/>
          </w:rPr>
          <w:fldChar w:fldCharType="separate"/>
        </w:r>
        <w:r w:rsidR="00344F59">
          <w:rPr>
            <w:webHidden/>
          </w:rPr>
          <w:t>171</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540" w:history="1">
        <w:r w:rsidR="00B4307F" w:rsidRPr="003D7193">
          <w:rPr>
            <w:rStyle w:val="Hyperlink"/>
          </w:rPr>
          <w:t>8.4 IviDigitizerChannelTemperature Behavior Model</w:t>
        </w:r>
        <w:r w:rsidR="00B4307F">
          <w:rPr>
            <w:webHidden/>
          </w:rPr>
          <w:tab/>
        </w:r>
        <w:r>
          <w:rPr>
            <w:webHidden/>
          </w:rPr>
          <w:fldChar w:fldCharType="begin"/>
        </w:r>
        <w:r w:rsidR="00B4307F">
          <w:rPr>
            <w:webHidden/>
          </w:rPr>
          <w:instrText xml:space="preserve"> PAGEREF _Toc306374540 \h </w:instrText>
        </w:r>
        <w:r>
          <w:rPr>
            <w:webHidden/>
          </w:rPr>
        </w:r>
        <w:r>
          <w:rPr>
            <w:webHidden/>
          </w:rPr>
          <w:fldChar w:fldCharType="separate"/>
        </w:r>
        <w:r w:rsidR="00344F59">
          <w:rPr>
            <w:webHidden/>
          </w:rPr>
          <w:t>172</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541" w:history="1">
        <w:r w:rsidR="00B4307F" w:rsidRPr="003D7193">
          <w:rPr>
            <w:rStyle w:val="Hyperlink"/>
          </w:rPr>
          <w:t>8.5 IviDigitizerChannelTemperature Compliance Notes</w:t>
        </w:r>
        <w:r w:rsidR="00B4307F">
          <w:rPr>
            <w:webHidden/>
          </w:rPr>
          <w:tab/>
        </w:r>
        <w:r>
          <w:rPr>
            <w:webHidden/>
          </w:rPr>
          <w:fldChar w:fldCharType="begin"/>
        </w:r>
        <w:r w:rsidR="00B4307F">
          <w:rPr>
            <w:webHidden/>
          </w:rPr>
          <w:instrText xml:space="preserve"> PAGEREF _Toc306374541 \h </w:instrText>
        </w:r>
        <w:r>
          <w:rPr>
            <w:webHidden/>
          </w:rPr>
        </w:r>
        <w:r>
          <w:rPr>
            <w:webHidden/>
          </w:rPr>
          <w:fldChar w:fldCharType="separate"/>
        </w:r>
        <w:r w:rsidR="00344F59">
          <w:rPr>
            <w:webHidden/>
          </w:rPr>
          <w:t>172</w:t>
        </w:r>
        <w:r>
          <w:rPr>
            <w:webHidden/>
          </w:rPr>
          <w:fldChar w:fldCharType="end"/>
        </w:r>
      </w:hyperlink>
    </w:p>
    <w:p w:rsidR="00B4307F" w:rsidRDefault="00875082">
      <w:pPr>
        <w:pStyle w:val="TOC1"/>
        <w:rPr>
          <w:rFonts w:asciiTheme="minorHAnsi" w:eastAsiaTheme="minorEastAsia" w:hAnsiTheme="minorHAnsi" w:cstheme="minorBidi"/>
          <w:b w:val="0"/>
          <w:bCs w:val="0"/>
          <w:sz w:val="22"/>
          <w:szCs w:val="22"/>
        </w:rPr>
      </w:pPr>
      <w:hyperlink w:anchor="_Toc306374542" w:history="1">
        <w:r w:rsidR="00B4307F" w:rsidRPr="003D7193">
          <w:rPr>
            <w:rStyle w:val="Hyperlink"/>
          </w:rPr>
          <w:t>9. IviDigitizerTimeInterleavedChannels Extension Group</w:t>
        </w:r>
        <w:r w:rsidR="00B4307F">
          <w:rPr>
            <w:webHidden/>
          </w:rPr>
          <w:tab/>
        </w:r>
        <w:r>
          <w:rPr>
            <w:webHidden/>
          </w:rPr>
          <w:fldChar w:fldCharType="begin"/>
        </w:r>
        <w:r w:rsidR="00B4307F">
          <w:rPr>
            <w:webHidden/>
          </w:rPr>
          <w:instrText xml:space="preserve"> PAGEREF _Toc306374542 \h </w:instrText>
        </w:r>
        <w:r>
          <w:rPr>
            <w:webHidden/>
          </w:rPr>
        </w:r>
        <w:r>
          <w:rPr>
            <w:webHidden/>
          </w:rPr>
          <w:fldChar w:fldCharType="separate"/>
        </w:r>
        <w:r w:rsidR="00344F59">
          <w:rPr>
            <w:webHidden/>
          </w:rPr>
          <w:t>173</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543" w:history="1">
        <w:r w:rsidR="00B4307F" w:rsidRPr="003D7193">
          <w:rPr>
            <w:rStyle w:val="Hyperlink"/>
          </w:rPr>
          <w:t>9.1 IviDigitizerTimeInterleavedChannels Overview</w:t>
        </w:r>
        <w:r w:rsidR="00B4307F">
          <w:rPr>
            <w:webHidden/>
          </w:rPr>
          <w:tab/>
        </w:r>
        <w:r>
          <w:rPr>
            <w:webHidden/>
          </w:rPr>
          <w:fldChar w:fldCharType="begin"/>
        </w:r>
        <w:r w:rsidR="00B4307F">
          <w:rPr>
            <w:webHidden/>
          </w:rPr>
          <w:instrText xml:space="preserve"> PAGEREF _Toc306374543 \h </w:instrText>
        </w:r>
        <w:r>
          <w:rPr>
            <w:webHidden/>
          </w:rPr>
        </w:r>
        <w:r>
          <w:rPr>
            <w:webHidden/>
          </w:rPr>
          <w:fldChar w:fldCharType="separate"/>
        </w:r>
        <w:r w:rsidR="00344F59">
          <w:rPr>
            <w:webHidden/>
          </w:rPr>
          <w:t>173</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544" w:history="1">
        <w:r w:rsidR="00B4307F" w:rsidRPr="003D7193">
          <w:rPr>
            <w:rStyle w:val="Hyperlink"/>
          </w:rPr>
          <w:t>9.2 IviDigitizerTimeInterleavedChannels Attributes</w:t>
        </w:r>
        <w:r w:rsidR="00B4307F">
          <w:rPr>
            <w:webHidden/>
          </w:rPr>
          <w:tab/>
        </w:r>
        <w:r>
          <w:rPr>
            <w:webHidden/>
          </w:rPr>
          <w:fldChar w:fldCharType="begin"/>
        </w:r>
        <w:r w:rsidR="00B4307F">
          <w:rPr>
            <w:webHidden/>
          </w:rPr>
          <w:instrText xml:space="preserve"> PAGEREF _Toc306374544 \h </w:instrText>
        </w:r>
        <w:r>
          <w:rPr>
            <w:webHidden/>
          </w:rPr>
        </w:r>
        <w:r>
          <w:rPr>
            <w:webHidden/>
          </w:rPr>
          <w:fldChar w:fldCharType="separate"/>
        </w:r>
        <w:r w:rsidR="00344F59">
          <w:rPr>
            <w:webHidden/>
          </w:rPr>
          <w:t>173</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545" w:history="1">
        <w:r w:rsidR="00B4307F" w:rsidRPr="003D7193">
          <w:rPr>
            <w:rStyle w:val="Hyperlink"/>
          </w:rPr>
          <w:t>9.2.1 Time Interleaved Channel List</w:t>
        </w:r>
        <w:r w:rsidR="00B4307F">
          <w:rPr>
            <w:webHidden/>
          </w:rPr>
          <w:tab/>
        </w:r>
        <w:r>
          <w:rPr>
            <w:webHidden/>
          </w:rPr>
          <w:fldChar w:fldCharType="begin"/>
        </w:r>
        <w:r w:rsidR="00B4307F">
          <w:rPr>
            <w:webHidden/>
          </w:rPr>
          <w:instrText xml:space="preserve"> PAGEREF _Toc306374545 \h </w:instrText>
        </w:r>
        <w:r>
          <w:rPr>
            <w:webHidden/>
          </w:rPr>
        </w:r>
        <w:r>
          <w:rPr>
            <w:webHidden/>
          </w:rPr>
          <w:fldChar w:fldCharType="separate"/>
        </w:r>
        <w:r w:rsidR="00344F59">
          <w:rPr>
            <w:webHidden/>
          </w:rPr>
          <w:t>174</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546" w:history="1">
        <w:r w:rsidR="00B4307F" w:rsidRPr="003D7193">
          <w:rPr>
            <w:rStyle w:val="Hyperlink"/>
          </w:rPr>
          <w:t>9.2.2 Time Interleaved Channel List Auto</w:t>
        </w:r>
        <w:r w:rsidR="00B4307F">
          <w:rPr>
            <w:webHidden/>
          </w:rPr>
          <w:tab/>
        </w:r>
        <w:r>
          <w:rPr>
            <w:webHidden/>
          </w:rPr>
          <w:fldChar w:fldCharType="begin"/>
        </w:r>
        <w:r w:rsidR="00B4307F">
          <w:rPr>
            <w:webHidden/>
          </w:rPr>
          <w:instrText xml:space="preserve"> PAGEREF _Toc306374546 \h </w:instrText>
        </w:r>
        <w:r>
          <w:rPr>
            <w:webHidden/>
          </w:rPr>
        </w:r>
        <w:r>
          <w:rPr>
            <w:webHidden/>
          </w:rPr>
          <w:fldChar w:fldCharType="separate"/>
        </w:r>
        <w:r w:rsidR="00344F59">
          <w:rPr>
            <w:webHidden/>
          </w:rPr>
          <w:t>175</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547" w:history="1">
        <w:r w:rsidR="00B4307F" w:rsidRPr="003D7193">
          <w:rPr>
            <w:rStyle w:val="Hyperlink"/>
          </w:rPr>
          <w:t>9.3 IviDigitizerTimeInterleavedChannels Functions</w:t>
        </w:r>
        <w:r w:rsidR="00B4307F">
          <w:rPr>
            <w:webHidden/>
          </w:rPr>
          <w:tab/>
        </w:r>
        <w:r>
          <w:rPr>
            <w:webHidden/>
          </w:rPr>
          <w:fldChar w:fldCharType="begin"/>
        </w:r>
        <w:r w:rsidR="00B4307F">
          <w:rPr>
            <w:webHidden/>
          </w:rPr>
          <w:instrText xml:space="preserve"> PAGEREF _Toc306374547 \h </w:instrText>
        </w:r>
        <w:r>
          <w:rPr>
            <w:webHidden/>
          </w:rPr>
        </w:r>
        <w:r>
          <w:rPr>
            <w:webHidden/>
          </w:rPr>
          <w:fldChar w:fldCharType="separate"/>
        </w:r>
        <w:r w:rsidR="00344F59">
          <w:rPr>
            <w:webHidden/>
          </w:rPr>
          <w:t>176</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548" w:history="1">
        <w:r w:rsidR="00B4307F" w:rsidRPr="003D7193">
          <w:rPr>
            <w:rStyle w:val="Hyperlink"/>
          </w:rPr>
          <w:t>9.3.1 Configure Time Interleaved Channel List (IVI-C Only)</w:t>
        </w:r>
        <w:r w:rsidR="00B4307F">
          <w:rPr>
            <w:webHidden/>
          </w:rPr>
          <w:tab/>
        </w:r>
        <w:r>
          <w:rPr>
            <w:webHidden/>
          </w:rPr>
          <w:fldChar w:fldCharType="begin"/>
        </w:r>
        <w:r w:rsidR="00B4307F">
          <w:rPr>
            <w:webHidden/>
          </w:rPr>
          <w:instrText xml:space="preserve"> PAGEREF _Toc306374548 \h </w:instrText>
        </w:r>
        <w:r>
          <w:rPr>
            <w:webHidden/>
          </w:rPr>
        </w:r>
        <w:r>
          <w:rPr>
            <w:webHidden/>
          </w:rPr>
          <w:fldChar w:fldCharType="separate"/>
        </w:r>
        <w:r w:rsidR="00344F59">
          <w:rPr>
            <w:webHidden/>
          </w:rPr>
          <w:t>177</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549" w:history="1">
        <w:r w:rsidR="00B4307F" w:rsidRPr="003D7193">
          <w:rPr>
            <w:rStyle w:val="Hyperlink"/>
          </w:rPr>
          <w:t>9.4 IviDigitizerTimeInterleavedChannels Behavior Model</w:t>
        </w:r>
        <w:r w:rsidR="00B4307F">
          <w:rPr>
            <w:webHidden/>
          </w:rPr>
          <w:tab/>
        </w:r>
        <w:r>
          <w:rPr>
            <w:webHidden/>
          </w:rPr>
          <w:fldChar w:fldCharType="begin"/>
        </w:r>
        <w:r w:rsidR="00B4307F">
          <w:rPr>
            <w:webHidden/>
          </w:rPr>
          <w:instrText xml:space="preserve"> PAGEREF _Toc306374549 \h </w:instrText>
        </w:r>
        <w:r>
          <w:rPr>
            <w:webHidden/>
          </w:rPr>
        </w:r>
        <w:r>
          <w:rPr>
            <w:webHidden/>
          </w:rPr>
          <w:fldChar w:fldCharType="separate"/>
        </w:r>
        <w:r w:rsidR="00344F59">
          <w:rPr>
            <w:webHidden/>
          </w:rPr>
          <w:t>178</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550" w:history="1">
        <w:r w:rsidR="00B4307F" w:rsidRPr="003D7193">
          <w:rPr>
            <w:rStyle w:val="Hyperlink"/>
          </w:rPr>
          <w:t>9.5 IviDigitizerTimeInterleavedChannels Compliance Notes</w:t>
        </w:r>
        <w:r w:rsidR="00B4307F">
          <w:rPr>
            <w:webHidden/>
          </w:rPr>
          <w:tab/>
        </w:r>
        <w:r>
          <w:rPr>
            <w:webHidden/>
          </w:rPr>
          <w:fldChar w:fldCharType="begin"/>
        </w:r>
        <w:r w:rsidR="00B4307F">
          <w:rPr>
            <w:webHidden/>
          </w:rPr>
          <w:instrText xml:space="preserve"> PAGEREF _Toc306374550 \h </w:instrText>
        </w:r>
        <w:r>
          <w:rPr>
            <w:webHidden/>
          </w:rPr>
        </w:r>
        <w:r>
          <w:rPr>
            <w:webHidden/>
          </w:rPr>
          <w:fldChar w:fldCharType="separate"/>
        </w:r>
        <w:r w:rsidR="00344F59">
          <w:rPr>
            <w:webHidden/>
          </w:rPr>
          <w:t>178</w:t>
        </w:r>
        <w:r>
          <w:rPr>
            <w:webHidden/>
          </w:rPr>
          <w:fldChar w:fldCharType="end"/>
        </w:r>
      </w:hyperlink>
    </w:p>
    <w:p w:rsidR="00B4307F" w:rsidRDefault="00875082">
      <w:pPr>
        <w:pStyle w:val="TOC1"/>
        <w:rPr>
          <w:rFonts w:asciiTheme="minorHAnsi" w:eastAsiaTheme="minorEastAsia" w:hAnsiTheme="minorHAnsi" w:cstheme="minorBidi"/>
          <w:b w:val="0"/>
          <w:bCs w:val="0"/>
          <w:sz w:val="22"/>
          <w:szCs w:val="22"/>
        </w:rPr>
      </w:pPr>
      <w:hyperlink w:anchor="_Toc306374551" w:history="1">
        <w:r w:rsidR="00B4307F" w:rsidRPr="003D7193">
          <w:rPr>
            <w:rStyle w:val="Hyperlink"/>
          </w:rPr>
          <w:t>10. IviDigitizerDataInterleavedChannels Extension Group</w:t>
        </w:r>
        <w:r w:rsidR="00B4307F">
          <w:rPr>
            <w:webHidden/>
          </w:rPr>
          <w:tab/>
        </w:r>
        <w:r>
          <w:rPr>
            <w:webHidden/>
          </w:rPr>
          <w:fldChar w:fldCharType="begin"/>
        </w:r>
        <w:r w:rsidR="00B4307F">
          <w:rPr>
            <w:webHidden/>
          </w:rPr>
          <w:instrText xml:space="preserve"> PAGEREF _Toc306374551 \h </w:instrText>
        </w:r>
        <w:r>
          <w:rPr>
            <w:webHidden/>
          </w:rPr>
        </w:r>
        <w:r>
          <w:rPr>
            <w:webHidden/>
          </w:rPr>
          <w:fldChar w:fldCharType="separate"/>
        </w:r>
        <w:r w:rsidR="00344F59">
          <w:rPr>
            <w:webHidden/>
          </w:rPr>
          <w:t>179</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552" w:history="1">
        <w:r w:rsidR="00B4307F" w:rsidRPr="003D7193">
          <w:rPr>
            <w:rStyle w:val="Hyperlink"/>
          </w:rPr>
          <w:t>10.1 IviDigitizerDataInterleavedChannels Overview</w:t>
        </w:r>
        <w:r w:rsidR="00B4307F">
          <w:rPr>
            <w:webHidden/>
          </w:rPr>
          <w:tab/>
        </w:r>
        <w:r>
          <w:rPr>
            <w:webHidden/>
          </w:rPr>
          <w:fldChar w:fldCharType="begin"/>
        </w:r>
        <w:r w:rsidR="00B4307F">
          <w:rPr>
            <w:webHidden/>
          </w:rPr>
          <w:instrText xml:space="preserve"> PAGEREF _Toc306374552 \h </w:instrText>
        </w:r>
        <w:r>
          <w:rPr>
            <w:webHidden/>
          </w:rPr>
        </w:r>
        <w:r>
          <w:rPr>
            <w:webHidden/>
          </w:rPr>
          <w:fldChar w:fldCharType="separate"/>
        </w:r>
        <w:r w:rsidR="00344F59">
          <w:rPr>
            <w:webHidden/>
          </w:rPr>
          <w:t>179</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553" w:history="1">
        <w:r w:rsidR="00B4307F" w:rsidRPr="003D7193">
          <w:rPr>
            <w:rStyle w:val="Hyperlink"/>
          </w:rPr>
          <w:t>10.2 IviDigitizerDataInterleavedChannels Attributes</w:t>
        </w:r>
        <w:r w:rsidR="00B4307F">
          <w:rPr>
            <w:webHidden/>
          </w:rPr>
          <w:tab/>
        </w:r>
        <w:r>
          <w:rPr>
            <w:webHidden/>
          </w:rPr>
          <w:fldChar w:fldCharType="begin"/>
        </w:r>
        <w:r w:rsidR="00B4307F">
          <w:rPr>
            <w:webHidden/>
          </w:rPr>
          <w:instrText xml:space="preserve"> PAGEREF _Toc306374553 \h </w:instrText>
        </w:r>
        <w:r>
          <w:rPr>
            <w:webHidden/>
          </w:rPr>
        </w:r>
        <w:r>
          <w:rPr>
            <w:webHidden/>
          </w:rPr>
          <w:fldChar w:fldCharType="separate"/>
        </w:r>
        <w:r w:rsidR="00344F59">
          <w:rPr>
            <w:webHidden/>
          </w:rPr>
          <w:t>179</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554" w:history="1">
        <w:r w:rsidR="00B4307F" w:rsidRPr="003D7193">
          <w:rPr>
            <w:rStyle w:val="Hyperlink"/>
          </w:rPr>
          <w:t>10.2.1 Data Interleaved Channel List</w:t>
        </w:r>
        <w:r w:rsidR="00B4307F">
          <w:rPr>
            <w:webHidden/>
          </w:rPr>
          <w:tab/>
        </w:r>
        <w:r>
          <w:rPr>
            <w:webHidden/>
          </w:rPr>
          <w:fldChar w:fldCharType="begin"/>
        </w:r>
        <w:r w:rsidR="00B4307F">
          <w:rPr>
            <w:webHidden/>
          </w:rPr>
          <w:instrText xml:space="preserve"> PAGEREF _Toc306374554 \h </w:instrText>
        </w:r>
        <w:r>
          <w:rPr>
            <w:webHidden/>
          </w:rPr>
        </w:r>
        <w:r>
          <w:rPr>
            <w:webHidden/>
          </w:rPr>
          <w:fldChar w:fldCharType="separate"/>
        </w:r>
        <w:r w:rsidR="00344F59">
          <w:rPr>
            <w:webHidden/>
          </w:rPr>
          <w:t>180</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555" w:history="1">
        <w:r w:rsidR="00B4307F" w:rsidRPr="003D7193">
          <w:rPr>
            <w:rStyle w:val="Hyperlink"/>
          </w:rPr>
          <w:t>10.3 IviDigitizerDataInterleavedChannels Functions</w:t>
        </w:r>
        <w:r w:rsidR="00B4307F">
          <w:rPr>
            <w:webHidden/>
          </w:rPr>
          <w:tab/>
        </w:r>
        <w:r>
          <w:rPr>
            <w:webHidden/>
          </w:rPr>
          <w:fldChar w:fldCharType="begin"/>
        </w:r>
        <w:r w:rsidR="00B4307F">
          <w:rPr>
            <w:webHidden/>
          </w:rPr>
          <w:instrText xml:space="preserve"> PAGEREF _Toc306374555 \h </w:instrText>
        </w:r>
        <w:r>
          <w:rPr>
            <w:webHidden/>
          </w:rPr>
        </w:r>
        <w:r>
          <w:rPr>
            <w:webHidden/>
          </w:rPr>
          <w:fldChar w:fldCharType="separate"/>
        </w:r>
        <w:r w:rsidR="00344F59">
          <w:rPr>
            <w:webHidden/>
          </w:rPr>
          <w:t>181</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556" w:history="1">
        <w:r w:rsidR="00B4307F" w:rsidRPr="003D7193">
          <w:rPr>
            <w:rStyle w:val="Hyperlink"/>
          </w:rPr>
          <w:t>10.3.1 Configure Data Interleaved Channel List (IVI-C Only)</w:t>
        </w:r>
        <w:r w:rsidR="00B4307F">
          <w:rPr>
            <w:webHidden/>
          </w:rPr>
          <w:tab/>
        </w:r>
        <w:r>
          <w:rPr>
            <w:webHidden/>
          </w:rPr>
          <w:fldChar w:fldCharType="begin"/>
        </w:r>
        <w:r w:rsidR="00B4307F">
          <w:rPr>
            <w:webHidden/>
          </w:rPr>
          <w:instrText xml:space="preserve"> PAGEREF _Toc306374556 \h </w:instrText>
        </w:r>
        <w:r>
          <w:rPr>
            <w:webHidden/>
          </w:rPr>
        </w:r>
        <w:r>
          <w:rPr>
            <w:webHidden/>
          </w:rPr>
          <w:fldChar w:fldCharType="separate"/>
        </w:r>
        <w:r w:rsidR="00344F59">
          <w:rPr>
            <w:webHidden/>
          </w:rPr>
          <w:t>182</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557" w:history="1">
        <w:r w:rsidR="00B4307F" w:rsidRPr="003D7193">
          <w:rPr>
            <w:rStyle w:val="Hyperlink"/>
          </w:rPr>
          <w:t>10.4 IviDigitizerDataInterleavedChannels Behavior Model</w:t>
        </w:r>
        <w:r w:rsidR="00B4307F">
          <w:rPr>
            <w:webHidden/>
          </w:rPr>
          <w:tab/>
        </w:r>
        <w:r>
          <w:rPr>
            <w:webHidden/>
          </w:rPr>
          <w:fldChar w:fldCharType="begin"/>
        </w:r>
        <w:r w:rsidR="00B4307F">
          <w:rPr>
            <w:webHidden/>
          </w:rPr>
          <w:instrText xml:space="preserve"> PAGEREF _Toc306374557 \h </w:instrText>
        </w:r>
        <w:r>
          <w:rPr>
            <w:webHidden/>
          </w:rPr>
        </w:r>
        <w:r>
          <w:rPr>
            <w:webHidden/>
          </w:rPr>
          <w:fldChar w:fldCharType="separate"/>
        </w:r>
        <w:r w:rsidR="00344F59">
          <w:rPr>
            <w:webHidden/>
          </w:rPr>
          <w:t>183</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558" w:history="1">
        <w:r w:rsidR="00B4307F" w:rsidRPr="003D7193">
          <w:rPr>
            <w:rStyle w:val="Hyperlink"/>
          </w:rPr>
          <w:t>10.5 IviDigitizerDataInterleavedChannels Compliance Notes</w:t>
        </w:r>
        <w:r w:rsidR="00B4307F">
          <w:rPr>
            <w:webHidden/>
          </w:rPr>
          <w:tab/>
        </w:r>
        <w:r>
          <w:rPr>
            <w:webHidden/>
          </w:rPr>
          <w:fldChar w:fldCharType="begin"/>
        </w:r>
        <w:r w:rsidR="00B4307F">
          <w:rPr>
            <w:webHidden/>
          </w:rPr>
          <w:instrText xml:space="preserve"> PAGEREF _Toc306374558 \h </w:instrText>
        </w:r>
        <w:r>
          <w:rPr>
            <w:webHidden/>
          </w:rPr>
        </w:r>
        <w:r>
          <w:rPr>
            <w:webHidden/>
          </w:rPr>
          <w:fldChar w:fldCharType="separate"/>
        </w:r>
        <w:r w:rsidR="00344F59">
          <w:rPr>
            <w:webHidden/>
          </w:rPr>
          <w:t>183</w:t>
        </w:r>
        <w:r>
          <w:rPr>
            <w:webHidden/>
          </w:rPr>
          <w:fldChar w:fldCharType="end"/>
        </w:r>
      </w:hyperlink>
    </w:p>
    <w:p w:rsidR="00B4307F" w:rsidRDefault="00875082">
      <w:pPr>
        <w:pStyle w:val="TOC1"/>
        <w:rPr>
          <w:rFonts w:asciiTheme="minorHAnsi" w:eastAsiaTheme="minorEastAsia" w:hAnsiTheme="minorHAnsi" w:cstheme="minorBidi"/>
          <w:b w:val="0"/>
          <w:bCs w:val="0"/>
          <w:sz w:val="22"/>
          <w:szCs w:val="22"/>
        </w:rPr>
      </w:pPr>
      <w:hyperlink w:anchor="_Toc306374559" w:history="1">
        <w:r w:rsidR="00B4307F" w:rsidRPr="003D7193">
          <w:rPr>
            <w:rStyle w:val="Hyperlink"/>
          </w:rPr>
          <w:t>11. IviDigitizerReferenceOscillator Extension Group</w:t>
        </w:r>
        <w:r w:rsidR="00B4307F">
          <w:rPr>
            <w:webHidden/>
          </w:rPr>
          <w:tab/>
        </w:r>
        <w:r>
          <w:rPr>
            <w:webHidden/>
          </w:rPr>
          <w:fldChar w:fldCharType="begin"/>
        </w:r>
        <w:r w:rsidR="00B4307F">
          <w:rPr>
            <w:webHidden/>
          </w:rPr>
          <w:instrText xml:space="preserve"> PAGEREF _Toc306374559 \h </w:instrText>
        </w:r>
        <w:r>
          <w:rPr>
            <w:webHidden/>
          </w:rPr>
        </w:r>
        <w:r>
          <w:rPr>
            <w:webHidden/>
          </w:rPr>
          <w:fldChar w:fldCharType="separate"/>
        </w:r>
        <w:r w:rsidR="00344F59">
          <w:rPr>
            <w:webHidden/>
          </w:rPr>
          <w:t>184</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560" w:history="1">
        <w:r w:rsidR="00B4307F" w:rsidRPr="003D7193">
          <w:rPr>
            <w:rStyle w:val="Hyperlink"/>
          </w:rPr>
          <w:t>11.1 IviDigitizerReferenceOscillator Overview</w:t>
        </w:r>
        <w:r w:rsidR="00B4307F">
          <w:rPr>
            <w:webHidden/>
          </w:rPr>
          <w:tab/>
        </w:r>
        <w:r>
          <w:rPr>
            <w:webHidden/>
          </w:rPr>
          <w:fldChar w:fldCharType="begin"/>
        </w:r>
        <w:r w:rsidR="00B4307F">
          <w:rPr>
            <w:webHidden/>
          </w:rPr>
          <w:instrText xml:space="preserve"> PAGEREF _Toc306374560 \h </w:instrText>
        </w:r>
        <w:r>
          <w:rPr>
            <w:webHidden/>
          </w:rPr>
        </w:r>
        <w:r>
          <w:rPr>
            <w:webHidden/>
          </w:rPr>
          <w:fldChar w:fldCharType="separate"/>
        </w:r>
        <w:r w:rsidR="00344F59">
          <w:rPr>
            <w:webHidden/>
          </w:rPr>
          <w:t>184</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561" w:history="1">
        <w:r w:rsidR="00B4307F" w:rsidRPr="003D7193">
          <w:rPr>
            <w:rStyle w:val="Hyperlink"/>
          </w:rPr>
          <w:t>11.2 IviDigitizerReferenceOscillator Attributes</w:t>
        </w:r>
        <w:r w:rsidR="00B4307F">
          <w:rPr>
            <w:webHidden/>
          </w:rPr>
          <w:tab/>
        </w:r>
        <w:r>
          <w:rPr>
            <w:webHidden/>
          </w:rPr>
          <w:fldChar w:fldCharType="begin"/>
        </w:r>
        <w:r w:rsidR="00B4307F">
          <w:rPr>
            <w:webHidden/>
          </w:rPr>
          <w:instrText xml:space="preserve"> PAGEREF _Toc306374561 \h </w:instrText>
        </w:r>
        <w:r>
          <w:rPr>
            <w:webHidden/>
          </w:rPr>
        </w:r>
        <w:r>
          <w:rPr>
            <w:webHidden/>
          </w:rPr>
          <w:fldChar w:fldCharType="separate"/>
        </w:r>
        <w:r w:rsidR="00344F59">
          <w:rPr>
            <w:webHidden/>
          </w:rPr>
          <w:t>184</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562" w:history="1">
        <w:r w:rsidR="00B4307F" w:rsidRPr="003D7193">
          <w:rPr>
            <w:rStyle w:val="Hyperlink"/>
          </w:rPr>
          <w:t>11.2.1 Reference Oscillator External Frequency</w:t>
        </w:r>
        <w:r w:rsidR="00B4307F">
          <w:rPr>
            <w:webHidden/>
          </w:rPr>
          <w:tab/>
        </w:r>
        <w:r>
          <w:rPr>
            <w:webHidden/>
          </w:rPr>
          <w:fldChar w:fldCharType="begin"/>
        </w:r>
        <w:r w:rsidR="00B4307F">
          <w:rPr>
            <w:webHidden/>
          </w:rPr>
          <w:instrText xml:space="preserve"> PAGEREF _Toc306374562 \h </w:instrText>
        </w:r>
        <w:r>
          <w:rPr>
            <w:webHidden/>
          </w:rPr>
        </w:r>
        <w:r>
          <w:rPr>
            <w:webHidden/>
          </w:rPr>
          <w:fldChar w:fldCharType="separate"/>
        </w:r>
        <w:r w:rsidR="00344F59">
          <w:rPr>
            <w:webHidden/>
          </w:rPr>
          <w:t>185</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563" w:history="1">
        <w:r w:rsidR="00B4307F" w:rsidRPr="003D7193">
          <w:rPr>
            <w:rStyle w:val="Hyperlink"/>
          </w:rPr>
          <w:t>11.2.2 Reference Oscillator Output Enabled</w:t>
        </w:r>
        <w:r w:rsidR="00B4307F">
          <w:rPr>
            <w:webHidden/>
          </w:rPr>
          <w:tab/>
        </w:r>
        <w:r>
          <w:rPr>
            <w:webHidden/>
          </w:rPr>
          <w:fldChar w:fldCharType="begin"/>
        </w:r>
        <w:r w:rsidR="00B4307F">
          <w:rPr>
            <w:webHidden/>
          </w:rPr>
          <w:instrText xml:space="preserve"> PAGEREF _Toc306374563 \h </w:instrText>
        </w:r>
        <w:r>
          <w:rPr>
            <w:webHidden/>
          </w:rPr>
        </w:r>
        <w:r>
          <w:rPr>
            <w:webHidden/>
          </w:rPr>
          <w:fldChar w:fldCharType="separate"/>
        </w:r>
        <w:r w:rsidR="00344F59">
          <w:rPr>
            <w:webHidden/>
          </w:rPr>
          <w:t>186</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564" w:history="1">
        <w:r w:rsidR="00B4307F" w:rsidRPr="003D7193">
          <w:rPr>
            <w:rStyle w:val="Hyperlink"/>
          </w:rPr>
          <w:t>11.2.3 Reference Oscillator Source</w:t>
        </w:r>
        <w:r w:rsidR="00B4307F">
          <w:rPr>
            <w:webHidden/>
          </w:rPr>
          <w:tab/>
        </w:r>
        <w:r>
          <w:rPr>
            <w:webHidden/>
          </w:rPr>
          <w:fldChar w:fldCharType="begin"/>
        </w:r>
        <w:r w:rsidR="00B4307F">
          <w:rPr>
            <w:webHidden/>
          </w:rPr>
          <w:instrText xml:space="preserve"> PAGEREF _Toc306374564 \h </w:instrText>
        </w:r>
        <w:r>
          <w:rPr>
            <w:webHidden/>
          </w:rPr>
        </w:r>
        <w:r>
          <w:rPr>
            <w:webHidden/>
          </w:rPr>
          <w:fldChar w:fldCharType="separate"/>
        </w:r>
        <w:r w:rsidR="00344F59">
          <w:rPr>
            <w:webHidden/>
          </w:rPr>
          <w:t>187</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565" w:history="1">
        <w:r w:rsidR="00B4307F" w:rsidRPr="003D7193">
          <w:rPr>
            <w:rStyle w:val="Hyperlink"/>
          </w:rPr>
          <w:t>11.3 IviDigitizerReferenceOscillator Functions</w:t>
        </w:r>
        <w:r w:rsidR="00B4307F">
          <w:rPr>
            <w:webHidden/>
          </w:rPr>
          <w:tab/>
        </w:r>
        <w:r>
          <w:rPr>
            <w:webHidden/>
          </w:rPr>
          <w:fldChar w:fldCharType="begin"/>
        </w:r>
        <w:r w:rsidR="00B4307F">
          <w:rPr>
            <w:webHidden/>
          </w:rPr>
          <w:instrText xml:space="preserve"> PAGEREF _Toc306374565 \h </w:instrText>
        </w:r>
        <w:r>
          <w:rPr>
            <w:webHidden/>
          </w:rPr>
        </w:r>
        <w:r>
          <w:rPr>
            <w:webHidden/>
          </w:rPr>
          <w:fldChar w:fldCharType="separate"/>
        </w:r>
        <w:r w:rsidR="00344F59">
          <w:rPr>
            <w:webHidden/>
          </w:rPr>
          <w:t>189</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566" w:history="1">
        <w:r w:rsidR="00B4307F" w:rsidRPr="003D7193">
          <w:rPr>
            <w:rStyle w:val="Hyperlink"/>
          </w:rPr>
          <w:t>11.3.1 Configure Reference Oscillator</w:t>
        </w:r>
        <w:r w:rsidR="00B4307F">
          <w:rPr>
            <w:webHidden/>
          </w:rPr>
          <w:tab/>
        </w:r>
        <w:r>
          <w:rPr>
            <w:webHidden/>
          </w:rPr>
          <w:fldChar w:fldCharType="begin"/>
        </w:r>
        <w:r w:rsidR="00B4307F">
          <w:rPr>
            <w:webHidden/>
          </w:rPr>
          <w:instrText xml:space="preserve"> PAGEREF _Toc306374566 \h </w:instrText>
        </w:r>
        <w:r>
          <w:rPr>
            <w:webHidden/>
          </w:rPr>
        </w:r>
        <w:r>
          <w:rPr>
            <w:webHidden/>
          </w:rPr>
          <w:fldChar w:fldCharType="separate"/>
        </w:r>
        <w:r w:rsidR="00344F59">
          <w:rPr>
            <w:webHidden/>
          </w:rPr>
          <w:t>190</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567" w:history="1">
        <w:r w:rsidR="00B4307F" w:rsidRPr="003D7193">
          <w:rPr>
            <w:rStyle w:val="Hyperlink"/>
          </w:rPr>
          <w:t>11.3.2 Configure Reference Oscillator Output Enabled (IVI-C Only)</w:t>
        </w:r>
        <w:r w:rsidR="00B4307F">
          <w:rPr>
            <w:webHidden/>
          </w:rPr>
          <w:tab/>
        </w:r>
        <w:r>
          <w:rPr>
            <w:webHidden/>
          </w:rPr>
          <w:fldChar w:fldCharType="begin"/>
        </w:r>
        <w:r w:rsidR="00B4307F">
          <w:rPr>
            <w:webHidden/>
          </w:rPr>
          <w:instrText xml:space="preserve"> PAGEREF _Toc306374567 \h </w:instrText>
        </w:r>
        <w:r>
          <w:rPr>
            <w:webHidden/>
          </w:rPr>
        </w:r>
        <w:r>
          <w:rPr>
            <w:webHidden/>
          </w:rPr>
          <w:fldChar w:fldCharType="separate"/>
        </w:r>
        <w:r w:rsidR="00344F59">
          <w:rPr>
            <w:webHidden/>
          </w:rPr>
          <w:t>192</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568" w:history="1">
        <w:r w:rsidR="00B4307F" w:rsidRPr="003D7193">
          <w:rPr>
            <w:rStyle w:val="Hyperlink"/>
          </w:rPr>
          <w:t>11.4 IviDigitizerReferenceOscillator Behavior Model</w:t>
        </w:r>
        <w:r w:rsidR="00B4307F">
          <w:rPr>
            <w:webHidden/>
          </w:rPr>
          <w:tab/>
        </w:r>
        <w:r>
          <w:rPr>
            <w:webHidden/>
          </w:rPr>
          <w:fldChar w:fldCharType="begin"/>
        </w:r>
        <w:r w:rsidR="00B4307F">
          <w:rPr>
            <w:webHidden/>
          </w:rPr>
          <w:instrText xml:space="preserve"> PAGEREF _Toc306374568 \h </w:instrText>
        </w:r>
        <w:r>
          <w:rPr>
            <w:webHidden/>
          </w:rPr>
        </w:r>
        <w:r>
          <w:rPr>
            <w:webHidden/>
          </w:rPr>
          <w:fldChar w:fldCharType="separate"/>
        </w:r>
        <w:r w:rsidR="00344F59">
          <w:rPr>
            <w:webHidden/>
          </w:rPr>
          <w:t>193</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569" w:history="1">
        <w:r w:rsidR="00B4307F" w:rsidRPr="003D7193">
          <w:rPr>
            <w:rStyle w:val="Hyperlink"/>
          </w:rPr>
          <w:t>11.5 IviDigitizerReferenceOscillator Compliance Notes</w:t>
        </w:r>
        <w:r w:rsidR="00B4307F">
          <w:rPr>
            <w:webHidden/>
          </w:rPr>
          <w:tab/>
        </w:r>
        <w:r>
          <w:rPr>
            <w:webHidden/>
          </w:rPr>
          <w:fldChar w:fldCharType="begin"/>
        </w:r>
        <w:r w:rsidR="00B4307F">
          <w:rPr>
            <w:webHidden/>
          </w:rPr>
          <w:instrText xml:space="preserve"> PAGEREF _Toc306374569 \h </w:instrText>
        </w:r>
        <w:r>
          <w:rPr>
            <w:webHidden/>
          </w:rPr>
        </w:r>
        <w:r>
          <w:rPr>
            <w:webHidden/>
          </w:rPr>
          <w:fldChar w:fldCharType="separate"/>
        </w:r>
        <w:r w:rsidR="00344F59">
          <w:rPr>
            <w:webHidden/>
          </w:rPr>
          <w:t>193</w:t>
        </w:r>
        <w:r>
          <w:rPr>
            <w:webHidden/>
          </w:rPr>
          <w:fldChar w:fldCharType="end"/>
        </w:r>
      </w:hyperlink>
    </w:p>
    <w:p w:rsidR="00B4307F" w:rsidRDefault="00875082">
      <w:pPr>
        <w:pStyle w:val="TOC1"/>
        <w:rPr>
          <w:rFonts w:asciiTheme="minorHAnsi" w:eastAsiaTheme="minorEastAsia" w:hAnsiTheme="minorHAnsi" w:cstheme="minorBidi"/>
          <w:b w:val="0"/>
          <w:bCs w:val="0"/>
          <w:sz w:val="22"/>
          <w:szCs w:val="22"/>
        </w:rPr>
      </w:pPr>
      <w:hyperlink w:anchor="_Toc306374570" w:history="1">
        <w:r w:rsidR="00B4307F" w:rsidRPr="003D7193">
          <w:rPr>
            <w:rStyle w:val="Hyperlink"/>
          </w:rPr>
          <w:t>12. IviDigitizerSampleClock Extension Group</w:t>
        </w:r>
        <w:r w:rsidR="00B4307F">
          <w:rPr>
            <w:webHidden/>
          </w:rPr>
          <w:tab/>
        </w:r>
        <w:r>
          <w:rPr>
            <w:webHidden/>
          </w:rPr>
          <w:fldChar w:fldCharType="begin"/>
        </w:r>
        <w:r w:rsidR="00B4307F">
          <w:rPr>
            <w:webHidden/>
          </w:rPr>
          <w:instrText xml:space="preserve"> PAGEREF _Toc306374570 \h </w:instrText>
        </w:r>
        <w:r>
          <w:rPr>
            <w:webHidden/>
          </w:rPr>
        </w:r>
        <w:r>
          <w:rPr>
            <w:webHidden/>
          </w:rPr>
          <w:fldChar w:fldCharType="separate"/>
        </w:r>
        <w:r w:rsidR="00344F59">
          <w:rPr>
            <w:webHidden/>
          </w:rPr>
          <w:t>194</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571" w:history="1">
        <w:r w:rsidR="00B4307F" w:rsidRPr="003D7193">
          <w:rPr>
            <w:rStyle w:val="Hyperlink"/>
          </w:rPr>
          <w:t>12.1 IviDigitizerSampleClock Overview</w:t>
        </w:r>
        <w:r w:rsidR="00B4307F">
          <w:rPr>
            <w:webHidden/>
          </w:rPr>
          <w:tab/>
        </w:r>
        <w:r>
          <w:rPr>
            <w:webHidden/>
          </w:rPr>
          <w:fldChar w:fldCharType="begin"/>
        </w:r>
        <w:r w:rsidR="00B4307F">
          <w:rPr>
            <w:webHidden/>
          </w:rPr>
          <w:instrText xml:space="preserve"> PAGEREF _Toc306374571 \h </w:instrText>
        </w:r>
        <w:r>
          <w:rPr>
            <w:webHidden/>
          </w:rPr>
        </w:r>
        <w:r>
          <w:rPr>
            <w:webHidden/>
          </w:rPr>
          <w:fldChar w:fldCharType="separate"/>
        </w:r>
        <w:r w:rsidR="00344F59">
          <w:rPr>
            <w:webHidden/>
          </w:rPr>
          <w:t>194</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572" w:history="1">
        <w:r w:rsidR="00B4307F" w:rsidRPr="003D7193">
          <w:rPr>
            <w:rStyle w:val="Hyperlink"/>
          </w:rPr>
          <w:t>12.2 IviDigitizerSampleClock Attributes</w:t>
        </w:r>
        <w:r w:rsidR="00B4307F">
          <w:rPr>
            <w:webHidden/>
          </w:rPr>
          <w:tab/>
        </w:r>
        <w:r>
          <w:rPr>
            <w:webHidden/>
          </w:rPr>
          <w:fldChar w:fldCharType="begin"/>
        </w:r>
        <w:r w:rsidR="00B4307F">
          <w:rPr>
            <w:webHidden/>
          </w:rPr>
          <w:instrText xml:space="preserve"> PAGEREF _Toc306374572 \h </w:instrText>
        </w:r>
        <w:r>
          <w:rPr>
            <w:webHidden/>
          </w:rPr>
        </w:r>
        <w:r>
          <w:rPr>
            <w:webHidden/>
          </w:rPr>
          <w:fldChar w:fldCharType="separate"/>
        </w:r>
        <w:r w:rsidR="00344F59">
          <w:rPr>
            <w:webHidden/>
          </w:rPr>
          <w:t>194</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573" w:history="1">
        <w:r w:rsidR="00B4307F" w:rsidRPr="003D7193">
          <w:rPr>
            <w:rStyle w:val="Hyperlink"/>
          </w:rPr>
          <w:t>12.2.1 Sample Clock External Divider</w:t>
        </w:r>
        <w:r w:rsidR="00B4307F">
          <w:rPr>
            <w:webHidden/>
          </w:rPr>
          <w:tab/>
        </w:r>
        <w:r>
          <w:rPr>
            <w:webHidden/>
          </w:rPr>
          <w:fldChar w:fldCharType="begin"/>
        </w:r>
        <w:r w:rsidR="00B4307F">
          <w:rPr>
            <w:webHidden/>
          </w:rPr>
          <w:instrText xml:space="preserve"> PAGEREF _Toc306374573 \h </w:instrText>
        </w:r>
        <w:r>
          <w:rPr>
            <w:webHidden/>
          </w:rPr>
        </w:r>
        <w:r>
          <w:rPr>
            <w:webHidden/>
          </w:rPr>
          <w:fldChar w:fldCharType="separate"/>
        </w:r>
        <w:r w:rsidR="00344F59">
          <w:rPr>
            <w:webHidden/>
          </w:rPr>
          <w:t>195</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574" w:history="1">
        <w:r w:rsidR="00B4307F" w:rsidRPr="003D7193">
          <w:rPr>
            <w:rStyle w:val="Hyperlink"/>
          </w:rPr>
          <w:t>12.2.2 Sample Clock External Frequency</w:t>
        </w:r>
        <w:r w:rsidR="00B4307F">
          <w:rPr>
            <w:webHidden/>
          </w:rPr>
          <w:tab/>
        </w:r>
        <w:r>
          <w:rPr>
            <w:webHidden/>
          </w:rPr>
          <w:fldChar w:fldCharType="begin"/>
        </w:r>
        <w:r w:rsidR="00B4307F">
          <w:rPr>
            <w:webHidden/>
          </w:rPr>
          <w:instrText xml:space="preserve"> PAGEREF _Toc306374574 \h </w:instrText>
        </w:r>
        <w:r>
          <w:rPr>
            <w:webHidden/>
          </w:rPr>
        </w:r>
        <w:r>
          <w:rPr>
            <w:webHidden/>
          </w:rPr>
          <w:fldChar w:fldCharType="separate"/>
        </w:r>
        <w:r w:rsidR="00344F59">
          <w:rPr>
            <w:webHidden/>
          </w:rPr>
          <w:t>195</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575" w:history="1">
        <w:r w:rsidR="00B4307F" w:rsidRPr="003D7193">
          <w:rPr>
            <w:rStyle w:val="Hyperlink"/>
          </w:rPr>
          <w:t>12.2.3 Sample Clock Source</w:t>
        </w:r>
        <w:r w:rsidR="00B4307F">
          <w:rPr>
            <w:webHidden/>
          </w:rPr>
          <w:tab/>
        </w:r>
        <w:r>
          <w:rPr>
            <w:webHidden/>
          </w:rPr>
          <w:fldChar w:fldCharType="begin"/>
        </w:r>
        <w:r w:rsidR="00B4307F">
          <w:rPr>
            <w:webHidden/>
          </w:rPr>
          <w:instrText xml:space="preserve"> PAGEREF _Toc306374575 \h </w:instrText>
        </w:r>
        <w:r>
          <w:rPr>
            <w:webHidden/>
          </w:rPr>
        </w:r>
        <w:r>
          <w:rPr>
            <w:webHidden/>
          </w:rPr>
          <w:fldChar w:fldCharType="separate"/>
        </w:r>
        <w:r w:rsidR="00344F59">
          <w:rPr>
            <w:webHidden/>
          </w:rPr>
          <w:t>196</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576" w:history="1">
        <w:r w:rsidR="00B4307F" w:rsidRPr="003D7193">
          <w:rPr>
            <w:rStyle w:val="Hyperlink"/>
          </w:rPr>
          <w:t>12.2.4 Sample Clock Output Enabled</w:t>
        </w:r>
        <w:r w:rsidR="00B4307F">
          <w:rPr>
            <w:webHidden/>
          </w:rPr>
          <w:tab/>
        </w:r>
        <w:r>
          <w:rPr>
            <w:webHidden/>
          </w:rPr>
          <w:fldChar w:fldCharType="begin"/>
        </w:r>
        <w:r w:rsidR="00B4307F">
          <w:rPr>
            <w:webHidden/>
          </w:rPr>
          <w:instrText xml:space="preserve"> PAGEREF _Toc306374576 \h </w:instrText>
        </w:r>
        <w:r>
          <w:rPr>
            <w:webHidden/>
          </w:rPr>
        </w:r>
        <w:r>
          <w:rPr>
            <w:webHidden/>
          </w:rPr>
          <w:fldChar w:fldCharType="separate"/>
        </w:r>
        <w:r w:rsidR="00344F59">
          <w:rPr>
            <w:webHidden/>
          </w:rPr>
          <w:t>197</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577" w:history="1">
        <w:r w:rsidR="00B4307F" w:rsidRPr="003D7193">
          <w:rPr>
            <w:rStyle w:val="Hyperlink"/>
          </w:rPr>
          <w:t>12.3 IviDigitizerSampleClock Functions</w:t>
        </w:r>
        <w:r w:rsidR="00B4307F">
          <w:rPr>
            <w:webHidden/>
          </w:rPr>
          <w:tab/>
        </w:r>
        <w:r>
          <w:rPr>
            <w:webHidden/>
          </w:rPr>
          <w:fldChar w:fldCharType="begin"/>
        </w:r>
        <w:r w:rsidR="00B4307F">
          <w:rPr>
            <w:webHidden/>
          </w:rPr>
          <w:instrText xml:space="preserve"> PAGEREF _Toc306374577 \h </w:instrText>
        </w:r>
        <w:r>
          <w:rPr>
            <w:webHidden/>
          </w:rPr>
        </w:r>
        <w:r>
          <w:rPr>
            <w:webHidden/>
          </w:rPr>
          <w:fldChar w:fldCharType="separate"/>
        </w:r>
        <w:r w:rsidR="00344F59">
          <w:rPr>
            <w:webHidden/>
          </w:rPr>
          <w:t>198</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578" w:history="1">
        <w:r w:rsidR="00B4307F" w:rsidRPr="003D7193">
          <w:rPr>
            <w:rStyle w:val="Hyperlink"/>
          </w:rPr>
          <w:t>12.3.1 Configure Sample Clock</w:t>
        </w:r>
        <w:r w:rsidR="00B4307F">
          <w:rPr>
            <w:webHidden/>
          </w:rPr>
          <w:tab/>
        </w:r>
        <w:r>
          <w:rPr>
            <w:webHidden/>
          </w:rPr>
          <w:fldChar w:fldCharType="begin"/>
        </w:r>
        <w:r w:rsidR="00B4307F">
          <w:rPr>
            <w:webHidden/>
          </w:rPr>
          <w:instrText xml:space="preserve"> PAGEREF _Toc306374578 \h </w:instrText>
        </w:r>
        <w:r>
          <w:rPr>
            <w:webHidden/>
          </w:rPr>
        </w:r>
        <w:r>
          <w:rPr>
            <w:webHidden/>
          </w:rPr>
          <w:fldChar w:fldCharType="separate"/>
        </w:r>
        <w:r w:rsidR="00344F59">
          <w:rPr>
            <w:webHidden/>
          </w:rPr>
          <w:t>199</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579" w:history="1">
        <w:r w:rsidR="00B4307F" w:rsidRPr="003D7193">
          <w:rPr>
            <w:rStyle w:val="Hyperlink"/>
          </w:rPr>
          <w:t>12.3.2 Configure Sample Clock Output Enabled (IVI-C Only)</w:t>
        </w:r>
        <w:r w:rsidR="00B4307F">
          <w:rPr>
            <w:webHidden/>
          </w:rPr>
          <w:tab/>
        </w:r>
        <w:r>
          <w:rPr>
            <w:webHidden/>
          </w:rPr>
          <w:fldChar w:fldCharType="begin"/>
        </w:r>
        <w:r w:rsidR="00B4307F">
          <w:rPr>
            <w:webHidden/>
          </w:rPr>
          <w:instrText xml:space="preserve"> PAGEREF _Toc306374579 \h </w:instrText>
        </w:r>
        <w:r>
          <w:rPr>
            <w:webHidden/>
          </w:rPr>
        </w:r>
        <w:r>
          <w:rPr>
            <w:webHidden/>
          </w:rPr>
          <w:fldChar w:fldCharType="separate"/>
        </w:r>
        <w:r w:rsidR="00344F59">
          <w:rPr>
            <w:webHidden/>
          </w:rPr>
          <w:t>200</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580" w:history="1">
        <w:r w:rsidR="00B4307F" w:rsidRPr="003D7193">
          <w:rPr>
            <w:rStyle w:val="Hyperlink"/>
          </w:rPr>
          <w:t>12.4 IviDigitizerSampleClock Behavior Model</w:t>
        </w:r>
        <w:r w:rsidR="00B4307F">
          <w:rPr>
            <w:webHidden/>
          </w:rPr>
          <w:tab/>
        </w:r>
        <w:r>
          <w:rPr>
            <w:webHidden/>
          </w:rPr>
          <w:fldChar w:fldCharType="begin"/>
        </w:r>
        <w:r w:rsidR="00B4307F">
          <w:rPr>
            <w:webHidden/>
          </w:rPr>
          <w:instrText xml:space="preserve"> PAGEREF _Toc306374580 \h </w:instrText>
        </w:r>
        <w:r>
          <w:rPr>
            <w:webHidden/>
          </w:rPr>
        </w:r>
        <w:r>
          <w:rPr>
            <w:webHidden/>
          </w:rPr>
          <w:fldChar w:fldCharType="separate"/>
        </w:r>
        <w:r w:rsidR="00344F59">
          <w:rPr>
            <w:webHidden/>
          </w:rPr>
          <w:t>201</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581" w:history="1">
        <w:r w:rsidR="00B4307F" w:rsidRPr="003D7193">
          <w:rPr>
            <w:rStyle w:val="Hyperlink"/>
          </w:rPr>
          <w:t>12.5 IviDigitizerSampleClock Compliance Notes</w:t>
        </w:r>
        <w:r w:rsidR="00B4307F">
          <w:rPr>
            <w:webHidden/>
          </w:rPr>
          <w:tab/>
        </w:r>
        <w:r>
          <w:rPr>
            <w:webHidden/>
          </w:rPr>
          <w:fldChar w:fldCharType="begin"/>
        </w:r>
        <w:r w:rsidR="00B4307F">
          <w:rPr>
            <w:webHidden/>
          </w:rPr>
          <w:instrText xml:space="preserve"> PAGEREF _Toc306374581 \h </w:instrText>
        </w:r>
        <w:r>
          <w:rPr>
            <w:webHidden/>
          </w:rPr>
        </w:r>
        <w:r>
          <w:rPr>
            <w:webHidden/>
          </w:rPr>
          <w:fldChar w:fldCharType="separate"/>
        </w:r>
        <w:r w:rsidR="00344F59">
          <w:rPr>
            <w:webHidden/>
          </w:rPr>
          <w:t>201</w:t>
        </w:r>
        <w:r>
          <w:rPr>
            <w:webHidden/>
          </w:rPr>
          <w:fldChar w:fldCharType="end"/>
        </w:r>
      </w:hyperlink>
    </w:p>
    <w:p w:rsidR="00B4307F" w:rsidRDefault="00875082">
      <w:pPr>
        <w:pStyle w:val="TOC1"/>
        <w:rPr>
          <w:rFonts w:asciiTheme="minorHAnsi" w:eastAsiaTheme="minorEastAsia" w:hAnsiTheme="minorHAnsi" w:cstheme="minorBidi"/>
          <w:b w:val="0"/>
          <w:bCs w:val="0"/>
          <w:sz w:val="22"/>
          <w:szCs w:val="22"/>
        </w:rPr>
      </w:pPr>
      <w:hyperlink w:anchor="_Toc306374582" w:history="1">
        <w:r w:rsidR="00B4307F" w:rsidRPr="003D7193">
          <w:rPr>
            <w:rStyle w:val="Hyperlink"/>
          </w:rPr>
          <w:t>13. IviDigitizerSampleMode Extension Group</w:t>
        </w:r>
        <w:r w:rsidR="00B4307F">
          <w:rPr>
            <w:webHidden/>
          </w:rPr>
          <w:tab/>
        </w:r>
        <w:r>
          <w:rPr>
            <w:webHidden/>
          </w:rPr>
          <w:fldChar w:fldCharType="begin"/>
        </w:r>
        <w:r w:rsidR="00B4307F">
          <w:rPr>
            <w:webHidden/>
          </w:rPr>
          <w:instrText xml:space="preserve"> PAGEREF _Toc306374582 \h </w:instrText>
        </w:r>
        <w:r>
          <w:rPr>
            <w:webHidden/>
          </w:rPr>
        </w:r>
        <w:r>
          <w:rPr>
            <w:webHidden/>
          </w:rPr>
          <w:fldChar w:fldCharType="separate"/>
        </w:r>
        <w:r w:rsidR="00344F59">
          <w:rPr>
            <w:webHidden/>
          </w:rPr>
          <w:t>202</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583" w:history="1">
        <w:r w:rsidR="00B4307F" w:rsidRPr="003D7193">
          <w:rPr>
            <w:rStyle w:val="Hyperlink"/>
          </w:rPr>
          <w:t>13.1 IviDigitizerSampleMode Overview</w:t>
        </w:r>
        <w:r w:rsidR="00B4307F">
          <w:rPr>
            <w:webHidden/>
          </w:rPr>
          <w:tab/>
        </w:r>
        <w:r>
          <w:rPr>
            <w:webHidden/>
          </w:rPr>
          <w:fldChar w:fldCharType="begin"/>
        </w:r>
        <w:r w:rsidR="00B4307F">
          <w:rPr>
            <w:webHidden/>
          </w:rPr>
          <w:instrText xml:space="preserve"> PAGEREF _Toc306374583 \h </w:instrText>
        </w:r>
        <w:r>
          <w:rPr>
            <w:webHidden/>
          </w:rPr>
        </w:r>
        <w:r>
          <w:rPr>
            <w:webHidden/>
          </w:rPr>
          <w:fldChar w:fldCharType="separate"/>
        </w:r>
        <w:r w:rsidR="00344F59">
          <w:rPr>
            <w:webHidden/>
          </w:rPr>
          <w:t>202</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584" w:history="1">
        <w:r w:rsidR="00B4307F" w:rsidRPr="003D7193">
          <w:rPr>
            <w:rStyle w:val="Hyperlink"/>
          </w:rPr>
          <w:t>13.2 IviDigitizerSampleMode Attributes</w:t>
        </w:r>
        <w:r w:rsidR="00B4307F">
          <w:rPr>
            <w:webHidden/>
          </w:rPr>
          <w:tab/>
        </w:r>
        <w:r>
          <w:rPr>
            <w:webHidden/>
          </w:rPr>
          <w:fldChar w:fldCharType="begin"/>
        </w:r>
        <w:r w:rsidR="00B4307F">
          <w:rPr>
            <w:webHidden/>
          </w:rPr>
          <w:instrText xml:space="preserve"> PAGEREF _Toc306374584 \h </w:instrText>
        </w:r>
        <w:r>
          <w:rPr>
            <w:webHidden/>
          </w:rPr>
        </w:r>
        <w:r>
          <w:rPr>
            <w:webHidden/>
          </w:rPr>
          <w:fldChar w:fldCharType="separate"/>
        </w:r>
        <w:r w:rsidR="00344F59">
          <w:rPr>
            <w:webHidden/>
          </w:rPr>
          <w:t>202</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585" w:history="1">
        <w:r w:rsidR="00B4307F" w:rsidRPr="003D7193">
          <w:rPr>
            <w:rStyle w:val="Hyperlink"/>
          </w:rPr>
          <w:t>13.2.1 Sample Mode</w:t>
        </w:r>
        <w:r w:rsidR="00B4307F">
          <w:rPr>
            <w:webHidden/>
          </w:rPr>
          <w:tab/>
        </w:r>
        <w:r>
          <w:rPr>
            <w:webHidden/>
          </w:rPr>
          <w:fldChar w:fldCharType="begin"/>
        </w:r>
        <w:r w:rsidR="00B4307F">
          <w:rPr>
            <w:webHidden/>
          </w:rPr>
          <w:instrText xml:space="preserve"> PAGEREF _Toc306374585 \h </w:instrText>
        </w:r>
        <w:r>
          <w:rPr>
            <w:webHidden/>
          </w:rPr>
        </w:r>
        <w:r>
          <w:rPr>
            <w:webHidden/>
          </w:rPr>
          <w:fldChar w:fldCharType="separate"/>
        </w:r>
        <w:r w:rsidR="00344F59">
          <w:rPr>
            <w:webHidden/>
          </w:rPr>
          <w:t>203</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586" w:history="1">
        <w:r w:rsidR="00B4307F" w:rsidRPr="003D7193">
          <w:rPr>
            <w:rStyle w:val="Hyperlink"/>
          </w:rPr>
          <w:t>13.3 IviDigitizerSampleMode Functions</w:t>
        </w:r>
        <w:r w:rsidR="00B4307F">
          <w:rPr>
            <w:webHidden/>
          </w:rPr>
          <w:tab/>
        </w:r>
        <w:r>
          <w:rPr>
            <w:webHidden/>
          </w:rPr>
          <w:fldChar w:fldCharType="begin"/>
        </w:r>
        <w:r w:rsidR="00B4307F">
          <w:rPr>
            <w:webHidden/>
          </w:rPr>
          <w:instrText xml:space="preserve"> PAGEREF _Toc306374586 \h </w:instrText>
        </w:r>
        <w:r>
          <w:rPr>
            <w:webHidden/>
          </w:rPr>
        </w:r>
        <w:r>
          <w:rPr>
            <w:webHidden/>
          </w:rPr>
          <w:fldChar w:fldCharType="separate"/>
        </w:r>
        <w:r w:rsidR="00344F59">
          <w:rPr>
            <w:webHidden/>
          </w:rPr>
          <w:t>204</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587" w:history="1">
        <w:r w:rsidR="00B4307F" w:rsidRPr="003D7193">
          <w:rPr>
            <w:rStyle w:val="Hyperlink"/>
            <w:lang w:val="fr-FR"/>
          </w:rPr>
          <w:t>13.3.1 Configure Sample Mode (IVI-C Only)</w:t>
        </w:r>
        <w:r w:rsidR="00B4307F">
          <w:rPr>
            <w:webHidden/>
          </w:rPr>
          <w:tab/>
        </w:r>
        <w:r>
          <w:rPr>
            <w:webHidden/>
          </w:rPr>
          <w:fldChar w:fldCharType="begin"/>
        </w:r>
        <w:r w:rsidR="00B4307F">
          <w:rPr>
            <w:webHidden/>
          </w:rPr>
          <w:instrText xml:space="preserve"> PAGEREF _Toc306374587 \h </w:instrText>
        </w:r>
        <w:r>
          <w:rPr>
            <w:webHidden/>
          </w:rPr>
        </w:r>
        <w:r>
          <w:rPr>
            <w:webHidden/>
          </w:rPr>
          <w:fldChar w:fldCharType="separate"/>
        </w:r>
        <w:r w:rsidR="00344F59">
          <w:rPr>
            <w:webHidden/>
          </w:rPr>
          <w:t>205</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588" w:history="1">
        <w:r w:rsidR="00B4307F" w:rsidRPr="003D7193">
          <w:rPr>
            <w:rStyle w:val="Hyperlink"/>
          </w:rPr>
          <w:t>13.4 IviDigitizerSampleMode Behavior Model</w:t>
        </w:r>
        <w:r w:rsidR="00B4307F">
          <w:rPr>
            <w:webHidden/>
          </w:rPr>
          <w:tab/>
        </w:r>
        <w:r>
          <w:rPr>
            <w:webHidden/>
          </w:rPr>
          <w:fldChar w:fldCharType="begin"/>
        </w:r>
        <w:r w:rsidR="00B4307F">
          <w:rPr>
            <w:webHidden/>
          </w:rPr>
          <w:instrText xml:space="preserve"> PAGEREF _Toc306374588 \h </w:instrText>
        </w:r>
        <w:r>
          <w:rPr>
            <w:webHidden/>
          </w:rPr>
        </w:r>
        <w:r>
          <w:rPr>
            <w:webHidden/>
          </w:rPr>
          <w:fldChar w:fldCharType="separate"/>
        </w:r>
        <w:r w:rsidR="00344F59">
          <w:rPr>
            <w:webHidden/>
          </w:rPr>
          <w:t>206</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589" w:history="1">
        <w:r w:rsidR="00B4307F" w:rsidRPr="003D7193">
          <w:rPr>
            <w:rStyle w:val="Hyperlink"/>
          </w:rPr>
          <w:t>13.5 IviDigitizerSampleMode Compliance Notes</w:t>
        </w:r>
        <w:r w:rsidR="00B4307F">
          <w:rPr>
            <w:webHidden/>
          </w:rPr>
          <w:tab/>
        </w:r>
        <w:r>
          <w:rPr>
            <w:webHidden/>
          </w:rPr>
          <w:fldChar w:fldCharType="begin"/>
        </w:r>
        <w:r w:rsidR="00B4307F">
          <w:rPr>
            <w:webHidden/>
          </w:rPr>
          <w:instrText xml:space="preserve"> PAGEREF _Toc306374589 \h </w:instrText>
        </w:r>
        <w:r>
          <w:rPr>
            <w:webHidden/>
          </w:rPr>
        </w:r>
        <w:r>
          <w:rPr>
            <w:webHidden/>
          </w:rPr>
          <w:fldChar w:fldCharType="separate"/>
        </w:r>
        <w:r w:rsidR="00344F59">
          <w:rPr>
            <w:webHidden/>
          </w:rPr>
          <w:t>206</w:t>
        </w:r>
        <w:r>
          <w:rPr>
            <w:webHidden/>
          </w:rPr>
          <w:fldChar w:fldCharType="end"/>
        </w:r>
      </w:hyperlink>
    </w:p>
    <w:p w:rsidR="00B4307F" w:rsidRDefault="00875082">
      <w:pPr>
        <w:pStyle w:val="TOC1"/>
        <w:rPr>
          <w:rFonts w:asciiTheme="minorHAnsi" w:eastAsiaTheme="minorEastAsia" w:hAnsiTheme="minorHAnsi" w:cstheme="minorBidi"/>
          <w:b w:val="0"/>
          <w:bCs w:val="0"/>
          <w:sz w:val="22"/>
          <w:szCs w:val="22"/>
        </w:rPr>
      </w:pPr>
      <w:hyperlink w:anchor="_Toc306374590" w:history="1">
        <w:r w:rsidR="00B4307F" w:rsidRPr="003D7193">
          <w:rPr>
            <w:rStyle w:val="Hyperlink"/>
          </w:rPr>
          <w:t>14. IviDigitizerSelfCalibration Extension Group</w:t>
        </w:r>
        <w:r w:rsidR="00B4307F">
          <w:rPr>
            <w:webHidden/>
          </w:rPr>
          <w:tab/>
        </w:r>
        <w:r>
          <w:rPr>
            <w:webHidden/>
          </w:rPr>
          <w:fldChar w:fldCharType="begin"/>
        </w:r>
        <w:r w:rsidR="00B4307F">
          <w:rPr>
            <w:webHidden/>
          </w:rPr>
          <w:instrText xml:space="preserve"> PAGEREF _Toc306374590 \h </w:instrText>
        </w:r>
        <w:r>
          <w:rPr>
            <w:webHidden/>
          </w:rPr>
        </w:r>
        <w:r>
          <w:rPr>
            <w:webHidden/>
          </w:rPr>
          <w:fldChar w:fldCharType="separate"/>
        </w:r>
        <w:r w:rsidR="00344F59">
          <w:rPr>
            <w:webHidden/>
          </w:rPr>
          <w:t>207</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591" w:history="1">
        <w:r w:rsidR="00B4307F" w:rsidRPr="003D7193">
          <w:rPr>
            <w:rStyle w:val="Hyperlink"/>
          </w:rPr>
          <w:t>14.1 IviDigitizerSelfCalibration Overview</w:t>
        </w:r>
        <w:r w:rsidR="00B4307F">
          <w:rPr>
            <w:webHidden/>
          </w:rPr>
          <w:tab/>
        </w:r>
        <w:r>
          <w:rPr>
            <w:webHidden/>
          </w:rPr>
          <w:fldChar w:fldCharType="begin"/>
        </w:r>
        <w:r w:rsidR="00B4307F">
          <w:rPr>
            <w:webHidden/>
          </w:rPr>
          <w:instrText xml:space="preserve"> PAGEREF _Toc306374591 \h </w:instrText>
        </w:r>
        <w:r>
          <w:rPr>
            <w:webHidden/>
          </w:rPr>
        </w:r>
        <w:r>
          <w:rPr>
            <w:webHidden/>
          </w:rPr>
          <w:fldChar w:fldCharType="separate"/>
        </w:r>
        <w:r w:rsidR="00344F59">
          <w:rPr>
            <w:webHidden/>
          </w:rPr>
          <w:t>207</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592" w:history="1">
        <w:r w:rsidR="00B4307F" w:rsidRPr="003D7193">
          <w:rPr>
            <w:rStyle w:val="Hyperlink"/>
          </w:rPr>
          <w:t>14.2 IviDigitizerSelfCalibration Functions</w:t>
        </w:r>
        <w:r w:rsidR="00B4307F">
          <w:rPr>
            <w:webHidden/>
          </w:rPr>
          <w:tab/>
        </w:r>
        <w:r>
          <w:rPr>
            <w:webHidden/>
          </w:rPr>
          <w:fldChar w:fldCharType="begin"/>
        </w:r>
        <w:r w:rsidR="00B4307F">
          <w:rPr>
            <w:webHidden/>
          </w:rPr>
          <w:instrText xml:space="preserve"> PAGEREF _Toc306374592 \h </w:instrText>
        </w:r>
        <w:r>
          <w:rPr>
            <w:webHidden/>
          </w:rPr>
        </w:r>
        <w:r>
          <w:rPr>
            <w:webHidden/>
          </w:rPr>
          <w:fldChar w:fldCharType="separate"/>
        </w:r>
        <w:r w:rsidR="00344F59">
          <w:rPr>
            <w:webHidden/>
          </w:rPr>
          <w:t>207</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593" w:history="1">
        <w:r w:rsidR="00B4307F" w:rsidRPr="003D7193">
          <w:rPr>
            <w:rStyle w:val="Hyperlink"/>
          </w:rPr>
          <w:t>14.2.1 Self Calibrate</w:t>
        </w:r>
        <w:r w:rsidR="00B4307F">
          <w:rPr>
            <w:webHidden/>
          </w:rPr>
          <w:tab/>
        </w:r>
        <w:r>
          <w:rPr>
            <w:webHidden/>
          </w:rPr>
          <w:fldChar w:fldCharType="begin"/>
        </w:r>
        <w:r w:rsidR="00B4307F">
          <w:rPr>
            <w:webHidden/>
          </w:rPr>
          <w:instrText xml:space="preserve"> PAGEREF _Toc306374593 \h </w:instrText>
        </w:r>
        <w:r>
          <w:rPr>
            <w:webHidden/>
          </w:rPr>
        </w:r>
        <w:r>
          <w:rPr>
            <w:webHidden/>
          </w:rPr>
          <w:fldChar w:fldCharType="separate"/>
        </w:r>
        <w:r w:rsidR="00344F59">
          <w:rPr>
            <w:webHidden/>
          </w:rPr>
          <w:t>208</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594" w:history="1">
        <w:r w:rsidR="00B4307F" w:rsidRPr="003D7193">
          <w:rPr>
            <w:rStyle w:val="Hyperlink"/>
          </w:rPr>
          <w:t>14.3 IviDigitizerSelfCalibration Behavior Model</w:t>
        </w:r>
        <w:r w:rsidR="00B4307F">
          <w:rPr>
            <w:webHidden/>
          </w:rPr>
          <w:tab/>
        </w:r>
        <w:r>
          <w:rPr>
            <w:webHidden/>
          </w:rPr>
          <w:fldChar w:fldCharType="begin"/>
        </w:r>
        <w:r w:rsidR="00B4307F">
          <w:rPr>
            <w:webHidden/>
          </w:rPr>
          <w:instrText xml:space="preserve"> PAGEREF _Toc306374594 \h </w:instrText>
        </w:r>
        <w:r>
          <w:rPr>
            <w:webHidden/>
          </w:rPr>
        </w:r>
        <w:r>
          <w:rPr>
            <w:webHidden/>
          </w:rPr>
          <w:fldChar w:fldCharType="separate"/>
        </w:r>
        <w:r w:rsidR="00344F59">
          <w:rPr>
            <w:webHidden/>
          </w:rPr>
          <w:t>209</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595" w:history="1">
        <w:r w:rsidR="00B4307F" w:rsidRPr="003D7193">
          <w:rPr>
            <w:rStyle w:val="Hyperlink"/>
          </w:rPr>
          <w:t>14.4 IviDigitizerSelfCalibration Compliance Notes</w:t>
        </w:r>
        <w:r w:rsidR="00B4307F">
          <w:rPr>
            <w:webHidden/>
          </w:rPr>
          <w:tab/>
        </w:r>
        <w:r>
          <w:rPr>
            <w:webHidden/>
          </w:rPr>
          <w:fldChar w:fldCharType="begin"/>
        </w:r>
        <w:r w:rsidR="00B4307F">
          <w:rPr>
            <w:webHidden/>
          </w:rPr>
          <w:instrText xml:space="preserve"> PAGEREF _Toc306374595 \h </w:instrText>
        </w:r>
        <w:r>
          <w:rPr>
            <w:webHidden/>
          </w:rPr>
        </w:r>
        <w:r>
          <w:rPr>
            <w:webHidden/>
          </w:rPr>
          <w:fldChar w:fldCharType="separate"/>
        </w:r>
        <w:r w:rsidR="00344F59">
          <w:rPr>
            <w:webHidden/>
          </w:rPr>
          <w:t>209</w:t>
        </w:r>
        <w:r>
          <w:rPr>
            <w:webHidden/>
          </w:rPr>
          <w:fldChar w:fldCharType="end"/>
        </w:r>
      </w:hyperlink>
    </w:p>
    <w:p w:rsidR="00B4307F" w:rsidRDefault="00875082">
      <w:pPr>
        <w:pStyle w:val="TOC1"/>
        <w:rPr>
          <w:rFonts w:asciiTheme="minorHAnsi" w:eastAsiaTheme="minorEastAsia" w:hAnsiTheme="minorHAnsi" w:cstheme="minorBidi"/>
          <w:b w:val="0"/>
          <w:bCs w:val="0"/>
          <w:sz w:val="22"/>
          <w:szCs w:val="22"/>
        </w:rPr>
      </w:pPr>
      <w:hyperlink w:anchor="_Toc306374596" w:history="1">
        <w:r w:rsidR="00B4307F" w:rsidRPr="003D7193">
          <w:rPr>
            <w:rStyle w:val="Hyperlink"/>
          </w:rPr>
          <w:t>15. IviDigitizerDownconversion Extension Group</w:t>
        </w:r>
        <w:r w:rsidR="00B4307F">
          <w:rPr>
            <w:webHidden/>
          </w:rPr>
          <w:tab/>
        </w:r>
        <w:r>
          <w:rPr>
            <w:webHidden/>
          </w:rPr>
          <w:fldChar w:fldCharType="begin"/>
        </w:r>
        <w:r w:rsidR="00B4307F">
          <w:rPr>
            <w:webHidden/>
          </w:rPr>
          <w:instrText xml:space="preserve"> PAGEREF _Toc306374596 \h </w:instrText>
        </w:r>
        <w:r>
          <w:rPr>
            <w:webHidden/>
          </w:rPr>
        </w:r>
        <w:r>
          <w:rPr>
            <w:webHidden/>
          </w:rPr>
          <w:fldChar w:fldCharType="separate"/>
        </w:r>
        <w:r w:rsidR="00344F59">
          <w:rPr>
            <w:webHidden/>
          </w:rPr>
          <w:t>210</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597" w:history="1">
        <w:r w:rsidR="00B4307F" w:rsidRPr="003D7193">
          <w:rPr>
            <w:rStyle w:val="Hyperlink"/>
          </w:rPr>
          <w:t>15.1 IviDigitizerDownconversion Overview</w:t>
        </w:r>
        <w:r w:rsidR="00B4307F">
          <w:rPr>
            <w:webHidden/>
          </w:rPr>
          <w:tab/>
        </w:r>
        <w:r>
          <w:rPr>
            <w:webHidden/>
          </w:rPr>
          <w:fldChar w:fldCharType="begin"/>
        </w:r>
        <w:r w:rsidR="00B4307F">
          <w:rPr>
            <w:webHidden/>
          </w:rPr>
          <w:instrText xml:space="preserve"> PAGEREF _Toc306374597 \h </w:instrText>
        </w:r>
        <w:r>
          <w:rPr>
            <w:webHidden/>
          </w:rPr>
        </w:r>
        <w:r>
          <w:rPr>
            <w:webHidden/>
          </w:rPr>
          <w:fldChar w:fldCharType="separate"/>
        </w:r>
        <w:r w:rsidR="00344F59">
          <w:rPr>
            <w:webHidden/>
          </w:rPr>
          <w:t>210</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598" w:history="1">
        <w:r w:rsidR="00B4307F" w:rsidRPr="003D7193">
          <w:rPr>
            <w:rStyle w:val="Hyperlink"/>
          </w:rPr>
          <w:t>15.2 IviDigitizerDownconversion Attributes</w:t>
        </w:r>
        <w:r w:rsidR="00B4307F">
          <w:rPr>
            <w:webHidden/>
          </w:rPr>
          <w:tab/>
        </w:r>
        <w:r>
          <w:rPr>
            <w:webHidden/>
          </w:rPr>
          <w:fldChar w:fldCharType="begin"/>
        </w:r>
        <w:r w:rsidR="00B4307F">
          <w:rPr>
            <w:webHidden/>
          </w:rPr>
          <w:instrText xml:space="preserve"> PAGEREF _Toc306374598 \h </w:instrText>
        </w:r>
        <w:r>
          <w:rPr>
            <w:webHidden/>
          </w:rPr>
        </w:r>
        <w:r>
          <w:rPr>
            <w:webHidden/>
          </w:rPr>
          <w:fldChar w:fldCharType="separate"/>
        </w:r>
        <w:r w:rsidR="00344F59">
          <w:rPr>
            <w:webHidden/>
          </w:rPr>
          <w:t>210</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599" w:history="1">
        <w:r w:rsidR="00B4307F" w:rsidRPr="003D7193">
          <w:rPr>
            <w:rStyle w:val="Hyperlink"/>
          </w:rPr>
          <w:t>15.2.1 Downconversion Enabled</w:t>
        </w:r>
        <w:r w:rsidR="00B4307F">
          <w:rPr>
            <w:webHidden/>
          </w:rPr>
          <w:tab/>
        </w:r>
        <w:r>
          <w:rPr>
            <w:webHidden/>
          </w:rPr>
          <w:fldChar w:fldCharType="begin"/>
        </w:r>
        <w:r w:rsidR="00B4307F">
          <w:rPr>
            <w:webHidden/>
          </w:rPr>
          <w:instrText xml:space="preserve"> PAGEREF _Toc306374599 \h </w:instrText>
        </w:r>
        <w:r>
          <w:rPr>
            <w:webHidden/>
          </w:rPr>
        </w:r>
        <w:r>
          <w:rPr>
            <w:webHidden/>
          </w:rPr>
          <w:fldChar w:fldCharType="separate"/>
        </w:r>
        <w:r w:rsidR="00344F59">
          <w:rPr>
            <w:webHidden/>
          </w:rPr>
          <w:t>211</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600" w:history="1">
        <w:r w:rsidR="00B4307F" w:rsidRPr="003D7193">
          <w:rPr>
            <w:rStyle w:val="Hyperlink"/>
          </w:rPr>
          <w:t>15.2.2 Downconversion Center Frequency</w:t>
        </w:r>
        <w:r w:rsidR="00B4307F">
          <w:rPr>
            <w:webHidden/>
          </w:rPr>
          <w:tab/>
        </w:r>
        <w:r>
          <w:rPr>
            <w:webHidden/>
          </w:rPr>
          <w:fldChar w:fldCharType="begin"/>
        </w:r>
        <w:r w:rsidR="00B4307F">
          <w:rPr>
            <w:webHidden/>
          </w:rPr>
          <w:instrText xml:space="preserve"> PAGEREF _Toc306374600 \h </w:instrText>
        </w:r>
        <w:r>
          <w:rPr>
            <w:webHidden/>
          </w:rPr>
        </w:r>
        <w:r>
          <w:rPr>
            <w:webHidden/>
          </w:rPr>
          <w:fldChar w:fldCharType="separate"/>
        </w:r>
        <w:r w:rsidR="00344F59">
          <w:rPr>
            <w:webHidden/>
          </w:rPr>
          <w:t>212</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601" w:history="1">
        <w:r w:rsidR="00B4307F" w:rsidRPr="003D7193">
          <w:rPr>
            <w:rStyle w:val="Hyperlink"/>
          </w:rPr>
          <w:t>15.2.3 Downconversion IQ Interleaved</w:t>
        </w:r>
        <w:r w:rsidR="00B4307F">
          <w:rPr>
            <w:webHidden/>
          </w:rPr>
          <w:tab/>
        </w:r>
        <w:r>
          <w:rPr>
            <w:webHidden/>
          </w:rPr>
          <w:fldChar w:fldCharType="begin"/>
        </w:r>
        <w:r w:rsidR="00B4307F">
          <w:rPr>
            <w:webHidden/>
          </w:rPr>
          <w:instrText xml:space="preserve"> PAGEREF _Toc306374601 \h </w:instrText>
        </w:r>
        <w:r>
          <w:rPr>
            <w:webHidden/>
          </w:rPr>
        </w:r>
        <w:r>
          <w:rPr>
            <w:webHidden/>
          </w:rPr>
          <w:fldChar w:fldCharType="separate"/>
        </w:r>
        <w:r w:rsidR="00344F59">
          <w:rPr>
            <w:webHidden/>
          </w:rPr>
          <w:t>213</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602" w:history="1">
        <w:r w:rsidR="00B4307F" w:rsidRPr="003D7193">
          <w:rPr>
            <w:rStyle w:val="Hyperlink"/>
          </w:rPr>
          <w:t>15.3 IviDigitizerDownconversion Functions</w:t>
        </w:r>
        <w:r w:rsidR="00B4307F">
          <w:rPr>
            <w:webHidden/>
          </w:rPr>
          <w:tab/>
        </w:r>
        <w:r>
          <w:rPr>
            <w:webHidden/>
          </w:rPr>
          <w:fldChar w:fldCharType="begin"/>
        </w:r>
        <w:r w:rsidR="00B4307F">
          <w:rPr>
            <w:webHidden/>
          </w:rPr>
          <w:instrText xml:space="preserve"> PAGEREF _Toc306374602 \h </w:instrText>
        </w:r>
        <w:r>
          <w:rPr>
            <w:webHidden/>
          </w:rPr>
        </w:r>
        <w:r>
          <w:rPr>
            <w:webHidden/>
          </w:rPr>
          <w:fldChar w:fldCharType="separate"/>
        </w:r>
        <w:r w:rsidR="00344F59">
          <w:rPr>
            <w:webHidden/>
          </w:rPr>
          <w:t>214</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603" w:history="1">
        <w:r w:rsidR="00B4307F" w:rsidRPr="003D7193">
          <w:rPr>
            <w:rStyle w:val="Hyperlink"/>
          </w:rPr>
          <w:t>15.3.1 Configure Downconversion</w:t>
        </w:r>
        <w:r w:rsidR="00B4307F">
          <w:rPr>
            <w:webHidden/>
          </w:rPr>
          <w:tab/>
        </w:r>
        <w:r>
          <w:rPr>
            <w:webHidden/>
          </w:rPr>
          <w:fldChar w:fldCharType="begin"/>
        </w:r>
        <w:r w:rsidR="00B4307F">
          <w:rPr>
            <w:webHidden/>
          </w:rPr>
          <w:instrText xml:space="preserve"> PAGEREF _Toc306374603 \h </w:instrText>
        </w:r>
        <w:r>
          <w:rPr>
            <w:webHidden/>
          </w:rPr>
        </w:r>
        <w:r>
          <w:rPr>
            <w:webHidden/>
          </w:rPr>
          <w:fldChar w:fldCharType="separate"/>
        </w:r>
        <w:r w:rsidR="00344F59">
          <w:rPr>
            <w:webHidden/>
          </w:rPr>
          <w:t>215</w:t>
        </w:r>
        <w:r>
          <w:rPr>
            <w:webHidden/>
          </w:rPr>
          <w:fldChar w:fldCharType="end"/>
        </w:r>
      </w:hyperlink>
    </w:p>
    <w:p w:rsidR="00B4307F" w:rsidRDefault="00875082">
      <w:pPr>
        <w:pStyle w:val="TOC1"/>
        <w:rPr>
          <w:rFonts w:asciiTheme="minorHAnsi" w:eastAsiaTheme="minorEastAsia" w:hAnsiTheme="minorHAnsi" w:cstheme="minorBidi"/>
          <w:b w:val="0"/>
          <w:bCs w:val="0"/>
          <w:sz w:val="22"/>
          <w:szCs w:val="22"/>
        </w:rPr>
      </w:pPr>
      <w:hyperlink w:anchor="_Toc306374604" w:history="1">
        <w:r w:rsidR="00B4307F" w:rsidRPr="003D7193">
          <w:rPr>
            <w:rStyle w:val="Hyperlink"/>
          </w:rPr>
          <w:t>16. IviDigitizerArm Extension Group</w:t>
        </w:r>
        <w:r w:rsidR="00B4307F">
          <w:rPr>
            <w:webHidden/>
          </w:rPr>
          <w:tab/>
        </w:r>
        <w:r>
          <w:rPr>
            <w:webHidden/>
          </w:rPr>
          <w:fldChar w:fldCharType="begin"/>
        </w:r>
        <w:r w:rsidR="00B4307F">
          <w:rPr>
            <w:webHidden/>
          </w:rPr>
          <w:instrText xml:space="preserve"> PAGEREF _Toc306374604 \h </w:instrText>
        </w:r>
        <w:r>
          <w:rPr>
            <w:webHidden/>
          </w:rPr>
        </w:r>
        <w:r>
          <w:rPr>
            <w:webHidden/>
          </w:rPr>
          <w:fldChar w:fldCharType="separate"/>
        </w:r>
        <w:r w:rsidR="00344F59">
          <w:rPr>
            <w:webHidden/>
          </w:rPr>
          <w:t>216</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605" w:history="1">
        <w:r w:rsidR="00B4307F" w:rsidRPr="003D7193">
          <w:rPr>
            <w:rStyle w:val="Hyperlink"/>
          </w:rPr>
          <w:t>16.1 IviDigitizerArm Overview</w:t>
        </w:r>
        <w:r w:rsidR="00B4307F">
          <w:rPr>
            <w:webHidden/>
          </w:rPr>
          <w:tab/>
        </w:r>
        <w:r>
          <w:rPr>
            <w:webHidden/>
          </w:rPr>
          <w:fldChar w:fldCharType="begin"/>
        </w:r>
        <w:r w:rsidR="00B4307F">
          <w:rPr>
            <w:webHidden/>
          </w:rPr>
          <w:instrText xml:space="preserve"> PAGEREF _Toc306374605 \h </w:instrText>
        </w:r>
        <w:r>
          <w:rPr>
            <w:webHidden/>
          </w:rPr>
        </w:r>
        <w:r>
          <w:rPr>
            <w:webHidden/>
          </w:rPr>
          <w:fldChar w:fldCharType="separate"/>
        </w:r>
        <w:r w:rsidR="00344F59">
          <w:rPr>
            <w:webHidden/>
          </w:rPr>
          <w:t>216</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606" w:history="1">
        <w:r w:rsidR="00B4307F" w:rsidRPr="003D7193">
          <w:rPr>
            <w:rStyle w:val="Hyperlink"/>
          </w:rPr>
          <w:t>16.2 IviDigitizerArm Attributes</w:t>
        </w:r>
        <w:r w:rsidR="00B4307F">
          <w:rPr>
            <w:webHidden/>
          </w:rPr>
          <w:tab/>
        </w:r>
        <w:r>
          <w:rPr>
            <w:webHidden/>
          </w:rPr>
          <w:fldChar w:fldCharType="begin"/>
        </w:r>
        <w:r w:rsidR="00B4307F">
          <w:rPr>
            <w:webHidden/>
          </w:rPr>
          <w:instrText xml:space="preserve"> PAGEREF _Toc306374606 \h </w:instrText>
        </w:r>
        <w:r>
          <w:rPr>
            <w:webHidden/>
          </w:rPr>
        </w:r>
        <w:r>
          <w:rPr>
            <w:webHidden/>
          </w:rPr>
          <w:fldChar w:fldCharType="separate"/>
        </w:r>
        <w:r w:rsidR="00344F59">
          <w:rPr>
            <w:webHidden/>
          </w:rPr>
          <w:t>216</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607" w:history="1">
        <w:r w:rsidR="00B4307F" w:rsidRPr="003D7193">
          <w:rPr>
            <w:rStyle w:val="Hyperlink"/>
          </w:rPr>
          <w:t>16.2.1 Active Arm Source</w:t>
        </w:r>
        <w:r w:rsidR="00B4307F">
          <w:rPr>
            <w:webHidden/>
          </w:rPr>
          <w:tab/>
        </w:r>
        <w:r>
          <w:rPr>
            <w:webHidden/>
          </w:rPr>
          <w:fldChar w:fldCharType="begin"/>
        </w:r>
        <w:r w:rsidR="00B4307F">
          <w:rPr>
            <w:webHidden/>
          </w:rPr>
          <w:instrText xml:space="preserve"> PAGEREF _Toc306374607 \h </w:instrText>
        </w:r>
        <w:r>
          <w:rPr>
            <w:webHidden/>
          </w:rPr>
        </w:r>
        <w:r>
          <w:rPr>
            <w:webHidden/>
          </w:rPr>
          <w:fldChar w:fldCharType="separate"/>
        </w:r>
        <w:r w:rsidR="00344F59">
          <w:rPr>
            <w:webHidden/>
          </w:rPr>
          <w:t>217</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608" w:history="1">
        <w:r w:rsidR="00B4307F" w:rsidRPr="003D7193">
          <w:rPr>
            <w:rStyle w:val="Hyperlink"/>
          </w:rPr>
          <w:t>16.2.2 Arm Count</w:t>
        </w:r>
        <w:r w:rsidR="00B4307F">
          <w:rPr>
            <w:webHidden/>
          </w:rPr>
          <w:tab/>
        </w:r>
        <w:r>
          <w:rPr>
            <w:webHidden/>
          </w:rPr>
          <w:fldChar w:fldCharType="begin"/>
        </w:r>
        <w:r w:rsidR="00B4307F">
          <w:rPr>
            <w:webHidden/>
          </w:rPr>
          <w:instrText xml:space="preserve"> PAGEREF _Toc306374608 \h </w:instrText>
        </w:r>
        <w:r>
          <w:rPr>
            <w:webHidden/>
          </w:rPr>
        </w:r>
        <w:r>
          <w:rPr>
            <w:webHidden/>
          </w:rPr>
          <w:fldChar w:fldCharType="separate"/>
        </w:r>
        <w:r w:rsidR="00344F59">
          <w:rPr>
            <w:webHidden/>
          </w:rPr>
          <w:t>218</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609" w:history="1">
        <w:r w:rsidR="00B4307F" w:rsidRPr="003D7193">
          <w:rPr>
            <w:rStyle w:val="Hyperlink"/>
          </w:rPr>
          <w:t>16.2.3 Arm Coupling</w:t>
        </w:r>
        <w:r w:rsidR="00B4307F">
          <w:rPr>
            <w:webHidden/>
          </w:rPr>
          <w:tab/>
        </w:r>
        <w:r>
          <w:rPr>
            <w:webHidden/>
          </w:rPr>
          <w:fldChar w:fldCharType="begin"/>
        </w:r>
        <w:r w:rsidR="00B4307F">
          <w:rPr>
            <w:webHidden/>
          </w:rPr>
          <w:instrText xml:space="preserve"> PAGEREF _Toc306374609 \h </w:instrText>
        </w:r>
        <w:r>
          <w:rPr>
            <w:webHidden/>
          </w:rPr>
        </w:r>
        <w:r>
          <w:rPr>
            <w:webHidden/>
          </w:rPr>
          <w:fldChar w:fldCharType="separate"/>
        </w:r>
        <w:r w:rsidR="00344F59">
          <w:rPr>
            <w:webHidden/>
          </w:rPr>
          <w:t>219</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610" w:history="1">
        <w:r w:rsidR="00B4307F" w:rsidRPr="003D7193">
          <w:rPr>
            <w:rStyle w:val="Hyperlink"/>
          </w:rPr>
          <w:t>16.2.4 Arm Delay</w:t>
        </w:r>
        <w:r w:rsidR="00B4307F">
          <w:rPr>
            <w:webHidden/>
          </w:rPr>
          <w:tab/>
        </w:r>
        <w:r>
          <w:rPr>
            <w:webHidden/>
          </w:rPr>
          <w:fldChar w:fldCharType="begin"/>
        </w:r>
        <w:r w:rsidR="00B4307F">
          <w:rPr>
            <w:webHidden/>
          </w:rPr>
          <w:instrText xml:space="preserve"> PAGEREF _Toc306374610 \h </w:instrText>
        </w:r>
        <w:r>
          <w:rPr>
            <w:webHidden/>
          </w:rPr>
        </w:r>
        <w:r>
          <w:rPr>
            <w:webHidden/>
          </w:rPr>
          <w:fldChar w:fldCharType="separate"/>
        </w:r>
        <w:r w:rsidR="00344F59">
          <w:rPr>
            <w:webHidden/>
          </w:rPr>
          <w:t>221</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611" w:history="1">
        <w:r w:rsidR="00B4307F" w:rsidRPr="003D7193">
          <w:rPr>
            <w:rStyle w:val="Hyperlink"/>
          </w:rPr>
          <w:t>16.2.5 Arm Hysteresis</w:t>
        </w:r>
        <w:r w:rsidR="00B4307F">
          <w:rPr>
            <w:webHidden/>
          </w:rPr>
          <w:tab/>
        </w:r>
        <w:r>
          <w:rPr>
            <w:webHidden/>
          </w:rPr>
          <w:fldChar w:fldCharType="begin"/>
        </w:r>
        <w:r w:rsidR="00B4307F">
          <w:rPr>
            <w:webHidden/>
          </w:rPr>
          <w:instrText xml:space="preserve"> PAGEREF _Toc306374611 \h </w:instrText>
        </w:r>
        <w:r>
          <w:rPr>
            <w:webHidden/>
          </w:rPr>
        </w:r>
        <w:r>
          <w:rPr>
            <w:webHidden/>
          </w:rPr>
          <w:fldChar w:fldCharType="separate"/>
        </w:r>
        <w:r w:rsidR="00344F59">
          <w:rPr>
            <w:webHidden/>
          </w:rPr>
          <w:t>222</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612" w:history="1">
        <w:r w:rsidR="00B4307F" w:rsidRPr="003D7193">
          <w:rPr>
            <w:rStyle w:val="Hyperlink"/>
          </w:rPr>
          <w:t>16.2.6 Arm Level</w:t>
        </w:r>
        <w:r w:rsidR="00B4307F">
          <w:rPr>
            <w:webHidden/>
          </w:rPr>
          <w:tab/>
        </w:r>
        <w:r>
          <w:rPr>
            <w:webHidden/>
          </w:rPr>
          <w:fldChar w:fldCharType="begin"/>
        </w:r>
        <w:r w:rsidR="00B4307F">
          <w:rPr>
            <w:webHidden/>
          </w:rPr>
          <w:instrText xml:space="preserve"> PAGEREF _Toc306374612 \h </w:instrText>
        </w:r>
        <w:r>
          <w:rPr>
            <w:webHidden/>
          </w:rPr>
        </w:r>
        <w:r>
          <w:rPr>
            <w:webHidden/>
          </w:rPr>
          <w:fldChar w:fldCharType="separate"/>
        </w:r>
        <w:r w:rsidR="00344F59">
          <w:rPr>
            <w:webHidden/>
          </w:rPr>
          <w:t>223</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613" w:history="1">
        <w:r w:rsidR="00B4307F" w:rsidRPr="003D7193">
          <w:rPr>
            <w:rStyle w:val="Hyperlink"/>
          </w:rPr>
          <w:t>16.2.7 Arm Output Enabled</w:t>
        </w:r>
        <w:r w:rsidR="00B4307F">
          <w:rPr>
            <w:webHidden/>
          </w:rPr>
          <w:tab/>
        </w:r>
        <w:r>
          <w:rPr>
            <w:webHidden/>
          </w:rPr>
          <w:fldChar w:fldCharType="begin"/>
        </w:r>
        <w:r w:rsidR="00B4307F">
          <w:rPr>
            <w:webHidden/>
          </w:rPr>
          <w:instrText xml:space="preserve"> PAGEREF _Toc306374613 \h </w:instrText>
        </w:r>
        <w:r>
          <w:rPr>
            <w:webHidden/>
          </w:rPr>
        </w:r>
        <w:r>
          <w:rPr>
            <w:webHidden/>
          </w:rPr>
          <w:fldChar w:fldCharType="separate"/>
        </w:r>
        <w:r w:rsidR="00344F59">
          <w:rPr>
            <w:webHidden/>
          </w:rPr>
          <w:t>224</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614" w:history="1">
        <w:r w:rsidR="00B4307F" w:rsidRPr="003D7193">
          <w:rPr>
            <w:rStyle w:val="Hyperlink"/>
          </w:rPr>
          <w:t>16.2.8 Arm Slope</w:t>
        </w:r>
        <w:r w:rsidR="00B4307F">
          <w:rPr>
            <w:webHidden/>
          </w:rPr>
          <w:tab/>
        </w:r>
        <w:r>
          <w:rPr>
            <w:webHidden/>
          </w:rPr>
          <w:fldChar w:fldCharType="begin"/>
        </w:r>
        <w:r w:rsidR="00B4307F">
          <w:rPr>
            <w:webHidden/>
          </w:rPr>
          <w:instrText xml:space="preserve"> PAGEREF _Toc306374614 \h </w:instrText>
        </w:r>
        <w:r>
          <w:rPr>
            <w:webHidden/>
          </w:rPr>
        </w:r>
        <w:r>
          <w:rPr>
            <w:webHidden/>
          </w:rPr>
          <w:fldChar w:fldCharType="separate"/>
        </w:r>
        <w:r w:rsidR="00344F59">
          <w:rPr>
            <w:webHidden/>
          </w:rPr>
          <w:t>225</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615" w:history="1">
        <w:r w:rsidR="00B4307F" w:rsidRPr="003D7193">
          <w:rPr>
            <w:rStyle w:val="Hyperlink"/>
          </w:rPr>
          <w:t>16.2.9 Arm Source Count</w:t>
        </w:r>
        <w:r w:rsidR="00B4307F">
          <w:rPr>
            <w:webHidden/>
          </w:rPr>
          <w:tab/>
        </w:r>
        <w:r>
          <w:rPr>
            <w:webHidden/>
          </w:rPr>
          <w:fldChar w:fldCharType="begin"/>
        </w:r>
        <w:r w:rsidR="00B4307F">
          <w:rPr>
            <w:webHidden/>
          </w:rPr>
          <w:instrText xml:space="preserve"> PAGEREF _Toc306374615 \h </w:instrText>
        </w:r>
        <w:r>
          <w:rPr>
            <w:webHidden/>
          </w:rPr>
        </w:r>
        <w:r>
          <w:rPr>
            <w:webHidden/>
          </w:rPr>
          <w:fldChar w:fldCharType="separate"/>
        </w:r>
        <w:r w:rsidR="00344F59">
          <w:rPr>
            <w:webHidden/>
          </w:rPr>
          <w:t>226</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616" w:history="1">
        <w:r w:rsidR="00B4307F" w:rsidRPr="003D7193">
          <w:rPr>
            <w:rStyle w:val="Hyperlink"/>
          </w:rPr>
          <w:t>16.2.10 Arm Source Item (IVI-COM &amp; IVI.NET only)</w:t>
        </w:r>
        <w:r w:rsidR="00B4307F">
          <w:rPr>
            <w:webHidden/>
          </w:rPr>
          <w:tab/>
        </w:r>
        <w:r>
          <w:rPr>
            <w:webHidden/>
          </w:rPr>
          <w:fldChar w:fldCharType="begin"/>
        </w:r>
        <w:r w:rsidR="00B4307F">
          <w:rPr>
            <w:webHidden/>
          </w:rPr>
          <w:instrText xml:space="preserve"> PAGEREF _Toc306374616 \h </w:instrText>
        </w:r>
        <w:r>
          <w:rPr>
            <w:webHidden/>
          </w:rPr>
        </w:r>
        <w:r>
          <w:rPr>
            <w:webHidden/>
          </w:rPr>
          <w:fldChar w:fldCharType="separate"/>
        </w:r>
        <w:r w:rsidR="00344F59">
          <w:rPr>
            <w:webHidden/>
          </w:rPr>
          <w:t>227</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617" w:history="1">
        <w:r w:rsidR="00B4307F" w:rsidRPr="003D7193">
          <w:rPr>
            <w:rStyle w:val="Hyperlink"/>
          </w:rPr>
          <w:t>16.2.11 Arm Source Name (IVI-COM &amp; IVI.NET only)</w:t>
        </w:r>
        <w:r w:rsidR="00B4307F">
          <w:rPr>
            <w:webHidden/>
          </w:rPr>
          <w:tab/>
        </w:r>
        <w:r>
          <w:rPr>
            <w:webHidden/>
          </w:rPr>
          <w:fldChar w:fldCharType="begin"/>
        </w:r>
        <w:r w:rsidR="00B4307F">
          <w:rPr>
            <w:webHidden/>
          </w:rPr>
          <w:instrText xml:space="preserve"> PAGEREF _Toc306374617 \h </w:instrText>
        </w:r>
        <w:r>
          <w:rPr>
            <w:webHidden/>
          </w:rPr>
        </w:r>
        <w:r>
          <w:rPr>
            <w:webHidden/>
          </w:rPr>
          <w:fldChar w:fldCharType="separate"/>
        </w:r>
        <w:r w:rsidR="00344F59">
          <w:rPr>
            <w:webHidden/>
          </w:rPr>
          <w:t>228</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618" w:history="1">
        <w:r w:rsidR="00B4307F" w:rsidRPr="003D7193">
          <w:rPr>
            <w:rStyle w:val="Hyperlink"/>
          </w:rPr>
          <w:t>16.2.12 Arm Type</w:t>
        </w:r>
        <w:r w:rsidR="00B4307F">
          <w:rPr>
            <w:webHidden/>
          </w:rPr>
          <w:tab/>
        </w:r>
        <w:r>
          <w:rPr>
            <w:webHidden/>
          </w:rPr>
          <w:fldChar w:fldCharType="begin"/>
        </w:r>
        <w:r w:rsidR="00B4307F">
          <w:rPr>
            <w:webHidden/>
          </w:rPr>
          <w:instrText xml:space="preserve"> PAGEREF _Toc306374618 \h </w:instrText>
        </w:r>
        <w:r>
          <w:rPr>
            <w:webHidden/>
          </w:rPr>
        </w:r>
        <w:r>
          <w:rPr>
            <w:webHidden/>
          </w:rPr>
          <w:fldChar w:fldCharType="separate"/>
        </w:r>
        <w:r w:rsidR="00344F59">
          <w:rPr>
            <w:webHidden/>
          </w:rPr>
          <w:t>229</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619" w:history="1">
        <w:r w:rsidR="00B4307F" w:rsidRPr="003D7193">
          <w:rPr>
            <w:rStyle w:val="Hyperlink"/>
          </w:rPr>
          <w:t>16.3 IviDigitizerArm Functions</w:t>
        </w:r>
        <w:r w:rsidR="00B4307F">
          <w:rPr>
            <w:webHidden/>
          </w:rPr>
          <w:tab/>
        </w:r>
        <w:r>
          <w:rPr>
            <w:webHidden/>
          </w:rPr>
          <w:fldChar w:fldCharType="begin"/>
        </w:r>
        <w:r w:rsidR="00B4307F">
          <w:rPr>
            <w:webHidden/>
          </w:rPr>
          <w:instrText xml:space="preserve"> PAGEREF _Toc306374619 \h </w:instrText>
        </w:r>
        <w:r>
          <w:rPr>
            <w:webHidden/>
          </w:rPr>
        </w:r>
        <w:r>
          <w:rPr>
            <w:webHidden/>
          </w:rPr>
          <w:fldChar w:fldCharType="separate"/>
        </w:r>
        <w:r w:rsidR="00344F59">
          <w:rPr>
            <w:webHidden/>
          </w:rPr>
          <w:t>231</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620" w:history="1">
        <w:r w:rsidR="00B4307F" w:rsidRPr="003D7193">
          <w:rPr>
            <w:rStyle w:val="Hyperlink"/>
          </w:rPr>
          <w:t>16.3.1 Configure Edge Arm Source</w:t>
        </w:r>
        <w:r w:rsidR="00B4307F">
          <w:rPr>
            <w:webHidden/>
          </w:rPr>
          <w:tab/>
        </w:r>
        <w:r>
          <w:rPr>
            <w:webHidden/>
          </w:rPr>
          <w:fldChar w:fldCharType="begin"/>
        </w:r>
        <w:r w:rsidR="00B4307F">
          <w:rPr>
            <w:webHidden/>
          </w:rPr>
          <w:instrText xml:space="preserve"> PAGEREF _Toc306374620 \h </w:instrText>
        </w:r>
        <w:r>
          <w:rPr>
            <w:webHidden/>
          </w:rPr>
        </w:r>
        <w:r>
          <w:rPr>
            <w:webHidden/>
          </w:rPr>
          <w:fldChar w:fldCharType="separate"/>
        </w:r>
        <w:r w:rsidR="00344F59">
          <w:rPr>
            <w:webHidden/>
          </w:rPr>
          <w:t>232</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621" w:history="1">
        <w:r w:rsidR="00B4307F" w:rsidRPr="003D7193">
          <w:rPr>
            <w:rStyle w:val="Hyperlink"/>
          </w:rPr>
          <w:t>16.3.2 Get Arm Source Name (IVI-C Only)</w:t>
        </w:r>
        <w:r w:rsidR="00B4307F">
          <w:rPr>
            <w:webHidden/>
          </w:rPr>
          <w:tab/>
        </w:r>
        <w:r>
          <w:rPr>
            <w:webHidden/>
          </w:rPr>
          <w:fldChar w:fldCharType="begin"/>
        </w:r>
        <w:r w:rsidR="00B4307F">
          <w:rPr>
            <w:webHidden/>
          </w:rPr>
          <w:instrText xml:space="preserve"> PAGEREF _Toc306374621 \h </w:instrText>
        </w:r>
        <w:r>
          <w:rPr>
            <w:webHidden/>
          </w:rPr>
        </w:r>
        <w:r>
          <w:rPr>
            <w:webHidden/>
          </w:rPr>
          <w:fldChar w:fldCharType="separate"/>
        </w:r>
        <w:r w:rsidR="00344F59">
          <w:rPr>
            <w:webHidden/>
          </w:rPr>
          <w:t>233</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622" w:history="1">
        <w:r w:rsidR="00B4307F" w:rsidRPr="003D7193">
          <w:rPr>
            <w:rStyle w:val="Hyperlink"/>
          </w:rPr>
          <w:t>16.4 IviDigitizerArm Behavior Model</w:t>
        </w:r>
        <w:r w:rsidR="00B4307F">
          <w:rPr>
            <w:webHidden/>
          </w:rPr>
          <w:tab/>
        </w:r>
        <w:r>
          <w:rPr>
            <w:webHidden/>
          </w:rPr>
          <w:fldChar w:fldCharType="begin"/>
        </w:r>
        <w:r w:rsidR="00B4307F">
          <w:rPr>
            <w:webHidden/>
          </w:rPr>
          <w:instrText xml:space="preserve"> PAGEREF _Toc306374622 \h </w:instrText>
        </w:r>
        <w:r>
          <w:rPr>
            <w:webHidden/>
          </w:rPr>
        </w:r>
        <w:r>
          <w:rPr>
            <w:webHidden/>
          </w:rPr>
          <w:fldChar w:fldCharType="separate"/>
        </w:r>
        <w:r w:rsidR="00344F59">
          <w:rPr>
            <w:webHidden/>
          </w:rPr>
          <w:t>235</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623" w:history="1">
        <w:r w:rsidR="00B4307F" w:rsidRPr="003D7193">
          <w:rPr>
            <w:rStyle w:val="Hyperlink"/>
          </w:rPr>
          <w:t>16.5 IviDigitizerArm Compliance Notes</w:t>
        </w:r>
        <w:r w:rsidR="00B4307F">
          <w:rPr>
            <w:webHidden/>
          </w:rPr>
          <w:tab/>
        </w:r>
        <w:r>
          <w:rPr>
            <w:webHidden/>
          </w:rPr>
          <w:fldChar w:fldCharType="begin"/>
        </w:r>
        <w:r w:rsidR="00B4307F">
          <w:rPr>
            <w:webHidden/>
          </w:rPr>
          <w:instrText xml:space="preserve"> PAGEREF _Toc306374623 \h </w:instrText>
        </w:r>
        <w:r>
          <w:rPr>
            <w:webHidden/>
          </w:rPr>
        </w:r>
        <w:r>
          <w:rPr>
            <w:webHidden/>
          </w:rPr>
          <w:fldChar w:fldCharType="separate"/>
        </w:r>
        <w:r w:rsidR="00344F59">
          <w:rPr>
            <w:webHidden/>
          </w:rPr>
          <w:t>235</w:t>
        </w:r>
        <w:r>
          <w:rPr>
            <w:webHidden/>
          </w:rPr>
          <w:fldChar w:fldCharType="end"/>
        </w:r>
      </w:hyperlink>
    </w:p>
    <w:p w:rsidR="00B4307F" w:rsidRDefault="00875082">
      <w:pPr>
        <w:pStyle w:val="TOC1"/>
        <w:rPr>
          <w:rFonts w:asciiTheme="minorHAnsi" w:eastAsiaTheme="minorEastAsia" w:hAnsiTheme="minorHAnsi" w:cstheme="minorBidi"/>
          <w:b w:val="0"/>
          <w:bCs w:val="0"/>
          <w:sz w:val="22"/>
          <w:szCs w:val="22"/>
        </w:rPr>
      </w:pPr>
      <w:hyperlink w:anchor="_Toc306374624" w:history="1">
        <w:r w:rsidR="00B4307F" w:rsidRPr="003D7193">
          <w:rPr>
            <w:rStyle w:val="Hyperlink"/>
          </w:rPr>
          <w:t>17. IviDigitizerMultiArm Extension Group</w:t>
        </w:r>
        <w:r w:rsidR="00B4307F">
          <w:rPr>
            <w:webHidden/>
          </w:rPr>
          <w:tab/>
        </w:r>
        <w:r>
          <w:rPr>
            <w:webHidden/>
          </w:rPr>
          <w:fldChar w:fldCharType="begin"/>
        </w:r>
        <w:r w:rsidR="00B4307F">
          <w:rPr>
            <w:webHidden/>
          </w:rPr>
          <w:instrText xml:space="preserve"> PAGEREF _Toc306374624 \h </w:instrText>
        </w:r>
        <w:r>
          <w:rPr>
            <w:webHidden/>
          </w:rPr>
        </w:r>
        <w:r>
          <w:rPr>
            <w:webHidden/>
          </w:rPr>
          <w:fldChar w:fldCharType="separate"/>
        </w:r>
        <w:r w:rsidR="00344F59">
          <w:rPr>
            <w:webHidden/>
          </w:rPr>
          <w:t>236</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625" w:history="1">
        <w:r w:rsidR="00B4307F" w:rsidRPr="003D7193">
          <w:rPr>
            <w:rStyle w:val="Hyperlink"/>
          </w:rPr>
          <w:t>17.1 IviDigitizerMultiArm Overview</w:t>
        </w:r>
        <w:r w:rsidR="00B4307F">
          <w:rPr>
            <w:webHidden/>
          </w:rPr>
          <w:tab/>
        </w:r>
        <w:r>
          <w:rPr>
            <w:webHidden/>
          </w:rPr>
          <w:fldChar w:fldCharType="begin"/>
        </w:r>
        <w:r w:rsidR="00B4307F">
          <w:rPr>
            <w:webHidden/>
          </w:rPr>
          <w:instrText xml:space="preserve"> PAGEREF _Toc306374625 \h </w:instrText>
        </w:r>
        <w:r>
          <w:rPr>
            <w:webHidden/>
          </w:rPr>
        </w:r>
        <w:r>
          <w:rPr>
            <w:webHidden/>
          </w:rPr>
          <w:fldChar w:fldCharType="separate"/>
        </w:r>
        <w:r w:rsidR="00344F59">
          <w:rPr>
            <w:webHidden/>
          </w:rPr>
          <w:t>236</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626" w:history="1">
        <w:r w:rsidR="00B4307F" w:rsidRPr="003D7193">
          <w:rPr>
            <w:rStyle w:val="Hyperlink"/>
          </w:rPr>
          <w:t>17.2 IviDigitizerMultiArm Attributes</w:t>
        </w:r>
        <w:r w:rsidR="00B4307F">
          <w:rPr>
            <w:webHidden/>
          </w:rPr>
          <w:tab/>
        </w:r>
        <w:r>
          <w:rPr>
            <w:webHidden/>
          </w:rPr>
          <w:fldChar w:fldCharType="begin"/>
        </w:r>
        <w:r w:rsidR="00B4307F">
          <w:rPr>
            <w:webHidden/>
          </w:rPr>
          <w:instrText xml:space="preserve"> PAGEREF _Toc306374626 \h </w:instrText>
        </w:r>
        <w:r>
          <w:rPr>
            <w:webHidden/>
          </w:rPr>
        </w:r>
        <w:r>
          <w:rPr>
            <w:webHidden/>
          </w:rPr>
          <w:fldChar w:fldCharType="separate"/>
        </w:r>
        <w:r w:rsidR="00344F59">
          <w:rPr>
            <w:webHidden/>
          </w:rPr>
          <w:t>236</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627" w:history="1">
        <w:r w:rsidR="00B4307F" w:rsidRPr="003D7193">
          <w:rPr>
            <w:rStyle w:val="Hyperlink"/>
          </w:rPr>
          <w:t>17.2.1 Arm Source List</w:t>
        </w:r>
        <w:r w:rsidR="00B4307F">
          <w:rPr>
            <w:webHidden/>
          </w:rPr>
          <w:tab/>
        </w:r>
        <w:r>
          <w:rPr>
            <w:webHidden/>
          </w:rPr>
          <w:fldChar w:fldCharType="begin"/>
        </w:r>
        <w:r w:rsidR="00B4307F">
          <w:rPr>
            <w:webHidden/>
          </w:rPr>
          <w:instrText xml:space="preserve"> PAGEREF _Toc306374627 \h </w:instrText>
        </w:r>
        <w:r>
          <w:rPr>
            <w:webHidden/>
          </w:rPr>
        </w:r>
        <w:r>
          <w:rPr>
            <w:webHidden/>
          </w:rPr>
          <w:fldChar w:fldCharType="separate"/>
        </w:r>
        <w:r w:rsidR="00344F59">
          <w:rPr>
            <w:webHidden/>
          </w:rPr>
          <w:t>237</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628" w:history="1">
        <w:r w:rsidR="00B4307F" w:rsidRPr="003D7193">
          <w:rPr>
            <w:rStyle w:val="Hyperlink"/>
          </w:rPr>
          <w:t>17.2.2 Arm Source Operator</w:t>
        </w:r>
        <w:r w:rsidR="00B4307F">
          <w:rPr>
            <w:webHidden/>
          </w:rPr>
          <w:tab/>
        </w:r>
        <w:r>
          <w:rPr>
            <w:webHidden/>
          </w:rPr>
          <w:fldChar w:fldCharType="begin"/>
        </w:r>
        <w:r w:rsidR="00B4307F">
          <w:rPr>
            <w:webHidden/>
          </w:rPr>
          <w:instrText xml:space="preserve"> PAGEREF _Toc306374628 \h </w:instrText>
        </w:r>
        <w:r>
          <w:rPr>
            <w:webHidden/>
          </w:rPr>
        </w:r>
        <w:r>
          <w:rPr>
            <w:webHidden/>
          </w:rPr>
          <w:fldChar w:fldCharType="separate"/>
        </w:r>
        <w:r w:rsidR="00344F59">
          <w:rPr>
            <w:webHidden/>
          </w:rPr>
          <w:t>238</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629" w:history="1">
        <w:r w:rsidR="00B4307F" w:rsidRPr="003D7193">
          <w:rPr>
            <w:rStyle w:val="Hyperlink"/>
          </w:rPr>
          <w:t>17.3 IviDigitizerMultiArm Functions</w:t>
        </w:r>
        <w:r w:rsidR="00B4307F">
          <w:rPr>
            <w:webHidden/>
          </w:rPr>
          <w:tab/>
        </w:r>
        <w:r>
          <w:rPr>
            <w:webHidden/>
          </w:rPr>
          <w:fldChar w:fldCharType="begin"/>
        </w:r>
        <w:r w:rsidR="00B4307F">
          <w:rPr>
            <w:webHidden/>
          </w:rPr>
          <w:instrText xml:space="preserve"> PAGEREF _Toc306374629 \h </w:instrText>
        </w:r>
        <w:r>
          <w:rPr>
            <w:webHidden/>
          </w:rPr>
        </w:r>
        <w:r>
          <w:rPr>
            <w:webHidden/>
          </w:rPr>
          <w:fldChar w:fldCharType="separate"/>
        </w:r>
        <w:r w:rsidR="00344F59">
          <w:rPr>
            <w:webHidden/>
          </w:rPr>
          <w:t>240</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630" w:history="1">
        <w:r w:rsidR="00B4307F" w:rsidRPr="003D7193">
          <w:rPr>
            <w:rStyle w:val="Hyperlink"/>
          </w:rPr>
          <w:t>17.3.1 Configure Multi Arm</w:t>
        </w:r>
        <w:r w:rsidR="00B4307F">
          <w:rPr>
            <w:webHidden/>
          </w:rPr>
          <w:tab/>
        </w:r>
        <w:r>
          <w:rPr>
            <w:webHidden/>
          </w:rPr>
          <w:fldChar w:fldCharType="begin"/>
        </w:r>
        <w:r w:rsidR="00B4307F">
          <w:rPr>
            <w:webHidden/>
          </w:rPr>
          <w:instrText xml:space="preserve"> PAGEREF _Toc306374630 \h </w:instrText>
        </w:r>
        <w:r>
          <w:rPr>
            <w:webHidden/>
          </w:rPr>
        </w:r>
        <w:r>
          <w:rPr>
            <w:webHidden/>
          </w:rPr>
          <w:fldChar w:fldCharType="separate"/>
        </w:r>
        <w:r w:rsidR="00344F59">
          <w:rPr>
            <w:webHidden/>
          </w:rPr>
          <w:t>241</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631" w:history="1">
        <w:r w:rsidR="00B4307F" w:rsidRPr="003D7193">
          <w:rPr>
            <w:rStyle w:val="Hyperlink"/>
          </w:rPr>
          <w:t>17.4 IviDigitizerMultiArm Behavior Model</w:t>
        </w:r>
        <w:r w:rsidR="00B4307F">
          <w:rPr>
            <w:webHidden/>
          </w:rPr>
          <w:tab/>
        </w:r>
        <w:r>
          <w:rPr>
            <w:webHidden/>
          </w:rPr>
          <w:fldChar w:fldCharType="begin"/>
        </w:r>
        <w:r w:rsidR="00B4307F">
          <w:rPr>
            <w:webHidden/>
          </w:rPr>
          <w:instrText xml:space="preserve"> PAGEREF _Toc306374631 \h </w:instrText>
        </w:r>
        <w:r>
          <w:rPr>
            <w:webHidden/>
          </w:rPr>
        </w:r>
        <w:r>
          <w:rPr>
            <w:webHidden/>
          </w:rPr>
          <w:fldChar w:fldCharType="separate"/>
        </w:r>
        <w:r w:rsidR="00344F59">
          <w:rPr>
            <w:webHidden/>
          </w:rPr>
          <w:t>243</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632" w:history="1">
        <w:r w:rsidR="00B4307F" w:rsidRPr="003D7193">
          <w:rPr>
            <w:rStyle w:val="Hyperlink"/>
          </w:rPr>
          <w:t>17.5 IviDigitizerMultiArm Compliance Notes</w:t>
        </w:r>
        <w:r w:rsidR="00B4307F">
          <w:rPr>
            <w:webHidden/>
          </w:rPr>
          <w:tab/>
        </w:r>
        <w:r>
          <w:rPr>
            <w:webHidden/>
          </w:rPr>
          <w:fldChar w:fldCharType="begin"/>
        </w:r>
        <w:r w:rsidR="00B4307F">
          <w:rPr>
            <w:webHidden/>
          </w:rPr>
          <w:instrText xml:space="preserve"> PAGEREF _Toc306374632 \h </w:instrText>
        </w:r>
        <w:r>
          <w:rPr>
            <w:webHidden/>
          </w:rPr>
        </w:r>
        <w:r>
          <w:rPr>
            <w:webHidden/>
          </w:rPr>
          <w:fldChar w:fldCharType="separate"/>
        </w:r>
        <w:r w:rsidR="00344F59">
          <w:rPr>
            <w:webHidden/>
          </w:rPr>
          <w:t>243</w:t>
        </w:r>
        <w:r>
          <w:rPr>
            <w:webHidden/>
          </w:rPr>
          <w:fldChar w:fldCharType="end"/>
        </w:r>
      </w:hyperlink>
    </w:p>
    <w:p w:rsidR="00B4307F" w:rsidRDefault="00875082">
      <w:pPr>
        <w:pStyle w:val="TOC1"/>
        <w:rPr>
          <w:rFonts w:asciiTheme="minorHAnsi" w:eastAsiaTheme="minorEastAsia" w:hAnsiTheme="minorHAnsi" w:cstheme="minorBidi"/>
          <w:b w:val="0"/>
          <w:bCs w:val="0"/>
          <w:sz w:val="22"/>
          <w:szCs w:val="22"/>
        </w:rPr>
      </w:pPr>
      <w:hyperlink w:anchor="_Toc306374633" w:history="1">
        <w:r w:rsidR="00B4307F" w:rsidRPr="003D7193">
          <w:rPr>
            <w:rStyle w:val="Hyperlink"/>
          </w:rPr>
          <w:t>18. IviDigitizerGlitchArm Extension Group</w:t>
        </w:r>
        <w:r w:rsidR="00B4307F">
          <w:rPr>
            <w:webHidden/>
          </w:rPr>
          <w:tab/>
        </w:r>
        <w:r>
          <w:rPr>
            <w:webHidden/>
          </w:rPr>
          <w:fldChar w:fldCharType="begin"/>
        </w:r>
        <w:r w:rsidR="00B4307F">
          <w:rPr>
            <w:webHidden/>
          </w:rPr>
          <w:instrText xml:space="preserve"> PAGEREF _Toc306374633 \h </w:instrText>
        </w:r>
        <w:r>
          <w:rPr>
            <w:webHidden/>
          </w:rPr>
        </w:r>
        <w:r>
          <w:rPr>
            <w:webHidden/>
          </w:rPr>
          <w:fldChar w:fldCharType="separate"/>
        </w:r>
        <w:r w:rsidR="00344F59">
          <w:rPr>
            <w:webHidden/>
          </w:rPr>
          <w:t>244</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634" w:history="1">
        <w:r w:rsidR="00B4307F" w:rsidRPr="003D7193">
          <w:rPr>
            <w:rStyle w:val="Hyperlink"/>
          </w:rPr>
          <w:t>18.1 IviDigitizerGlitchArm Overview</w:t>
        </w:r>
        <w:r w:rsidR="00B4307F">
          <w:rPr>
            <w:webHidden/>
          </w:rPr>
          <w:tab/>
        </w:r>
        <w:r>
          <w:rPr>
            <w:webHidden/>
          </w:rPr>
          <w:fldChar w:fldCharType="begin"/>
        </w:r>
        <w:r w:rsidR="00B4307F">
          <w:rPr>
            <w:webHidden/>
          </w:rPr>
          <w:instrText xml:space="preserve"> PAGEREF _Toc306374634 \h </w:instrText>
        </w:r>
        <w:r>
          <w:rPr>
            <w:webHidden/>
          </w:rPr>
        </w:r>
        <w:r>
          <w:rPr>
            <w:webHidden/>
          </w:rPr>
          <w:fldChar w:fldCharType="separate"/>
        </w:r>
        <w:r w:rsidR="00344F59">
          <w:rPr>
            <w:webHidden/>
          </w:rPr>
          <w:t>244</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635" w:history="1">
        <w:r w:rsidR="00B4307F" w:rsidRPr="003D7193">
          <w:rPr>
            <w:rStyle w:val="Hyperlink"/>
          </w:rPr>
          <w:t>18.2 IviDigitizerGlitchArm Attributes</w:t>
        </w:r>
        <w:r w:rsidR="00B4307F">
          <w:rPr>
            <w:webHidden/>
          </w:rPr>
          <w:tab/>
        </w:r>
        <w:r>
          <w:rPr>
            <w:webHidden/>
          </w:rPr>
          <w:fldChar w:fldCharType="begin"/>
        </w:r>
        <w:r w:rsidR="00B4307F">
          <w:rPr>
            <w:webHidden/>
          </w:rPr>
          <w:instrText xml:space="preserve"> PAGEREF _Toc306374635 \h </w:instrText>
        </w:r>
        <w:r>
          <w:rPr>
            <w:webHidden/>
          </w:rPr>
        </w:r>
        <w:r>
          <w:rPr>
            <w:webHidden/>
          </w:rPr>
          <w:fldChar w:fldCharType="separate"/>
        </w:r>
        <w:r w:rsidR="00344F59">
          <w:rPr>
            <w:webHidden/>
          </w:rPr>
          <w:t>244</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636" w:history="1">
        <w:r w:rsidR="00B4307F" w:rsidRPr="003D7193">
          <w:rPr>
            <w:rStyle w:val="Hyperlink"/>
          </w:rPr>
          <w:t>18.2.1 Glitch Arm Condition</w:t>
        </w:r>
        <w:r w:rsidR="00B4307F">
          <w:rPr>
            <w:webHidden/>
          </w:rPr>
          <w:tab/>
        </w:r>
        <w:r>
          <w:rPr>
            <w:webHidden/>
          </w:rPr>
          <w:fldChar w:fldCharType="begin"/>
        </w:r>
        <w:r w:rsidR="00B4307F">
          <w:rPr>
            <w:webHidden/>
          </w:rPr>
          <w:instrText xml:space="preserve"> PAGEREF _Toc306374636 \h </w:instrText>
        </w:r>
        <w:r>
          <w:rPr>
            <w:webHidden/>
          </w:rPr>
        </w:r>
        <w:r>
          <w:rPr>
            <w:webHidden/>
          </w:rPr>
          <w:fldChar w:fldCharType="separate"/>
        </w:r>
        <w:r w:rsidR="00344F59">
          <w:rPr>
            <w:webHidden/>
          </w:rPr>
          <w:t>245</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637" w:history="1">
        <w:r w:rsidR="00B4307F" w:rsidRPr="003D7193">
          <w:rPr>
            <w:rStyle w:val="Hyperlink"/>
          </w:rPr>
          <w:t>18.2.2 Glitch Arm Polarity</w:t>
        </w:r>
        <w:r w:rsidR="00B4307F">
          <w:rPr>
            <w:webHidden/>
          </w:rPr>
          <w:tab/>
        </w:r>
        <w:r>
          <w:rPr>
            <w:webHidden/>
          </w:rPr>
          <w:fldChar w:fldCharType="begin"/>
        </w:r>
        <w:r w:rsidR="00B4307F">
          <w:rPr>
            <w:webHidden/>
          </w:rPr>
          <w:instrText xml:space="preserve"> PAGEREF _Toc306374637 \h </w:instrText>
        </w:r>
        <w:r>
          <w:rPr>
            <w:webHidden/>
          </w:rPr>
        </w:r>
        <w:r>
          <w:rPr>
            <w:webHidden/>
          </w:rPr>
          <w:fldChar w:fldCharType="separate"/>
        </w:r>
        <w:r w:rsidR="00344F59">
          <w:rPr>
            <w:webHidden/>
          </w:rPr>
          <w:t>246</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638" w:history="1">
        <w:r w:rsidR="00B4307F" w:rsidRPr="003D7193">
          <w:rPr>
            <w:rStyle w:val="Hyperlink"/>
          </w:rPr>
          <w:t>18.2.3 Glitch Arm Width</w:t>
        </w:r>
        <w:r w:rsidR="00B4307F">
          <w:rPr>
            <w:webHidden/>
          </w:rPr>
          <w:tab/>
        </w:r>
        <w:r>
          <w:rPr>
            <w:webHidden/>
          </w:rPr>
          <w:fldChar w:fldCharType="begin"/>
        </w:r>
        <w:r w:rsidR="00B4307F">
          <w:rPr>
            <w:webHidden/>
          </w:rPr>
          <w:instrText xml:space="preserve"> PAGEREF _Toc306374638 \h </w:instrText>
        </w:r>
        <w:r>
          <w:rPr>
            <w:webHidden/>
          </w:rPr>
        </w:r>
        <w:r>
          <w:rPr>
            <w:webHidden/>
          </w:rPr>
          <w:fldChar w:fldCharType="separate"/>
        </w:r>
        <w:r w:rsidR="00344F59">
          <w:rPr>
            <w:webHidden/>
          </w:rPr>
          <w:t>248</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639" w:history="1">
        <w:r w:rsidR="00B4307F" w:rsidRPr="003D7193">
          <w:rPr>
            <w:rStyle w:val="Hyperlink"/>
          </w:rPr>
          <w:t>18.3 IviDigitizerGlitchArm Functions</w:t>
        </w:r>
        <w:r w:rsidR="00B4307F">
          <w:rPr>
            <w:webHidden/>
          </w:rPr>
          <w:tab/>
        </w:r>
        <w:r>
          <w:rPr>
            <w:webHidden/>
          </w:rPr>
          <w:fldChar w:fldCharType="begin"/>
        </w:r>
        <w:r w:rsidR="00B4307F">
          <w:rPr>
            <w:webHidden/>
          </w:rPr>
          <w:instrText xml:space="preserve"> PAGEREF _Toc306374639 \h </w:instrText>
        </w:r>
        <w:r>
          <w:rPr>
            <w:webHidden/>
          </w:rPr>
        </w:r>
        <w:r>
          <w:rPr>
            <w:webHidden/>
          </w:rPr>
          <w:fldChar w:fldCharType="separate"/>
        </w:r>
        <w:r w:rsidR="00344F59">
          <w:rPr>
            <w:webHidden/>
          </w:rPr>
          <w:t>249</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640" w:history="1">
        <w:r w:rsidR="00B4307F" w:rsidRPr="003D7193">
          <w:rPr>
            <w:rStyle w:val="Hyperlink"/>
          </w:rPr>
          <w:t>18.3.1 Configure Glitch Arm Source</w:t>
        </w:r>
        <w:r w:rsidR="00B4307F">
          <w:rPr>
            <w:webHidden/>
          </w:rPr>
          <w:tab/>
        </w:r>
        <w:r>
          <w:rPr>
            <w:webHidden/>
          </w:rPr>
          <w:fldChar w:fldCharType="begin"/>
        </w:r>
        <w:r w:rsidR="00B4307F">
          <w:rPr>
            <w:webHidden/>
          </w:rPr>
          <w:instrText xml:space="preserve"> PAGEREF _Toc306374640 \h </w:instrText>
        </w:r>
        <w:r>
          <w:rPr>
            <w:webHidden/>
          </w:rPr>
        </w:r>
        <w:r>
          <w:rPr>
            <w:webHidden/>
          </w:rPr>
          <w:fldChar w:fldCharType="separate"/>
        </w:r>
        <w:r w:rsidR="00344F59">
          <w:rPr>
            <w:webHidden/>
          </w:rPr>
          <w:t>250</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641" w:history="1">
        <w:r w:rsidR="00B4307F" w:rsidRPr="003D7193">
          <w:rPr>
            <w:rStyle w:val="Hyperlink"/>
          </w:rPr>
          <w:t>18.4 IviDigitizerGlitchArm Behavior Model</w:t>
        </w:r>
        <w:r w:rsidR="00B4307F">
          <w:rPr>
            <w:webHidden/>
          </w:rPr>
          <w:tab/>
        </w:r>
        <w:r>
          <w:rPr>
            <w:webHidden/>
          </w:rPr>
          <w:fldChar w:fldCharType="begin"/>
        </w:r>
        <w:r w:rsidR="00B4307F">
          <w:rPr>
            <w:webHidden/>
          </w:rPr>
          <w:instrText xml:space="preserve"> PAGEREF _Toc306374641 \h </w:instrText>
        </w:r>
        <w:r>
          <w:rPr>
            <w:webHidden/>
          </w:rPr>
        </w:r>
        <w:r>
          <w:rPr>
            <w:webHidden/>
          </w:rPr>
          <w:fldChar w:fldCharType="separate"/>
        </w:r>
        <w:r w:rsidR="00344F59">
          <w:rPr>
            <w:webHidden/>
          </w:rPr>
          <w:t>252</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642" w:history="1">
        <w:r w:rsidR="00B4307F" w:rsidRPr="003D7193">
          <w:rPr>
            <w:rStyle w:val="Hyperlink"/>
          </w:rPr>
          <w:t>18.5 IviDigitizerGlitchArm Compliance Notes</w:t>
        </w:r>
        <w:r w:rsidR="00B4307F">
          <w:rPr>
            <w:webHidden/>
          </w:rPr>
          <w:tab/>
        </w:r>
        <w:r>
          <w:rPr>
            <w:webHidden/>
          </w:rPr>
          <w:fldChar w:fldCharType="begin"/>
        </w:r>
        <w:r w:rsidR="00B4307F">
          <w:rPr>
            <w:webHidden/>
          </w:rPr>
          <w:instrText xml:space="preserve"> PAGEREF _Toc306374642 \h </w:instrText>
        </w:r>
        <w:r>
          <w:rPr>
            <w:webHidden/>
          </w:rPr>
        </w:r>
        <w:r>
          <w:rPr>
            <w:webHidden/>
          </w:rPr>
          <w:fldChar w:fldCharType="separate"/>
        </w:r>
        <w:r w:rsidR="00344F59">
          <w:rPr>
            <w:webHidden/>
          </w:rPr>
          <w:t>252</w:t>
        </w:r>
        <w:r>
          <w:rPr>
            <w:webHidden/>
          </w:rPr>
          <w:fldChar w:fldCharType="end"/>
        </w:r>
      </w:hyperlink>
    </w:p>
    <w:p w:rsidR="00B4307F" w:rsidRDefault="00875082">
      <w:pPr>
        <w:pStyle w:val="TOC1"/>
        <w:rPr>
          <w:rFonts w:asciiTheme="minorHAnsi" w:eastAsiaTheme="minorEastAsia" w:hAnsiTheme="minorHAnsi" w:cstheme="minorBidi"/>
          <w:b w:val="0"/>
          <w:bCs w:val="0"/>
          <w:sz w:val="22"/>
          <w:szCs w:val="22"/>
        </w:rPr>
      </w:pPr>
      <w:hyperlink w:anchor="_Toc306374643" w:history="1">
        <w:r w:rsidR="00B4307F" w:rsidRPr="003D7193">
          <w:rPr>
            <w:rStyle w:val="Hyperlink"/>
          </w:rPr>
          <w:t>19. IviDigitizerRuntArm Extension Group</w:t>
        </w:r>
        <w:r w:rsidR="00B4307F">
          <w:rPr>
            <w:webHidden/>
          </w:rPr>
          <w:tab/>
        </w:r>
        <w:r>
          <w:rPr>
            <w:webHidden/>
          </w:rPr>
          <w:fldChar w:fldCharType="begin"/>
        </w:r>
        <w:r w:rsidR="00B4307F">
          <w:rPr>
            <w:webHidden/>
          </w:rPr>
          <w:instrText xml:space="preserve"> PAGEREF _Toc306374643 \h </w:instrText>
        </w:r>
        <w:r>
          <w:rPr>
            <w:webHidden/>
          </w:rPr>
        </w:r>
        <w:r>
          <w:rPr>
            <w:webHidden/>
          </w:rPr>
          <w:fldChar w:fldCharType="separate"/>
        </w:r>
        <w:r w:rsidR="00344F59">
          <w:rPr>
            <w:webHidden/>
          </w:rPr>
          <w:t>253</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644" w:history="1">
        <w:r w:rsidR="00B4307F" w:rsidRPr="003D7193">
          <w:rPr>
            <w:rStyle w:val="Hyperlink"/>
          </w:rPr>
          <w:t>19.1 IviDigitizerRuntArm Overview</w:t>
        </w:r>
        <w:r w:rsidR="00B4307F">
          <w:rPr>
            <w:webHidden/>
          </w:rPr>
          <w:tab/>
        </w:r>
        <w:r>
          <w:rPr>
            <w:webHidden/>
          </w:rPr>
          <w:fldChar w:fldCharType="begin"/>
        </w:r>
        <w:r w:rsidR="00B4307F">
          <w:rPr>
            <w:webHidden/>
          </w:rPr>
          <w:instrText xml:space="preserve"> PAGEREF _Toc306374644 \h </w:instrText>
        </w:r>
        <w:r>
          <w:rPr>
            <w:webHidden/>
          </w:rPr>
        </w:r>
        <w:r>
          <w:rPr>
            <w:webHidden/>
          </w:rPr>
          <w:fldChar w:fldCharType="separate"/>
        </w:r>
        <w:r w:rsidR="00344F59">
          <w:rPr>
            <w:webHidden/>
          </w:rPr>
          <w:t>253</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645" w:history="1">
        <w:r w:rsidR="00B4307F" w:rsidRPr="003D7193">
          <w:rPr>
            <w:rStyle w:val="Hyperlink"/>
          </w:rPr>
          <w:t>19.2 IviDigitizerRuntArm Attributes</w:t>
        </w:r>
        <w:r w:rsidR="00B4307F">
          <w:rPr>
            <w:webHidden/>
          </w:rPr>
          <w:tab/>
        </w:r>
        <w:r>
          <w:rPr>
            <w:webHidden/>
          </w:rPr>
          <w:fldChar w:fldCharType="begin"/>
        </w:r>
        <w:r w:rsidR="00B4307F">
          <w:rPr>
            <w:webHidden/>
          </w:rPr>
          <w:instrText xml:space="preserve"> PAGEREF _Toc306374645 \h </w:instrText>
        </w:r>
        <w:r>
          <w:rPr>
            <w:webHidden/>
          </w:rPr>
        </w:r>
        <w:r>
          <w:rPr>
            <w:webHidden/>
          </w:rPr>
          <w:fldChar w:fldCharType="separate"/>
        </w:r>
        <w:r w:rsidR="00344F59">
          <w:rPr>
            <w:webHidden/>
          </w:rPr>
          <w:t>253</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646" w:history="1">
        <w:r w:rsidR="00B4307F" w:rsidRPr="003D7193">
          <w:rPr>
            <w:rStyle w:val="Hyperlink"/>
          </w:rPr>
          <w:t>19.2.1 Runt Arm High Threshold</w:t>
        </w:r>
        <w:r w:rsidR="00B4307F">
          <w:rPr>
            <w:webHidden/>
          </w:rPr>
          <w:tab/>
        </w:r>
        <w:r>
          <w:rPr>
            <w:webHidden/>
          </w:rPr>
          <w:fldChar w:fldCharType="begin"/>
        </w:r>
        <w:r w:rsidR="00B4307F">
          <w:rPr>
            <w:webHidden/>
          </w:rPr>
          <w:instrText xml:space="preserve"> PAGEREF _Toc306374646 \h </w:instrText>
        </w:r>
        <w:r>
          <w:rPr>
            <w:webHidden/>
          </w:rPr>
        </w:r>
        <w:r>
          <w:rPr>
            <w:webHidden/>
          </w:rPr>
          <w:fldChar w:fldCharType="separate"/>
        </w:r>
        <w:r w:rsidR="00344F59">
          <w:rPr>
            <w:webHidden/>
          </w:rPr>
          <w:t>254</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647" w:history="1">
        <w:r w:rsidR="00B4307F" w:rsidRPr="003D7193">
          <w:rPr>
            <w:rStyle w:val="Hyperlink"/>
          </w:rPr>
          <w:t>19.2.2 Runt Arm Low Threshold</w:t>
        </w:r>
        <w:r w:rsidR="00B4307F">
          <w:rPr>
            <w:webHidden/>
          </w:rPr>
          <w:tab/>
        </w:r>
        <w:r>
          <w:rPr>
            <w:webHidden/>
          </w:rPr>
          <w:fldChar w:fldCharType="begin"/>
        </w:r>
        <w:r w:rsidR="00B4307F">
          <w:rPr>
            <w:webHidden/>
          </w:rPr>
          <w:instrText xml:space="preserve"> PAGEREF _Toc306374647 \h </w:instrText>
        </w:r>
        <w:r>
          <w:rPr>
            <w:webHidden/>
          </w:rPr>
        </w:r>
        <w:r>
          <w:rPr>
            <w:webHidden/>
          </w:rPr>
          <w:fldChar w:fldCharType="separate"/>
        </w:r>
        <w:r w:rsidR="00344F59">
          <w:rPr>
            <w:webHidden/>
          </w:rPr>
          <w:t>255</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648" w:history="1">
        <w:r w:rsidR="00B4307F" w:rsidRPr="003D7193">
          <w:rPr>
            <w:rStyle w:val="Hyperlink"/>
          </w:rPr>
          <w:t>19.2.3 Runt Arm Polarity</w:t>
        </w:r>
        <w:r w:rsidR="00B4307F">
          <w:rPr>
            <w:webHidden/>
          </w:rPr>
          <w:tab/>
        </w:r>
        <w:r>
          <w:rPr>
            <w:webHidden/>
          </w:rPr>
          <w:fldChar w:fldCharType="begin"/>
        </w:r>
        <w:r w:rsidR="00B4307F">
          <w:rPr>
            <w:webHidden/>
          </w:rPr>
          <w:instrText xml:space="preserve"> PAGEREF _Toc306374648 \h </w:instrText>
        </w:r>
        <w:r>
          <w:rPr>
            <w:webHidden/>
          </w:rPr>
        </w:r>
        <w:r>
          <w:rPr>
            <w:webHidden/>
          </w:rPr>
          <w:fldChar w:fldCharType="separate"/>
        </w:r>
        <w:r w:rsidR="00344F59">
          <w:rPr>
            <w:webHidden/>
          </w:rPr>
          <w:t>256</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649" w:history="1">
        <w:r w:rsidR="00B4307F" w:rsidRPr="003D7193">
          <w:rPr>
            <w:rStyle w:val="Hyperlink"/>
          </w:rPr>
          <w:t>19.3 IviDigitizerRuntArm Functions</w:t>
        </w:r>
        <w:r w:rsidR="00B4307F">
          <w:rPr>
            <w:webHidden/>
          </w:rPr>
          <w:tab/>
        </w:r>
        <w:r>
          <w:rPr>
            <w:webHidden/>
          </w:rPr>
          <w:fldChar w:fldCharType="begin"/>
        </w:r>
        <w:r w:rsidR="00B4307F">
          <w:rPr>
            <w:webHidden/>
          </w:rPr>
          <w:instrText xml:space="preserve"> PAGEREF _Toc306374649 \h </w:instrText>
        </w:r>
        <w:r>
          <w:rPr>
            <w:webHidden/>
          </w:rPr>
        </w:r>
        <w:r>
          <w:rPr>
            <w:webHidden/>
          </w:rPr>
          <w:fldChar w:fldCharType="separate"/>
        </w:r>
        <w:r w:rsidR="00344F59">
          <w:rPr>
            <w:webHidden/>
          </w:rPr>
          <w:t>258</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650" w:history="1">
        <w:r w:rsidR="00B4307F" w:rsidRPr="003D7193">
          <w:rPr>
            <w:rStyle w:val="Hyperlink"/>
          </w:rPr>
          <w:t>19.3.1 Configure Runt Arm Source</w:t>
        </w:r>
        <w:r w:rsidR="00B4307F">
          <w:rPr>
            <w:webHidden/>
          </w:rPr>
          <w:tab/>
        </w:r>
        <w:r>
          <w:rPr>
            <w:webHidden/>
          </w:rPr>
          <w:fldChar w:fldCharType="begin"/>
        </w:r>
        <w:r w:rsidR="00B4307F">
          <w:rPr>
            <w:webHidden/>
          </w:rPr>
          <w:instrText xml:space="preserve"> PAGEREF _Toc306374650 \h </w:instrText>
        </w:r>
        <w:r>
          <w:rPr>
            <w:webHidden/>
          </w:rPr>
        </w:r>
        <w:r>
          <w:rPr>
            <w:webHidden/>
          </w:rPr>
          <w:fldChar w:fldCharType="separate"/>
        </w:r>
        <w:r w:rsidR="00344F59">
          <w:rPr>
            <w:webHidden/>
          </w:rPr>
          <w:t>259</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651" w:history="1">
        <w:r w:rsidR="00B4307F" w:rsidRPr="003D7193">
          <w:rPr>
            <w:rStyle w:val="Hyperlink"/>
          </w:rPr>
          <w:t>19.4 IviDigitizerRuntArm Behavior Model</w:t>
        </w:r>
        <w:r w:rsidR="00B4307F">
          <w:rPr>
            <w:webHidden/>
          </w:rPr>
          <w:tab/>
        </w:r>
        <w:r>
          <w:rPr>
            <w:webHidden/>
          </w:rPr>
          <w:fldChar w:fldCharType="begin"/>
        </w:r>
        <w:r w:rsidR="00B4307F">
          <w:rPr>
            <w:webHidden/>
          </w:rPr>
          <w:instrText xml:space="preserve"> PAGEREF _Toc306374651 \h </w:instrText>
        </w:r>
        <w:r>
          <w:rPr>
            <w:webHidden/>
          </w:rPr>
        </w:r>
        <w:r>
          <w:rPr>
            <w:webHidden/>
          </w:rPr>
          <w:fldChar w:fldCharType="separate"/>
        </w:r>
        <w:r w:rsidR="00344F59">
          <w:rPr>
            <w:webHidden/>
          </w:rPr>
          <w:t>261</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652" w:history="1">
        <w:r w:rsidR="00B4307F" w:rsidRPr="003D7193">
          <w:rPr>
            <w:rStyle w:val="Hyperlink"/>
          </w:rPr>
          <w:t>19.5 IviDigitizerRuntArm Compliance Notes</w:t>
        </w:r>
        <w:r w:rsidR="00B4307F">
          <w:rPr>
            <w:webHidden/>
          </w:rPr>
          <w:tab/>
        </w:r>
        <w:r>
          <w:rPr>
            <w:webHidden/>
          </w:rPr>
          <w:fldChar w:fldCharType="begin"/>
        </w:r>
        <w:r w:rsidR="00B4307F">
          <w:rPr>
            <w:webHidden/>
          </w:rPr>
          <w:instrText xml:space="preserve"> PAGEREF _Toc306374652 \h </w:instrText>
        </w:r>
        <w:r>
          <w:rPr>
            <w:webHidden/>
          </w:rPr>
        </w:r>
        <w:r>
          <w:rPr>
            <w:webHidden/>
          </w:rPr>
          <w:fldChar w:fldCharType="separate"/>
        </w:r>
        <w:r w:rsidR="00344F59">
          <w:rPr>
            <w:webHidden/>
          </w:rPr>
          <w:t>261</w:t>
        </w:r>
        <w:r>
          <w:rPr>
            <w:webHidden/>
          </w:rPr>
          <w:fldChar w:fldCharType="end"/>
        </w:r>
      </w:hyperlink>
    </w:p>
    <w:p w:rsidR="00B4307F" w:rsidRDefault="00875082">
      <w:pPr>
        <w:pStyle w:val="TOC1"/>
        <w:rPr>
          <w:rFonts w:asciiTheme="minorHAnsi" w:eastAsiaTheme="minorEastAsia" w:hAnsiTheme="minorHAnsi" w:cstheme="minorBidi"/>
          <w:b w:val="0"/>
          <w:bCs w:val="0"/>
          <w:sz w:val="22"/>
          <w:szCs w:val="22"/>
        </w:rPr>
      </w:pPr>
      <w:hyperlink w:anchor="_Toc306374653" w:history="1">
        <w:r w:rsidR="00B4307F" w:rsidRPr="003D7193">
          <w:rPr>
            <w:rStyle w:val="Hyperlink"/>
          </w:rPr>
          <w:t>20. IviDigitizerSoftwareArm Extension Group</w:t>
        </w:r>
        <w:r w:rsidR="00B4307F">
          <w:rPr>
            <w:webHidden/>
          </w:rPr>
          <w:tab/>
        </w:r>
        <w:r>
          <w:rPr>
            <w:webHidden/>
          </w:rPr>
          <w:fldChar w:fldCharType="begin"/>
        </w:r>
        <w:r w:rsidR="00B4307F">
          <w:rPr>
            <w:webHidden/>
          </w:rPr>
          <w:instrText xml:space="preserve"> PAGEREF _Toc306374653 \h </w:instrText>
        </w:r>
        <w:r>
          <w:rPr>
            <w:webHidden/>
          </w:rPr>
        </w:r>
        <w:r>
          <w:rPr>
            <w:webHidden/>
          </w:rPr>
          <w:fldChar w:fldCharType="separate"/>
        </w:r>
        <w:r w:rsidR="00344F59">
          <w:rPr>
            <w:webHidden/>
          </w:rPr>
          <w:t>262</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654" w:history="1">
        <w:r w:rsidR="00B4307F" w:rsidRPr="003D7193">
          <w:rPr>
            <w:rStyle w:val="Hyperlink"/>
          </w:rPr>
          <w:t>20.1 IviDigitizerSoftwareArm Overview</w:t>
        </w:r>
        <w:r w:rsidR="00B4307F">
          <w:rPr>
            <w:webHidden/>
          </w:rPr>
          <w:tab/>
        </w:r>
        <w:r>
          <w:rPr>
            <w:webHidden/>
          </w:rPr>
          <w:fldChar w:fldCharType="begin"/>
        </w:r>
        <w:r w:rsidR="00B4307F">
          <w:rPr>
            <w:webHidden/>
          </w:rPr>
          <w:instrText xml:space="preserve"> PAGEREF _Toc306374654 \h </w:instrText>
        </w:r>
        <w:r>
          <w:rPr>
            <w:webHidden/>
          </w:rPr>
        </w:r>
        <w:r>
          <w:rPr>
            <w:webHidden/>
          </w:rPr>
          <w:fldChar w:fldCharType="separate"/>
        </w:r>
        <w:r w:rsidR="00344F59">
          <w:rPr>
            <w:webHidden/>
          </w:rPr>
          <w:t>262</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655" w:history="1">
        <w:r w:rsidR="00B4307F" w:rsidRPr="003D7193">
          <w:rPr>
            <w:rStyle w:val="Hyperlink"/>
          </w:rPr>
          <w:t>20.2 IviDigitizerSoftwareArm Functions</w:t>
        </w:r>
        <w:r w:rsidR="00B4307F">
          <w:rPr>
            <w:webHidden/>
          </w:rPr>
          <w:tab/>
        </w:r>
        <w:r>
          <w:rPr>
            <w:webHidden/>
          </w:rPr>
          <w:fldChar w:fldCharType="begin"/>
        </w:r>
        <w:r w:rsidR="00B4307F">
          <w:rPr>
            <w:webHidden/>
          </w:rPr>
          <w:instrText xml:space="preserve"> PAGEREF _Toc306374655 \h </w:instrText>
        </w:r>
        <w:r>
          <w:rPr>
            <w:webHidden/>
          </w:rPr>
        </w:r>
        <w:r>
          <w:rPr>
            <w:webHidden/>
          </w:rPr>
          <w:fldChar w:fldCharType="separate"/>
        </w:r>
        <w:r w:rsidR="00344F59">
          <w:rPr>
            <w:webHidden/>
          </w:rPr>
          <w:t>262</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656" w:history="1">
        <w:r w:rsidR="00B4307F" w:rsidRPr="003D7193">
          <w:rPr>
            <w:rStyle w:val="Hyperlink"/>
          </w:rPr>
          <w:t>20.2.1 Send Software Arm</w:t>
        </w:r>
        <w:r w:rsidR="00B4307F">
          <w:rPr>
            <w:webHidden/>
          </w:rPr>
          <w:tab/>
        </w:r>
        <w:r>
          <w:rPr>
            <w:webHidden/>
          </w:rPr>
          <w:fldChar w:fldCharType="begin"/>
        </w:r>
        <w:r w:rsidR="00B4307F">
          <w:rPr>
            <w:webHidden/>
          </w:rPr>
          <w:instrText xml:space="preserve"> PAGEREF _Toc306374656 \h </w:instrText>
        </w:r>
        <w:r>
          <w:rPr>
            <w:webHidden/>
          </w:rPr>
        </w:r>
        <w:r>
          <w:rPr>
            <w:webHidden/>
          </w:rPr>
          <w:fldChar w:fldCharType="separate"/>
        </w:r>
        <w:r w:rsidR="00344F59">
          <w:rPr>
            <w:webHidden/>
          </w:rPr>
          <w:t>263</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657" w:history="1">
        <w:r w:rsidR="00B4307F" w:rsidRPr="003D7193">
          <w:rPr>
            <w:rStyle w:val="Hyperlink"/>
          </w:rPr>
          <w:t>20.3 IviDigitizerSoftwareArm Behavior Model</w:t>
        </w:r>
        <w:r w:rsidR="00B4307F">
          <w:rPr>
            <w:webHidden/>
          </w:rPr>
          <w:tab/>
        </w:r>
        <w:r>
          <w:rPr>
            <w:webHidden/>
          </w:rPr>
          <w:fldChar w:fldCharType="begin"/>
        </w:r>
        <w:r w:rsidR="00B4307F">
          <w:rPr>
            <w:webHidden/>
          </w:rPr>
          <w:instrText xml:space="preserve"> PAGEREF _Toc306374657 \h </w:instrText>
        </w:r>
        <w:r>
          <w:rPr>
            <w:webHidden/>
          </w:rPr>
        </w:r>
        <w:r>
          <w:rPr>
            <w:webHidden/>
          </w:rPr>
          <w:fldChar w:fldCharType="separate"/>
        </w:r>
        <w:r w:rsidR="00344F59">
          <w:rPr>
            <w:webHidden/>
          </w:rPr>
          <w:t>264</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658" w:history="1">
        <w:r w:rsidR="00B4307F" w:rsidRPr="003D7193">
          <w:rPr>
            <w:rStyle w:val="Hyperlink"/>
          </w:rPr>
          <w:t>20.4 IviDigitizerSoftwareArm Compliance Notes</w:t>
        </w:r>
        <w:r w:rsidR="00B4307F">
          <w:rPr>
            <w:webHidden/>
          </w:rPr>
          <w:tab/>
        </w:r>
        <w:r>
          <w:rPr>
            <w:webHidden/>
          </w:rPr>
          <w:fldChar w:fldCharType="begin"/>
        </w:r>
        <w:r w:rsidR="00B4307F">
          <w:rPr>
            <w:webHidden/>
          </w:rPr>
          <w:instrText xml:space="preserve"> PAGEREF _Toc306374658 \h </w:instrText>
        </w:r>
        <w:r>
          <w:rPr>
            <w:webHidden/>
          </w:rPr>
        </w:r>
        <w:r>
          <w:rPr>
            <w:webHidden/>
          </w:rPr>
          <w:fldChar w:fldCharType="separate"/>
        </w:r>
        <w:r w:rsidR="00344F59">
          <w:rPr>
            <w:webHidden/>
          </w:rPr>
          <w:t>264</w:t>
        </w:r>
        <w:r>
          <w:rPr>
            <w:webHidden/>
          </w:rPr>
          <w:fldChar w:fldCharType="end"/>
        </w:r>
      </w:hyperlink>
    </w:p>
    <w:p w:rsidR="00B4307F" w:rsidRDefault="00875082">
      <w:pPr>
        <w:pStyle w:val="TOC1"/>
        <w:rPr>
          <w:rFonts w:asciiTheme="minorHAnsi" w:eastAsiaTheme="minorEastAsia" w:hAnsiTheme="minorHAnsi" w:cstheme="minorBidi"/>
          <w:b w:val="0"/>
          <w:bCs w:val="0"/>
          <w:sz w:val="22"/>
          <w:szCs w:val="22"/>
        </w:rPr>
      </w:pPr>
      <w:hyperlink w:anchor="_Toc306374659" w:history="1">
        <w:r w:rsidR="00B4307F" w:rsidRPr="003D7193">
          <w:rPr>
            <w:rStyle w:val="Hyperlink"/>
          </w:rPr>
          <w:t>21. IviDigitizerTVArm Extension Group</w:t>
        </w:r>
        <w:r w:rsidR="00B4307F">
          <w:rPr>
            <w:webHidden/>
          </w:rPr>
          <w:tab/>
        </w:r>
        <w:r>
          <w:rPr>
            <w:webHidden/>
          </w:rPr>
          <w:fldChar w:fldCharType="begin"/>
        </w:r>
        <w:r w:rsidR="00B4307F">
          <w:rPr>
            <w:webHidden/>
          </w:rPr>
          <w:instrText xml:space="preserve"> PAGEREF _Toc306374659 \h </w:instrText>
        </w:r>
        <w:r>
          <w:rPr>
            <w:webHidden/>
          </w:rPr>
        </w:r>
        <w:r>
          <w:rPr>
            <w:webHidden/>
          </w:rPr>
          <w:fldChar w:fldCharType="separate"/>
        </w:r>
        <w:r w:rsidR="00344F59">
          <w:rPr>
            <w:webHidden/>
          </w:rPr>
          <w:t>265</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660" w:history="1">
        <w:r w:rsidR="00B4307F" w:rsidRPr="003D7193">
          <w:rPr>
            <w:rStyle w:val="Hyperlink"/>
          </w:rPr>
          <w:t>21.1 IviDigitizerTVArm Overview</w:t>
        </w:r>
        <w:r w:rsidR="00B4307F">
          <w:rPr>
            <w:webHidden/>
          </w:rPr>
          <w:tab/>
        </w:r>
        <w:r>
          <w:rPr>
            <w:webHidden/>
          </w:rPr>
          <w:fldChar w:fldCharType="begin"/>
        </w:r>
        <w:r w:rsidR="00B4307F">
          <w:rPr>
            <w:webHidden/>
          </w:rPr>
          <w:instrText xml:space="preserve"> PAGEREF _Toc306374660 \h </w:instrText>
        </w:r>
        <w:r>
          <w:rPr>
            <w:webHidden/>
          </w:rPr>
        </w:r>
        <w:r>
          <w:rPr>
            <w:webHidden/>
          </w:rPr>
          <w:fldChar w:fldCharType="separate"/>
        </w:r>
        <w:r w:rsidR="00344F59">
          <w:rPr>
            <w:webHidden/>
          </w:rPr>
          <w:t>265</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661" w:history="1">
        <w:r w:rsidR="00B4307F" w:rsidRPr="003D7193">
          <w:rPr>
            <w:rStyle w:val="Hyperlink"/>
          </w:rPr>
          <w:t>21.2 IviDigitizerTVArm Attributes</w:t>
        </w:r>
        <w:r w:rsidR="00B4307F">
          <w:rPr>
            <w:webHidden/>
          </w:rPr>
          <w:tab/>
        </w:r>
        <w:r>
          <w:rPr>
            <w:webHidden/>
          </w:rPr>
          <w:fldChar w:fldCharType="begin"/>
        </w:r>
        <w:r w:rsidR="00B4307F">
          <w:rPr>
            <w:webHidden/>
          </w:rPr>
          <w:instrText xml:space="preserve"> PAGEREF _Toc306374661 \h </w:instrText>
        </w:r>
        <w:r>
          <w:rPr>
            <w:webHidden/>
          </w:rPr>
        </w:r>
        <w:r>
          <w:rPr>
            <w:webHidden/>
          </w:rPr>
          <w:fldChar w:fldCharType="separate"/>
        </w:r>
        <w:r w:rsidR="00344F59">
          <w:rPr>
            <w:webHidden/>
          </w:rPr>
          <w:t>265</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662" w:history="1">
        <w:r w:rsidR="00B4307F" w:rsidRPr="003D7193">
          <w:rPr>
            <w:rStyle w:val="Hyperlink"/>
          </w:rPr>
          <w:t>21.2.1 TV Arm Event</w:t>
        </w:r>
        <w:r w:rsidR="00B4307F">
          <w:rPr>
            <w:webHidden/>
          </w:rPr>
          <w:tab/>
        </w:r>
        <w:r>
          <w:rPr>
            <w:webHidden/>
          </w:rPr>
          <w:fldChar w:fldCharType="begin"/>
        </w:r>
        <w:r w:rsidR="00B4307F">
          <w:rPr>
            <w:webHidden/>
          </w:rPr>
          <w:instrText xml:space="preserve"> PAGEREF _Toc306374662 \h </w:instrText>
        </w:r>
        <w:r>
          <w:rPr>
            <w:webHidden/>
          </w:rPr>
        </w:r>
        <w:r>
          <w:rPr>
            <w:webHidden/>
          </w:rPr>
          <w:fldChar w:fldCharType="separate"/>
        </w:r>
        <w:r w:rsidR="00344F59">
          <w:rPr>
            <w:webHidden/>
          </w:rPr>
          <w:t>266</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663" w:history="1">
        <w:r w:rsidR="00B4307F" w:rsidRPr="003D7193">
          <w:rPr>
            <w:rStyle w:val="Hyperlink"/>
          </w:rPr>
          <w:t>21.2.2 TV Arm Line Number</w:t>
        </w:r>
        <w:r w:rsidR="00B4307F">
          <w:rPr>
            <w:webHidden/>
          </w:rPr>
          <w:tab/>
        </w:r>
        <w:r>
          <w:rPr>
            <w:webHidden/>
          </w:rPr>
          <w:fldChar w:fldCharType="begin"/>
        </w:r>
        <w:r w:rsidR="00B4307F">
          <w:rPr>
            <w:webHidden/>
          </w:rPr>
          <w:instrText xml:space="preserve"> PAGEREF _Toc306374663 \h </w:instrText>
        </w:r>
        <w:r>
          <w:rPr>
            <w:webHidden/>
          </w:rPr>
        </w:r>
        <w:r>
          <w:rPr>
            <w:webHidden/>
          </w:rPr>
          <w:fldChar w:fldCharType="separate"/>
        </w:r>
        <w:r w:rsidR="00344F59">
          <w:rPr>
            <w:webHidden/>
          </w:rPr>
          <w:t>268</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664" w:history="1">
        <w:r w:rsidR="00B4307F" w:rsidRPr="003D7193">
          <w:rPr>
            <w:rStyle w:val="Hyperlink"/>
          </w:rPr>
          <w:t>21.2.3 TV Arm Polarity</w:t>
        </w:r>
        <w:r w:rsidR="00B4307F">
          <w:rPr>
            <w:webHidden/>
          </w:rPr>
          <w:tab/>
        </w:r>
        <w:r>
          <w:rPr>
            <w:webHidden/>
          </w:rPr>
          <w:fldChar w:fldCharType="begin"/>
        </w:r>
        <w:r w:rsidR="00B4307F">
          <w:rPr>
            <w:webHidden/>
          </w:rPr>
          <w:instrText xml:space="preserve"> PAGEREF _Toc306374664 \h </w:instrText>
        </w:r>
        <w:r>
          <w:rPr>
            <w:webHidden/>
          </w:rPr>
        </w:r>
        <w:r>
          <w:rPr>
            <w:webHidden/>
          </w:rPr>
          <w:fldChar w:fldCharType="separate"/>
        </w:r>
        <w:r w:rsidR="00344F59">
          <w:rPr>
            <w:webHidden/>
          </w:rPr>
          <w:t>269</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665" w:history="1">
        <w:r w:rsidR="00B4307F" w:rsidRPr="003D7193">
          <w:rPr>
            <w:rStyle w:val="Hyperlink"/>
          </w:rPr>
          <w:t>21.2.4 TV Arm Signal Format</w:t>
        </w:r>
        <w:r w:rsidR="00B4307F">
          <w:rPr>
            <w:webHidden/>
          </w:rPr>
          <w:tab/>
        </w:r>
        <w:r>
          <w:rPr>
            <w:webHidden/>
          </w:rPr>
          <w:fldChar w:fldCharType="begin"/>
        </w:r>
        <w:r w:rsidR="00B4307F">
          <w:rPr>
            <w:webHidden/>
          </w:rPr>
          <w:instrText xml:space="preserve"> PAGEREF _Toc306374665 \h </w:instrText>
        </w:r>
        <w:r>
          <w:rPr>
            <w:webHidden/>
          </w:rPr>
        </w:r>
        <w:r>
          <w:rPr>
            <w:webHidden/>
          </w:rPr>
          <w:fldChar w:fldCharType="separate"/>
        </w:r>
        <w:r w:rsidR="00344F59">
          <w:rPr>
            <w:webHidden/>
          </w:rPr>
          <w:t>270</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666" w:history="1">
        <w:r w:rsidR="00B4307F" w:rsidRPr="003D7193">
          <w:rPr>
            <w:rStyle w:val="Hyperlink"/>
          </w:rPr>
          <w:t>21.3 IviDigitizerTVArm Functions</w:t>
        </w:r>
        <w:r w:rsidR="00B4307F">
          <w:rPr>
            <w:webHidden/>
          </w:rPr>
          <w:tab/>
        </w:r>
        <w:r>
          <w:rPr>
            <w:webHidden/>
          </w:rPr>
          <w:fldChar w:fldCharType="begin"/>
        </w:r>
        <w:r w:rsidR="00B4307F">
          <w:rPr>
            <w:webHidden/>
          </w:rPr>
          <w:instrText xml:space="preserve"> PAGEREF _Toc306374666 \h </w:instrText>
        </w:r>
        <w:r>
          <w:rPr>
            <w:webHidden/>
          </w:rPr>
        </w:r>
        <w:r>
          <w:rPr>
            <w:webHidden/>
          </w:rPr>
          <w:fldChar w:fldCharType="separate"/>
        </w:r>
        <w:r w:rsidR="00344F59">
          <w:rPr>
            <w:webHidden/>
          </w:rPr>
          <w:t>272</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667" w:history="1">
        <w:r w:rsidR="00B4307F" w:rsidRPr="003D7193">
          <w:rPr>
            <w:rStyle w:val="Hyperlink"/>
          </w:rPr>
          <w:t>21.3.1 ConfigureTV Arm Source</w:t>
        </w:r>
        <w:r w:rsidR="00B4307F">
          <w:rPr>
            <w:webHidden/>
          </w:rPr>
          <w:tab/>
        </w:r>
        <w:r>
          <w:rPr>
            <w:webHidden/>
          </w:rPr>
          <w:fldChar w:fldCharType="begin"/>
        </w:r>
        <w:r w:rsidR="00B4307F">
          <w:rPr>
            <w:webHidden/>
          </w:rPr>
          <w:instrText xml:space="preserve"> PAGEREF _Toc306374667 \h </w:instrText>
        </w:r>
        <w:r>
          <w:rPr>
            <w:webHidden/>
          </w:rPr>
        </w:r>
        <w:r>
          <w:rPr>
            <w:webHidden/>
          </w:rPr>
          <w:fldChar w:fldCharType="separate"/>
        </w:r>
        <w:r w:rsidR="00344F59">
          <w:rPr>
            <w:webHidden/>
          </w:rPr>
          <w:t>273</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668" w:history="1">
        <w:r w:rsidR="00B4307F" w:rsidRPr="003D7193">
          <w:rPr>
            <w:rStyle w:val="Hyperlink"/>
          </w:rPr>
          <w:t>21.4 IviDigitizerTVArm Behavior Model</w:t>
        </w:r>
        <w:r w:rsidR="00B4307F">
          <w:rPr>
            <w:webHidden/>
          </w:rPr>
          <w:tab/>
        </w:r>
        <w:r>
          <w:rPr>
            <w:webHidden/>
          </w:rPr>
          <w:fldChar w:fldCharType="begin"/>
        </w:r>
        <w:r w:rsidR="00B4307F">
          <w:rPr>
            <w:webHidden/>
          </w:rPr>
          <w:instrText xml:space="preserve"> PAGEREF _Toc306374668 \h </w:instrText>
        </w:r>
        <w:r>
          <w:rPr>
            <w:webHidden/>
          </w:rPr>
        </w:r>
        <w:r>
          <w:rPr>
            <w:webHidden/>
          </w:rPr>
          <w:fldChar w:fldCharType="separate"/>
        </w:r>
        <w:r w:rsidR="00344F59">
          <w:rPr>
            <w:webHidden/>
          </w:rPr>
          <w:t>276</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669" w:history="1">
        <w:r w:rsidR="00B4307F" w:rsidRPr="003D7193">
          <w:rPr>
            <w:rStyle w:val="Hyperlink"/>
          </w:rPr>
          <w:t>21.5 IviDigitizerTVArm Compliance Notes</w:t>
        </w:r>
        <w:r w:rsidR="00B4307F">
          <w:rPr>
            <w:webHidden/>
          </w:rPr>
          <w:tab/>
        </w:r>
        <w:r>
          <w:rPr>
            <w:webHidden/>
          </w:rPr>
          <w:fldChar w:fldCharType="begin"/>
        </w:r>
        <w:r w:rsidR="00B4307F">
          <w:rPr>
            <w:webHidden/>
          </w:rPr>
          <w:instrText xml:space="preserve"> PAGEREF _Toc306374669 \h </w:instrText>
        </w:r>
        <w:r>
          <w:rPr>
            <w:webHidden/>
          </w:rPr>
        </w:r>
        <w:r>
          <w:rPr>
            <w:webHidden/>
          </w:rPr>
          <w:fldChar w:fldCharType="separate"/>
        </w:r>
        <w:r w:rsidR="00344F59">
          <w:rPr>
            <w:webHidden/>
          </w:rPr>
          <w:t>276</w:t>
        </w:r>
        <w:r>
          <w:rPr>
            <w:webHidden/>
          </w:rPr>
          <w:fldChar w:fldCharType="end"/>
        </w:r>
      </w:hyperlink>
    </w:p>
    <w:p w:rsidR="00B4307F" w:rsidRDefault="00875082">
      <w:pPr>
        <w:pStyle w:val="TOC1"/>
        <w:rPr>
          <w:rFonts w:asciiTheme="minorHAnsi" w:eastAsiaTheme="minorEastAsia" w:hAnsiTheme="minorHAnsi" w:cstheme="minorBidi"/>
          <w:b w:val="0"/>
          <w:bCs w:val="0"/>
          <w:sz w:val="22"/>
          <w:szCs w:val="22"/>
        </w:rPr>
      </w:pPr>
      <w:hyperlink w:anchor="_Toc306374670" w:history="1">
        <w:r w:rsidR="00B4307F" w:rsidRPr="003D7193">
          <w:rPr>
            <w:rStyle w:val="Hyperlink"/>
          </w:rPr>
          <w:t>22. IviDigitizerWidthArm Extension Group</w:t>
        </w:r>
        <w:r w:rsidR="00B4307F">
          <w:rPr>
            <w:webHidden/>
          </w:rPr>
          <w:tab/>
        </w:r>
        <w:r>
          <w:rPr>
            <w:webHidden/>
          </w:rPr>
          <w:fldChar w:fldCharType="begin"/>
        </w:r>
        <w:r w:rsidR="00B4307F">
          <w:rPr>
            <w:webHidden/>
          </w:rPr>
          <w:instrText xml:space="preserve"> PAGEREF _Toc306374670 \h </w:instrText>
        </w:r>
        <w:r>
          <w:rPr>
            <w:webHidden/>
          </w:rPr>
        </w:r>
        <w:r>
          <w:rPr>
            <w:webHidden/>
          </w:rPr>
          <w:fldChar w:fldCharType="separate"/>
        </w:r>
        <w:r w:rsidR="00344F59">
          <w:rPr>
            <w:webHidden/>
          </w:rPr>
          <w:t>277</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671" w:history="1">
        <w:r w:rsidR="00B4307F" w:rsidRPr="003D7193">
          <w:rPr>
            <w:rStyle w:val="Hyperlink"/>
          </w:rPr>
          <w:t>22.1 IviDigitizerWidthArm Overview</w:t>
        </w:r>
        <w:r w:rsidR="00B4307F">
          <w:rPr>
            <w:webHidden/>
          </w:rPr>
          <w:tab/>
        </w:r>
        <w:r>
          <w:rPr>
            <w:webHidden/>
          </w:rPr>
          <w:fldChar w:fldCharType="begin"/>
        </w:r>
        <w:r w:rsidR="00B4307F">
          <w:rPr>
            <w:webHidden/>
          </w:rPr>
          <w:instrText xml:space="preserve"> PAGEREF _Toc306374671 \h </w:instrText>
        </w:r>
        <w:r>
          <w:rPr>
            <w:webHidden/>
          </w:rPr>
        </w:r>
        <w:r>
          <w:rPr>
            <w:webHidden/>
          </w:rPr>
          <w:fldChar w:fldCharType="separate"/>
        </w:r>
        <w:r w:rsidR="00344F59">
          <w:rPr>
            <w:webHidden/>
          </w:rPr>
          <w:t>277</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672" w:history="1">
        <w:r w:rsidR="00B4307F" w:rsidRPr="003D7193">
          <w:rPr>
            <w:rStyle w:val="Hyperlink"/>
          </w:rPr>
          <w:t>22.2 IviDigitizerWidthArm Attributes</w:t>
        </w:r>
        <w:r w:rsidR="00B4307F">
          <w:rPr>
            <w:webHidden/>
          </w:rPr>
          <w:tab/>
        </w:r>
        <w:r>
          <w:rPr>
            <w:webHidden/>
          </w:rPr>
          <w:fldChar w:fldCharType="begin"/>
        </w:r>
        <w:r w:rsidR="00B4307F">
          <w:rPr>
            <w:webHidden/>
          </w:rPr>
          <w:instrText xml:space="preserve"> PAGEREF _Toc306374672 \h </w:instrText>
        </w:r>
        <w:r>
          <w:rPr>
            <w:webHidden/>
          </w:rPr>
        </w:r>
        <w:r>
          <w:rPr>
            <w:webHidden/>
          </w:rPr>
          <w:fldChar w:fldCharType="separate"/>
        </w:r>
        <w:r w:rsidR="00344F59">
          <w:rPr>
            <w:webHidden/>
          </w:rPr>
          <w:t>277</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673" w:history="1">
        <w:r w:rsidR="00B4307F" w:rsidRPr="003D7193">
          <w:rPr>
            <w:rStyle w:val="Hyperlink"/>
          </w:rPr>
          <w:t>22.2.1 Width Arm Condition</w:t>
        </w:r>
        <w:r w:rsidR="00B4307F">
          <w:rPr>
            <w:webHidden/>
          </w:rPr>
          <w:tab/>
        </w:r>
        <w:r>
          <w:rPr>
            <w:webHidden/>
          </w:rPr>
          <w:fldChar w:fldCharType="begin"/>
        </w:r>
        <w:r w:rsidR="00B4307F">
          <w:rPr>
            <w:webHidden/>
          </w:rPr>
          <w:instrText xml:space="preserve"> PAGEREF _Toc306374673 \h </w:instrText>
        </w:r>
        <w:r>
          <w:rPr>
            <w:webHidden/>
          </w:rPr>
        </w:r>
        <w:r>
          <w:rPr>
            <w:webHidden/>
          </w:rPr>
          <w:fldChar w:fldCharType="separate"/>
        </w:r>
        <w:r w:rsidR="00344F59">
          <w:rPr>
            <w:webHidden/>
          </w:rPr>
          <w:t>278</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674" w:history="1">
        <w:r w:rsidR="00B4307F" w:rsidRPr="003D7193">
          <w:rPr>
            <w:rStyle w:val="Hyperlink"/>
          </w:rPr>
          <w:t>22.2.2 Width Arm High Threshold</w:t>
        </w:r>
        <w:r w:rsidR="00B4307F">
          <w:rPr>
            <w:webHidden/>
          </w:rPr>
          <w:tab/>
        </w:r>
        <w:r>
          <w:rPr>
            <w:webHidden/>
          </w:rPr>
          <w:fldChar w:fldCharType="begin"/>
        </w:r>
        <w:r w:rsidR="00B4307F">
          <w:rPr>
            <w:webHidden/>
          </w:rPr>
          <w:instrText xml:space="preserve"> PAGEREF _Toc306374674 \h </w:instrText>
        </w:r>
        <w:r>
          <w:rPr>
            <w:webHidden/>
          </w:rPr>
        </w:r>
        <w:r>
          <w:rPr>
            <w:webHidden/>
          </w:rPr>
          <w:fldChar w:fldCharType="separate"/>
        </w:r>
        <w:r w:rsidR="00344F59">
          <w:rPr>
            <w:webHidden/>
          </w:rPr>
          <w:t>280</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675" w:history="1">
        <w:r w:rsidR="00B4307F" w:rsidRPr="003D7193">
          <w:rPr>
            <w:rStyle w:val="Hyperlink"/>
          </w:rPr>
          <w:t>22.2.3 Width Arm Low Threshold</w:t>
        </w:r>
        <w:r w:rsidR="00B4307F">
          <w:rPr>
            <w:webHidden/>
          </w:rPr>
          <w:tab/>
        </w:r>
        <w:r>
          <w:rPr>
            <w:webHidden/>
          </w:rPr>
          <w:fldChar w:fldCharType="begin"/>
        </w:r>
        <w:r w:rsidR="00B4307F">
          <w:rPr>
            <w:webHidden/>
          </w:rPr>
          <w:instrText xml:space="preserve"> PAGEREF _Toc306374675 \h </w:instrText>
        </w:r>
        <w:r>
          <w:rPr>
            <w:webHidden/>
          </w:rPr>
        </w:r>
        <w:r>
          <w:rPr>
            <w:webHidden/>
          </w:rPr>
          <w:fldChar w:fldCharType="separate"/>
        </w:r>
        <w:r w:rsidR="00344F59">
          <w:rPr>
            <w:webHidden/>
          </w:rPr>
          <w:t>281</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676" w:history="1">
        <w:r w:rsidR="00B4307F" w:rsidRPr="003D7193">
          <w:rPr>
            <w:rStyle w:val="Hyperlink"/>
          </w:rPr>
          <w:t>22.2.4 Width Arm Polarity</w:t>
        </w:r>
        <w:r w:rsidR="00B4307F">
          <w:rPr>
            <w:webHidden/>
          </w:rPr>
          <w:tab/>
        </w:r>
        <w:r>
          <w:rPr>
            <w:webHidden/>
          </w:rPr>
          <w:fldChar w:fldCharType="begin"/>
        </w:r>
        <w:r w:rsidR="00B4307F">
          <w:rPr>
            <w:webHidden/>
          </w:rPr>
          <w:instrText xml:space="preserve"> PAGEREF _Toc306374676 \h </w:instrText>
        </w:r>
        <w:r>
          <w:rPr>
            <w:webHidden/>
          </w:rPr>
        </w:r>
        <w:r>
          <w:rPr>
            <w:webHidden/>
          </w:rPr>
          <w:fldChar w:fldCharType="separate"/>
        </w:r>
        <w:r w:rsidR="00344F59">
          <w:rPr>
            <w:webHidden/>
          </w:rPr>
          <w:t>282</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677" w:history="1">
        <w:r w:rsidR="00B4307F" w:rsidRPr="003D7193">
          <w:rPr>
            <w:rStyle w:val="Hyperlink"/>
          </w:rPr>
          <w:t>22.3 IviDigitizerWidthArm Functions</w:t>
        </w:r>
        <w:r w:rsidR="00B4307F">
          <w:rPr>
            <w:webHidden/>
          </w:rPr>
          <w:tab/>
        </w:r>
        <w:r>
          <w:rPr>
            <w:webHidden/>
          </w:rPr>
          <w:fldChar w:fldCharType="begin"/>
        </w:r>
        <w:r w:rsidR="00B4307F">
          <w:rPr>
            <w:webHidden/>
          </w:rPr>
          <w:instrText xml:space="preserve"> PAGEREF _Toc306374677 \h </w:instrText>
        </w:r>
        <w:r>
          <w:rPr>
            <w:webHidden/>
          </w:rPr>
        </w:r>
        <w:r>
          <w:rPr>
            <w:webHidden/>
          </w:rPr>
          <w:fldChar w:fldCharType="separate"/>
        </w:r>
        <w:r w:rsidR="00344F59">
          <w:rPr>
            <w:webHidden/>
          </w:rPr>
          <w:t>284</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678" w:history="1">
        <w:r w:rsidR="00B4307F" w:rsidRPr="003D7193">
          <w:rPr>
            <w:rStyle w:val="Hyperlink"/>
          </w:rPr>
          <w:t>22.3.1 Configure Width Arm Source</w:t>
        </w:r>
        <w:r w:rsidR="00B4307F">
          <w:rPr>
            <w:webHidden/>
          </w:rPr>
          <w:tab/>
        </w:r>
        <w:r>
          <w:rPr>
            <w:webHidden/>
          </w:rPr>
          <w:fldChar w:fldCharType="begin"/>
        </w:r>
        <w:r w:rsidR="00B4307F">
          <w:rPr>
            <w:webHidden/>
          </w:rPr>
          <w:instrText xml:space="preserve"> PAGEREF _Toc306374678 \h </w:instrText>
        </w:r>
        <w:r>
          <w:rPr>
            <w:webHidden/>
          </w:rPr>
        </w:r>
        <w:r>
          <w:rPr>
            <w:webHidden/>
          </w:rPr>
          <w:fldChar w:fldCharType="separate"/>
        </w:r>
        <w:r w:rsidR="00344F59">
          <w:rPr>
            <w:webHidden/>
          </w:rPr>
          <w:t>285</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679" w:history="1">
        <w:r w:rsidR="00B4307F" w:rsidRPr="003D7193">
          <w:rPr>
            <w:rStyle w:val="Hyperlink"/>
          </w:rPr>
          <w:t>22.4 IviDigitizerWidthArm Behavior Model</w:t>
        </w:r>
        <w:r w:rsidR="00B4307F">
          <w:rPr>
            <w:webHidden/>
          </w:rPr>
          <w:tab/>
        </w:r>
        <w:r>
          <w:rPr>
            <w:webHidden/>
          </w:rPr>
          <w:fldChar w:fldCharType="begin"/>
        </w:r>
        <w:r w:rsidR="00B4307F">
          <w:rPr>
            <w:webHidden/>
          </w:rPr>
          <w:instrText xml:space="preserve"> PAGEREF _Toc306374679 \h </w:instrText>
        </w:r>
        <w:r>
          <w:rPr>
            <w:webHidden/>
          </w:rPr>
        </w:r>
        <w:r>
          <w:rPr>
            <w:webHidden/>
          </w:rPr>
          <w:fldChar w:fldCharType="separate"/>
        </w:r>
        <w:r w:rsidR="00344F59">
          <w:rPr>
            <w:webHidden/>
          </w:rPr>
          <w:t>288</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680" w:history="1">
        <w:r w:rsidR="00B4307F" w:rsidRPr="003D7193">
          <w:rPr>
            <w:rStyle w:val="Hyperlink"/>
          </w:rPr>
          <w:t>22.5 IviDigitizerWidthArm Compliance Notes</w:t>
        </w:r>
        <w:r w:rsidR="00B4307F">
          <w:rPr>
            <w:webHidden/>
          </w:rPr>
          <w:tab/>
        </w:r>
        <w:r>
          <w:rPr>
            <w:webHidden/>
          </w:rPr>
          <w:fldChar w:fldCharType="begin"/>
        </w:r>
        <w:r w:rsidR="00B4307F">
          <w:rPr>
            <w:webHidden/>
          </w:rPr>
          <w:instrText xml:space="preserve"> PAGEREF _Toc306374680 \h </w:instrText>
        </w:r>
        <w:r>
          <w:rPr>
            <w:webHidden/>
          </w:rPr>
        </w:r>
        <w:r>
          <w:rPr>
            <w:webHidden/>
          </w:rPr>
          <w:fldChar w:fldCharType="separate"/>
        </w:r>
        <w:r w:rsidR="00344F59">
          <w:rPr>
            <w:webHidden/>
          </w:rPr>
          <w:t>288</w:t>
        </w:r>
        <w:r>
          <w:rPr>
            <w:webHidden/>
          </w:rPr>
          <w:fldChar w:fldCharType="end"/>
        </w:r>
      </w:hyperlink>
    </w:p>
    <w:p w:rsidR="00B4307F" w:rsidRDefault="00875082">
      <w:pPr>
        <w:pStyle w:val="TOC1"/>
        <w:rPr>
          <w:rFonts w:asciiTheme="minorHAnsi" w:eastAsiaTheme="minorEastAsia" w:hAnsiTheme="minorHAnsi" w:cstheme="minorBidi"/>
          <w:b w:val="0"/>
          <w:bCs w:val="0"/>
          <w:sz w:val="22"/>
          <w:szCs w:val="22"/>
        </w:rPr>
      </w:pPr>
      <w:hyperlink w:anchor="_Toc306374681" w:history="1">
        <w:r w:rsidR="00B4307F" w:rsidRPr="003D7193">
          <w:rPr>
            <w:rStyle w:val="Hyperlink"/>
          </w:rPr>
          <w:t>23. IviDigitizerWindowArm Extension Group</w:t>
        </w:r>
        <w:r w:rsidR="00B4307F">
          <w:rPr>
            <w:webHidden/>
          </w:rPr>
          <w:tab/>
        </w:r>
        <w:r>
          <w:rPr>
            <w:webHidden/>
          </w:rPr>
          <w:fldChar w:fldCharType="begin"/>
        </w:r>
        <w:r w:rsidR="00B4307F">
          <w:rPr>
            <w:webHidden/>
          </w:rPr>
          <w:instrText xml:space="preserve"> PAGEREF _Toc306374681 \h </w:instrText>
        </w:r>
        <w:r>
          <w:rPr>
            <w:webHidden/>
          </w:rPr>
        </w:r>
        <w:r>
          <w:rPr>
            <w:webHidden/>
          </w:rPr>
          <w:fldChar w:fldCharType="separate"/>
        </w:r>
        <w:r w:rsidR="00344F59">
          <w:rPr>
            <w:webHidden/>
          </w:rPr>
          <w:t>289</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682" w:history="1">
        <w:r w:rsidR="00B4307F" w:rsidRPr="003D7193">
          <w:rPr>
            <w:rStyle w:val="Hyperlink"/>
          </w:rPr>
          <w:t>23.1 IviDigitizerWindowArm Overview</w:t>
        </w:r>
        <w:r w:rsidR="00B4307F">
          <w:rPr>
            <w:webHidden/>
          </w:rPr>
          <w:tab/>
        </w:r>
        <w:r>
          <w:rPr>
            <w:webHidden/>
          </w:rPr>
          <w:fldChar w:fldCharType="begin"/>
        </w:r>
        <w:r w:rsidR="00B4307F">
          <w:rPr>
            <w:webHidden/>
          </w:rPr>
          <w:instrText xml:space="preserve"> PAGEREF _Toc306374682 \h </w:instrText>
        </w:r>
        <w:r>
          <w:rPr>
            <w:webHidden/>
          </w:rPr>
        </w:r>
        <w:r>
          <w:rPr>
            <w:webHidden/>
          </w:rPr>
          <w:fldChar w:fldCharType="separate"/>
        </w:r>
        <w:r w:rsidR="00344F59">
          <w:rPr>
            <w:webHidden/>
          </w:rPr>
          <w:t>289</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683" w:history="1">
        <w:r w:rsidR="00B4307F" w:rsidRPr="003D7193">
          <w:rPr>
            <w:rStyle w:val="Hyperlink"/>
          </w:rPr>
          <w:t>23.2 IviDigitizerWindowArm Attributes</w:t>
        </w:r>
        <w:r w:rsidR="00B4307F">
          <w:rPr>
            <w:webHidden/>
          </w:rPr>
          <w:tab/>
        </w:r>
        <w:r>
          <w:rPr>
            <w:webHidden/>
          </w:rPr>
          <w:fldChar w:fldCharType="begin"/>
        </w:r>
        <w:r w:rsidR="00B4307F">
          <w:rPr>
            <w:webHidden/>
          </w:rPr>
          <w:instrText xml:space="preserve"> PAGEREF _Toc306374683 \h </w:instrText>
        </w:r>
        <w:r>
          <w:rPr>
            <w:webHidden/>
          </w:rPr>
        </w:r>
        <w:r>
          <w:rPr>
            <w:webHidden/>
          </w:rPr>
          <w:fldChar w:fldCharType="separate"/>
        </w:r>
        <w:r w:rsidR="00344F59">
          <w:rPr>
            <w:webHidden/>
          </w:rPr>
          <w:t>289</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684" w:history="1">
        <w:r w:rsidR="00B4307F" w:rsidRPr="003D7193">
          <w:rPr>
            <w:rStyle w:val="Hyperlink"/>
          </w:rPr>
          <w:t>23.2.1 Window Arm Condition</w:t>
        </w:r>
        <w:r w:rsidR="00B4307F">
          <w:rPr>
            <w:webHidden/>
          </w:rPr>
          <w:tab/>
        </w:r>
        <w:r>
          <w:rPr>
            <w:webHidden/>
          </w:rPr>
          <w:fldChar w:fldCharType="begin"/>
        </w:r>
        <w:r w:rsidR="00B4307F">
          <w:rPr>
            <w:webHidden/>
          </w:rPr>
          <w:instrText xml:space="preserve"> PAGEREF _Toc306374684 \h </w:instrText>
        </w:r>
        <w:r>
          <w:rPr>
            <w:webHidden/>
          </w:rPr>
        </w:r>
        <w:r>
          <w:rPr>
            <w:webHidden/>
          </w:rPr>
          <w:fldChar w:fldCharType="separate"/>
        </w:r>
        <w:r w:rsidR="00344F59">
          <w:rPr>
            <w:webHidden/>
          </w:rPr>
          <w:t>290</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685" w:history="1">
        <w:r w:rsidR="00B4307F" w:rsidRPr="003D7193">
          <w:rPr>
            <w:rStyle w:val="Hyperlink"/>
          </w:rPr>
          <w:t>23.2.2 Window Arm High Threshold</w:t>
        </w:r>
        <w:r w:rsidR="00B4307F">
          <w:rPr>
            <w:webHidden/>
          </w:rPr>
          <w:tab/>
        </w:r>
        <w:r>
          <w:rPr>
            <w:webHidden/>
          </w:rPr>
          <w:fldChar w:fldCharType="begin"/>
        </w:r>
        <w:r w:rsidR="00B4307F">
          <w:rPr>
            <w:webHidden/>
          </w:rPr>
          <w:instrText xml:space="preserve"> PAGEREF _Toc306374685 \h </w:instrText>
        </w:r>
        <w:r>
          <w:rPr>
            <w:webHidden/>
          </w:rPr>
        </w:r>
        <w:r>
          <w:rPr>
            <w:webHidden/>
          </w:rPr>
          <w:fldChar w:fldCharType="separate"/>
        </w:r>
        <w:r w:rsidR="00344F59">
          <w:rPr>
            <w:webHidden/>
          </w:rPr>
          <w:t>292</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686" w:history="1">
        <w:r w:rsidR="00B4307F" w:rsidRPr="003D7193">
          <w:rPr>
            <w:rStyle w:val="Hyperlink"/>
          </w:rPr>
          <w:t>23.2.3 Window Arm Low Threshold</w:t>
        </w:r>
        <w:r w:rsidR="00B4307F">
          <w:rPr>
            <w:webHidden/>
          </w:rPr>
          <w:tab/>
        </w:r>
        <w:r>
          <w:rPr>
            <w:webHidden/>
          </w:rPr>
          <w:fldChar w:fldCharType="begin"/>
        </w:r>
        <w:r w:rsidR="00B4307F">
          <w:rPr>
            <w:webHidden/>
          </w:rPr>
          <w:instrText xml:space="preserve"> PAGEREF _Toc306374686 \h </w:instrText>
        </w:r>
        <w:r>
          <w:rPr>
            <w:webHidden/>
          </w:rPr>
        </w:r>
        <w:r>
          <w:rPr>
            <w:webHidden/>
          </w:rPr>
          <w:fldChar w:fldCharType="separate"/>
        </w:r>
        <w:r w:rsidR="00344F59">
          <w:rPr>
            <w:webHidden/>
          </w:rPr>
          <w:t>293</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687" w:history="1">
        <w:r w:rsidR="00B4307F" w:rsidRPr="003D7193">
          <w:rPr>
            <w:rStyle w:val="Hyperlink"/>
          </w:rPr>
          <w:t>23.3 IviDigitizerWindowArm Functions</w:t>
        </w:r>
        <w:r w:rsidR="00B4307F">
          <w:rPr>
            <w:webHidden/>
          </w:rPr>
          <w:tab/>
        </w:r>
        <w:r>
          <w:rPr>
            <w:webHidden/>
          </w:rPr>
          <w:fldChar w:fldCharType="begin"/>
        </w:r>
        <w:r w:rsidR="00B4307F">
          <w:rPr>
            <w:webHidden/>
          </w:rPr>
          <w:instrText xml:space="preserve"> PAGEREF _Toc306374687 \h </w:instrText>
        </w:r>
        <w:r>
          <w:rPr>
            <w:webHidden/>
          </w:rPr>
        </w:r>
        <w:r>
          <w:rPr>
            <w:webHidden/>
          </w:rPr>
          <w:fldChar w:fldCharType="separate"/>
        </w:r>
        <w:r w:rsidR="00344F59">
          <w:rPr>
            <w:webHidden/>
          </w:rPr>
          <w:t>294</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688" w:history="1">
        <w:r w:rsidR="00B4307F" w:rsidRPr="003D7193">
          <w:rPr>
            <w:rStyle w:val="Hyperlink"/>
          </w:rPr>
          <w:t>23.3.1 Configure Window Arm Source</w:t>
        </w:r>
        <w:r w:rsidR="00B4307F">
          <w:rPr>
            <w:webHidden/>
          </w:rPr>
          <w:tab/>
        </w:r>
        <w:r>
          <w:rPr>
            <w:webHidden/>
          </w:rPr>
          <w:fldChar w:fldCharType="begin"/>
        </w:r>
        <w:r w:rsidR="00B4307F">
          <w:rPr>
            <w:webHidden/>
          </w:rPr>
          <w:instrText xml:space="preserve"> PAGEREF _Toc306374688 \h </w:instrText>
        </w:r>
        <w:r>
          <w:rPr>
            <w:webHidden/>
          </w:rPr>
        </w:r>
        <w:r>
          <w:rPr>
            <w:webHidden/>
          </w:rPr>
          <w:fldChar w:fldCharType="separate"/>
        </w:r>
        <w:r w:rsidR="00344F59">
          <w:rPr>
            <w:webHidden/>
          </w:rPr>
          <w:t>295</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689" w:history="1">
        <w:r w:rsidR="00B4307F" w:rsidRPr="003D7193">
          <w:rPr>
            <w:rStyle w:val="Hyperlink"/>
          </w:rPr>
          <w:t>23.4 IviDigitizerWindowArm Behavior Model</w:t>
        </w:r>
        <w:r w:rsidR="00B4307F">
          <w:rPr>
            <w:webHidden/>
          </w:rPr>
          <w:tab/>
        </w:r>
        <w:r>
          <w:rPr>
            <w:webHidden/>
          </w:rPr>
          <w:fldChar w:fldCharType="begin"/>
        </w:r>
        <w:r w:rsidR="00B4307F">
          <w:rPr>
            <w:webHidden/>
          </w:rPr>
          <w:instrText xml:space="preserve"> PAGEREF _Toc306374689 \h </w:instrText>
        </w:r>
        <w:r>
          <w:rPr>
            <w:webHidden/>
          </w:rPr>
        </w:r>
        <w:r>
          <w:rPr>
            <w:webHidden/>
          </w:rPr>
          <w:fldChar w:fldCharType="separate"/>
        </w:r>
        <w:r w:rsidR="00344F59">
          <w:rPr>
            <w:webHidden/>
          </w:rPr>
          <w:t>297</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690" w:history="1">
        <w:r w:rsidR="00B4307F" w:rsidRPr="003D7193">
          <w:rPr>
            <w:rStyle w:val="Hyperlink"/>
          </w:rPr>
          <w:t>23.5 IviDigitizerWindowArm Compliance Notes</w:t>
        </w:r>
        <w:r w:rsidR="00B4307F">
          <w:rPr>
            <w:webHidden/>
          </w:rPr>
          <w:tab/>
        </w:r>
        <w:r>
          <w:rPr>
            <w:webHidden/>
          </w:rPr>
          <w:fldChar w:fldCharType="begin"/>
        </w:r>
        <w:r w:rsidR="00B4307F">
          <w:rPr>
            <w:webHidden/>
          </w:rPr>
          <w:instrText xml:space="preserve"> PAGEREF _Toc306374690 \h </w:instrText>
        </w:r>
        <w:r>
          <w:rPr>
            <w:webHidden/>
          </w:rPr>
        </w:r>
        <w:r>
          <w:rPr>
            <w:webHidden/>
          </w:rPr>
          <w:fldChar w:fldCharType="separate"/>
        </w:r>
        <w:r w:rsidR="00344F59">
          <w:rPr>
            <w:webHidden/>
          </w:rPr>
          <w:t>297</w:t>
        </w:r>
        <w:r>
          <w:rPr>
            <w:webHidden/>
          </w:rPr>
          <w:fldChar w:fldCharType="end"/>
        </w:r>
      </w:hyperlink>
    </w:p>
    <w:p w:rsidR="00B4307F" w:rsidRDefault="00875082">
      <w:pPr>
        <w:pStyle w:val="TOC1"/>
        <w:rPr>
          <w:rFonts w:asciiTheme="minorHAnsi" w:eastAsiaTheme="minorEastAsia" w:hAnsiTheme="minorHAnsi" w:cstheme="minorBidi"/>
          <w:b w:val="0"/>
          <w:bCs w:val="0"/>
          <w:sz w:val="22"/>
          <w:szCs w:val="22"/>
        </w:rPr>
      </w:pPr>
      <w:hyperlink w:anchor="_Toc306374691" w:history="1">
        <w:r w:rsidR="00B4307F" w:rsidRPr="003D7193">
          <w:rPr>
            <w:rStyle w:val="Hyperlink"/>
          </w:rPr>
          <w:t>24. IviDigitizerTriggerModifier Extension Group</w:t>
        </w:r>
        <w:r w:rsidR="00B4307F">
          <w:rPr>
            <w:webHidden/>
          </w:rPr>
          <w:tab/>
        </w:r>
        <w:r>
          <w:rPr>
            <w:webHidden/>
          </w:rPr>
          <w:fldChar w:fldCharType="begin"/>
        </w:r>
        <w:r w:rsidR="00B4307F">
          <w:rPr>
            <w:webHidden/>
          </w:rPr>
          <w:instrText xml:space="preserve"> PAGEREF _Toc306374691 \h </w:instrText>
        </w:r>
        <w:r>
          <w:rPr>
            <w:webHidden/>
          </w:rPr>
        </w:r>
        <w:r>
          <w:rPr>
            <w:webHidden/>
          </w:rPr>
          <w:fldChar w:fldCharType="separate"/>
        </w:r>
        <w:r w:rsidR="00344F59">
          <w:rPr>
            <w:webHidden/>
          </w:rPr>
          <w:t>298</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692" w:history="1">
        <w:r w:rsidR="00B4307F" w:rsidRPr="003D7193">
          <w:rPr>
            <w:rStyle w:val="Hyperlink"/>
          </w:rPr>
          <w:t>24.1 IviDigitizerTriggerModifier Overview</w:t>
        </w:r>
        <w:r w:rsidR="00B4307F">
          <w:rPr>
            <w:webHidden/>
          </w:rPr>
          <w:tab/>
        </w:r>
        <w:r>
          <w:rPr>
            <w:webHidden/>
          </w:rPr>
          <w:fldChar w:fldCharType="begin"/>
        </w:r>
        <w:r w:rsidR="00B4307F">
          <w:rPr>
            <w:webHidden/>
          </w:rPr>
          <w:instrText xml:space="preserve"> PAGEREF _Toc306374692 \h </w:instrText>
        </w:r>
        <w:r>
          <w:rPr>
            <w:webHidden/>
          </w:rPr>
        </w:r>
        <w:r>
          <w:rPr>
            <w:webHidden/>
          </w:rPr>
          <w:fldChar w:fldCharType="separate"/>
        </w:r>
        <w:r w:rsidR="00344F59">
          <w:rPr>
            <w:webHidden/>
          </w:rPr>
          <w:t>298</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693" w:history="1">
        <w:r w:rsidR="00B4307F" w:rsidRPr="003D7193">
          <w:rPr>
            <w:rStyle w:val="Hyperlink"/>
          </w:rPr>
          <w:t>24.2 IviDigitizerTriggerModifier Attributes</w:t>
        </w:r>
        <w:r w:rsidR="00B4307F">
          <w:rPr>
            <w:webHidden/>
          </w:rPr>
          <w:tab/>
        </w:r>
        <w:r>
          <w:rPr>
            <w:webHidden/>
          </w:rPr>
          <w:fldChar w:fldCharType="begin"/>
        </w:r>
        <w:r w:rsidR="00B4307F">
          <w:rPr>
            <w:webHidden/>
          </w:rPr>
          <w:instrText xml:space="preserve"> PAGEREF _Toc306374693 \h </w:instrText>
        </w:r>
        <w:r>
          <w:rPr>
            <w:webHidden/>
          </w:rPr>
        </w:r>
        <w:r>
          <w:rPr>
            <w:webHidden/>
          </w:rPr>
          <w:fldChar w:fldCharType="separate"/>
        </w:r>
        <w:r w:rsidR="00344F59">
          <w:rPr>
            <w:webHidden/>
          </w:rPr>
          <w:t>298</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694" w:history="1">
        <w:r w:rsidR="00B4307F" w:rsidRPr="003D7193">
          <w:rPr>
            <w:rStyle w:val="Hyperlink"/>
          </w:rPr>
          <w:t>24.2.1 Trigger Modifier</w:t>
        </w:r>
        <w:r w:rsidR="00B4307F">
          <w:rPr>
            <w:webHidden/>
          </w:rPr>
          <w:tab/>
        </w:r>
        <w:r>
          <w:rPr>
            <w:webHidden/>
          </w:rPr>
          <w:fldChar w:fldCharType="begin"/>
        </w:r>
        <w:r w:rsidR="00B4307F">
          <w:rPr>
            <w:webHidden/>
          </w:rPr>
          <w:instrText xml:space="preserve"> PAGEREF _Toc306374694 \h </w:instrText>
        </w:r>
        <w:r>
          <w:rPr>
            <w:webHidden/>
          </w:rPr>
        </w:r>
        <w:r>
          <w:rPr>
            <w:webHidden/>
          </w:rPr>
          <w:fldChar w:fldCharType="separate"/>
        </w:r>
        <w:r w:rsidR="00344F59">
          <w:rPr>
            <w:webHidden/>
          </w:rPr>
          <w:t>299</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695" w:history="1">
        <w:r w:rsidR="00B4307F" w:rsidRPr="003D7193">
          <w:rPr>
            <w:rStyle w:val="Hyperlink"/>
          </w:rPr>
          <w:t>24.3 IviDigitizerTriggerModifier Functions</w:t>
        </w:r>
        <w:r w:rsidR="00B4307F">
          <w:rPr>
            <w:webHidden/>
          </w:rPr>
          <w:tab/>
        </w:r>
        <w:r>
          <w:rPr>
            <w:webHidden/>
          </w:rPr>
          <w:fldChar w:fldCharType="begin"/>
        </w:r>
        <w:r w:rsidR="00B4307F">
          <w:rPr>
            <w:webHidden/>
          </w:rPr>
          <w:instrText xml:space="preserve"> PAGEREF _Toc306374695 \h </w:instrText>
        </w:r>
        <w:r>
          <w:rPr>
            <w:webHidden/>
          </w:rPr>
        </w:r>
        <w:r>
          <w:rPr>
            <w:webHidden/>
          </w:rPr>
          <w:fldChar w:fldCharType="separate"/>
        </w:r>
        <w:r w:rsidR="00344F59">
          <w:rPr>
            <w:webHidden/>
          </w:rPr>
          <w:t>301</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696" w:history="1">
        <w:r w:rsidR="00B4307F" w:rsidRPr="003D7193">
          <w:rPr>
            <w:rStyle w:val="Hyperlink"/>
          </w:rPr>
          <w:t>24.3.1 Configure Trigger Modifier (IVI-C Only)</w:t>
        </w:r>
        <w:r w:rsidR="00B4307F">
          <w:rPr>
            <w:webHidden/>
          </w:rPr>
          <w:tab/>
        </w:r>
        <w:r>
          <w:rPr>
            <w:webHidden/>
          </w:rPr>
          <w:fldChar w:fldCharType="begin"/>
        </w:r>
        <w:r w:rsidR="00B4307F">
          <w:rPr>
            <w:webHidden/>
          </w:rPr>
          <w:instrText xml:space="preserve"> PAGEREF _Toc306374696 \h </w:instrText>
        </w:r>
        <w:r>
          <w:rPr>
            <w:webHidden/>
          </w:rPr>
        </w:r>
        <w:r>
          <w:rPr>
            <w:webHidden/>
          </w:rPr>
          <w:fldChar w:fldCharType="separate"/>
        </w:r>
        <w:r w:rsidR="00344F59">
          <w:rPr>
            <w:webHidden/>
          </w:rPr>
          <w:t>302</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697" w:history="1">
        <w:r w:rsidR="00B4307F" w:rsidRPr="003D7193">
          <w:rPr>
            <w:rStyle w:val="Hyperlink"/>
          </w:rPr>
          <w:t>24.4 IviDigitizerTriggerModifier Behavior Model</w:t>
        </w:r>
        <w:r w:rsidR="00B4307F">
          <w:rPr>
            <w:webHidden/>
          </w:rPr>
          <w:tab/>
        </w:r>
        <w:r>
          <w:rPr>
            <w:webHidden/>
          </w:rPr>
          <w:fldChar w:fldCharType="begin"/>
        </w:r>
        <w:r w:rsidR="00B4307F">
          <w:rPr>
            <w:webHidden/>
          </w:rPr>
          <w:instrText xml:space="preserve"> PAGEREF _Toc306374697 \h </w:instrText>
        </w:r>
        <w:r>
          <w:rPr>
            <w:webHidden/>
          </w:rPr>
        </w:r>
        <w:r>
          <w:rPr>
            <w:webHidden/>
          </w:rPr>
          <w:fldChar w:fldCharType="separate"/>
        </w:r>
        <w:r w:rsidR="00344F59">
          <w:rPr>
            <w:webHidden/>
          </w:rPr>
          <w:t>303</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698" w:history="1">
        <w:r w:rsidR="00B4307F" w:rsidRPr="003D7193">
          <w:rPr>
            <w:rStyle w:val="Hyperlink"/>
          </w:rPr>
          <w:t>24.5 IviDigitizerTriggerModifier Compliance Notes</w:t>
        </w:r>
        <w:r w:rsidR="00B4307F">
          <w:rPr>
            <w:webHidden/>
          </w:rPr>
          <w:tab/>
        </w:r>
        <w:r>
          <w:rPr>
            <w:webHidden/>
          </w:rPr>
          <w:fldChar w:fldCharType="begin"/>
        </w:r>
        <w:r w:rsidR="00B4307F">
          <w:rPr>
            <w:webHidden/>
          </w:rPr>
          <w:instrText xml:space="preserve"> PAGEREF _Toc306374698 \h </w:instrText>
        </w:r>
        <w:r>
          <w:rPr>
            <w:webHidden/>
          </w:rPr>
        </w:r>
        <w:r>
          <w:rPr>
            <w:webHidden/>
          </w:rPr>
          <w:fldChar w:fldCharType="separate"/>
        </w:r>
        <w:r w:rsidR="00344F59">
          <w:rPr>
            <w:webHidden/>
          </w:rPr>
          <w:t>303</w:t>
        </w:r>
        <w:r>
          <w:rPr>
            <w:webHidden/>
          </w:rPr>
          <w:fldChar w:fldCharType="end"/>
        </w:r>
      </w:hyperlink>
    </w:p>
    <w:p w:rsidR="00B4307F" w:rsidRDefault="00875082">
      <w:pPr>
        <w:pStyle w:val="TOC1"/>
        <w:rPr>
          <w:rFonts w:asciiTheme="minorHAnsi" w:eastAsiaTheme="minorEastAsia" w:hAnsiTheme="minorHAnsi" w:cstheme="minorBidi"/>
          <w:b w:val="0"/>
          <w:bCs w:val="0"/>
          <w:sz w:val="22"/>
          <w:szCs w:val="22"/>
        </w:rPr>
      </w:pPr>
      <w:hyperlink w:anchor="_Toc306374699" w:history="1">
        <w:r w:rsidR="00B4307F" w:rsidRPr="003D7193">
          <w:rPr>
            <w:rStyle w:val="Hyperlink"/>
          </w:rPr>
          <w:t>25. IviDigitizerMultiTrigger Extension Group</w:t>
        </w:r>
        <w:r w:rsidR="00B4307F">
          <w:rPr>
            <w:webHidden/>
          </w:rPr>
          <w:tab/>
        </w:r>
        <w:r>
          <w:rPr>
            <w:webHidden/>
          </w:rPr>
          <w:fldChar w:fldCharType="begin"/>
        </w:r>
        <w:r w:rsidR="00B4307F">
          <w:rPr>
            <w:webHidden/>
          </w:rPr>
          <w:instrText xml:space="preserve"> PAGEREF _Toc306374699 \h </w:instrText>
        </w:r>
        <w:r>
          <w:rPr>
            <w:webHidden/>
          </w:rPr>
        </w:r>
        <w:r>
          <w:rPr>
            <w:webHidden/>
          </w:rPr>
          <w:fldChar w:fldCharType="separate"/>
        </w:r>
        <w:r w:rsidR="00344F59">
          <w:rPr>
            <w:webHidden/>
          </w:rPr>
          <w:t>304</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700" w:history="1">
        <w:r w:rsidR="00B4307F" w:rsidRPr="003D7193">
          <w:rPr>
            <w:rStyle w:val="Hyperlink"/>
          </w:rPr>
          <w:t>25.1 IviDigitizerMultiTrigger Overview</w:t>
        </w:r>
        <w:r w:rsidR="00B4307F">
          <w:rPr>
            <w:webHidden/>
          </w:rPr>
          <w:tab/>
        </w:r>
        <w:r>
          <w:rPr>
            <w:webHidden/>
          </w:rPr>
          <w:fldChar w:fldCharType="begin"/>
        </w:r>
        <w:r w:rsidR="00B4307F">
          <w:rPr>
            <w:webHidden/>
          </w:rPr>
          <w:instrText xml:space="preserve"> PAGEREF _Toc306374700 \h </w:instrText>
        </w:r>
        <w:r>
          <w:rPr>
            <w:webHidden/>
          </w:rPr>
        </w:r>
        <w:r>
          <w:rPr>
            <w:webHidden/>
          </w:rPr>
          <w:fldChar w:fldCharType="separate"/>
        </w:r>
        <w:r w:rsidR="00344F59">
          <w:rPr>
            <w:webHidden/>
          </w:rPr>
          <w:t>304</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701" w:history="1">
        <w:r w:rsidR="00B4307F" w:rsidRPr="003D7193">
          <w:rPr>
            <w:rStyle w:val="Hyperlink"/>
          </w:rPr>
          <w:t>25.2 IviDigitizerMultiTrigger Attributes</w:t>
        </w:r>
        <w:r w:rsidR="00B4307F">
          <w:rPr>
            <w:webHidden/>
          </w:rPr>
          <w:tab/>
        </w:r>
        <w:r>
          <w:rPr>
            <w:webHidden/>
          </w:rPr>
          <w:fldChar w:fldCharType="begin"/>
        </w:r>
        <w:r w:rsidR="00B4307F">
          <w:rPr>
            <w:webHidden/>
          </w:rPr>
          <w:instrText xml:space="preserve"> PAGEREF _Toc306374701 \h </w:instrText>
        </w:r>
        <w:r>
          <w:rPr>
            <w:webHidden/>
          </w:rPr>
        </w:r>
        <w:r>
          <w:rPr>
            <w:webHidden/>
          </w:rPr>
          <w:fldChar w:fldCharType="separate"/>
        </w:r>
        <w:r w:rsidR="00344F59">
          <w:rPr>
            <w:webHidden/>
          </w:rPr>
          <w:t>304</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702" w:history="1">
        <w:r w:rsidR="00B4307F" w:rsidRPr="003D7193">
          <w:rPr>
            <w:rStyle w:val="Hyperlink"/>
          </w:rPr>
          <w:t>25.2.1 Trigger Source List</w:t>
        </w:r>
        <w:r w:rsidR="00B4307F">
          <w:rPr>
            <w:webHidden/>
          </w:rPr>
          <w:tab/>
        </w:r>
        <w:r>
          <w:rPr>
            <w:webHidden/>
          </w:rPr>
          <w:fldChar w:fldCharType="begin"/>
        </w:r>
        <w:r w:rsidR="00B4307F">
          <w:rPr>
            <w:webHidden/>
          </w:rPr>
          <w:instrText xml:space="preserve"> PAGEREF _Toc306374702 \h </w:instrText>
        </w:r>
        <w:r>
          <w:rPr>
            <w:webHidden/>
          </w:rPr>
        </w:r>
        <w:r>
          <w:rPr>
            <w:webHidden/>
          </w:rPr>
          <w:fldChar w:fldCharType="separate"/>
        </w:r>
        <w:r w:rsidR="00344F59">
          <w:rPr>
            <w:webHidden/>
          </w:rPr>
          <w:t>305</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703" w:history="1">
        <w:r w:rsidR="00B4307F" w:rsidRPr="003D7193">
          <w:rPr>
            <w:rStyle w:val="Hyperlink"/>
          </w:rPr>
          <w:t>25.2.2 Trigger Source Operator</w:t>
        </w:r>
        <w:r w:rsidR="00B4307F">
          <w:rPr>
            <w:webHidden/>
          </w:rPr>
          <w:tab/>
        </w:r>
        <w:r>
          <w:rPr>
            <w:webHidden/>
          </w:rPr>
          <w:fldChar w:fldCharType="begin"/>
        </w:r>
        <w:r w:rsidR="00B4307F">
          <w:rPr>
            <w:webHidden/>
          </w:rPr>
          <w:instrText xml:space="preserve"> PAGEREF _Toc306374703 \h </w:instrText>
        </w:r>
        <w:r>
          <w:rPr>
            <w:webHidden/>
          </w:rPr>
        </w:r>
        <w:r>
          <w:rPr>
            <w:webHidden/>
          </w:rPr>
          <w:fldChar w:fldCharType="separate"/>
        </w:r>
        <w:r w:rsidR="00344F59">
          <w:rPr>
            <w:webHidden/>
          </w:rPr>
          <w:t>306</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704" w:history="1">
        <w:r w:rsidR="00B4307F" w:rsidRPr="003D7193">
          <w:rPr>
            <w:rStyle w:val="Hyperlink"/>
          </w:rPr>
          <w:t>25.3 IviDigitizerMultiTrigger Functions</w:t>
        </w:r>
        <w:r w:rsidR="00B4307F">
          <w:rPr>
            <w:webHidden/>
          </w:rPr>
          <w:tab/>
        </w:r>
        <w:r>
          <w:rPr>
            <w:webHidden/>
          </w:rPr>
          <w:fldChar w:fldCharType="begin"/>
        </w:r>
        <w:r w:rsidR="00B4307F">
          <w:rPr>
            <w:webHidden/>
          </w:rPr>
          <w:instrText xml:space="preserve"> PAGEREF _Toc306374704 \h </w:instrText>
        </w:r>
        <w:r>
          <w:rPr>
            <w:webHidden/>
          </w:rPr>
        </w:r>
        <w:r>
          <w:rPr>
            <w:webHidden/>
          </w:rPr>
          <w:fldChar w:fldCharType="separate"/>
        </w:r>
        <w:r w:rsidR="00344F59">
          <w:rPr>
            <w:webHidden/>
          </w:rPr>
          <w:t>308</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705" w:history="1">
        <w:r w:rsidR="00B4307F" w:rsidRPr="003D7193">
          <w:rPr>
            <w:rStyle w:val="Hyperlink"/>
          </w:rPr>
          <w:t>25.3.1 Configure Multi Trigger</w:t>
        </w:r>
        <w:r w:rsidR="00B4307F">
          <w:rPr>
            <w:webHidden/>
          </w:rPr>
          <w:tab/>
        </w:r>
        <w:r>
          <w:rPr>
            <w:webHidden/>
          </w:rPr>
          <w:fldChar w:fldCharType="begin"/>
        </w:r>
        <w:r w:rsidR="00B4307F">
          <w:rPr>
            <w:webHidden/>
          </w:rPr>
          <w:instrText xml:space="preserve"> PAGEREF _Toc306374705 \h </w:instrText>
        </w:r>
        <w:r>
          <w:rPr>
            <w:webHidden/>
          </w:rPr>
        </w:r>
        <w:r>
          <w:rPr>
            <w:webHidden/>
          </w:rPr>
          <w:fldChar w:fldCharType="separate"/>
        </w:r>
        <w:r w:rsidR="00344F59">
          <w:rPr>
            <w:webHidden/>
          </w:rPr>
          <w:t>309</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706" w:history="1">
        <w:r w:rsidR="00B4307F" w:rsidRPr="003D7193">
          <w:rPr>
            <w:rStyle w:val="Hyperlink"/>
          </w:rPr>
          <w:t>25.4 IviDigitizerMultiTrigger Behavior Model</w:t>
        </w:r>
        <w:r w:rsidR="00B4307F">
          <w:rPr>
            <w:webHidden/>
          </w:rPr>
          <w:tab/>
        </w:r>
        <w:r>
          <w:rPr>
            <w:webHidden/>
          </w:rPr>
          <w:fldChar w:fldCharType="begin"/>
        </w:r>
        <w:r w:rsidR="00B4307F">
          <w:rPr>
            <w:webHidden/>
          </w:rPr>
          <w:instrText xml:space="preserve"> PAGEREF _Toc306374706 \h </w:instrText>
        </w:r>
        <w:r>
          <w:rPr>
            <w:webHidden/>
          </w:rPr>
        </w:r>
        <w:r>
          <w:rPr>
            <w:webHidden/>
          </w:rPr>
          <w:fldChar w:fldCharType="separate"/>
        </w:r>
        <w:r w:rsidR="00344F59">
          <w:rPr>
            <w:webHidden/>
          </w:rPr>
          <w:t>311</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707" w:history="1">
        <w:r w:rsidR="00B4307F" w:rsidRPr="003D7193">
          <w:rPr>
            <w:rStyle w:val="Hyperlink"/>
          </w:rPr>
          <w:t>25.5 IviDigitizerMultiTrigger Compliance Notes</w:t>
        </w:r>
        <w:r w:rsidR="00B4307F">
          <w:rPr>
            <w:webHidden/>
          </w:rPr>
          <w:tab/>
        </w:r>
        <w:r>
          <w:rPr>
            <w:webHidden/>
          </w:rPr>
          <w:fldChar w:fldCharType="begin"/>
        </w:r>
        <w:r w:rsidR="00B4307F">
          <w:rPr>
            <w:webHidden/>
          </w:rPr>
          <w:instrText xml:space="preserve"> PAGEREF _Toc306374707 \h </w:instrText>
        </w:r>
        <w:r>
          <w:rPr>
            <w:webHidden/>
          </w:rPr>
        </w:r>
        <w:r>
          <w:rPr>
            <w:webHidden/>
          </w:rPr>
          <w:fldChar w:fldCharType="separate"/>
        </w:r>
        <w:r w:rsidR="00344F59">
          <w:rPr>
            <w:webHidden/>
          </w:rPr>
          <w:t>311</w:t>
        </w:r>
        <w:r>
          <w:rPr>
            <w:webHidden/>
          </w:rPr>
          <w:fldChar w:fldCharType="end"/>
        </w:r>
      </w:hyperlink>
    </w:p>
    <w:p w:rsidR="00B4307F" w:rsidRDefault="00875082">
      <w:pPr>
        <w:pStyle w:val="TOC1"/>
        <w:rPr>
          <w:rFonts w:asciiTheme="minorHAnsi" w:eastAsiaTheme="minorEastAsia" w:hAnsiTheme="minorHAnsi" w:cstheme="minorBidi"/>
          <w:b w:val="0"/>
          <w:bCs w:val="0"/>
          <w:sz w:val="22"/>
          <w:szCs w:val="22"/>
        </w:rPr>
      </w:pPr>
      <w:hyperlink w:anchor="_Toc306374708" w:history="1">
        <w:r w:rsidR="00B4307F" w:rsidRPr="003D7193">
          <w:rPr>
            <w:rStyle w:val="Hyperlink"/>
          </w:rPr>
          <w:t>26. IviDigitizerPretriggerSamples Extension Group</w:t>
        </w:r>
        <w:r w:rsidR="00B4307F">
          <w:rPr>
            <w:webHidden/>
          </w:rPr>
          <w:tab/>
        </w:r>
        <w:r>
          <w:rPr>
            <w:webHidden/>
          </w:rPr>
          <w:fldChar w:fldCharType="begin"/>
        </w:r>
        <w:r w:rsidR="00B4307F">
          <w:rPr>
            <w:webHidden/>
          </w:rPr>
          <w:instrText xml:space="preserve"> PAGEREF _Toc306374708 \h </w:instrText>
        </w:r>
        <w:r>
          <w:rPr>
            <w:webHidden/>
          </w:rPr>
        </w:r>
        <w:r>
          <w:rPr>
            <w:webHidden/>
          </w:rPr>
          <w:fldChar w:fldCharType="separate"/>
        </w:r>
        <w:r w:rsidR="00344F59">
          <w:rPr>
            <w:webHidden/>
          </w:rPr>
          <w:t>312</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709" w:history="1">
        <w:r w:rsidR="00B4307F" w:rsidRPr="003D7193">
          <w:rPr>
            <w:rStyle w:val="Hyperlink"/>
          </w:rPr>
          <w:t>26.1 IviDigitizerPretriggerSamples Overview</w:t>
        </w:r>
        <w:r w:rsidR="00B4307F">
          <w:rPr>
            <w:webHidden/>
          </w:rPr>
          <w:tab/>
        </w:r>
        <w:r>
          <w:rPr>
            <w:webHidden/>
          </w:rPr>
          <w:fldChar w:fldCharType="begin"/>
        </w:r>
        <w:r w:rsidR="00B4307F">
          <w:rPr>
            <w:webHidden/>
          </w:rPr>
          <w:instrText xml:space="preserve"> PAGEREF _Toc306374709 \h </w:instrText>
        </w:r>
        <w:r>
          <w:rPr>
            <w:webHidden/>
          </w:rPr>
        </w:r>
        <w:r>
          <w:rPr>
            <w:webHidden/>
          </w:rPr>
          <w:fldChar w:fldCharType="separate"/>
        </w:r>
        <w:r w:rsidR="00344F59">
          <w:rPr>
            <w:webHidden/>
          </w:rPr>
          <w:t>312</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710" w:history="1">
        <w:r w:rsidR="00B4307F" w:rsidRPr="003D7193">
          <w:rPr>
            <w:rStyle w:val="Hyperlink"/>
          </w:rPr>
          <w:t>26.2 IviDigitizerPretriggerSamples Attributes</w:t>
        </w:r>
        <w:r w:rsidR="00B4307F">
          <w:rPr>
            <w:webHidden/>
          </w:rPr>
          <w:tab/>
        </w:r>
        <w:r>
          <w:rPr>
            <w:webHidden/>
          </w:rPr>
          <w:fldChar w:fldCharType="begin"/>
        </w:r>
        <w:r w:rsidR="00B4307F">
          <w:rPr>
            <w:webHidden/>
          </w:rPr>
          <w:instrText xml:space="preserve"> PAGEREF _Toc306374710 \h </w:instrText>
        </w:r>
        <w:r>
          <w:rPr>
            <w:webHidden/>
          </w:rPr>
        </w:r>
        <w:r>
          <w:rPr>
            <w:webHidden/>
          </w:rPr>
          <w:fldChar w:fldCharType="separate"/>
        </w:r>
        <w:r w:rsidR="00344F59">
          <w:rPr>
            <w:webHidden/>
          </w:rPr>
          <w:t>312</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711" w:history="1">
        <w:r w:rsidR="00B4307F" w:rsidRPr="003D7193">
          <w:rPr>
            <w:rStyle w:val="Hyperlink"/>
          </w:rPr>
          <w:t>26.2.1 Pretrigger Samples</w:t>
        </w:r>
        <w:r w:rsidR="00B4307F">
          <w:rPr>
            <w:webHidden/>
          </w:rPr>
          <w:tab/>
        </w:r>
        <w:r>
          <w:rPr>
            <w:webHidden/>
          </w:rPr>
          <w:fldChar w:fldCharType="begin"/>
        </w:r>
        <w:r w:rsidR="00B4307F">
          <w:rPr>
            <w:webHidden/>
          </w:rPr>
          <w:instrText xml:space="preserve"> PAGEREF _Toc306374711 \h </w:instrText>
        </w:r>
        <w:r>
          <w:rPr>
            <w:webHidden/>
          </w:rPr>
        </w:r>
        <w:r>
          <w:rPr>
            <w:webHidden/>
          </w:rPr>
          <w:fldChar w:fldCharType="separate"/>
        </w:r>
        <w:r w:rsidR="00344F59">
          <w:rPr>
            <w:webHidden/>
          </w:rPr>
          <w:t>313</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712" w:history="1">
        <w:r w:rsidR="00B4307F" w:rsidRPr="003D7193">
          <w:rPr>
            <w:rStyle w:val="Hyperlink"/>
          </w:rPr>
          <w:t>26.3 IviDigitizerPretriggerSamples Functions</w:t>
        </w:r>
        <w:r w:rsidR="00B4307F">
          <w:rPr>
            <w:webHidden/>
          </w:rPr>
          <w:tab/>
        </w:r>
        <w:r>
          <w:rPr>
            <w:webHidden/>
          </w:rPr>
          <w:fldChar w:fldCharType="begin"/>
        </w:r>
        <w:r w:rsidR="00B4307F">
          <w:rPr>
            <w:webHidden/>
          </w:rPr>
          <w:instrText xml:space="preserve"> PAGEREF _Toc306374712 \h </w:instrText>
        </w:r>
        <w:r>
          <w:rPr>
            <w:webHidden/>
          </w:rPr>
        </w:r>
        <w:r>
          <w:rPr>
            <w:webHidden/>
          </w:rPr>
          <w:fldChar w:fldCharType="separate"/>
        </w:r>
        <w:r w:rsidR="00344F59">
          <w:rPr>
            <w:webHidden/>
          </w:rPr>
          <w:t>314</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713" w:history="1">
        <w:r w:rsidR="00B4307F" w:rsidRPr="003D7193">
          <w:rPr>
            <w:rStyle w:val="Hyperlink"/>
          </w:rPr>
          <w:t>26.3.1 Configure Pretrigger Samples (IVI-C Only)</w:t>
        </w:r>
        <w:r w:rsidR="00B4307F">
          <w:rPr>
            <w:webHidden/>
          </w:rPr>
          <w:tab/>
        </w:r>
        <w:r>
          <w:rPr>
            <w:webHidden/>
          </w:rPr>
          <w:fldChar w:fldCharType="begin"/>
        </w:r>
        <w:r w:rsidR="00B4307F">
          <w:rPr>
            <w:webHidden/>
          </w:rPr>
          <w:instrText xml:space="preserve"> PAGEREF _Toc306374713 \h </w:instrText>
        </w:r>
        <w:r>
          <w:rPr>
            <w:webHidden/>
          </w:rPr>
        </w:r>
        <w:r>
          <w:rPr>
            <w:webHidden/>
          </w:rPr>
          <w:fldChar w:fldCharType="separate"/>
        </w:r>
        <w:r w:rsidR="00344F59">
          <w:rPr>
            <w:webHidden/>
          </w:rPr>
          <w:t>315</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714" w:history="1">
        <w:r w:rsidR="00B4307F" w:rsidRPr="003D7193">
          <w:rPr>
            <w:rStyle w:val="Hyperlink"/>
          </w:rPr>
          <w:t>26.4 IviDigitizerPretriggerSamples Behavior Model</w:t>
        </w:r>
        <w:r w:rsidR="00B4307F">
          <w:rPr>
            <w:webHidden/>
          </w:rPr>
          <w:tab/>
        </w:r>
        <w:r>
          <w:rPr>
            <w:webHidden/>
          </w:rPr>
          <w:fldChar w:fldCharType="begin"/>
        </w:r>
        <w:r w:rsidR="00B4307F">
          <w:rPr>
            <w:webHidden/>
          </w:rPr>
          <w:instrText xml:space="preserve"> PAGEREF _Toc306374714 \h </w:instrText>
        </w:r>
        <w:r>
          <w:rPr>
            <w:webHidden/>
          </w:rPr>
        </w:r>
        <w:r>
          <w:rPr>
            <w:webHidden/>
          </w:rPr>
          <w:fldChar w:fldCharType="separate"/>
        </w:r>
        <w:r w:rsidR="00344F59">
          <w:rPr>
            <w:webHidden/>
          </w:rPr>
          <w:t>316</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715" w:history="1">
        <w:r w:rsidR="00B4307F" w:rsidRPr="003D7193">
          <w:rPr>
            <w:rStyle w:val="Hyperlink"/>
          </w:rPr>
          <w:t>26.5 IviDigitizerPretriggerSamples Compliance Notes</w:t>
        </w:r>
        <w:r w:rsidR="00B4307F">
          <w:rPr>
            <w:webHidden/>
          </w:rPr>
          <w:tab/>
        </w:r>
        <w:r>
          <w:rPr>
            <w:webHidden/>
          </w:rPr>
          <w:fldChar w:fldCharType="begin"/>
        </w:r>
        <w:r w:rsidR="00B4307F">
          <w:rPr>
            <w:webHidden/>
          </w:rPr>
          <w:instrText xml:space="preserve"> PAGEREF _Toc306374715 \h </w:instrText>
        </w:r>
        <w:r>
          <w:rPr>
            <w:webHidden/>
          </w:rPr>
        </w:r>
        <w:r>
          <w:rPr>
            <w:webHidden/>
          </w:rPr>
          <w:fldChar w:fldCharType="separate"/>
        </w:r>
        <w:r w:rsidR="00344F59">
          <w:rPr>
            <w:webHidden/>
          </w:rPr>
          <w:t>316</w:t>
        </w:r>
        <w:r>
          <w:rPr>
            <w:webHidden/>
          </w:rPr>
          <w:fldChar w:fldCharType="end"/>
        </w:r>
      </w:hyperlink>
    </w:p>
    <w:p w:rsidR="00B4307F" w:rsidRDefault="00875082">
      <w:pPr>
        <w:pStyle w:val="TOC1"/>
        <w:rPr>
          <w:rFonts w:asciiTheme="minorHAnsi" w:eastAsiaTheme="minorEastAsia" w:hAnsiTheme="minorHAnsi" w:cstheme="minorBidi"/>
          <w:b w:val="0"/>
          <w:bCs w:val="0"/>
          <w:sz w:val="22"/>
          <w:szCs w:val="22"/>
        </w:rPr>
      </w:pPr>
      <w:hyperlink w:anchor="_Toc306374716" w:history="1">
        <w:r w:rsidR="00B4307F" w:rsidRPr="003D7193">
          <w:rPr>
            <w:rStyle w:val="Hyperlink"/>
          </w:rPr>
          <w:t>27. IviDigitizerTriggerHoldoff Extension Group</w:t>
        </w:r>
        <w:r w:rsidR="00B4307F">
          <w:rPr>
            <w:webHidden/>
          </w:rPr>
          <w:tab/>
        </w:r>
        <w:r>
          <w:rPr>
            <w:webHidden/>
          </w:rPr>
          <w:fldChar w:fldCharType="begin"/>
        </w:r>
        <w:r w:rsidR="00B4307F">
          <w:rPr>
            <w:webHidden/>
          </w:rPr>
          <w:instrText xml:space="preserve"> PAGEREF _Toc306374716 \h </w:instrText>
        </w:r>
        <w:r>
          <w:rPr>
            <w:webHidden/>
          </w:rPr>
        </w:r>
        <w:r>
          <w:rPr>
            <w:webHidden/>
          </w:rPr>
          <w:fldChar w:fldCharType="separate"/>
        </w:r>
        <w:r w:rsidR="00344F59">
          <w:rPr>
            <w:webHidden/>
          </w:rPr>
          <w:t>317</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717" w:history="1">
        <w:r w:rsidR="00B4307F" w:rsidRPr="003D7193">
          <w:rPr>
            <w:rStyle w:val="Hyperlink"/>
          </w:rPr>
          <w:t>27.1 IviDigitizerTriggerHoldoff Overview</w:t>
        </w:r>
        <w:r w:rsidR="00B4307F">
          <w:rPr>
            <w:webHidden/>
          </w:rPr>
          <w:tab/>
        </w:r>
        <w:r>
          <w:rPr>
            <w:webHidden/>
          </w:rPr>
          <w:fldChar w:fldCharType="begin"/>
        </w:r>
        <w:r w:rsidR="00B4307F">
          <w:rPr>
            <w:webHidden/>
          </w:rPr>
          <w:instrText xml:space="preserve"> PAGEREF _Toc306374717 \h </w:instrText>
        </w:r>
        <w:r>
          <w:rPr>
            <w:webHidden/>
          </w:rPr>
        </w:r>
        <w:r>
          <w:rPr>
            <w:webHidden/>
          </w:rPr>
          <w:fldChar w:fldCharType="separate"/>
        </w:r>
        <w:r w:rsidR="00344F59">
          <w:rPr>
            <w:webHidden/>
          </w:rPr>
          <w:t>317</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718" w:history="1">
        <w:r w:rsidR="00B4307F" w:rsidRPr="003D7193">
          <w:rPr>
            <w:rStyle w:val="Hyperlink"/>
          </w:rPr>
          <w:t>27.2 IviDigitizerTriggerHoldoff Attributes</w:t>
        </w:r>
        <w:r w:rsidR="00B4307F">
          <w:rPr>
            <w:webHidden/>
          </w:rPr>
          <w:tab/>
        </w:r>
        <w:r>
          <w:rPr>
            <w:webHidden/>
          </w:rPr>
          <w:fldChar w:fldCharType="begin"/>
        </w:r>
        <w:r w:rsidR="00B4307F">
          <w:rPr>
            <w:webHidden/>
          </w:rPr>
          <w:instrText xml:space="preserve"> PAGEREF _Toc306374718 \h </w:instrText>
        </w:r>
        <w:r>
          <w:rPr>
            <w:webHidden/>
          </w:rPr>
        </w:r>
        <w:r>
          <w:rPr>
            <w:webHidden/>
          </w:rPr>
          <w:fldChar w:fldCharType="separate"/>
        </w:r>
        <w:r w:rsidR="00344F59">
          <w:rPr>
            <w:webHidden/>
          </w:rPr>
          <w:t>317</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719" w:history="1">
        <w:r w:rsidR="00B4307F" w:rsidRPr="003D7193">
          <w:rPr>
            <w:rStyle w:val="Hyperlink"/>
          </w:rPr>
          <w:t>27.2.1 Trigger Holdoff</w:t>
        </w:r>
        <w:r w:rsidR="00B4307F">
          <w:rPr>
            <w:webHidden/>
          </w:rPr>
          <w:tab/>
        </w:r>
        <w:r>
          <w:rPr>
            <w:webHidden/>
          </w:rPr>
          <w:fldChar w:fldCharType="begin"/>
        </w:r>
        <w:r w:rsidR="00B4307F">
          <w:rPr>
            <w:webHidden/>
          </w:rPr>
          <w:instrText xml:space="preserve"> PAGEREF _Toc306374719 \h </w:instrText>
        </w:r>
        <w:r>
          <w:rPr>
            <w:webHidden/>
          </w:rPr>
        </w:r>
        <w:r>
          <w:rPr>
            <w:webHidden/>
          </w:rPr>
          <w:fldChar w:fldCharType="separate"/>
        </w:r>
        <w:r w:rsidR="00344F59">
          <w:rPr>
            <w:webHidden/>
          </w:rPr>
          <w:t>318</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720" w:history="1">
        <w:r w:rsidR="00B4307F" w:rsidRPr="003D7193">
          <w:rPr>
            <w:rStyle w:val="Hyperlink"/>
          </w:rPr>
          <w:t>27.3 IviDigitizerTriggerHoldoff Functions</w:t>
        </w:r>
        <w:r w:rsidR="00B4307F">
          <w:rPr>
            <w:webHidden/>
          </w:rPr>
          <w:tab/>
        </w:r>
        <w:r>
          <w:rPr>
            <w:webHidden/>
          </w:rPr>
          <w:fldChar w:fldCharType="begin"/>
        </w:r>
        <w:r w:rsidR="00B4307F">
          <w:rPr>
            <w:webHidden/>
          </w:rPr>
          <w:instrText xml:space="preserve"> PAGEREF _Toc306374720 \h </w:instrText>
        </w:r>
        <w:r>
          <w:rPr>
            <w:webHidden/>
          </w:rPr>
        </w:r>
        <w:r>
          <w:rPr>
            <w:webHidden/>
          </w:rPr>
          <w:fldChar w:fldCharType="separate"/>
        </w:r>
        <w:r w:rsidR="00344F59">
          <w:rPr>
            <w:webHidden/>
          </w:rPr>
          <w:t>319</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721" w:history="1">
        <w:r w:rsidR="00B4307F" w:rsidRPr="003D7193">
          <w:rPr>
            <w:rStyle w:val="Hyperlink"/>
          </w:rPr>
          <w:t>27.3.1 Configure Trigger Holdoff (IVI-C Only)</w:t>
        </w:r>
        <w:r w:rsidR="00B4307F">
          <w:rPr>
            <w:webHidden/>
          </w:rPr>
          <w:tab/>
        </w:r>
        <w:r>
          <w:rPr>
            <w:webHidden/>
          </w:rPr>
          <w:fldChar w:fldCharType="begin"/>
        </w:r>
        <w:r w:rsidR="00B4307F">
          <w:rPr>
            <w:webHidden/>
          </w:rPr>
          <w:instrText xml:space="preserve"> PAGEREF _Toc306374721 \h </w:instrText>
        </w:r>
        <w:r>
          <w:rPr>
            <w:webHidden/>
          </w:rPr>
        </w:r>
        <w:r>
          <w:rPr>
            <w:webHidden/>
          </w:rPr>
          <w:fldChar w:fldCharType="separate"/>
        </w:r>
        <w:r w:rsidR="00344F59">
          <w:rPr>
            <w:webHidden/>
          </w:rPr>
          <w:t>320</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722" w:history="1">
        <w:r w:rsidR="00B4307F" w:rsidRPr="003D7193">
          <w:rPr>
            <w:rStyle w:val="Hyperlink"/>
          </w:rPr>
          <w:t>27.4 IviDigitizerTriggerHoldoff Behavior Model</w:t>
        </w:r>
        <w:r w:rsidR="00B4307F">
          <w:rPr>
            <w:webHidden/>
          </w:rPr>
          <w:tab/>
        </w:r>
        <w:r>
          <w:rPr>
            <w:webHidden/>
          </w:rPr>
          <w:fldChar w:fldCharType="begin"/>
        </w:r>
        <w:r w:rsidR="00B4307F">
          <w:rPr>
            <w:webHidden/>
          </w:rPr>
          <w:instrText xml:space="preserve"> PAGEREF _Toc306374722 \h </w:instrText>
        </w:r>
        <w:r>
          <w:rPr>
            <w:webHidden/>
          </w:rPr>
        </w:r>
        <w:r>
          <w:rPr>
            <w:webHidden/>
          </w:rPr>
          <w:fldChar w:fldCharType="separate"/>
        </w:r>
        <w:r w:rsidR="00344F59">
          <w:rPr>
            <w:webHidden/>
          </w:rPr>
          <w:t>321</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723" w:history="1">
        <w:r w:rsidR="00B4307F" w:rsidRPr="003D7193">
          <w:rPr>
            <w:rStyle w:val="Hyperlink"/>
          </w:rPr>
          <w:t>27.5 IviDigitizerTriggerHoldoff Compliance Notes</w:t>
        </w:r>
        <w:r w:rsidR="00B4307F">
          <w:rPr>
            <w:webHidden/>
          </w:rPr>
          <w:tab/>
        </w:r>
        <w:r>
          <w:rPr>
            <w:webHidden/>
          </w:rPr>
          <w:fldChar w:fldCharType="begin"/>
        </w:r>
        <w:r w:rsidR="00B4307F">
          <w:rPr>
            <w:webHidden/>
          </w:rPr>
          <w:instrText xml:space="preserve"> PAGEREF _Toc306374723 \h </w:instrText>
        </w:r>
        <w:r>
          <w:rPr>
            <w:webHidden/>
          </w:rPr>
        </w:r>
        <w:r>
          <w:rPr>
            <w:webHidden/>
          </w:rPr>
          <w:fldChar w:fldCharType="separate"/>
        </w:r>
        <w:r w:rsidR="00344F59">
          <w:rPr>
            <w:webHidden/>
          </w:rPr>
          <w:t>321</w:t>
        </w:r>
        <w:r>
          <w:rPr>
            <w:webHidden/>
          </w:rPr>
          <w:fldChar w:fldCharType="end"/>
        </w:r>
      </w:hyperlink>
    </w:p>
    <w:p w:rsidR="00B4307F" w:rsidRDefault="00875082">
      <w:pPr>
        <w:pStyle w:val="TOC1"/>
        <w:rPr>
          <w:rFonts w:asciiTheme="minorHAnsi" w:eastAsiaTheme="minorEastAsia" w:hAnsiTheme="minorHAnsi" w:cstheme="minorBidi"/>
          <w:b w:val="0"/>
          <w:bCs w:val="0"/>
          <w:sz w:val="22"/>
          <w:szCs w:val="22"/>
        </w:rPr>
      </w:pPr>
      <w:hyperlink w:anchor="_Toc306374724" w:history="1">
        <w:r w:rsidR="00B4307F" w:rsidRPr="003D7193">
          <w:rPr>
            <w:rStyle w:val="Hyperlink"/>
          </w:rPr>
          <w:t>28. IviDigitizerGlitchTrigger Extension Group</w:t>
        </w:r>
        <w:r w:rsidR="00B4307F">
          <w:rPr>
            <w:webHidden/>
          </w:rPr>
          <w:tab/>
        </w:r>
        <w:r>
          <w:rPr>
            <w:webHidden/>
          </w:rPr>
          <w:fldChar w:fldCharType="begin"/>
        </w:r>
        <w:r w:rsidR="00B4307F">
          <w:rPr>
            <w:webHidden/>
          </w:rPr>
          <w:instrText xml:space="preserve"> PAGEREF _Toc306374724 \h </w:instrText>
        </w:r>
        <w:r>
          <w:rPr>
            <w:webHidden/>
          </w:rPr>
        </w:r>
        <w:r>
          <w:rPr>
            <w:webHidden/>
          </w:rPr>
          <w:fldChar w:fldCharType="separate"/>
        </w:r>
        <w:r w:rsidR="00344F59">
          <w:rPr>
            <w:webHidden/>
          </w:rPr>
          <w:t>322</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725" w:history="1">
        <w:r w:rsidR="00B4307F" w:rsidRPr="003D7193">
          <w:rPr>
            <w:rStyle w:val="Hyperlink"/>
          </w:rPr>
          <w:t>28.1 IviDigitizerGlitchTrigger Overview</w:t>
        </w:r>
        <w:r w:rsidR="00B4307F">
          <w:rPr>
            <w:webHidden/>
          </w:rPr>
          <w:tab/>
        </w:r>
        <w:r>
          <w:rPr>
            <w:webHidden/>
          </w:rPr>
          <w:fldChar w:fldCharType="begin"/>
        </w:r>
        <w:r w:rsidR="00B4307F">
          <w:rPr>
            <w:webHidden/>
          </w:rPr>
          <w:instrText xml:space="preserve"> PAGEREF _Toc306374725 \h </w:instrText>
        </w:r>
        <w:r>
          <w:rPr>
            <w:webHidden/>
          </w:rPr>
        </w:r>
        <w:r>
          <w:rPr>
            <w:webHidden/>
          </w:rPr>
          <w:fldChar w:fldCharType="separate"/>
        </w:r>
        <w:r w:rsidR="00344F59">
          <w:rPr>
            <w:webHidden/>
          </w:rPr>
          <w:t>322</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726" w:history="1">
        <w:r w:rsidR="00B4307F" w:rsidRPr="003D7193">
          <w:rPr>
            <w:rStyle w:val="Hyperlink"/>
          </w:rPr>
          <w:t>28.2 IviDigitizerGlitchTrigger Attributes</w:t>
        </w:r>
        <w:r w:rsidR="00B4307F">
          <w:rPr>
            <w:webHidden/>
          </w:rPr>
          <w:tab/>
        </w:r>
        <w:r>
          <w:rPr>
            <w:webHidden/>
          </w:rPr>
          <w:fldChar w:fldCharType="begin"/>
        </w:r>
        <w:r w:rsidR="00B4307F">
          <w:rPr>
            <w:webHidden/>
          </w:rPr>
          <w:instrText xml:space="preserve"> PAGEREF _Toc306374726 \h </w:instrText>
        </w:r>
        <w:r>
          <w:rPr>
            <w:webHidden/>
          </w:rPr>
        </w:r>
        <w:r>
          <w:rPr>
            <w:webHidden/>
          </w:rPr>
          <w:fldChar w:fldCharType="separate"/>
        </w:r>
        <w:r w:rsidR="00344F59">
          <w:rPr>
            <w:webHidden/>
          </w:rPr>
          <w:t>322</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727" w:history="1">
        <w:r w:rsidR="00B4307F" w:rsidRPr="003D7193">
          <w:rPr>
            <w:rStyle w:val="Hyperlink"/>
          </w:rPr>
          <w:t>28.2.1 Glitch Trigger Condition</w:t>
        </w:r>
        <w:r w:rsidR="00B4307F">
          <w:rPr>
            <w:webHidden/>
          </w:rPr>
          <w:tab/>
        </w:r>
        <w:r>
          <w:rPr>
            <w:webHidden/>
          </w:rPr>
          <w:fldChar w:fldCharType="begin"/>
        </w:r>
        <w:r w:rsidR="00B4307F">
          <w:rPr>
            <w:webHidden/>
          </w:rPr>
          <w:instrText xml:space="preserve"> PAGEREF _Toc306374727 \h </w:instrText>
        </w:r>
        <w:r>
          <w:rPr>
            <w:webHidden/>
          </w:rPr>
        </w:r>
        <w:r>
          <w:rPr>
            <w:webHidden/>
          </w:rPr>
          <w:fldChar w:fldCharType="separate"/>
        </w:r>
        <w:r w:rsidR="00344F59">
          <w:rPr>
            <w:webHidden/>
          </w:rPr>
          <w:t>323</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728" w:history="1">
        <w:r w:rsidR="00B4307F" w:rsidRPr="003D7193">
          <w:rPr>
            <w:rStyle w:val="Hyperlink"/>
          </w:rPr>
          <w:t>28.2.2 Glitch Trigger Polarity</w:t>
        </w:r>
        <w:r w:rsidR="00B4307F">
          <w:rPr>
            <w:webHidden/>
          </w:rPr>
          <w:tab/>
        </w:r>
        <w:r>
          <w:rPr>
            <w:webHidden/>
          </w:rPr>
          <w:fldChar w:fldCharType="begin"/>
        </w:r>
        <w:r w:rsidR="00B4307F">
          <w:rPr>
            <w:webHidden/>
          </w:rPr>
          <w:instrText xml:space="preserve"> PAGEREF _Toc306374728 \h </w:instrText>
        </w:r>
        <w:r>
          <w:rPr>
            <w:webHidden/>
          </w:rPr>
        </w:r>
        <w:r>
          <w:rPr>
            <w:webHidden/>
          </w:rPr>
          <w:fldChar w:fldCharType="separate"/>
        </w:r>
        <w:r w:rsidR="00344F59">
          <w:rPr>
            <w:webHidden/>
          </w:rPr>
          <w:t>324</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729" w:history="1">
        <w:r w:rsidR="00B4307F" w:rsidRPr="003D7193">
          <w:rPr>
            <w:rStyle w:val="Hyperlink"/>
          </w:rPr>
          <w:t>28.2.3 Glitch Trigger Width</w:t>
        </w:r>
        <w:r w:rsidR="00B4307F">
          <w:rPr>
            <w:webHidden/>
          </w:rPr>
          <w:tab/>
        </w:r>
        <w:r>
          <w:rPr>
            <w:webHidden/>
          </w:rPr>
          <w:fldChar w:fldCharType="begin"/>
        </w:r>
        <w:r w:rsidR="00B4307F">
          <w:rPr>
            <w:webHidden/>
          </w:rPr>
          <w:instrText xml:space="preserve"> PAGEREF _Toc306374729 \h </w:instrText>
        </w:r>
        <w:r>
          <w:rPr>
            <w:webHidden/>
          </w:rPr>
        </w:r>
        <w:r>
          <w:rPr>
            <w:webHidden/>
          </w:rPr>
          <w:fldChar w:fldCharType="separate"/>
        </w:r>
        <w:r w:rsidR="00344F59">
          <w:rPr>
            <w:webHidden/>
          </w:rPr>
          <w:t>326</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730" w:history="1">
        <w:r w:rsidR="00B4307F" w:rsidRPr="003D7193">
          <w:rPr>
            <w:rStyle w:val="Hyperlink"/>
          </w:rPr>
          <w:t>28.3 IviDigitizerGlitchTrigger Functions</w:t>
        </w:r>
        <w:r w:rsidR="00B4307F">
          <w:rPr>
            <w:webHidden/>
          </w:rPr>
          <w:tab/>
        </w:r>
        <w:r>
          <w:rPr>
            <w:webHidden/>
          </w:rPr>
          <w:fldChar w:fldCharType="begin"/>
        </w:r>
        <w:r w:rsidR="00B4307F">
          <w:rPr>
            <w:webHidden/>
          </w:rPr>
          <w:instrText xml:space="preserve"> PAGEREF _Toc306374730 \h </w:instrText>
        </w:r>
        <w:r>
          <w:rPr>
            <w:webHidden/>
          </w:rPr>
        </w:r>
        <w:r>
          <w:rPr>
            <w:webHidden/>
          </w:rPr>
          <w:fldChar w:fldCharType="separate"/>
        </w:r>
        <w:r w:rsidR="00344F59">
          <w:rPr>
            <w:webHidden/>
          </w:rPr>
          <w:t>327</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731" w:history="1">
        <w:r w:rsidR="00B4307F" w:rsidRPr="003D7193">
          <w:rPr>
            <w:rStyle w:val="Hyperlink"/>
          </w:rPr>
          <w:t>28.3.1 Configure Glitch Trigger Source</w:t>
        </w:r>
        <w:r w:rsidR="00B4307F">
          <w:rPr>
            <w:webHidden/>
          </w:rPr>
          <w:tab/>
        </w:r>
        <w:r>
          <w:rPr>
            <w:webHidden/>
          </w:rPr>
          <w:fldChar w:fldCharType="begin"/>
        </w:r>
        <w:r w:rsidR="00B4307F">
          <w:rPr>
            <w:webHidden/>
          </w:rPr>
          <w:instrText xml:space="preserve"> PAGEREF _Toc306374731 \h </w:instrText>
        </w:r>
        <w:r>
          <w:rPr>
            <w:webHidden/>
          </w:rPr>
        </w:r>
        <w:r>
          <w:rPr>
            <w:webHidden/>
          </w:rPr>
          <w:fldChar w:fldCharType="separate"/>
        </w:r>
        <w:r w:rsidR="00344F59">
          <w:rPr>
            <w:webHidden/>
          </w:rPr>
          <w:t>328</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732" w:history="1">
        <w:r w:rsidR="00B4307F" w:rsidRPr="003D7193">
          <w:rPr>
            <w:rStyle w:val="Hyperlink"/>
          </w:rPr>
          <w:t>28.4 IviDigitizerGlitchTrigger Behavior Model</w:t>
        </w:r>
        <w:r w:rsidR="00B4307F">
          <w:rPr>
            <w:webHidden/>
          </w:rPr>
          <w:tab/>
        </w:r>
        <w:r>
          <w:rPr>
            <w:webHidden/>
          </w:rPr>
          <w:fldChar w:fldCharType="begin"/>
        </w:r>
        <w:r w:rsidR="00B4307F">
          <w:rPr>
            <w:webHidden/>
          </w:rPr>
          <w:instrText xml:space="preserve"> PAGEREF _Toc306374732 \h </w:instrText>
        </w:r>
        <w:r>
          <w:rPr>
            <w:webHidden/>
          </w:rPr>
        </w:r>
        <w:r>
          <w:rPr>
            <w:webHidden/>
          </w:rPr>
          <w:fldChar w:fldCharType="separate"/>
        </w:r>
        <w:r w:rsidR="00344F59">
          <w:rPr>
            <w:webHidden/>
          </w:rPr>
          <w:t>330</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733" w:history="1">
        <w:r w:rsidR="00B4307F" w:rsidRPr="003D7193">
          <w:rPr>
            <w:rStyle w:val="Hyperlink"/>
          </w:rPr>
          <w:t>28.5 IviDigitizerGlitchTrigger Compliance Notes</w:t>
        </w:r>
        <w:r w:rsidR="00B4307F">
          <w:rPr>
            <w:webHidden/>
          </w:rPr>
          <w:tab/>
        </w:r>
        <w:r>
          <w:rPr>
            <w:webHidden/>
          </w:rPr>
          <w:fldChar w:fldCharType="begin"/>
        </w:r>
        <w:r w:rsidR="00B4307F">
          <w:rPr>
            <w:webHidden/>
          </w:rPr>
          <w:instrText xml:space="preserve"> PAGEREF _Toc306374733 \h </w:instrText>
        </w:r>
        <w:r>
          <w:rPr>
            <w:webHidden/>
          </w:rPr>
        </w:r>
        <w:r>
          <w:rPr>
            <w:webHidden/>
          </w:rPr>
          <w:fldChar w:fldCharType="separate"/>
        </w:r>
        <w:r w:rsidR="00344F59">
          <w:rPr>
            <w:webHidden/>
          </w:rPr>
          <w:t>330</w:t>
        </w:r>
        <w:r>
          <w:rPr>
            <w:webHidden/>
          </w:rPr>
          <w:fldChar w:fldCharType="end"/>
        </w:r>
      </w:hyperlink>
    </w:p>
    <w:p w:rsidR="00B4307F" w:rsidRDefault="00875082">
      <w:pPr>
        <w:pStyle w:val="TOC1"/>
        <w:rPr>
          <w:rFonts w:asciiTheme="minorHAnsi" w:eastAsiaTheme="minorEastAsia" w:hAnsiTheme="minorHAnsi" w:cstheme="minorBidi"/>
          <w:b w:val="0"/>
          <w:bCs w:val="0"/>
          <w:sz w:val="22"/>
          <w:szCs w:val="22"/>
        </w:rPr>
      </w:pPr>
      <w:hyperlink w:anchor="_Toc306374734" w:history="1">
        <w:r w:rsidR="00B4307F" w:rsidRPr="003D7193">
          <w:rPr>
            <w:rStyle w:val="Hyperlink"/>
          </w:rPr>
          <w:t>29. IviDigitizerRuntTrigger Extension Group</w:t>
        </w:r>
        <w:r w:rsidR="00B4307F">
          <w:rPr>
            <w:webHidden/>
          </w:rPr>
          <w:tab/>
        </w:r>
        <w:r>
          <w:rPr>
            <w:webHidden/>
          </w:rPr>
          <w:fldChar w:fldCharType="begin"/>
        </w:r>
        <w:r w:rsidR="00B4307F">
          <w:rPr>
            <w:webHidden/>
          </w:rPr>
          <w:instrText xml:space="preserve"> PAGEREF _Toc306374734 \h </w:instrText>
        </w:r>
        <w:r>
          <w:rPr>
            <w:webHidden/>
          </w:rPr>
        </w:r>
        <w:r>
          <w:rPr>
            <w:webHidden/>
          </w:rPr>
          <w:fldChar w:fldCharType="separate"/>
        </w:r>
        <w:r w:rsidR="00344F59">
          <w:rPr>
            <w:webHidden/>
          </w:rPr>
          <w:t>331</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735" w:history="1">
        <w:r w:rsidR="00B4307F" w:rsidRPr="003D7193">
          <w:rPr>
            <w:rStyle w:val="Hyperlink"/>
          </w:rPr>
          <w:t>29.1 IviDigitizerRuntTrigger Overview</w:t>
        </w:r>
        <w:r w:rsidR="00B4307F">
          <w:rPr>
            <w:webHidden/>
          </w:rPr>
          <w:tab/>
        </w:r>
        <w:r>
          <w:rPr>
            <w:webHidden/>
          </w:rPr>
          <w:fldChar w:fldCharType="begin"/>
        </w:r>
        <w:r w:rsidR="00B4307F">
          <w:rPr>
            <w:webHidden/>
          </w:rPr>
          <w:instrText xml:space="preserve"> PAGEREF _Toc306374735 \h </w:instrText>
        </w:r>
        <w:r>
          <w:rPr>
            <w:webHidden/>
          </w:rPr>
        </w:r>
        <w:r>
          <w:rPr>
            <w:webHidden/>
          </w:rPr>
          <w:fldChar w:fldCharType="separate"/>
        </w:r>
        <w:r w:rsidR="00344F59">
          <w:rPr>
            <w:webHidden/>
          </w:rPr>
          <w:t>331</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736" w:history="1">
        <w:r w:rsidR="00B4307F" w:rsidRPr="003D7193">
          <w:rPr>
            <w:rStyle w:val="Hyperlink"/>
          </w:rPr>
          <w:t>29.2 IviDigitizerRuntTrigger Attributes</w:t>
        </w:r>
        <w:r w:rsidR="00B4307F">
          <w:rPr>
            <w:webHidden/>
          </w:rPr>
          <w:tab/>
        </w:r>
        <w:r>
          <w:rPr>
            <w:webHidden/>
          </w:rPr>
          <w:fldChar w:fldCharType="begin"/>
        </w:r>
        <w:r w:rsidR="00B4307F">
          <w:rPr>
            <w:webHidden/>
          </w:rPr>
          <w:instrText xml:space="preserve"> PAGEREF _Toc306374736 \h </w:instrText>
        </w:r>
        <w:r>
          <w:rPr>
            <w:webHidden/>
          </w:rPr>
        </w:r>
        <w:r>
          <w:rPr>
            <w:webHidden/>
          </w:rPr>
          <w:fldChar w:fldCharType="separate"/>
        </w:r>
        <w:r w:rsidR="00344F59">
          <w:rPr>
            <w:webHidden/>
          </w:rPr>
          <w:t>331</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737" w:history="1">
        <w:r w:rsidR="00B4307F" w:rsidRPr="003D7193">
          <w:rPr>
            <w:rStyle w:val="Hyperlink"/>
          </w:rPr>
          <w:t>29.2.1 Runt Trigger High Threshold</w:t>
        </w:r>
        <w:r w:rsidR="00B4307F">
          <w:rPr>
            <w:webHidden/>
          </w:rPr>
          <w:tab/>
        </w:r>
        <w:r>
          <w:rPr>
            <w:webHidden/>
          </w:rPr>
          <w:fldChar w:fldCharType="begin"/>
        </w:r>
        <w:r w:rsidR="00B4307F">
          <w:rPr>
            <w:webHidden/>
          </w:rPr>
          <w:instrText xml:space="preserve"> PAGEREF _Toc306374737 \h </w:instrText>
        </w:r>
        <w:r>
          <w:rPr>
            <w:webHidden/>
          </w:rPr>
        </w:r>
        <w:r>
          <w:rPr>
            <w:webHidden/>
          </w:rPr>
          <w:fldChar w:fldCharType="separate"/>
        </w:r>
        <w:r w:rsidR="00344F59">
          <w:rPr>
            <w:webHidden/>
          </w:rPr>
          <w:t>332</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738" w:history="1">
        <w:r w:rsidR="00B4307F" w:rsidRPr="003D7193">
          <w:rPr>
            <w:rStyle w:val="Hyperlink"/>
          </w:rPr>
          <w:t>29.2.2 Runt Trigger Low Threshold</w:t>
        </w:r>
        <w:r w:rsidR="00B4307F">
          <w:rPr>
            <w:webHidden/>
          </w:rPr>
          <w:tab/>
        </w:r>
        <w:r>
          <w:rPr>
            <w:webHidden/>
          </w:rPr>
          <w:fldChar w:fldCharType="begin"/>
        </w:r>
        <w:r w:rsidR="00B4307F">
          <w:rPr>
            <w:webHidden/>
          </w:rPr>
          <w:instrText xml:space="preserve"> PAGEREF _Toc306374738 \h </w:instrText>
        </w:r>
        <w:r>
          <w:rPr>
            <w:webHidden/>
          </w:rPr>
        </w:r>
        <w:r>
          <w:rPr>
            <w:webHidden/>
          </w:rPr>
          <w:fldChar w:fldCharType="separate"/>
        </w:r>
        <w:r w:rsidR="00344F59">
          <w:rPr>
            <w:webHidden/>
          </w:rPr>
          <w:t>333</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739" w:history="1">
        <w:r w:rsidR="00B4307F" w:rsidRPr="003D7193">
          <w:rPr>
            <w:rStyle w:val="Hyperlink"/>
          </w:rPr>
          <w:t>29.2.3 Runt Trigger Polarity</w:t>
        </w:r>
        <w:r w:rsidR="00B4307F">
          <w:rPr>
            <w:webHidden/>
          </w:rPr>
          <w:tab/>
        </w:r>
        <w:r>
          <w:rPr>
            <w:webHidden/>
          </w:rPr>
          <w:fldChar w:fldCharType="begin"/>
        </w:r>
        <w:r w:rsidR="00B4307F">
          <w:rPr>
            <w:webHidden/>
          </w:rPr>
          <w:instrText xml:space="preserve"> PAGEREF _Toc306374739 \h </w:instrText>
        </w:r>
        <w:r>
          <w:rPr>
            <w:webHidden/>
          </w:rPr>
        </w:r>
        <w:r>
          <w:rPr>
            <w:webHidden/>
          </w:rPr>
          <w:fldChar w:fldCharType="separate"/>
        </w:r>
        <w:r w:rsidR="00344F59">
          <w:rPr>
            <w:webHidden/>
          </w:rPr>
          <w:t>334</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740" w:history="1">
        <w:r w:rsidR="00B4307F" w:rsidRPr="003D7193">
          <w:rPr>
            <w:rStyle w:val="Hyperlink"/>
          </w:rPr>
          <w:t>29.3 IviDigitizerRuntTrigger Functions</w:t>
        </w:r>
        <w:r w:rsidR="00B4307F">
          <w:rPr>
            <w:webHidden/>
          </w:rPr>
          <w:tab/>
        </w:r>
        <w:r>
          <w:rPr>
            <w:webHidden/>
          </w:rPr>
          <w:fldChar w:fldCharType="begin"/>
        </w:r>
        <w:r w:rsidR="00B4307F">
          <w:rPr>
            <w:webHidden/>
          </w:rPr>
          <w:instrText xml:space="preserve"> PAGEREF _Toc306374740 \h </w:instrText>
        </w:r>
        <w:r>
          <w:rPr>
            <w:webHidden/>
          </w:rPr>
        </w:r>
        <w:r>
          <w:rPr>
            <w:webHidden/>
          </w:rPr>
          <w:fldChar w:fldCharType="separate"/>
        </w:r>
        <w:r w:rsidR="00344F59">
          <w:rPr>
            <w:webHidden/>
          </w:rPr>
          <w:t>336</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741" w:history="1">
        <w:r w:rsidR="00B4307F" w:rsidRPr="003D7193">
          <w:rPr>
            <w:rStyle w:val="Hyperlink"/>
          </w:rPr>
          <w:t>29.3.1 Configure Runt Trigger Source</w:t>
        </w:r>
        <w:r w:rsidR="00B4307F">
          <w:rPr>
            <w:webHidden/>
          </w:rPr>
          <w:tab/>
        </w:r>
        <w:r>
          <w:rPr>
            <w:webHidden/>
          </w:rPr>
          <w:fldChar w:fldCharType="begin"/>
        </w:r>
        <w:r w:rsidR="00B4307F">
          <w:rPr>
            <w:webHidden/>
          </w:rPr>
          <w:instrText xml:space="preserve"> PAGEREF _Toc306374741 \h </w:instrText>
        </w:r>
        <w:r>
          <w:rPr>
            <w:webHidden/>
          </w:rPr>
        </w:r>
        <w:r>
          <w:rPr>
            <w:webHidden/>
          </w:rPr>
          <w:fldChar w:fldCharType="separate"/>
        </w:r>
        <w:r w:rsidR="00344F59">
          <w:rPr>
            <w:webHidden/>
          </w:rPr>
          <w:t>337</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742" w:history="1">
        <w:r w:rsidR="00B4307F" w:rsidRPr="003D7193">
          <w:rPr>
            <w:rStyle w:val="Hyperlink"/>
          </w:rPr>
          <w:t>29.4 IviDigitizerRuntTrigger Behavior Model</w:t>
        </w:r>
        <w:r w:rsidR="00B4307F">
          <w:rPr>
            <w:webHidden/>
          </w:rPr>
          <w:tab/>
        </w:r>
        <w:r>
          <w:rPr>
            <w:webHidden/>
          </w:rPr>
          <w:fldChar w:fldCharType="begin"/>
        </w:r>
        <w:r w:rsidR="00B4307F">
          <w:rPr>
            <w:webHidden/>
          </w:rPr>
          <w:instrText xml:space="preserve"> PAGEREF _Toc306374742 \h </w:instrText>
        </w:r>
        <w:r>
          <w:rPr>
            <w:webHidden/>
          </w:rPr>
        </w:r>
        <w:r>
          <w:rPr>
            <w:webHidden/>
          </w:rPr>
          <w:fldChar w:fldCharType="separate"/>
        </w:r>
        <w:r w:rsidR="00344F59">
          <w:rPr>
            <w:webHidden/>
          </w:rPr>
          <w:t>339</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743" w:history="1">
        <w:r w:rsidR="00B4307F" w:rsidRPr="003D7193">
          <w:rPr>
            <w:rStyle w:val="Hyperlink"/>
          </w:rPr>
          <w:t>29.5 IviDigitizerRuntTrigger Compliance Notes</w:t>
        </w:r>
        <w:r w:rsidR="00B4307F">
          <w:rPr>
            <w:webHidden/>
          </w:rPr>
          <w:tab/>
        </w:r>
        <w:r>
          <w:rPr>
            <w:webHidden/>
          </w:rPr>
          <w:fldChar w:fldCharType="begin"/>
        </w:r>
        <w:r w:rsidR="00B4307F">
          <w:rPr>
            <w:webHidden/>
          </w:rPr>
          <w:instrText xml:space="preserve"> PAGEREF _Toc306374743 \h </w:instrText>
        </w:r>
        <w:r>
          <w:rPr>
            <w:webHidden/>
          </w:rPr>
        </w:r>
        <w:r>
          <w:rPr>
            <w:webHidden/>
          </w:rPr>
          <w:fldChar w:fldCharType="separate"/>
        </w:r>
        <w:r w:rsidR="00344F59">
          <w:rPr>
            <w:webHidden/>
          </w:rPr>
          <w:t>339</w:t>
        </w:r>
        <w:r>
          <w:rPr>
            <w:webHidden/>
          </w:rPr>
          <w:fldChar w:fldCharType="end"/>
        </w:r>
      </w:hyperlink>
    </w:p>
    <w:p w:rsidR="00B4307F" w:rsidRDefault="00875082">
      <w:pPr>
        <w:pStyle w:val="TOC1"/>
        <w:rPr>
          <w:rFonts w:asciiTheme="minorHAnsi" w:eastAsiaTheme="minorEastAsia" w:hAnsiTheme="minorHAnsi" w:cstheme="minorBidi"/>
          <w:b w:val="0"/>
          <w:bCs w:val="0"/>
          <w:sz w:val="22"/>
          <w:szCs w:val="22"/>
        </w:rPr>
      </w:pPr>
      <w:hyperlink w:anchor="_Toc306374744" w:history="1">
        <w:r w:rsidR="00B4307F" w:rsidRPr="003D7193">
          <w:rPr>
            <w:rStyle w:val="Hyperlink"/>
          </w:rPr>
          <w:t>30. IviDigitizerSoftwareTrigger Extension Group</w:t>
        </w:r>
        <w:r w:rsidR="00B4307F">
          <w:rPr>
            <w:webHidden/>
          </w:rPr>
          <w:tab/>
        </w:r>
        <w:r>
          <w:rPr>
            <w:webHidden/>
          </w:rPr>
          <w:fldChar w:fldCharType="begin"/>
        </w:r>
        <w:r w:rsidR="00B4307F">
          <w:rPr>
            <w:webHidden/>
          </w:rPr>
          <w:instrText xml:space="preserve"> PAGEREF _Toc306374744 \h </w:instrText>
        </w:r>
        <w:r>
          <w:rPr>
            <w:webHidden/>
          </w:rPr>
        </w:r>
        <w:r>
          <w:rPr>
            <w:webHidden/>
          </w:rPr>
          <w:fldChar w:fldCharType="separate"/>
        </w:r>
        <w:r w:rsidR="00344F59">
          <w:rPr>
            <w:webHidden/>
          </w:rPr>
          <w:t>340</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745" w:history="1">
        <w:r w:rsidR="00B4307F" w:rsidRPr="003D7193">
          <w:rPr>
            <w:rStyle w:val="Hyperlink"/>
          </w:rPr>
          <w:t>30.1 IviDigitizerSoftwareTrigger Overview</w:t>
        </w:r>
        <w:r w:rsidR="00B4307F">
          <w:rPr>
            <w:webHidden/>
          </w:rPr>
          <w:tab/>
        </w:r>
        <w:r>
          <w:rPr>
            <w:webHidden/>
          </w:rPr>
          <w:fldChar w:fldCharType="begin"/>
        </w:r>
        <w:r w:rsidR="00B4307F">
          <w:rPr>
            <w:webHidden/>
          </w:rPr>
          <w:instrText xml:space="preserve"> PAGEREF _Toc306374745 \h </w:instrText>
        </w:r>
        <w:r>
          <w:rPr>
            <w:webHidden/>
          </w:rPr>
        </w:r>
        <w:r>
          <w:rPr>
            <w:webHidden/>
          </w:rPr>
          <w:fldChar w:fldCharType="separate"/>
        </w:r>
        <w:r w:rsidR="00344F59">
          <w:rPr>
            <w:webHidden/>
          </w:rPr>
          <w:t>340</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746" w:history="1">
        <w:r w:rsidR="00B4307F" w:rsidRPr="003D7193">
          <w:rPr>
            <w:rStyle w:val="Hyperlink"/>
          </w:rPr>
          <w:t>30.2 IviDigitizerSoftwareTrigger Functions</w:t>
        </w:r>
        <w:r w:rsidR="00B4307F">
          <w:rPr>
            <w:webHidden/>
          </w:rPr>
          <w:tab/>
        </w:r>
        <w:r>
          <w:rPr>
            <w:webHidden/>
          </w:rPr>
          <w:fldChar w:fldCharType="begin"/>
        </w:r>
        <w:r w:rsidR="00B4307F">
          <w:rPr>
            <w:webHidden/>
          </w:rPr>
          <w:instrText xml:space="preserve"> PAGEREF _Toc306374746 \h </w:instrText>
        </w:r>
        <w:r>
          <w:rPr>
            <w:webHidden/>
          </w:rPr>
        </w:r>
        <w:r>
          <w:rPr>
            <w:webHidden/>
          </w:rPr>
          <w:fldChar w:fldCharType="separate"/>
        </w:r>
        <w:r w:rsidR="00344F59">
          <w:rPr>
            <w:webHidden/>
          </w:rPr>
          <w:t>340</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747" w:history="1">
        <w:r w:rsidR="00B4307F" w:rsidRPr="003D7193">
          <w:rPr>
            <w:rStyle w:val="Hyperlink"/>
          </w:rPr>
          <w:t>30.2.1 Send Software Trigger</w:t>
        </w:r>
        <w:r w:rsidR="00B4307F">
          <w:rPr>
            <w:webHidden/>
          </w:rPr>
          <w:tab/>
        </w:r>
        <w:r>
          <w:rPr>
            <w:webHidden/>
          </w:rPr>
          <w:fldChar w:fldCharType="begin"/>
        </w:r>
        <w:r w:rsidR="00B4307F">
          <w:rPr>
            <w:webHidden/>
          </w:rPr>
          <w:instrText xml:space="preserve"> PAGEREF _Toc306374747 \h </w:instrText>
        </w:r>
        <w:r>
          <w:rPr>
            <w:webHidden/>
          </w:rPr>
        </w:r>
        <w:r>
          <w:rPr>
            <w:webHidden/>
          </w:rPr>
          <w:fldChar w:fldCharType="separate"/>
        </w:r>
        <w:r w:rsidR="00344F59">
          <w:rPr>
            <w:webHidden/>
          </w:rPr>
          <w:t>341</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748" w:history="1">
        <w:r w:rsidR="00B4307F" w:rsidRPr="003D7193">
          <w:rPr>
            <w:rStyle w:val="Hyperlink"/>
          </w:rPr>
          <w:t>30.3 IviDigitizerSoftwareTrigger Behavior Model</w:t>
        </w:r>
        <w:r w:rsidR="00B4307F">
          <w:rPr>
            <w:webHidden/>
          </w:rPr>
          <w:tab/>
        </w:r>
        <w:r>
          <w:rPr>
            <w:webHidden/>
          </w:rPr>
          <w:fldChar w:fldCharType="begin"/>
        </w:r>
        <w:r w:rsidR="00B4307F">
          <w:rPr>
            <w:webHidden/>
          </w:rPr>
          <w:instrText xml:space="preserve"> PAGEREF _Toc306374748 \h </w:instrText>
        </w:r>
        <w:r>
          <w:rPr>
            <w:webHidden/>
          </w:rPr>
        </w:r>
        <w:r>
          <w:rPr>
            <w:webHidden/>
          </w:rPr>
          <w:fldChar w:fldCharType="separate"/>
        </w:r>
        <w:r w:rsidR="00344F59">
          <w:rPr>
            <w:webHidden/>
          </w:rPr>
          <w:t>342</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749" w:history="1">
        <w:r w:rsidR="00B4307F" w:rsidRPr="003D7193">
          <w:rPr>
            <w:rStyle w:val="Hyperlink"/>
          </w:rPr>
          <w:t>30.4 IviDigitizerSoftwareTrigger Compliance Notes</w:t>
        </w:r>
        <w:r w:rsidR="00B4307F">
          <w:rPr>
            <w:webHidden/>
          </w:rPr>
          <w:tab/>
        </w:r>
        <w:r>
          <w:rPr>
            <w:webHidden/>
          </w:rPr>
          <w:fldChar w:fldCharType="begin"/>
        </w:r>
        <w:r w:rsidR="00B4307F">
          <w:rPr>
            <w:webHidden/>
          </w:rPr>
          <w:instrText xml:space="preserve"> PAGEREF _Toc306374749 \h </w:instrText>
        </w:r>
        <w:r>
          <w:rPr>
            <w:webHidden/>
          </w:rPr>
        </w:r>
        <w:r>
          <w:rPr>
            <w:webHidden/>
          </w:rPr>
          <w:fldChar w:fldCharType="separate"/>
        </w:r>
        <w:r w:rsidR="00344F59">
          <w:rPr>
            <w:webHidden/>
          </w:rPr>
          <w:t>342</w:t>
        </w:r>
        <w:r>
          <w:rPr>
            <w:webHidden/>
          </w:rPr>
          <w:fldChar w:fldCharType="end"/>
        </w:r>
      </w:hyperlink>
    </w:p>
    <w:p w:rsidR="00B4307F" w:rsidRDefault="00875082">
      <w:pPr>
        <w:pStyle w:val="TOC1"/>
        <w:rPr>
          <w:rFonts w:asciiTheme="minorHAnsi" w:eastAsiaTheme="minorEastAsia" w:hAnsiTheme="minorHAnsi" w:cstheme="minorBidi"/>
          <w:b w:val="0"/>
          <w:bCs w:val="0"/>
          <w:sz w:val="22"/>
          <w:szCs w:val="22"/>
        </w:rPr>
      </w:pPr>
      <w:hyperlink w:anchor="_Toc306374750" w:history="1">
        <w:r w:rsidR="00B4307F" w:rsidRPr="003D7193">
          <w:rPr>
            <w:rStyle w:val="Hyperlink"/>
          </w:rPr>
          <w:t>31. IviDigitizerTVTrigger Extension Group</w:t>
        </w:r>
        <w:r w:rsidR="00B4307F">
          <w:rPr>
            <w:webHidden/>
          </w:rPr>
          <w:tab/>
        </w:r>
        <w:r>
          <w:rPr>
            <w:webHidden/>
          </w:rPr>
          <w:fldChar w:fldCharType="begin"/>
        </w:r>
        <w:r w:rsidR="00B4307F">
          <w:rPr>
            <w:webHidden/>
          </w:rPr>
          <w:instrText xml:space="preserve"> PAGEREF _Toc306374750 \h </w:instrText>
        </w:r>
        <w:r>
          <w:rPr>
            <w:webHidden/>
          </w:rPr>
        </w:r>
        <w:r>
          <w:rPr>
            <w:webHidden/>
          </w:rPr>
          <w:fldChar w:fldCharType="separate"/>
        </w:r>
        <w:r w:rsidR="00344F59">
          <w:rPr>
            <w:webHidden/>
          </w:rPr>
          <w:t>343</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751" w:history="1">
        <w:r w:rsidR="00B4307F" w:rsidRPr="003D7193">
          <w:rPr>
            <w:rStyle w:val="Hyperlink"/>
          </w:rPr>
          <w:t>31.1 IviDigitizerTVTrigger Overview</w:t>
        </w:r>
        <w:r w:rsidR="00B4307F">
          <w:rPr>
            <w:webHidden/>
          </w:rPr>
          <w:tab/>
        </w:r>
        <w:r>
          <w:rPr>
            <w:webHidden/>
          </w:rPr>
          <w:fldChar w:fldCharType="begin"/>
        </w:r>
        <w:r w:rsidR="00B4307F">
          <w:rPr>
            <w:webHidden/>
          </w:rPr>
          <w:instrText xml:space="preserve"> PAGEREF _Toc306374751 \h </w:instrText>
        </w:r>
        <w:r>
          <w:rPr>
            <w:webHidden/>
          </w:rPr>
        </w:r>
        <w:r>
          <w:rPr>
            <w:webHidden/>
          </w:rPr>
          <w:fldChar w:fldCharType="separate"/>
        </w:r>
        <w:r w:rsidR="00344F59">
          <w:rPr>
            <w:webHidden/>
          </w:rPr>
          <w:t>343</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752" w:history="1">
        <w:r w:rsidR="00B4307F" w:rsidRPr="003D7193">
          <w:rPr>
            <w:rStyle w:val="Hyperlink"/>
          </w:rPr>
          <w:t>31.2 IviDigitizerTVTrigger Attributes</w:t>
        </w:r>
        <w:r w:rsidR="00B4307F">
          <w:rPr>
            <w:webHidden/>
          </w:rPr>
          <w:tab/>
        </w:r>
        <w:r>
          <w:rPr>
            <w:webHidden/>
          </w:rPr>
          <w:fldChar w:fldCharType="begin"/>
        </w:r>
        <w:r w:rsidR="00B4307F">
          <w:rPr>
            <w:webHidden/>
          </w:rPr>
          <w:instrText xml:space="preserve"> PAGEREF _Toc306374752 \h </w:instrText>
        </w:r>
        <w:r>
          <w:rPr>
            <w:webHidden/>
          </w:rPr>
        </w:r>
        <w:r>
          <w:rPr>
            <w:webHidden/>
          </w:rPr>
          <w:fldChar w:fldCharType="separate"/>
        </w:r>
        <w:r w:rsidR="00344F59">
          <w:rPr>
            <w:webHidden/>
          </w:rPr>
          <w:t>343</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753" w:history="1">
        <w:r w:rsidR="00B4307F" w:rsidRPr="003D7193">
          <w:rPr>
            <w:rStyle w:val="Hyperlink"/>
          </w:rPr>
          <w:t>31.2.1 TV Trigger Event</w:t>
        </w:r>
        <w:r w:rsidR="00B4307F">
          <w:rPr>
            <w:webHidden/>
          </w:rPr>
          <w:tab/>
        </w:r>
        <w:r>
          <w:rPr>
            <w:webHidden/>
          </w:rPr>
          <w:fldChar w:fldCharType="begin"/>
        </w:r>
        <w:r w:rsidR="00B4307F">
          <w:rPr>
            <w:webHidden/>
          </w:rPr>
          <w:instrText xml:space="preserve"> PAGEREF _Toc306374753 \h </w:instrText>
        </w:r>
        <w:r>
          <w:rPr>
            <w:webHidden/>
          </w:rPr>
        </w:r>
        <w:r>
          <w:rPr>
            <w:webHidden/>
          </w:rPr>
          <w:fldChar w:fldCharType="separate"/>
        </w:r>
        <w:r w:rsidR="00344F59">
          <w:rPr>
            <w:webHidden/>
          </w:rPr>
          <w:t>344</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754" w:history="1">
        <w:r w:rsidR="00B4307F" w:rsidRPr="003D7193">
          <w:rPr>
            <w:rStyle w:val="Hyperlink"/>
          </w:rPr>
          <w:t>31.2.2 TV Trigger Line Number</w:t>
        </w:r>
        <w:r w:rsidR="00B4307F">
          <w:rPr>
            <w:webHidden/>
          </w:rPr>
          <w:tab/>
        </w:r>
        <w:r>
          <w:rPr>
            <w:webHidden/>
          </w:rPr>
          <w:fldChar w:fldCharType="begin"/>
        </w:r>
        <w:r w:rsidR="00B4307F">
          <w:rPr>
            <w:webHidden/>
          </w:rPr>
          <w:instrText xml:space="preserve"> PAGEREF _Toc306374754 \h </w:instrText>
        </w:r>
        <w:r>
          <w:rPr>
            <w:webHidden/>
          </w:rPr>
        </w:r>
        <w:r>
          <w:rPr>
            <w:webHidden/>
          </w:rPr>
          <w:fldChar w:fldCharType="separate"/>
        </w:r>
        <w:r w:rsidR="00344F59">
          <w:rPr>
            <w:webHidden/>
          </w:rPr>
          <w:t>346</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755" w:history="1">
        <w:r w:rsidR="00B4307F" w:rsidRPr="003D7193">
          <w:rPr>
            <w:rStyle w:val="Hyperlink"/>
          </w:rPr>
          <w:t>31.2.3 TV Trigger Polarity</w:t>
        </w:r>
        <w:r w:rsidR="00B4307F">
          <w:rPr>
            <w:webHidden/>
          </w:rPr>
          <w:tab/>
        </w:r>
        <w:r>
          <w:rPr>
            <w:webHidden/>
          </w:rPr>
          <w:fldChar w:fldCharType="begin"/>
        </w:r>
        <w:r w:rsidR="00B4307F">
          <w:rPr>
            <w:webHidden/>
          </w:rPr>
          <w:instrText xml:space="preserve"> PAGEREF _Toc306374755 \h </w:instrText>
        </w:r>
        <w:r>
          <w:rPr>
            <w:webHidden/>
          </w:rPr>
        </w:r>
        <w:r>
          <w:rPr>
            <w:webHidden/>
          </w:rPr>
          <w:fldChar w:fldCharType="separate"/>
        </w:r>
        <w:r w:rsidR="00344F59">
          <w:rPr>
            <w:webHidden/>
          </w:rPr>
          <w:t>347</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756" w:history="1">
        <w:r w:rsidR="00B4307F" w:rsidRPr="003D7193">
          <w:rPr>
            <w:rStyle w:val="Hyperlink"/>
          </w:rPr>
          <w:t>31.2.4 TV Trigger Signal Format</w:t>
        </w:r>
        <w:r w:rsidR="00B4307F">
          <w:rPr>
            <w:webHidden/>
          </w:rPr>
          <w:tab/>
        </w:r>
        <w:r>
          <w:rPr>
            <w:webHidden/>
          </w:rPr>
          <w:fldChar w:fldCharType="begin"/>
        </w:r>
        <w:r w:rsidR="00B4307F">
          <w:rPr>
            <w:webHidden/>
          </w:rPr>
          <w:instrText xml:space="preserve"> PAGEREF _Toc306374756 \h </w:instrText>
        </w:r>
        <w:r>
          <w:rPr>
            <w:webHidden/>
          </w:rPr>
        </w:r>
        <w:r>
          <w:rPr>
            <w:webHidden/>
          </w:rPr>
          <w:fldChar w:fldCharType="separate"/>
        </w:r>
        <w:r w:rsidR="00344F59">
          <w:rPr>
            <w:webHidden/>
          </w:rPr>
          <w:t>348</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757" w:history="1">
        <w:r w:rsidR="00B4307F" w:rsidRPr="003D7193">
          <w:rPr>
            <w:rStyle w:val="Hyperlink"/>
          </w:rPr>
          <w:t>31.3 IviDigitizerTVTrigger Functions</w:t>
        </w:r>
        <w:r w:rsidR="00B4307F">
          <w:rPr>
            <w:webHidden/>
          </w:rPr>
          <w:tab/>
        </w:r>
        <w:r>
          <w:rPr>
            <w:webHidden/>
          </w:rPr>
          <w:fldChar w:fldCharType="begin"/>
        </w:r>
        <w:r w:rsidR="00B4307F">
          <w:rPr>
            <w:webHidden/>
          </w:rPr>
          <w:instrText xml:space="preserve"> PAGEREF _Toc306374757 \h </w:instrText>
        </w:r>
        <w:r>
          <w:rPr>
            <w:webHidden/>
          </w:rPr>
        </w:r>
        <w:r>
          <w:rPr>
            <w:webHidden/>
          </w:rPr>
          <w:fldChar w:fldCharType="separate"/>
        </w:r>
        <w:r w:rsidR="00344F59">
          <w:rPr>
            <w:webHidden/>
          </w:rPr>
          <w:t>350</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758" w:history="1">
        <w:r w:rsidR="00B4307F" w:rsidRPr="003D7193">
          <w:rPr>
            <w:rStyle w:val="Hyperlink"/>
          </w:rPr>
          <w:t>31.3.1 Configure TV Trigger Source</w:t>
        </w:r>
        <w:r w:rsidR="00B4307F">
          <w:rPr>
            <w:webHidden/>
          </w:rPr>
          <w:tab/>
        </w:r>
        <w:r>
          <w:rPr>
            <w:webHidden/>
          </w:rPr>
          <w:fldChar w:fldCharType="begin"/>
        </w:r>
        <w:r w:rsidR="00B4307F">
          <w:rPr>
            <w:webHidden/>
          </w:rPr>
          <w:instrText xml:space="preserve"> PAGEREF _Toc306374758 \h </w:instrText>
        </w:r>
        <w:r>
          <w:rPr>
            <w:webHidden/>
          </w:rPr>
        </w:r>
        <w:r>
          <w:rPr>
            <w:webHidden/>
          </w:rPr>
          <w:fldChar w:fldCharType="separate"/>
        </w:r>
        <w:r w:rsidR="00344F59">
          <w:rPr>
            <w:webHidden/>
          </w:rPr>
          <w:t>351</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759" w:history="1">
        <w:r w:rsidR="00B4307F" w:rsidRPr="003D7193">
          <w:rPr>
            <w:rStyle w:val="Hyperlink"/>
          </w:rPr>
          <w:t>31.4 IviDigitizerTVTrigger Behavior Model</w:t>
        </w:r>
        <w:r w:rsidR="00B4307F">
          <w:rPr>
            <w:webHidden/>
          </w:rPr>
          <w:tab/>
        </w:r>
        <w:r>
          <w:rPr>
            <w:webHidden/>
          </w:rPr>
          <w:fldChar w:fldCharType="begin"/>
        </w:r>
        <w:r w:rsidR="00B4307F">
          <w:rPr>
            <w:webHidden/>
          </w:rPr>
          <w:instrText xml:space="preserve"> PAGEREF _Toc306374759 \h </w:instrText>
        </w:r>
        <w:r>
          <w:rPr>
            <w:webHidden/>
          </w:rPr>
        </w:r>
        <w:r>
          <w:rPr>
            <w:webHidden/>
          </w:rPr>
          <w:fldChar w:fldCharType="separate"/>
        </w:r>
        <w:r w:rsidR="00344F59">
          <w:rPr>
            <w:webHidden/>
          </w:rPr>
          <w:t>354</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760" w:history="1">
        <w:r w:rsidR="00B4307F" w:rsidRPr="003D7193">
          <w:rPr>
            <w:rStyle w:val="Hyperlink"/>
          </w:rPr>
          <w:t>31.5 IviDigitizerTVTrigger Compliance Notes</w:t>
        </w:r>
        <w:r w:rsidR="00B4307F">
          <w:rPr>
            <w:webHidden/>
          </w:rPr>
          <w:tab/>
        </w:r>
        <w:r>
          <w:rPr>
            <w:webHidden/>
          </w:rPr>
          <w:fldChar w:fldCharType="begin"/>
        </w:r>
        <w:r w:rsidR="00B4307F">
          <w:rPr>
            <w:webHidden/>
          </w:rPr>
          <w:instrText xml:space="preserve"> PAGEREF _Toc306374760 \h </w:instrText>
        </w:r>
        <w:r>
          <w:rPr>
            <w:webHidden/>
          </w:rPr>
        </w:r>
        <w:r>
          <w:rPr>
            <w:webHidden/>
          </w:rPr>
          <w:fldChar w:fldCharType="separate"/>
        </w:r>
        <w:r w:rsidR="00344F59">
          <w:rPr>
            <w:webHidden/>
          </w:rPr>
          <w:t>354</w:t>
        </w:r>
        <w:r>
          <w:rPr>
            <w:webHidden/>
          </w:rPr>
          <w:fldChar w:fldCharType="end"/>
        </w:r>
      </w:hyperlink>
    </w:p>
    <w:p w:rsidR="00B4307F" w:rsidRDefault="00875082">
      <w:pPr>
        <w:pStyle w:val="TOC1"/>
        <w:rPr>
          <w:rFonts w:asciiTheme="minorHAnsi" w:eastAsiaTheme="minorEastAsia" w:hAnsiTheme="minorHAnsi" w:cstheme="minorBidi"/>
          <w:b w:val="0"/>
          <w:bCs w:val="0"/>
          <w:sz w:val="22"/>
          <w:szCs w:val="22"/>
        </w:rPr>
      </w:pPr>
      <w:hyperlink w:anchor="_Toc306374761" w:history="1">
        <w:r w:rsidR="00B4307F" w:rsidRPr="003D7193">
          <w:rPr>
            <w:rStyle w:val="Hyperlink"/>
          </w:rPr>
          <w:t>32. IviDigitizerWidthTrigger Extension Group</w:t>
        </w:r>
        <w:r w:rsidR="00B4307F">
          <w:rPr>
            <w:webHidden/>
          </w:rPr>
          <w:tab/>
        </w:r>
        <w:r>
          <w:rPr>
            <w:webHidden/>
          </w:rPr>
          <w:fldChar w:fldCharType="begin"/>
        </w:r>
        <w:r w:rsidR="00B4307F">
          <w:rPr>
            <w:webHidden/>
          </w:rPr>
          <w:instrText xml:space="preserve"> PAGEREF _Toc306374761 \h </w:instrText>
        </w:r>
        <w:r>
          <w:rPr>
            <w:webHidden/>
          </w:rPr>
        </w:r>
        <w:r>
          <w:rPr>
            <w:webHidden/>
          </w:rPr>
          <w:fldChar w:fldCharType="separate"/>
        </w:r>
        <w:r w:rsidR="00344F59">
          <w:rPr>
            <w:webHidden/>
          </w:rPr>
          <w:t>355</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762" w:history="1">
        <w:r w:rsidR="00B4307F" w:rsidRPr="003D7193">
          <w:rPr>
            <w:rStyle w:val="Hyperlink"/>
          </w:rPr>
          <w:t>32.1 IviDigitizerWidthTrigger Overview</w:t>
        </w:r>
        <w:r w:rsidR="00B4307F">
          <w:rPr>
            <w:webHidden/>
          </w:rPr>
          <w:tab/>
        </w:r>
        <w:r>
          <w:rPr>
            <w:webHidden/>
          </w:rPr>
          <w:fldChar w:fldCharType="begin"/>
        </w:r>
        <w:r w:rsidR="00B4307F">
          <w:rPr>
            <w:webHidden/>
          </w:rPr>
          <w:instrText xml:space="preserve"> PAGEREF _Toc306374762 \h </w:instrText>
        </w:r>
        <w:r>
          <w:rPr>
            <w:webHidden/>
          </w:rPr>
        </w:r>
        <w:r>
          <w:rPr>
            <w:webHidden/>
          </w:rPr>
          <w:fldChar w:fldCharType="separate"/>
        </w:r>
        <w:r w:rsidR="00344F59">
          <w:rPr>
            <w:webHidden/>
          </w:rPr>
          <w:t>355</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763" w:history="1">
        <w:r w:rsidR="00B4307F" w:rsidRPr="003D7193">
          <w:rPr>
            <w:rStyle w:val="Hyperlink"/>
          </w:rPr>
          <w:t>32.2 IviDigitizerWidthTrigger Attributes</w:t>
        </w:r>
        <w:r w:rsidR="00B4307F">
          <w:rPr>
            <w:webHidden/>
          </w:rPr>
          <w:tab/>
        </w:r>
        <w:r>
          <w:rPr>
            <w:webHidden/>
          </w:rPr>
          <w:fldChar w:fldCharType="begin"/>
        </w:r>
        <w:r w:rsidR="00B4307F">
          <w:rPr>
            <w:webHidden/>
          </w:rPr>
          <w:instrText xml:space="preserve"> PAGEREF _Toc306374763 \h </w:instrText>
        </w:r>
        <w:r>
          <w:rPr>
            <w:webHidden/>
          </w:rPr>
        </w:r>
        <w:r>
          <w:rPr>
            <w:webHidden/>
          </w:rPr>
          <w:fldChar w:fldCharType="separate"/>
        </w:r>
        <w:r w:rsidR="00344F59">
          <w:rPr>
            <w:webHidden/>
          </w:rPr>
          <w:t>356</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764" w:history="1">
        <w:r w:rsidR="00B4307F" w:rsidRPr="003D7193">
          <w:rPr>
            <w:rStyle w:val="Hyperlink"/>
          </w:rPr>
          <w:t>32.2.1 Width Trigger Condition</w:t>
        </w:r>
        <w:r w:rsidR="00B4307F">
          <w:rPr>
            <w:webHidden/>
          </w:rPr>
          <w:tab/>
        </w:r>
        <w:r>
          <w:rPr>
            <w:webHidden/>
          </w:rPr>
          <w:fldChar w:fldCharType="begin"/>
        </w:r>
        <w:r w:rsidR="00B4307F">
          <w:rPr>
            <w:webHidden/>
          </w:rPr>
          <w:instrText xml:space="preserve"> PAGEREF _Toc306374764 \h </w:instrText>
        </w:r>
        <w:r>
          <w:rPr>
            <w:webHidden/>
          </w:rPr>
        </w:r>
        <w:r>
          <w:rPr>
            <w:webHidden/>
          </w:rPr>
          <w:fldChar w:fldCharType="separate"/>
        </w:r>
        <w:r w:rsidR="00344F59">
          <w:rPr>
            <w:webHidden/>
          </w:rPr>
          <w:t>357</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765" w:history="1">
        <w:r w:rsidR="00B4307F" w:rsidRPr="003D7193">
          <w:rPr>
            <w:rStyle w:val="Hyperlink"/>
          </w:rPr>
          <w:t>32.2.2 Width Trigger High Threshold</w:t>
        </w:r>
        <w:r w:rsidR="00B4307F">
          <w:rPr>
            <w:webHidden/>
          </w:rPr>
          <w:tab/>
        </w:r>
        <w:r>
          <w:rPr>
            <w:webHidden/>
          </w:rPr>
          <w:fldChar w:fldCharType="begin"/>
        </w:r>
        <w:r w:rsidR="00B4307F">
          <w:rPr>
            <w:webHidden/>
          </w:rPr>
          <w:instrText xml:space="preserve"> PAGEREF _Toc306374765 \h </w:instrText>
        </w:r>
        <w:r>
          <w:rPr>
            <w:webHidden/>
          </w:rPr>
        </w:r>
        <w:r>
          <w:rPr>
            <w:webHidden/>
          </w:rPr>
          <w:fldChar w:fldCharType="separate"/>
        </w:r>
        <w:r w:rsidR="00344F59">
          <w:rPr>
            <w:webHidden/>
          </w:rPr>
          <w:t>359</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766" w:history="1">
        <w:r w:rsidR="00B4307F" w:rsidRPr="003D7193">
          <w:rPr>
            <w:rStyle w:val="Hyperlink"/>
          </w:rPr>
          <w:t>32.2.3 Width Trigger Low Threshold</w:t>
        </w:r>
        <w:r w:rsidR="00B4307F">
          <w:rPr>
            <w:webHidden/>
          </w:rPr>
          <w:tab/>
        </w:r>
        <w:r>
          <w:rPr>
            <w:webHidden/>
          </w:rPr>
          <w:fldChar w:fldCharType="begin"/>
        </w:r>
        <w:r w:rsidR="00B4307F">
          <w:rPr>
            <w:webHidden/>
          </w:rPr>
          <w:instrText xml:space="preserve"> PAGEREF _Toc306374766 \h </w:instrText>
        </w:r>
        <w:r>
          <w:rPr>
            <w:webHidden/>
          </w:rPr>
        </w:r>
        <w:r>
          <w:rPr>
            <w:webHidden/>
          </w:rPr>
          <w:fldChar w:fldCharType="separate"/>
        </w:r>
        <w:r w:rsidR="00344F59">
          <w:rPr>
            <w:webHidden/>
          </w:rPr>
          <w:t>360</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767" w:history="1">
        <w:r w:rsidR="00B4307F" w:rsidRPr="003D7193">
          <w:rPr>
            <w:rStyle w:val="Hyperlink"/>
          </w:rPr>
          <w:t>32.2.4 Width Trigger Polarity</w:t>
        </w:r>
        <w:r w:rsidR="00B4307F">
          <w:rPr>
            <w:webHidden/>
          </w:rPr>
          <w:tab/>
        </w:r>
        <w:r>
          <w:rPr>
            <w:webHidden/>
          </w:rPr>
          <w:fldChar w:fldCharType="begin"/>
        </w:r>
        <w:r w:rsidR="00B4307F">
          <w:rPr>
            <w:webHidden/>
          </w:rPr>
          <w:instrText xml:space="preserve"> PAGEREF _Toc306374767 \h </w:instrText>
        </w:r>
        <w:r>
          <w:rPr>
            <w:webHidden/>
          </w:rPr>
        </w:r>
        <w:r>
          <w:rPr>
            <w:webHidden/>
          </w:rPr>
          <w:fldChar w:fldCharType="separate"/>
        </w:r>
        <w:r w:rsidR="00344F59">
          <w:rPr>
            <w:webHidden/>
          </w:rPr>
          <w:t>361</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768" w:history="1">
        <w:r w:rsidR="00B4307F" w:rsidRPr="003D7193">
          <w:rPr>
            <w:rStyle w:val="Hyperlink"/>
          </w:rPr>
          <w:t>32.3 IviDigitizerWidthTrigger Functions</w:t>
        </w:r>
        <w:r w:rsidR="00B4307F">
          <w:rPr>
            <w:webHidden/>
          </w:rPr>
          <w:tab/>
        </w:r>
        <w:r>
          <w:rPr>
            <w:webHidden/>
          </w:rPr>
          <w:fldChar w:fldCharType="begin"/>
        </w:r>
        <w:r w:rsidR="00B4307F">
          <w:rPr>
            <w:webHidden/>
          </w:rPr>
          <w:instrText xml:space="preserve"> PAGEREF _Toc306374768 \h </w:instrText>
        </w:r>
        <w:r>
          <w:rPr>
            <w:webHidden/>
          </w:rPr>
        </w:r>
        <w:r>
          <w:rPr>
            <w:webHidden/>
          </w:rPr>
          <w:fldChar w:fldCharType="separate"/>
        </w:r>
        <w:r w:rsidR="00344F59">
          <w:rPr>
            <w:webHidden/>
          </w:rPr>
          <w:t>363</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769" w:history="1">
        <w:r w:rsidR="00B4307F" w:rsidRPr="003D7193">
          <w:rPr>
            <w:rStyle w:val="Hyperlink"/>
          </w:rPr>
          <w:t>32.3.1 Configure Width Trigger Source</w:t>
        </w:r>
        <w:r w:rsidR="00B4307F">
          <w:rPr>
            <w:webHidden/>
          </w:rPr>
          <w:tab/>
        </w:r>
        <w:r>
          <w:rPr>
            <w:webHidden/>
          </w:rPr>
          <w:fldChar w:fldCharType="begin"/>
        </w:r>
        <w:r w:rsidR="00B4307F">
          <w:rPr>
            <w:webHidden/>
          </w:rPr>
          <w:instrText xml:space="preserve"> PAGEREF _Toc306374769 \h </w:instrText>
        </w:r>
        <w:r>
          <w:rPr>
            <w:webHidden/>
          </w:rPr>
        </w:r>
        <w:r>
          <w:rPr>
            <w:webHidden/>
          </w:rPr>
          <w:fldChar w:fldCharType="separate"/>
        </w:r>
        <w:r w:rsidR="00344F59">
          <w:rPr>
            <w:webHidden/>
          </w:rPr>
          <w:t>364</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770" w:history="1">
        <w:r w:rsidR="00B4307F" w:rsidRPr="003D7193">
          <w:rPr>
            <w:rStyle w:val="Hyperlink"/>
          </w:rPr>
          <w:t>32.4 IviDigitizerWidthTrigger Behavior Model</w:t>
        </w:r>
        <w:r w:rsidR="00B4307F">
          <w:rPr>
            <w:webHidden/>
          </w:rPr>
          <w:tab/>
        </w:r>
        <w:r>
          <w:rPr>
            <w:webHidden/>
          </w:rPr>
          <w:fldChar w:fldCharType="begin"/>
        </w:r>
        <w:r w:rsidR="00B4307F">
          <w:rPr>
            <w:webHidden/>
          </w:rPr>
          <w:instrText xml:space="preserve"> PAGEREF _Toc306374770 \h </w:instrText>
        </w:r>
        <w:r>
          <w:rPr>
            <w:webHidden/>
          </w:rPr>
        </w:r>
        <w:r>
          <w:rPr>
            <w:webHidden/>
          </w:rPr>
          <w:fldChar w:fldCharType="separate"/>
        </w:r>
        <w:r w:rsidR="00344F59">
          <w:rPr>
            <w:webHidden/>
          </w:rPr>
          <w:t>367</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771" w:history="1">
        <w:r w:rsidR="00B4307F" w:rsidRPr="003D7193">
          <w:rPr>
            <w:rStyle w:val="Hyperlink"/>
          </w:rPr>
          <w:t>32.5 IviDigitizerWidthTrigger Compliance Notes</w:t>
        </w:r>
        <w:r w:rsidR="00B4307F">
          <w:rPr>
            <w:webHidden/>
          </w:rPr>
          <w:tab/>
        </w:r>
        <w:r>
          <w:rPr>
            <w:webHidden/>
          </w:rPr>
          <w:fldChar w:fldCharType="begin"/>
        </w:r>
        <w:r w:rsidR="00B4307F">
          <w:rPr>
            <w:webHidden/>
          </w:rPr>
          <w:instrText xml:space="preserve"> PAGEREF _Toc306374771 \h </w:instrText>
        </w:r>
        <w:r>
          <w:rPr>
            <w:webHidden/>
          </w:rPr>
        </w:r>
        <w:r>
          <w:rPr>
            <w:webHidden/>
          </w:rPr>
          <w:fldChar w:fldCharType="separate"/>
        </w:r>
        <w:r w:rsidR="00344F59">
          <w:rPr>
            <w:webHidden/>
          </w:rPr>
          <w:t>367</w:t>
        </w:r>
        <w:r>
          <w:rPr>
            <w:webHidden/>
          </w:rPr>
          <w:fldChar w:fldCharType="end"/>
        </w:r>
      </w:hyperlink>
    </w:p>
    <w:p w:rsidR="00B4307F" w:rsidRDefault="00875082">
      <w:pPr>
        <w:pStyle w:val="TOC1"/>
        <w:rPr>
          <w:rFonts w:asciiTheme="minorHAnsi" w:eastAsiaTheme="minorEastAsia" w:hAnsiTheme="minorHAnsi" w:cstheme="minorBidi"/>
          <w:b w:val="0"/>
          <w:bCs w:val="0"/>
          <w:sz w:val="22"/>
          <w:szCs w:val="22"/>
        </w:rPr>
      </w:pPr>
      <w:hyperlink w:anchor="_Toc306374772" w:history="1">
        <w:r w:rsidR="00B4307F" w:rsidRPr="003D7193">
          <w:rPr>
            <w:rStyle w:val="Hyperlink"/>
          </w:rPr>
          <w:t>33. IviDigitizerWindowTrigger Extension Group</w:t>
        </w:r>
        <w:r w:rsidR="00B4307F">
          <w:rPr>
            <w:webHidden/>
          </w:rPr>
          <w:tab/>
        </w:r>
        <w:r>
          <w:rPr>
            <w:webHidden/>
          </w:rPr>
          <w:fldChar w:fldCharType="begin"/>
        </w:r>
        <w:r w:rsidR="00B4307F">
          <w:rPr>
            <w:webHidden/>
          </w:rPr>
          <w:instrText xml:space="preserve"> PAGEREF _Toc306374772 \h </w:instrText>
        </w:r>
        <w:r>
          <w:rPr>
            <w:webHidden/>
          </w:rPr>
        </w:r>
        <w:r>
          <w:rPr>
            <w:webHidden/>
          </w:rPr>
          <w:fldChar w:fldCharType="separate"/>
        </w:r>
        <w:r w:rsidR="00344F59">
          <w:rPr>
            <w:webHidden/>
          </w:rPr>
          <w:t>368</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773" w:history="1">
        <w:r w:rsidR="00B4307F" w:rsidRPr="003D7193">
          <w:rPr>
            <w:rStyle w:val="Hyperlink"/>
          </w:rPr>
          <w:t>33.1 IviDigitizerWindowTrigger Overview</w:t>
        </w:r>
        <w:r w:rsidR="00B4307F">
          <w:rPr>
            <w:webHidden/>
          </w:rPr>
          <w:tab/>
        </w:r>
        <w:r>
          <w:rPr>
            <w:webHidden/>
          </w:rPr>
          <w:fldChar w:fldCharType="begin"/>
        </w:r>
        <w:r w:rsidR="00B4307F">
          <w:rPr>
            <w:webHidden/>
          </w:rPr>
          <w:instrText xml:space="preserve"> PAGEREF _Toc306374773 \h </w:instrText>
        </w:r>
        <w:r>
          <w:rPr>
            <w:webHidden/>
          </w:rPr>
        </w:r>
        <w:r>
          <w:rPr>
            <w:webHidden/>
          </w:rPr>
          <w:fldChar w:fldCharType="separate"/>
        </w:r>
        <w:r w:rsidR="00344F59">
          <w:rPr>
            <w:webHidden/>
          </w:rPr>
          <w:t>368</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774" w:history="1">
        <w:r w:rsidR="00B4307F" w:rsidRPr="003D7193">
          <w:rPr>
            <w:rStyle w:val="Hyperlink"/>
          </w:rPr>
          <w:t>33.2 IviDigitizerWindowTrigger Attributes</w:t>
        </w:r>
        <w:r w:rsidR="00B4307F">
          <w:rPr>
            <w:webHidden/>
          </w:rPr>
          <w:tab/>
        </w:r>
        <w:r>
          <w:rPr>
            <w:webHidden/>
          </w:rPr>
          <w:fldChar w:fldCharType="begin"/>
        </w:r>
        <w:r w:rsidR="00B4307F">
          <w:rPr>
            <w:webHidden/>
          </w:rPr>
          <w:instrText xml:space="preserve"> PAGEREF _Toc306374774 \h </w:instrText>
        </w:r>
        <w:r>
          <w:rPr>
            <w:webHidden/>
          </w:rPr>
        </w:r>
        <w:r>
          <w:rPr>
            <w:webHidden/>
          </w:rPr>
          <w:fldChar w:fldCharType="separate"/>
        </w:r>
        <w:r w:rsidR="00344F59">
          <w:rPr>
            <w:webHidden/>
          </w:rPr>
          <w:t>369</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775" w:history="1">
        <w:r w:rsidR="00B4307F" w:rsidRPr="003D7193">
          <w:rPr>
            <w:rStyle w:val="Hyperlink"/>
          </w:rPr>
          <w:t>33.2.1 Window Trigger Condition</w:t>
        </w:r>
        <w:r w:rsidR="00B4307F">
          <w:rPr>
            <w:webHidden/>
          </w:rPr>
          <w:tab/>
        </w:r>
        <w:r>
          <w:rPr>
            <w:webHidden/>
          </w:rPr>
          <w:fldChar w:fldCharType="begin"/>
        </w:r>
        <w:r w:rsidR="00B4307F">
          <w:rPr>
            <w:webHidden/>
          </w:rPr>
          <w:instrText xml:space="preserve"> PAGEREF _Toc306374775 \h </w:instrText>
        </w:r>
        <w:r>
          <w:rPr>
            <w:webHidden/>
          </w:rPr>
        </w:r>
        <w:r>
          <w:rPr>
            <w:webHidden/>
          </w:rPr>
          <w:fldChar w:fldCharType="separate"/>
        </w:r>
        <w:r w:rsidR="00344F59">
          <w:rPr>
            <w:webHidden/>
          </w:rPr>
          <w:t>370</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776" w:history="1">
        <w:r w:rsidR="00B4307F" w:rsidRPr="003D7193">
          <w:rPr>
            <w:rStyle w:val="Hyperlink"/>
          </w:rPr>
          <w:t>33.2.2 Window Trigger High Threshold</w:t>
        </w:r>
        <w:r w:rsidR="00B4307F">
          <w:rPr>
            <w:webHidden/>
          </w:rPr>
          <w:tab/>
        </w:r>
        <w:r>
          <w:rPr>
            <w:webHidden/>
          </w:rPr>
          <w:fldChar w:fldCharType="begin"/>
        </w:r>
        <w:r w:rsidR="00B4307F">
          <w:rPr>
            <w:webHidden/>
          </w:rPr>
          <w:instrText xml:space="preserve"> PAGEREF _Toc306374776 \h </w:instrText>
        </w:r>
        <w:r>
          <w:rPr>
            <w:webHidden/>
          </w:rPr>
        </w:r>
        <w:r>
          <w:rPr>
            <w:webHidden/>
          </w:rPr>
          <w:fldChar w:fldCharType="separate"/>
        </w:r>
        <w:r w:rsidR="00344F59">
          <w:rPr>
            <w:webHidden/>
          </w:rPr>
          <w:t>372</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777" w:history="1">
        <w:r w:rsidR="00B4307F" w:rsidRPr="003D7193">
          <w:rPr>
            <w:rStyle w:val="Hyperlink"/>
          </w:rPr>
          <w:t>33.2.3 Window Trigger Low Threshold</w:t>
        </w:r>
        <w:r w:rsidR="00B4307F">
          <w:rPr>
            <w:webHidden/>
          </w:rPr>
          <w:tab/>
        </w:r>
        <w:r>
          <w:rPr>
            <w:webHidden/>
          </w:rPr>
          <w:fldChar w:fldCharType="begin"/>
        </w:r>
        <w:r w:rsidR="00B4307F">
          <w:rPr>
            <w:webHidden/>
          </w:rPr>
          <w:instrText xml:space="preserve"> PAGEREF _Toc306374777 \h </w:instrText>
        </w:r>
        <w:r>
          <w:rPr>
            <w:webHidden/>
          </w:rPr>
        </w:r>
        <w:r>
          <w:rPr>
            <w:webHidden/>
          </w:rPr>
          <w:fldChar w:fldCharType="separate"/>
        </w:r>
        <w:r w:rsidR="00344F59">
          <w:rPr>
            <w:webHidden/>
          </w:rPr>
          <w:t>373</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778" w:history="1">
        <w:r w:rsidR="00B4307F" w:rsidRPr="003D7193">
          <w:rPr>
            <w:rStyle w:val="Hyperlink"/>
          </w:rPr>
          <w:t>33.3 IviDigitizerWindowTrigger Functions</w:t>
        </w:r>
        <w:r w:rsidR="00B4307F">
          <w:rPr>
            <w:webHidden/>
          </w:rPr>
          <w:tab/>
        </w:r>
        <w:r>
          <w:rPr>
            <w:webHidden/>
          </w:rPr>
          <w:fldChar w:fldCharType="begin"/>
        </w:r>
        <w:r w:rsidR="00B4307F">
          <w:rPr>
            <w:webHidden/>
          </w:rPr>
          <w:instrText xml:space="preserve"> PAGEREF _Toc306374778 \h </w:instrText>
        </w:r>
        <w:r>
          <w:rPr>
            <w:webHidden/>
          </w:rPr>
        </w:r>
        <w:r>
          <w:rPr>
            <w:webHidden/>
          </w:rPr>
          <w:fldChar w:fldCharType="separate"/>
        </w:r>
        <w:r w:rsidR="00344F59">
          <w:rPr>
            <w:webHidden/>
          </w:rPr>
          <w:t>374</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779" w:history="1">
        <w:r w:rsidR="00B4307F" w:rsidRPr="003D7193">
          <w:rPr>
            <w:rStyle w:val="Hyperlink"/>
          </w:rPr>
          <w:t>33.3.1 Configure Window Trigger Source</w:t>
        </w:r>
        <w:r w:rsidR="00B4307F">
          <w:rPr>
            <w:webHidden/>
          </w:rPr>
          <w:tab/>
        </w:r>
        <w:r>
          <w:rPr>
            <w:webHidden/>
          </w:rPr>
          <w:fldChar w:fldCharType="begin"/>
        </w:r>
        <w:r w:rsidR="00B4307F">
          <w:rPr>
            <w:webHidden/>
          </w:rPr>
          <w:instrText xml:space="preserve"> PAGEREF _Toc306374779 \h </w:instrText>
        </w:r>
        <w:r>
          <w:rPr>
            <w:webHidden/>
          </w:rPr>
        </w:r>
        <w:r>
          <w:rPr>
            <w:webHidden/>
          </w:rPr>
          <w:fldChar w:fldCharType="separate"/>
        </w:r>
        <w:r w:rsidR="00344F59">
          <w:rPr>
            <w:webHidden/>
          </w:rPr>
          <w:t>375</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780" w:history="1">
        <w:r w:rsidR="00B4307F" w:rsidRPr="003D7193">
          <w:rPr>
            <w:rStyle w:val="Hyperlink"/>
          </w:rPr>
          <w:t>33.4 IviDigitizerWindowTrigger Behavior Model</w:t>
        </w:r>
        <w:r w:rsidR="00B4307F">
          <w:rPr>
            <w:webHidden/>
          </w:rPr>
          <w:tab/>
        </w:r>
        <w:r>
          <w:rPr>
            <w:webHidden/>
          </w:rPr>
          <w:fldChar w:fldCharType="begin"/>
        </w:r>
        <w:r w:rsidR="00B4307F">
          <w:rPr>
            <w:webHidden/>
          </w:rPr>
          <w:instrText xml:space="preserve"> PAGEREF _Toc306374780 \h </w:instrText>
        </w:r>
        <w:r>
          <w:rPr>
            <w:webHidden/>
          </w:rPr>
        </w:r>
        <w:r>
          <w:rPr>
            <w:webHidden/>
          </w:rPr>
          <w:fldChar w:fldCharType="separate"/>
        </w:r>
        <w:r w:rsidR="00344F59">
          <w:rPr>
            <w:webHidden/>
          </w:rPr>
          <w:t>377</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781" w:history="1">
        <w:r w:rsidR="00B4307F" w:rsidRPr="003D7193">
          <w:rPr>
            <w:rStyle w:val="Hyperlink"/>
          </w:rPr>
          <w:t>33.5 IviDigitizerWindowTrigger Compliance Notes</w:t>
        </w:r>
        <w:r w:rsidR="00B4307F">
          <w:rPr>
            <w:webHidden/>
          </w:rPr>
          <w:tab/>
        </w:r>
        <w:r>
          <w:rPr>
            <w:webHidden/>
          </w:rPr>
          <w:fldChar w:fldCharType="begin"/>
        </w:r>
        <w:r w:rsidR="00B4307F">
          <w:rPr>
            <w:webHidden/>
          </w:rPr>
          <w:instrText xml:space="preserve"> PAGEREF _Toc306374781 \h </w:instrText>
        </w:r>
        <w:r>
          <w:rPr>
            <w:webHidden/>
          </w:rPr>
        </w:r>
        <w:r>
          <w:rPr>
            <w:webHidden/>
          </w:rPr>
          <w:fldChar w:fldCharType="separate"/>
        </w:r>
        <w:r w:rsidR="00344F59">
          <w:rPr>
            <w:webHidden/>
          </w:rPr>
          <w:t>377</w:t>
        </w:r>
        <w:r>
          <w:rPr>
            <w:webHidden/>
          </w:rPr>
          <w:fldChar w:fldCharType="end"/>
        </w:r>
      </w:hyperlink>
    </w:p>
    <w:p w:rsidR="00B4307F" w:rsidRDefault="00875082">
      <w:pPr>
        <w:pStyle w:val="TOC1"/>
        <w:rPr>
          <w:rFonts w:asciiTheme="minorHAnsi" w:eastAsiaTheme="minorEastAsia" w:hAnsiTheme="minorHAnsi" w:cstheme="minorBidi"/>
          <w:b w:val="0"/>
          <w:bCs w:val="0"/>
          <w:sz w:val="22"/>
          <w:szCs w:val="22"/>
        </w:rPr>
      </w:pPr>
      <w:hyperlink w:anchor="_Toc306374782" w:history="1">
        <w:r w:rsidR="00B4307F" w:rsidRPr="003D7193">
          <w:rPr>
            <w:rStyle w:val="Hyperlink"/>
          </w:rPr>
          <w:t>34. IviDigitizer Attribute ID Definitions</w:t>
        </w:r>
        <w:r w:rsidR="00B4307F">
          <w:rPr>
            <w:webHidden/>
          </w:rPr>
          <w:tab/>
        </w:r>
        <w:r>
          <w:rPr>
            <w:webHidden/>
          </w:rPr>
          <w:fldChar w:fldCharType="begin"/>
        </w:r>
        <w:r w:rsidR="00B4307F">
          <w:rPr>
            <w:webHidden/>
          </w:rPr>
          <w:instrText xml:space="preserve"> PAGEREF _Toc306374782 \h </w:instrText>
        </w:r>
        <w:r>
          <w:rPr>
            <w:webHidden/>
          </w:rPr>
        </w:r>
        <w:r>
          <w:rPr>
            <w:webHidden/>
          </w:rPr>
          <w:fldChar w:fldCharType="separate"/>
        </w:r>
        <w:r w:rsidR="00344F59">
          <w:rPr>
            <w:webHidden/>
          </w:rPr>
          <w:t>378</w:t>
        </w:r>
        <w:r>
          <w:rPr>
            <w:webHidden/>
          </w:rPr>
          <w:fldChar w:fldCharType="end"/>
        </w:r>
      </w:hyperlink>
    </w:p>
    <w:p w:rsidR="00B4307F" w:rsidRDefault="00875082">
      <w:pPr>
        <w:pStyle w:val="TOC1"/>
        <w:rPr>
          <w:rFonts w:asciiTheme="minorHAnsi" w:eastAsiaTheme="minorEastAsia" w:hAnsiTheme="minorHAnsi" w:cstheme="minorBidi"/>
          <w:b w:val="0"/>
          <w:bCs w:val="0"/>
          <w:sz w:val="22"/>
          <w:szCs w:val="22"/>
        </w:rPr>
      </w:pPr>
      <w:hyperlink w:anchor="_Toc306374783" w:history="1">
        <w:r w:rsidR="00B4307F" w:rsidRPr="003D7193">
          <w:rPr>
            <w:rStyle w:val="Hyperlink"/>
          </w:rPr>
          <w:t>35. IviDigitizer Attribute Value Definitions</w:t>
        </w:r>
        <w:r w:rsidR="00B4307F">
          <w:rPr>
            <w:webHidden/>
          </w:rPr>
          <w:tab/>
        </w:r>
        <w:r>
          <w:rPr>
            <w:webHidden/>
          </w:rPr>
          <w:fldChar w:fldCharType="begin"/>
        </w:r>
        <w:r w:rsidR="00B4307F">
          <w:rPr>
            <w:webHidden/>
          </w:rPr>
          <w:instrText xml:space="preserve"> PAGEREF _Toc306374783 \h </w:instrText>
        </w:r>
        <w:r>
          <w:rPr>
            <w:webHidden/>
          </w:rPr>
        </w:r>
        <w:r>
          <w:rPr>
            <w:webHidden/>
          </w:rPr>
          <w:fldChar w:fldCharType="separate"/>
        </w:r>
        <w:r w:rsidR="00344F59">
          <w:rPr>
            <w:webHidden/>
          </w:rPr>
          <w:t>382</w:t>
        </w:r>
        <w:r>
          <w:rPr>
            <w:webHidden/>
          </w:rPr>
          <w:fldChar w:fldCharType="end"/>
        </w:r>
      </w:hyperlink>
    </w:p>
    <w:p w:rsidR="00B4307F" w:rsidRDefault="00875082">
      <w:pPr>
        <w:pStyle w:val="TOC1"/>
        <w:rPr>
          <w:rFonts w:asciiTheme="minorHAnsi" w:eastAsiaTheme="minorEastAsia" w:hAnsiTheme="minorHAnsi" w:cstheme="minorBidi"/>
          <w:b w:val="0"/>
          <w:bCs w:val="0"/>
          <w:sz w:val="22"/>
          <w:szCs w:val="22"/>
        </w:rPr>
      </w:pPr>
      <w:hyperlink w:anchor="_Toc306374784" w:history="1">
        <w:r w:rsidR="00B4307F" w:rsidRPr="003D7193">
          <w:rPr>
            <w:rStyle w:val="Hyperlink"/>
          </w:rPr>
          <w:t>36. IviDigitizer Function Parameter Value Definitions</w:t>
        </w:r>
        <w:r w:rsidR="00B4307F">
          <w:rPr>
            <w:webHidden/>
          </w:rPr>
          <w:tab/>
        </w:r>
        <w:r>
          <w:rPr>
            <w:webHidden/>
          </w:rPr>
          <w:fldChar w:fldCharType="begin"/>
        </w:r>
        <w:r w:rsidR="00B4307F">
          <w:rPr>
            <w:webHidden/>
          </w:rPr>
          <w:instrText xml:space="preserve"> PAGEREF _Toc306374784 \h </w:instrText>
        </w:r>
        <w:r>
          <w:rPr>
            <w:webHidden/>
          </w:rPr>
        </w:r>
        <w:r>
          <w:rPr>
            <w:webHidden/>
          </w:rPr>
          <w:fldChar w:fldCharType="separate"/>
        </w:r>
        <w:r w:rsidR="00344F59">
          <w:rPr>
            <w:webHidden/>
          </w:rPr>
          <w:t>399</w:t>
        </w:r>
        <w:r>
          <w:rPr>
            <w:webHidden/>
          </w:rPr>
          <w:fldChar w:fldCharType="end"/>
        </w:r>
      </w:hyperlink>
    </w:p>
    <w:p w:rsidR="00B4307F" w:rsidRDefault="00875082">
      <w:pPr>
        <w:pStyle w:val="TOC1"/>
        <w:rPr>
          <w:rFonts w:asciiTheme="minorHAnsi" w:eastAsiaTheme="minorEastAsia" w:hAnsiTheme="minorHAnsi" w:cstheme="minorBidi"/>
          <w:b w:val="0"/>
          <w:bCs w:val="0"/>
          <w:sz w:val="22"/>
          <w:szCs w:val="22"/>
        </w:rPr>
      </w:pPr>
      <w:hyperlink w:anchor="_Toc306374785" w:history="1">
        <w:r w:rsidR="00B4307F" w:rsidRPr="003D7193">
          <w:rPr>
            <w:rStyle w:val="Hyperlink"/>
          </w:rPr>
          <w:t>37. IviDigitizer Error and Completion Code Value Definitions</w:t>
        </w:r>
        <w:r w:rsidR="00B4307F">
          <w:rPr>
            <w:webHidden/>
          </w:rPr>
          <w:tab/>
        </w:r>
        <w:r>
          <w:rPr>
            <w:webHidden/>
          </w:rPr>
          <w:fldChar w:fldCharType="begin"/>
        </w:r>
        <w:r w:rsidR="00B4307F">
          <w:rPr>
            <w:webHidden/>
          </w:rPr>
          <w:instrText xml:space="preserve"> PAGEREF _Toc306374785 \h </w:instrText>
        </w:r>
        <w:r>
          <w:rPr>
            <w:webHidden/>
          </w:rPr>
        </w:r>
        <w:r>
          <w:rPr>
            <w:webHidden/>
          </w:rPr>
          <w:fldChar w:fldCharType="separate"/>
        </w:r>
        <w:r w:rsidR="00344F59">
          <w:rPr>
            <w:webHidden/>
          </w:rPr>
          <w:t>413</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786" w:history="1">
        <w:r w:rsidR="00B4307F" w:rsidRPr="003D7193">
          <w:rPr>
            <w:rStyle w:val="Hyperlink"/>
          </w:rPr>
          <w:t>37.1 IVI.NET IviDigitizer Exceptions and Warnings</w:t>
        </w:r>
        <w:r w:rsidR="00B4307F">
          <w:rPr>
            <w:webHidden/>
          </w:rPr>
          <w:tab/>
        </w:r>
        <w:r>
          <w:rPr>
            <w:webHidden/>
          </w:rPr>
          <w:fldChar w:fldCharType="begin"/>
        </w:r>
        <w:r w:rsidR="00B4307F">
          <w:rPr>
            <w:webHidden/>
          </w:rPr>
          <w:instrText xml:space="preserve"> PAGEREF _Toc306374786 \h </w:instrText>
        </w:r>
        <w:r>
          <w:rPr>
            <w:webHidden/>
          </w:rPr>
        </w:r>
        <w:r>
          <w:rPr>
            <w:webHidden/>
          </w:rPr>
          <w:fldChar w:fldCharType="separate"/>
        </w:r>
        <w:r w:rsidR="00344F59">
          <w:rPr>
            <w:webHidden/>
          </w:rPr>
          <w:t>414</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787" w:history="1">
        <w:r w:rsidR="00B4307F" w:rsidRPr="003D7193">
          <w:rPr>
            <w:rStyle w:val="Hyperlink"/>
          </w:rPr>
          <w:t>37.1.1 ArmNotSoftwareException</w:t>
        </w:r>
        <w:r w:rsidR="00B4307F">
          <w:rPr>
            <w:webHidden/>
          </w:rPr>
          <w:tab/>
        </w:r>
        <w:r>
          <w:rPr>
            <w:webHidden/>
          </w:rPr>
          <w:fldChar w:fldCharType="begin"/>
        </w:r>
        <w:r w:rsidR="00B4307F">
          <w:rPr>
            <w:webHidden/>
          </w:rPr>
          <w:instrText xml:space="preserve"> PAGEREF _Toc306374787 \h </w:instrText>
        </w:r>
        <w:r>
          <w:rPr>
            <w:webHidden/>
          </w:rPr>
        </w:r>
        <w:r>
          <w:rPr>
            <w:webHidden/>
          </w:rPr>
          <w:fldChar w:fldCharType="separate"/>
        </w:r>
        <w:r w:rsidR="00344F59">
          <w:rPr>
            <w:webHidden/>
          </w:rPr>
          <w:t>415</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788" w:history="1">
        <w:r w:rsidR="00B4307F" w:rsidRPr="003D7193">
          <w:rPr>
            <w:rStyle w:val="Hyperlink"/>
          </w:rPr>
          <w:t>37.1.2 ChannelNotEnabledException</w:t>
        </w:r>
        <w:r w:rsidR="00B4307F">
          <w:rPr>
            <w:webHidden/>
          </w:rPr>
          <w:tab/>
        </w:r>
        <w:r>
          <w:rPr>
            <w:webHidden/>
          </w:rPr>
          <w:fldChar w:fldCharType="begin"/>
        </w:r>
        <w:r w:rsidR="00B4307F">
          <w:rPr>
            <w:webHidden/>
          </w:rPr>
          <w:instrText xml:space="preserve"> PAGEREF _Toc306374788 \h </w:instrText>
        </w:r>
        <w:r>
          <w:rPr>
            <w:webHidden/>
          </w:rPr>
        </w:r>
        <w:r>
          <w:rPr>
            <w:webHidden/>
          </w:rPr>
          <w:fldChar w:fldCharType="separate"/>
        </w:r>
        <w:r w:rsidR="00344F59">
          <w:rPr>
            <w:webHidden/>
          </w:rPr>
          <w:t>416</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789" w:history="1">
        <w:r w:rsidR="00B4307F" w:rsidRPr="003D7193">
          <w:rPr>
            <w:rStyle w:val="Hyperlink"/>
          </w:rPr>
          <w:t>37.1.3 IncompatibleFetchException</w:t>
        </w:r>
        <w:r w:rsidR="00B4307F">
          <w:rPr>
            <w:webHidden/>
          </w:rPr>
          <w:tab/>
        </w:r>
        <w:r>
          <w:rPr>
            <w:webHidden/>
          </w:rPr>
          <w:fldChar w:fldCharType="begin"/>
        </w:r>
        <w:r w:rsidR="00B4307F">
          <w:rPr>
            <w:webHidden/>
          </w:rPr>
          <w:instrText xml:space="preserve"> PAGEREF _Toc306374789 \h </w:instrText>
        </w:r>
        <w:r>
          <w:rPr>
            <w:webHidden/>
          </w:rPr>
        </w:r>
        <w:r>
          <w:rPr>
            <w:webHidden/>
          </w:rPr>
          <w:fldChar w:fldCharType="separate"/>
        </w:r>
        <w:r w:rsidR="00344F59">
          <w:rPr>
            <w:webHidden/>
          </w:rPr>
          <w:t>417</w:t>
        </w:r>
        <w:r>
          <w:rPr>
            <w:webHidden/>
          </w:rPr>
          <w:fldChar w:fldCharType="end"/>
        </w:r>
      </w:hyperlink>
    </w:p>
    <w:p w:rsidR="00B4307F" w:rsidRDefault="00875082">
      <w:pPr>
        <w:pStyle w:val="TOC1"/>
        <w:rPr>
          <w:rFonts w:asciiTheme="minorHAnsi" w:eastAsiaTheme="minorEastAsia" w:hAnsiTheme="minorHAnsi" w:cstheme="minorBidi"/>
          <w:b w:val="0"/>
          <w:bCs w:val="0"/>
          <w:sz w:val="22"/>
          <w:szCs w:val="22"/>
        </w:rPr>
      </w:pPr>
      <w:hyperlink w:anchor="_Toc306374790" w:history="1">
        <w:r w:rsidR="00B4307F" w:rsidRPr="003D7193">
          <w:rPr>
            <w:rStyle w:val="Hyperlink"/>
          </w:rPr>
          <w:t>38. IviDigitizer Hierarchies</w:t>
        </w:r>
        <w:r w:rsidR="00B4307F">
          <w:rPr>
            <w:webHidden/>
          </w:rPr>
          <w:tab/>
        </w:r>
        <w:r>
          <w:rPr>
            <w:webHidden/>
          </w:rPr>
          <w:fldChar w:fldCharType="begin"/>
        </w:r>
        <w:r w:rsidR="00B4307F">
          <w:rPr>
            <w:webHidden/>
          </w:rPr>
          <w:instrText xml:space="preserve"> PAGEREF _Toc306374790 \h </w:instrText>
        </w:r>
        <w:r>
          <w:rPr>
            <w:webHidden/>
          </w:rPr>
        </w:r>
        <w:r>
          <w:rPr>
            <w:webHidden/>
          </w:rPr>
          <w:fldChar w:fldCharType="separate"/>
        </w:r>
        <w:r w:rsidR="00344F59">
          <w:rPr>
            <w:webHidden/>
          </w:rPr>
          <w:t>418</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791" w:history="1">
        <w:r w:rsidR="00B4307F" w:rsidRPr="003D7193">
          <w:rPr>
            <w:rStyle w:val="Hyperlink"/>
          </w:rPr>
          <w:t>38.1 IviDigitizer .NET Hierarchy</w:t>
        </w:r>
        <w:r w:rsidR="00B4307F">
          <w:rPr>
            <w:webHidden/>
          </w:rPr>
          <w:tab/>
        </w:r>
        <w:r>
          <w:rPr>
            <w:webHidden/>
          </w:rPr>
          <w:fldChar w:fldCharType="begin"/>
        </w:r>
        <w:r w:rsidR="00B4307F">
          <w:rPr>
            <w:webHidden/>
          </w:rPr>
          <w:instrText xml:space="preserve"> PAGEREF _Toc306374791 \h </w:instrText>
        </w:r>
        <w:r>
          <w:rPr>
            <w:webHidden/>
          </w:rPr>
        </w:r>
        <w:r>
          <w:rPr>
            <w:webHidden/>
          </w:rPr>
          <w:fldChar w:fldCharType="separate"/>
        </w:r>
        <w:r w:rsidR="00344F59">
          <w:rPr>
            <w:webHidden/>
          </w:rPr>
          <w:t>418</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792" w:history="1">
        <w:r w:rsidR="00B4307F" w:rsidRPr="003D7193">
          <w:rPr>
            <w:rStyle w:val="Hyperlink"/>
          </w:rPr>
          <w:t>38.1.1 IviDigitizer .NET Interfaces</w:t>
        </w:r>
        <w:r w:rsidR="00B4307F">
          <w:rPr>
            <w:webHidden/>
          </w:rPr>
          <w:tab/>
        </w:r>
        <w:r>
          <w:rPr>
            <w:webHidden/>
          </w:rPr>
          <w:fldChar w:fldCharType="begin"/>
        </w:r>
        <w:r w:rsidR="00B4307F">
          <w:rPr>
            <w:webHidden/>
          </w:rPr>
          <w:instrText xml:space="preserve"> PAGEREF _Toc306374792 \h </w:instrText>
        </w:r>
        <w:r>
          <w:rPr>
            <w:webHidden/>
          </w:rPr>
        </w:r>
        <w:r>
          <w:rPr>
            <w:webHidden/>
          </w:rPr>
          <w:fldChar w:fldCharType="separate"/>
        </w:r>
        <w:r w:rsidR="00344F59">
          <w:rPr>
            <w:webHidden/>
          </w:rPr>
          <w:t>423</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793" w:history="1">
        <w:r w:rsidR="00B4307F" w:rsidRPr="003D7193">
          <w:rPr>
            <w:rStyle w:val="Hyperlink"/>
          </w:rPr>
          <w:t>38.1.2 .NET Interface Reference Properties</w:t>
        </w:r>
        <w:r w:rsidR="00B4307F">
          <w:rPr>
            <w:webHidden/>
          </w:rPr>
          <w:tab/>
        </w:r>
        <w:r>
          <w:rPr>
            <w:webHidden/>
          </w:rPr>
          <w:fldChar w:fldCharType="begin"/>
        </w:r>
        <w:r w:rsidR="00B4307F">
          <w:rPr>
            <w:webHidden/>
          </w:rPr>
          <w:instrText xml:space="preserve"> PAGEREF _Toc306374793 \h </w:instrText>
        </w:r>
        <w:r>
          <w:rPr>
            <w:webHidden/>
          </w:rPr>
        </w:r>
        <w:r>
          <w:rPr>
            <w:webHidden/>
          </w:rPr>
          <w:fldChar w:fldCharType="separate"/>
        </w:r>
        <w:r w:rsidR="00344F59">
          <w:rPr>
            <w:webHidden/>
          </w:rPr>
          <w:t>425</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794" w:history="1">
        <w:r w:rsidR="00B4307F" w:rsidRPr="003D7193">
          <w:rPr>
            <w:rStyle w:val="Hyperlink"/>
          </w:rPr>
          <w:t>38.2 IviDigitizer COM Hierarchy</w:t>
        </w:r>
        <w:r w:rsidR="00B4307F">
          <w:rPr>
            <w:webHidden/>
          </w:rPr>
          <w:tab/>
        </w:r>
        <w:r>
          <w:rPr>
            <w:webHidden/>
          </w:rPr>
          <w:fldChar w:fldCharType="begin"/>
        </w:r>
        <w:r w:rsidR="00B4307F">
          <w:rPr>
            <w:webHidden/>
          </w:rPr>
          <w:instrText xml:space="preserve"> PAGEREF _Toc306374794 \h </w:instrText>
        </w:r>
        <w:r>
          <w:rPr>
            <w:webHidden/>
          </w:rPr>
        </w:r>
        <w:r>
          <w:rPr>
            <w:webHidden/>
          </w:rPr>
          <w:fldChar w:fldCharType="separate"/>
        </w:r>
        <w:r w:rsidR="00344F59">
          <w:rPr>
            <w:webHidden/>
          </w:rPr>
          <w:t>426</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795" w:history="1">
        <w:r w:rsidR="00B4307F" w:rsidRPr="003D7193">
          <w:rPr>
            <w:rStyle w:val="Hyperlink"/>
          </w:rPr>
          <w:t>38.2.1 IviDigitizer COM Interfaces</w:t>
        </w:r>
        <w:r w:rsidR="00B4307F">
          <w:rPr>
            <w:webHidden/>
          </w:rPr>
          <w:tab/>
        </w:r>
        <w:r>
          <w:rPr>
            <w:webHidden/>
          </w:rPr>
          <w:fldChar w:fldCharType="begin"/>
        </w:r>
        <w:r w:rsidR="00B4307F">
          <w:rPr>
            <w:webHidden/>
          </w:rPr>
          <w:instrText xml:space="preserve"> PAGEREF _Toc306374795 \h </w:instrText>
        </w:r>
        <w:r>
          <w:rPr>
            <w:webHidden/>
          </w:rPr>
        </w:r>
        <w:r>
          <w:rPr>
            <w:webHidden/>
          </w:rPr>
          <w:fldChar w:fldCharType="separate"/>
        </w:r>
        <w:r w:rsidR="00344F59">
          <w:rPr>
            <w:webHidden/>
          </w:rPr>
          <w:t>431</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796" w:history="1">
        <w:r w:rsidR="00B4307F" w:rsidRPr="003D7193">
          <w:rPr>
            <w:rStyle w:val="Hyperlink"/>
          </w:rPr>
          <w:t>38.2.1 COM Interface Reference Properties</w:t>
        </w:r>
        <w:r w:rsidR="00B4307F">
          <w:rPr>
            <w:webHidden/>
          </w:rPr>
          <w:tab/>
        </w:r>
        <w:r>
          <w:rPr>
            <w:webHidden/>
          </w:rPr>
          <w:fldChar w:fldCharType="begin"/>
        </w:r>
        <w:r w:rsidR="00B4307F">
          <w:rPr>
            <w:webHidden/>
          </w:rPr>
          <w:instrText xml:space="preserve"> PAGEREF _Toc306374796 \h </w:instrText>
        </w:r>
        <w:r>
          <w:rPr>
            <w:webHidden/>
          </w:rPr>
        </w:r>
        <w:r>
          <w:rPr>
            <w:webHidden/>
          </w:rPr>
          <w:fldChar w:fldCharType="separate"/>
        </w:r>
        <w:r w:rsidR="00344F59">
          <w:rPr>
            <w:webHidden/>
          </w:rPr>
          <w:t>433</w:t>
        </w:r>
        <w:r>
          <w:rPr>
            <w:webHidden/>
          </w:rPr>
          <w:fldChar w:fldCharType="end"/>
        </w:r>
      </w:hyperlink>
    </w:p>
    <w:p w:rsidR="00B4307F" w:rsidRDefault="00875082">
      <w:pPr>
        <w:pStyle w:val="TOC3"/>
        <w:rPr>
          <w:rFonts w:asciiTheme="minorHAnsi" w:eastAsiaTheme="minorEastAsia" w:hAnsiTheme="minorHAnsi" w:cstheme="minorBidi"/>
          <w:sz w:val="22"/>
          <w:szCs w:val="22"/>
        </w:rPr>
      </w:pPr>
      <w:hyperlink w:anchor="_Toc306374797" w:history="1">
        <w:r w:rsidR="00B4307F" w:rsidRPr="003D7193">
          <w:rPr>
            <w:rStyle w:val="Hyperlink"/>
          </w:rPr>
          <w:t>38.2.2 IviDigitizer COM Category</w:t>
        </w:r>
        <w:r w:rsidR="00B4307F">
          <w:rPr>
            <w:webHidden/>
          </w:rPr>
          <w:tab/>
        </w:r>
        <w:r>
          <w:rPr>
            <w:webHidden/>
          </w:rPr>
          <w:fldChar w:fldCharType="begin"/>
        </w:r>
        <w:r w:rsidR="00B4307F">
          <w:rPr>
            <w:webHidden/>
          </w:rPr>
          <w:instrText xml:space="preserve"> PAGEREF _Toc306374797 \h </w:instrText>
        </w:r>
        <w:r>
          <w:rPr>
            <w:webHidden/>
          </w:rPr>
        </w:r>
        <w:r>
          <w:rPr>
            <w:webHidden/>
          </w:rPr>
          <w:fldChar w:fldCharType="separate"/>
        </w:r>
        <w:r w:rsidR="00344F59">
          <w:rPr>
            <w:webHidden/>
          </w:rPr>
          <w:t>435</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798" w:history="1">
        <w:r w:rsidR="00B4307F" w:rsidRPr="003D7193">
          <w:rPr>
            <w:rStyle w:val="Hyperlink"/>
          </w:rPr>
          <w:t>38.3 IviDigitizer C Function Hierarchy</w:t>
        </w:r>
        <w:r w:rsidR="00B4307F">
          <w:rPr>
            <w:webHidden/>
          </w:rPr>
          <w:tab/>
        </w:r>
        <w:r>
          <w:rPr>
            <w:webHidden/>
          </w:rPr>
          <w:fldChar w:fldCharType="begin"/>
        </w:r>
        <w:r w:rsidR="00B4307F">
          <w:rPr>
            <w:webHidden/>
          </w:rPr>
          <w:instrText xml:space="preserve"> PAGEREF _Toc306374798 \h </w:instrText>
        </w:r>
        <w:r>
          <w:rPr>
            <w:webHidden/>
          </w:rPr>
        </w:r>
        <w:r>
          <w:rPr>
            <w:webHidden/>
          </w:rPr>
          <w:fldChar w:fldCharType="separate"/>
        </w:r>
        <w:r w:rsidR="00344F59">
          <w:rPr>
            <w:webHidden/>
          </w:rPr>
          <w:t>435</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799" w:history="1">
        <w:r w:rsidR="00B4307F" w:rsidRPr="003D7193">
          <w:rPr>
            <w:rStyle w:val="Hyperlink"/>
          </w:rPr>
          <w:t>38.4 IviDigitizer C Attribute Hierarchy</w:t>
        </w:r>
        <w:r w:rsidR="00B4307F">
          <w:rPr>
            <w:webHidden/>
          </w:rPr>
          <w:tab/>
        </w:r>
        <w:r>
          <w:rPr>
            <w:webHidden/>
          </w:rPr>
          <w:fldChar w:fldCharType="begin"/>
        </w:r>
        <w:r w:rsidR="00B4307F">
          <w:rPr>
            <w:webHidden/>
          </w:rPr>
          <w:instrText xml:space="preserve"> PAGEREF _Toc306374799 \h </w:instrText>
        </w:r>
        <w:r>
          <w:rPr>
            <w:webHidden/>
          </w:rPr>
        </w:r>
        <w:r>
          <w:rPr>
            <w:webHidden/>
          </w:rPr>
          <w:fldChar w:fldCharType="separate"/>
        </w:r>
        <w:r w:rsidR="00344F59">
          <w:rPr>
            <w:webHidden/>
          </w:rPr>
          <w:t>438</w:t>
        </w:r>
        <w:r>
          <w:rPr>
            <w:webHidden/>
          </w:rPr>
          <w:fldChar w:fldCharType="end"/>
        </w:r>
      </w:hyperlink>
    </w:p>
    <w:p w:rsidR="00B4307F" w:rsidRDefault="00875082">
      <w:pPr>
        <w:pStyle w:val="TOC1"/>
        <w:rPr>
          <w:rFonts w:asciiTheme="minorHAnsi" w:eastAsiaTheme="minorEastAsia" w:hAnsiTheme="minorHAnsi" w:cstheme="minorBidi"/>
          <w:b w:val="0"/>
          <w:bCs w:val="0"/>
          <w:sz w:val="22"/>
          <w:szCs w:val="22"/>
        </w:rPr>
      </w:pPr>
      <w:hyperlink w:anchor="_Toc306374800" w:history="1">
        <w:r w:rsidR="00B4307F" w:rsidRPr="003D7193">
          <w:rPr>
            <w:rStyle w:val="Hyperlink"/>
          </w:rPr>
          <w:t>Appendix A</w:t>
        </w:r>
        <w:r w:rsidR="00B4307F">
          <w:rPr>
            <w:rFonts w:asciiTheme="minorHAnsi" w:eastAsiaTheme="minorEastAsia" w:hAnsiTheme="minorHAnsi" w:cstheme="minorBidi"/>
            <w:b w:val="0"/>
            <w:bCs w:val="0"/>
            <w:sz w:val="22"/>
            <w:szCs w:val="22"/>
          </w:rPr>
          <w:tab/>
        </w:r>
        <w:r w:rsidR="00B4307F" w:rsidRPr="003D7193">
          <w:rPr>
            <w:rStyle w:val="Hyperlink"/>
          </w:rPr>
          <w:t>Specific Driver Development Guidelines</w:t>
        </w:r>
        <w:r w:rsidR="00B4307F">
          <w:rPr>
            <w:webHidden/>
          </w:rPr>
          <w:tab/>
        </w:r>
        <w:r>
          <w:rPr>
            <w:webHidden/>
          </w:rPr>
          <w:fldChar w:fldCharType="begin"/>
        </w:r>
        <w:r w:rsidR="00B4307F">
          <w:rPr>
            <w:webHidden/>
          </w:rPr>
          <w:instrText xml:space="preserve"> PAGEREF _Toc306374800 \h </w:instrText>
        </w:r>
        <w:r>
          <w:rPr>
            <w:webHidden/>
          </w:rPr>
        </w:r>
        <w:r>
          <w:rPr>
            <w:webHidden/>
          </w:rPr>
          <w:fldChar w:fldCharType="separate"/>
        </w:r>
        <w:r w:rsidR="00344F59">
          <w:rPr>
            <w:webHidden/>
          </w:rPr>
          <w:t>442</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801" w:history="1">
        <w:r w:rsidR="00B4307F" w:rsidRPr="003D7193">
          <w:rPr>
            <w:rStyle w:val="Hyperlink"/>
          </w:rPr>
          <w:t>A.1</w:t>
        </w:r>
        <w:r w:rsidR="00B4307F">
          <w:rPr>
            <w:rFonts w:asciiTheme="minorHAnsi" w:eastAsiaTheme="minorEastAsia" w:hAnsiTheme="minorHAnsi" w:cstheme="minorBidi"/>
            <w:sz w:val="22"/>
            <w:szCs w:val="22"/>
          </w:rPr>
          <w:tab/>
        </w:r>
        <w:r w:rsidR="00B4307F" w:rsidRPr="003D7193">
          <w:rPr>
            <w:rStyle w:val="Hyperlink"/>
          </w:rPr>
          <w:t>Introduction</w:t>
        </w:r>
        <w:r w:rsidR="00B4307F">
          <w:rPr>
            <w:webHidden/>
          </w:rPr>
          <w:tab/>
        </w:r>
        <w:r>
          <w:rPr>
            <w:webHidden/>
          </w:rPr>
          <w:fldChar w:fldCharType="begin"/>
        </w:r>
        <w:r w:rsidR="00B4307F">
          <w:rPr>
            <w:webHidden/>
          </w:rPr>
          <w:instrText xml:space="preserve"> PAGEREF _Toc306374801 \h </w:instrText>
        </w:r>
        <w:r>
          <w:rPr>
            <w:webHidden/>
          </w:rPr>
        </w:r>
        <w:r>
          <w:rPr>
            <w:webHidden/>
          </w:rPr>
          <w:fldChar w:fldCharType="separate"/>
        </w:r>
        <w:r w:rsidR="00344F59">
          <w:rPr>
            <w:webHidden/>
          </w:rPr>
          <w:t>442</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802" w:history="1">
        <w:r w:rsidR="00B4307F" w:rsidRPr="003D7193">
          <w:rPr>
            <w:rStyle w:val="Hyperlink"/>
          </w:rPr>
          <w:t>A.2</w:t>
        </w:r>
        <w:r w:rsidR="00B4307F">
          <w:rPr>
            <w:rFonts w:asciiTheme="minorHAnsi" w:eastAsiaTheme="minorEastAsia" w:hAnsiTheme="minorHAnsi" w:cstheme="minorBidi"/>
            <w:sz w:val="22"/>
            <w:szCs w:val="22"/>
          </w:rPr>
          <w:tab/>
        </w:r>
        <w:r w:rsidR="00B4307F" w:rsidRPr="003D7193">
          <w:rPr>
            <w:rStyle w:val="Hyperlink"/>
          </w:rPr>
          <w:t>Disabling Unused Extension Groups</w:t>
        </w:r>
        <w:r w:rsidR="00B4307F">
          <w:rPr>
            <w:webHidden/>
          </w:rPr>
          <w:tab/>
        </w:r>
        <w:r>
          <w:rPr>
            <w:webHidden/>
          </w:rPr>
          <w:fldChar w:fldCharType="begin"/>
        </w:r>
        <w:r w:rsidR="00B4307F">
          <w:rPr>
            <w:webHidden/>
          </w:rPr>
          <w:instrText xml:space="preserve"> PAGEREF _Toc306374802 \h </w:instrText>
        </w:r>
        <w:r>
          <w:rPr>
            <w:webHidden/>
          </w:rPr>
        </w:r>
        <w:r>
          <w:rPr>
            <w:webHidden/>
          </w:rPr>
          <w:fldChar w:fldCharType="separate"/>
        </w:r>
        <w:r w:rsidR="00344F59">
          <w:rPr>
            <w:webHidden/>
          </w:rPr>
          <w:t>442</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803" w:history="1">
        <w:r w:rsidR="00B4307F" w:rsidRPr="003D7193">
          <w:rPr>
            <w:rStyle w:val="Hyperlink"/>
          </w:rPr>
          <w:t>A.3</w:t>
        </w:r>
        <w:r w:rsidR="00B4307F">
          <w:rPr>
            <w:rFonts w:asciiTheme="minorHAnsi" w:eastAsiaTheme="minorEastAsia" w:hAnsiTheme="minorHAnsi" w:cstheme="minorBidi"/>
            <w:sz w:val="22"/>
            <w:szCs w:val="22"/>
          </w:rPr>
          <w:tab/>
        </w:r>
        <w:r w:rsidR="00B4307F" w:rsidRPr="003D7193">
          <w:rPr>
            <w:rStyle w:val="Hyperlink"/>
          </w:rPr>
          <w:t>Special Consideration for Query Instrument Status</w:t>
        </w:r>
        <w:r w:rsidR="00B4307F">
          <w:rPr>
            <w:webHidden/>
          </w:rPr>
          <w:tab/>
        </w:r>
        <w:r>
          <w:rPr>
            <w:webHidden/>
          </w:rPr>
          <w:fldChar w:fldCharType="begin"/>
        </w:r>
        <w:r w:rsidR="00B4307F">
          <w:rPr>
            <w:webHidden/>
          </w:rPr>
          <w:instrText xml:space="preserve"> PAGEREF _Toc306374803 \h </w:instrText>
        </w:r>
        <w:r>
          <w:rPr>
            <w:webHidden/>
          </w:rPr>
        </w:r>
        <w:r>
          <w:rPr>
            <w:webHidden/>
          </w:rPr>
          <w:fldChar w:fldCharType="separate"/>
        </w:r>
        <w:r w:rsidR="00344F59">
          <w:rPr>
            <w:webHidden/>
          </w:rPr>
          <w:t>446</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804" w:history="1">
        <w:r w:rsidR="00B4307F" w:rsidRPr="003D7193">
          <w:rPr>
            <w:rStyle w:val="Hyperlink"/>
          </w:rPr>
          <w:t>A.4</w:t>
        </w:r>
        <w:r w:rsidR="00B4307F">
          <w:rPr>
            <w:rFonts w:asciiTheme="minorHAnsi" w:eastAsiaTheme="minorEastAsia" w:hAnsiTheme="minorHAnsi" w:cstheme="minorBidi"/>
            <w:sz w:val="22"/>
            <w:szCs w:val="22"/>
          </w:rPr>
          <w:tab/>
        </w:r>
        <w:r w:rsidR="00B4307F" w:rsidRPr="003D7193">
          <w:rPr>
            <w:rStyle w:val="Hyperlink"/>
          </w:rPr>
          <w:t>Implementing the Trigger Holdoff attribute</w:t>
        </w:r>
        <w:r w:rsidR="00B4307F">
          <w:rPr>
            <w:webHidden/>
          </w:rPr>
          <w:tab/>
        </w:r>
        <w:r>
          <w:rPr>
            <w:webHidden/>
          </w:rPr>
          <w:fldChar w:fldCharType="begin"/>
        </w:r>
        <w:r w:rsidR="00B4307F">
          <w:rPr>
            <w:webHidden/>
          </w:rPr>
          <w:instrText xml:space="preserve"> PAGEREF _Toc306374804 \h </w:instrText>
        </w:r>
        <w:r>
          <w:rPr>
            <w:webHidden/>
          </w:rPr>
        </w:r>
        <w:r>
          <w:rPr>
            <w:webHidden/>
          </w:rPr>
          <w:fldChar w:fldCharType="separate"/>
        </w:r>
        <w:r w:rsidR="00344F59">
          <w:rPr>
            <w:webHidden/>
          </w:rPr>
          <w:t>446</w:t>
        </w:r>
        <w:r>
          <w:rPr>
            <w:webHidden/>
          </w:rPr>
          <w:fldChar w:fldCharType="end"/>
        </w:r>
      </w:hyperlink>
    </w:p>
    <w:p w:rsidR="00B4307F" w:rsidRDefault="00875082">
      <w:pPr>
        <w:pStyle w:val="TOC1"/>
        <w:rPr>
          <w:rFonts w:asciiTheme="minorHAnsi" w:eastAsiaTheme="minorEastAsia" w:hAnsiTheme="minorHAnsi" w:cstheme="minorBidi"/>
          <w:b w:val="0"/>
          <w:bCs w:val="0"/>
          <w:sz w:val="22"/>
          <w:szCs w:val="22"/>
        </w:rPr>
      </w:pPr>
      <w:hyperlink w:anchor="_Toc306374805" w:history="1">
        <w:r w:rsidR="00B4307F" w:rsidRPr="003D7193">
          <w:rPr>
            <w:rStyle w:val="Hyperlink"/>
          </w:rPr>
          <w:t>Appendix B</w:t>
        </w:r>
        <w:r w:rsidR="00B4307F">
          <w:rPr>
            <w:rFonts w:asciiTheme="minorHAnsi" w:eastAsiaTheme="minorEastAsia" w:hAnsiTheme="minorHAnsi" w:cstheme="minorBidi"/>
            <w:b w:val="0"/>
            <w:bCs w:val="0"/>
            <w:sz w:val="22"/>
            <w:szCs w:val="22"/>
          </w:rPr>
          <w:tab/>
        </w:r>
        <w:r w:rsidR="00B4307F" w:rsidRPr="003D7193">
          <w:rPr>
            <w:rStyle w:val="Hyperlink"/>
          </w:rPr>
          <w:t>Interchangeability Checking Rules</w:t>
        </w:r>
        <w:r w:rsidR="00B4307F">
          <w:rPr>
            <w:webHidden/>
          </w:rPr>
          <w:tab/>
        </w:r>
        <w:r>
          <w:rPr>
            <w:webHidden/>
          </w:rPr>
          <w:fldChar w:fldCharType="begin"/>
        </w:r>
        <w:r w:rsidR="00B4307F">
          <w:rPr>
            <w:webHidden/>
          </w:rPr>
          <w:instrText xml:space="preserve"> PAGEREF _Toc306374805 \h </w:instrText>
        </w:r>
        <w:r>
          <w:rPr>
            <w:webHidden/>
          </w:rPr>
        </w:r>
        <w:r>
          <w:rPr>
            <w:webHidden/>
          </w:rPr>
          <w:fldChar w:fldCharType="separate"/>
        </w:r>
        <w:r w:rsidR="00344F59">
          <w:rPr>
            <w:webHidden/>
          </w:rPr>
          <w:t>447</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806" w:history="1">
        <w:r w:rsidR="00B4307F" w:rsidRPr="003D7193">
          <w:rPr>
            <w:rStyle w:val="Hyperlink"/>
          </w:rPr>
          <w:t>B.1</w:t>
        </w:r>
        <w:r w:rsidR="00B4307F">
          <w:rPr>
            <w:rFonts w:asciiTheme="minorHAnsi" w:eastAsiaTheme="minorEastAsia" w:hAnsiTheme="minorHAnsi" w:cstheme="minorBidi"/>
            <w:sz w:val="22"/>
            <w:szCs w:val="22"/>
          </w:rPr>
          <w:tab/>
        </w:r>
        <w:r w:rsidR="00B4307F" w:rsidRPr="003D7193">
          <w:rPr>
            <w:rStyle w:val="Hyperlink"/>
          </w:rPr>
          <w:t>Introduction</w:t>
        </w:r>
        <w:r w:rsidR="00B4307F">
          <w:rPr>
            <w:webHidden/>
          </w:rPr>
          <w:tab/>
        </w:r>
        <w:r>
          <w:rPr>
            <w:webHidden/>
          </w:rPr>
          <w:fldChar w:fldCharType="begin"/>
        </w:r>
        <w:r w:rsidR="00B4307F">
          <w:rPr>
            <w:webHidden/>
          </w:rPr>
          <w:instrText xml:space="preserve"> PAGEREF _Toc306374806 \h </w:instrText>
        </w:r>
        <w:r>
          <w:rPr>
            <w:webHidden/>
          </w:rPr>
        </w:r>
        <w:r>
          <w:rPr>
            <w:webHidden/>
          </w:rPr>
          <w:fldChar w:fldCharType="separate"/>
        </w:r>
        <w:r w:rsidR="00344F59">
          <w:rPr>
            <w:webHidden/>
          </w:rPr>
          <w:t>447</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807" w:history="1">
        <w:r w:rsidR="00B4307F" w:rsidRPr="003D7193">
          <w:rPr>
            <w:rStyle w:val="Hyperlink"/>
          </w:rPr>
          <w:t>B.2</w:t>
        </w:r>
        <w:r w:rsidR="00B4307F">
          <w:rPr>
            <w:rFonts w:asciiTheme="minorHAnsi" w:eastAsiaTheme="minorEastAsia" w:hAnsiTheme="minorHAnsi" w:cstheme="minorBidi"/>
            <w:sz w:val="22"/>
            <w:szCs w:val="22"/>
          </w:rPr>
          <w:tab/>
        </w:r>
        <w:r w:rsidR="00B4307F" w:rsidRPr="003D7193">
          <w:rPr>
            <w:rStyle w:val="Hyperlink"/>
          </w:rPr>
          <w:t>When to Perform Interchangeability Checking</w:t>
        </w:r>
        <w:r w:rsidR="00B4307F">
          <w:rPr>
            <w:webHidden/>
          </w:rPr>
          <w:tab/>
        </w:r>
        <w:r>
          <w:rPr>
            <w:webHidden/>
          </w:rPr>
          <w:fldChar w:fldCharType="begin"/>
        </w:r>
        <w:r w:rsidR="00B4307F">
          <w:rPr>
            <w:webHidden/>
          </w:rPr>
          <w:instrText xml:space="preserve"> PAGEREF _Toc306374807 \h </w:instrText>
        </w:r>
        <w:r>
          <w:rPr>
            <w:webHidden/>
          </w:rPr>
        </w:r>
        <w:r>
          <w:rPr>
            <w:webHidden/>
          </w:rPr>
          <w:fldChar w:fldCharType="separate"/>
        </w:r>
        <w:r w:rsidR="00344F59">
          <w:rPr>
            <w:webHidden/>
          </w:rPr>
          <w:t>447</w:t>
        </w:r>
        <w:r>
          <w:rPr>
            <w:webHidden/>
          </w:rPr>
          <w:fldChar w:fldCharType="end"/>
        </w:r>
      </w:hyperlink>
    </w:p>
    <w:p w:rsidR="00B4307F" w:rsidRDefault="00875082">
      <w:pPr>
        <w:pStyle w:val="TOC2"/>
        <w:rPr>
          <w:rFonts w:asciiTheme="minorHAnsi" w:eastAsiaTheme="minorEastAsia" w:hAnsiTheme="minorHAnsi" w:cstheme="minorBidi"/>
          <w:sz w:val="22"/>
          <w:szCs w:val="22"/>
        </w:rPr>
      </w:pPr>
      <w:hyperlink w:anchor="_Toc306374808" w:history="1">
        <w:r w:rsidR="00B4307F" w:rsidRPr="003D7193">
          <w:rPr>
            <w:rStyle w:val="Hyperlink"/>
          </w:rPr>
          <w:t>B.3</w:t>
        </w:r>
        <w:r w:rsidR="00B4307F">
          <w:rPr>
            <w:rFonts w:asciiTheme="minorHAnsi" w:eastAsiaTheme="minorEastAsia" w:hAnsiTheme="minorHAnsi" w:cstheme="minorBidi"/>
            <w:sz w:val="22"/>
            <w:szCs w:val="22"/>
          </w:rPr>
          <w:tab/>
        </w:r>
        <w:r w:rsidR="00B4307F" w:rsidRPr="003D7193">
          <w:rPr>
            <w:rStyle w:val="Hyperlink"/>
          </w:rPr>
          <w:t>Interchangeability Checking Rules</w:t>
        </w:r>
        <w:r w:rsidR="00B4307F">
          <w:rPr>
            <w:webHidden/>
          </w:rPr>
          <w:tab/>
        </w:r>
        <w:r>
          <w:rPr>
            <w:webHidden/>
          </w:rPr>
          <w:fldChar w:fldCharType="begin"/>
        </w:r>
        <w:r w:rsidR="00B4307F">
          <w:rPr>
            <w:webHidden/>
          </w:rPr>
          <w:instrText xml:space="preserve"> PAGEREF _Toc306374808 \h </w:instrText>
        </w:r>
        <w:r>
          <w:rPr>
            <w:webHidden/>
          </w:rPr>
        </w:r>
        <w:r>
          <w:rPr>
            <w:webHidden/>
          </w:rPr>
          <w:fldChar w:fldCharType="separate"/>
        </w:r>
        <w:r w:rsidR="00344F59">
          <w:rPr>
            <w:webHidden/>
          </w:rPr>
          <w:t>447</w:t>
        </w:r>
        <w:r>
          <w:rPr>
            <w:webHidden/>
          </w:rPr>
          <w:fldChar w:fldCharType="end"/>
        </w:r>
      </w:hyperlink>
    </w:p>
    <w:p w:rsidR="00004825" w:rsidRDefault="00875082">
      <w:r>
        <w:fldChar w:fldCharType="end"/>
      </w:r>
    </w:p>
    <w:p w:rsidR="00004825" w:rsidRDefault="00004825">
      <w:pPr>
        <w:pStyle w:val="ChapterTitle"/>
      </w:pPr>
      <w:bookmarkStart w:id="6" w:name="_Toc304583565"/>
      <w:bookmarkStart w:id="7" w:name="_Toc306374416"/>
      <w:r>
        <w:lastRenderedPageBreak/>
        <w:t>IviDigitizer Class Specification</w:t>
      </w:r>
      <w:bookmarkEnd w:id="6"/>
      <w:bookmarkEnd w:id="7"/>
    </w:p>
    <w:p w:rsidR="00004825" w:rsidRDefault="00004825">
      <w:pPr>
        <w:pStyle w:val="RevHistoryHead"/>
      </w:pPr>
      <w:r>
        <w:t>IviDigitizer Revision History</w:t>
      </w:r>
    </w:p>
    <w:p w:rsidR="00004825" w:rsidRDefault="00004825" w:rsidP="00CA5838">
      <w:pPr>
        <w:pStyle w:val="Body"/>
        <w:ind w:left="0"/>
      </w:pPr>
      <w:r>
        <w:t>This section is an overview of the revision history of the IviDigitizer specification.</w:t>
      </w:r>
    </w:p>
    <w:p w:rsidR="00004825" w:rsidRDefault="00004825"/>
    <w:tbl>
      <w:tblPr>
        <w:tblW w:w="0" w:type="auto"/>
        <w:tblInd w:w="722" w:type="dxa"/>
        <w:tblLayout w:type="fixed"/>
        <w:tblLook w:val="0000"/>
      </w:tblPr>
      <w:tblGrid>
        <w:gridCol w:w="1728"/>
        <w:gridCol w:w="1888"/>
        <w:gridCol w:w="5024"/>
      </w:tblGrid>
      <w:tr w:rsidR="00004825">
        <w:trPr>
          <w:tblHeader/>
        </w:trPr>
        <w:tc>
          <w:tcPr>
            <w:tcW w:w="8640" w:type="dxa"/>
            <w:gridSpan w:val="3"/>
          </w:tcPr>
          <w:p w:rsidR="00004825" w:rsidRDefault="00004825">
            <w:pPr>
              <w:pStyle w:val="TableCaption"/>
            </w:pPr>
            <w:bookmarkStart w:id="8" w:name="_Toc406578710"/>
            <w:r>
              <w:rPr>
                <w:b/>
                <w:bCs/>
              </w:rPr>
              <w:t xml:space="preserve">Table </w:t>
            </w:r>
            <w:r w:rsidR="00875082">
              <w:rPr>
                <w:b/>
                <w:bCs/>
              </w:rPr>
              <w:fldChar w:fldCharType="begin"/>
            </w:r>
            <w:r w:rsidR="00DC3915">
              <w:rPr>
                <w:b/>
                <w:bCs/>
              </w:rPr>
              <w:instrText xml:space="preserve"> STYLEREF 1 \s </w:instrText>
            </w:r>
            <w:r w:rsidR="00875082">
              <w:rPr>
                <w:b/>
                <w:bCs/>
              </w:rPr>
              <w:fldChar w:fldCharType="separate"/>
            </w:r>
            <w:r w:rsidR="00344F59">
              <w:rPr>
                <w:b/>
                <w:bCs/>
                <w:noProof/>
              </w:rPr>
              <w:t>1</w:t>
            </w:r>
            <w:r w:rsidR="00875082">
              <w:rPr>
                <w:b/>
                <w:bCs/>
              </w:rPr>
              <w:fldChar w:fldCharType="end"/>
            </w:r>
            <w:r w:rsidR="0088004C">
              <w:rPr>
                <w:b/>
                <w:bCs/>
              </w:rPr>
              <w:t xml:space="preserve">. </w:t>
            </w:r>
            <w:r>
              <w:t>IviDigitizer Class Specification Revisions</w:t>
            </w:r>
            <w:bookmarkEnd w:id="8"/>
          </w:p>
        </w:tc>
      </w:tr>
      <w:tr w:rsidR="00004825"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bottom w:val="double" w:sz="6" w:space="0" w:color="auto"/>
            </w:tcBorders>
          </w:tcPr>
          <w:p w:rsidR="00004825" w:rsidRDefault="00004825">
            <w:pPr>
              <w:pStyle w:val="TableHead"/>
              <w:jc w:val="left"/>
            </w:pPr>
            <w:r>
              <w:t>Revision Number</w:t>
            </w:r>
          </w:p>
        </w:tc>
        <w:tc>
          <w:tcPr>
            <w:tcW w:w="1888" w:type="dxa"/>
            <w:tcBorders>
              <w:bottom w:val="double" w:sz="6" w:space="0" w:color="auto"/>
            </w:tcBorders>
          </w:tcPr>
          <w:p w:rsidR="00004825" w:rsidRDefault="00004825">
            <w:pPr>
              <w:pStyle w:val="TableHead"/>
            </w:pPr>
            <w:r>
              <w:t>Date of Revision</w:t>
            </w:r>
          </w:p>
        </w:tc>
        <w:tc>
          <w:tcPr>
            <w:tcW w:w="5024" w:type="dxa"/>
            <w:tcBorders>
              <w:bottom w:val="double" w:sz="6" w:space="0" w:color="auto"/>
            </w:tcBorders>
          </w:tcPr>
          <w:p w:rsidR="00004825" w:rsidRDefault="00004825">
            <w:pPr>
              <w:pStyle w:val="TableHead"/>
            </w:pPr>
            <w:r>
              <w:t>Revision Notes</w:t>
            </w:r>
          </w:p>
        </w:tc>
      </w:tr>
      <w:tr w:rsidR="00415807"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top w:val="double" w:sz="6" w:space="0" w:color="auto"/>
              <w:bottom w:val="single" w:sz="4" w:space="0" w:color="auto"/>
            </w:tcBorders>
          </w:tcPr>
          <w:p w:rsidR="00415807" w:rsidRDefault="00415807">
            <w:pPr>
              <w:pStyle w:val="TableCell"/>
            </w:pPr>
            <w:r>
              <w:t>Revision 1.0</w:t>
            </w:r>
          </w:p>
        </w:tc>
        <w:tc>
          <w:tcPr>
            <w:tcW w:w="1888" w:type="dxa"/>
            <w:tcBorders>
              <w:top w:val="double" w:sz="6" w:space="0" w:color="auto"/>
              <w:bottom w:val="single" w:sz="4" w:space="0" w:color="auto"/>
            </w:tcBorders>
          </w:tcPr>
          <w:p w:rsidR="00415807" w:rsidRDefault="00B01166" w:rsidP="00D61E66">
            <w:pPr>
              <w:pStyle w:val="TableCell"/>
            </w:pPr>
            <w:r>
              <w:t>October 20</w:t>
            </w:r>
            <w:r w:rsidR="00415807">
              <w:t>, 2009</w:t>
            </w:r>
          </w:p>
        </w:tc>
        <w:tc>
          <w:tcPr>
            <w:tcW w:w="5024" w:type="dxa"/>
            <w:tcBorders>
              <w:top w:val="double" w:sz="6" w:space="0" w:color="auto"/>
              <w:bottom w:val="single" w:sz="4" w:space="0" w:color="auto"/>
            </w:tcBorders>
          </w:tcPr>
          <w:p w:rsidR="00415807" w:rsidRDefault="00C43927" w:rsidP="00415807">
            <w:r>
              <w:t>First approved version of IVI-4.15 IviDigitizer class specification.</w:t>
            </w:r>
          </w:p>
        </w:tc>
      </w:tr>
      <w:tr w:rsidR="00E21F00"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top w:val="single" w:sz="4" w:space="0" w:color="auto"/>
              <w:bottom w:val="single" w:sz="4" w:space="0" w:color="auto"/>
            </w:tcBorders>
          </w:tcPr>
          <w:p w:rsidR="00E21F00" w:rsidRDefault="00E21F00">
            <w:pPr>
              <w:pStyle w:val="TableCell"/>
            </w:pPr>
            <w:r>
              <w:t>Revision 2.0</w:t>
            </w:r>
          </w:p>
        </w:tc>
        <w:tc>
          <w:tcPr>
            <w:tcW w:w="1888" w:type="dxa"/>
            <w:tcBorders>
              <w:top w:val="single" w:sz="4" w:space="0" w:color="auto"/>
              <w:bottom w:val="single" w:sz="4" w:space="0" w:color="auto"/>
            </w:tcBorders>
          </w:tcPr>
          <w:p w:rsidR="00E21F00" w:rsidRDefault="00254B04" w:rsidP="00D61E66">
            <w:pPr>
              <w:pStyle w:val="TableCell"/>
            </w:pPr>
            <w:r>
              <w:t>June 9, 2010</w:t>
            </w:r>
          </w:p>
        </w:tc>
        <w:tc>
          <w:tcPr>
            <w:tcW w:w="5024" w:type="dxa"/>
            <w:tcBorders>
              <w:top w:val="single" w:sz="4" w:space="0" w:color="auto"/>
              <w:bottom w:val="single" w:sz="4" w:space="0" w:color="auto"/>
            </w:tcBorders>
          </w:tcPr>
          <w:p w:rsidR="001B07E7" w:rsidRDefault="00E21F00" w:rsidP="00DA3829">
            <w:pPr>
              <w:pStyle w:val="TableCell"/>
            </w:pPr>
            <w:r>
              <w:t>Incorporated IVI.NET</w:t>
            </w:r>
          </w:p>
        </w:tc>
      </w:tr>
      <w:tr w:rsidR="000A3A95"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top w:val="single" w:sz="4" w:space="0" w:color="auto"/>
              <w:bottom w:val="single" w:sz="4" w:space="0" w:color="auto"/>
            </w:tcBorders>
          </w:tcPr>
          <w:p w:rsidR="000A3A95" w:rsidRDefault="000A3A95">
            <w:pPr>
              <w:pStyle w:val="TableCell"/>
            </w:pPr>
            <w:r>
              <w:t>Revision 2.1</w:t>
            </w:r>
          </w:p>
        </w:tc>
        <w:tc>
          <w:tcPr>
            <w:tcW w:w="1888" w:type="dxa"/>
            <w:tcBorders>
              <w:top w:val="single" w:sz="4" w:space="0" w:color="auto"/>
              <w:bottom w:val="single" w:sz="4" w:space="0" w:color="auto"/>
            </w:tcBorders>
          </w:tcPr>
          <w:p w:rsidR="000A3A95" w:rsidRDefault="000A3A95" w:rsidP="00D61E66">
            <w:pPr>
              <w:pStyle w:val="TableCell"/>
            </w:pPr>
            <w:r>
              <w:t>October 13, 2010</w:t>
            </w:r>
          </w:p>
        </w:tc>
        <w:tc>
          <w:tcPr>
            <w:tcW w:w="5024" w:type="dxa"/>
            <w:tcBorders>
              <w:top w:val="single" w:sz="4" w:space="0" w:color="auto"/>
              <w:bottom w:val="single" w:sz="4" w:space="0" w:color="auto"/>
            </w:tcBorders>
          </w:tcPr>
          <w:p w:rsidR="000A3A95" w:rsidRDefault="000A3A95" w:rsidP="00DA3829">
            <w:pPr>
              <w:pStyle w:val="TableCell"/>
            </w:pPr>
            <w:r>
              <w:t>Editorial changes: section 12.3.1 Configure Sample Clock had wrong type for the source parameter.</w:t>
            </w:r>
          </w:p>
        </w:tc>
      </w:tr>
      <w:tr w:rsidR="00313C60"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top w:val="single" w:sz="4" w:space="0" w:color="auto"/>
              <w:bottom w:val="single" w:sz="4" w:space="0" w:color="auto"/>
            </w:tcBorders>
          </w:tcPr>
          <w:p w:rsidR="00313C60" w:rsidRDefault="00313C60">
            <w:pPr>
              <w:pStyle w:val="TableCell"/>
            </w:pPr>
            <w:r>
              <w:t>Revision 2.</w:t>
            </w:r>
            <w:ins w:id="9" w:author="MAUMARY,YVES (A-Switzerland,ex1)" w:date="2011-10-14T15:38:00Z">
              <w:r>
                <w:t>2</w:t>
              </w:r>
            </w:ins>
          </w:p>
        </w:tc>
        <w:tc>
          <w:tcPr>
            <w:tcW w:w="1888" w:type="dxa"/>
            <w:tcBorders>
              <w:top w:val="single" w:sz="4" w:space="0" w:color="auto"/>
              <w:bottom w:val="single" w:sz="4" w:space="0" w:color="auto"/>
            </w:tcBorders>
          </w:tcPr>
          <w:p w:rsidR="00313C60" w:rsidRDefault="004221DD" w:rsidP="004221DD">
            <w:pPr>
              <w:pStyle w:val="TableCell"/>
            </w:pPr>
            <w:ins w:id="10" w:author="MAUMARY,YVES (A-Switzerland,ex1)" w:date="2011-10-14T16:23:00Z">
              <w:r>
                <w:t>Octo</w:t>
              </w:r>
            </w:ins>
            <w:ins w:id="11" w:author="MAUMARY,YVES (A-Switzerland,ex1)" w:date="2011-10-14T15:38:00Z">
              <w:r w:rsidR="00A45523">
                <w:t>ber</w:t>
              </w:r>
              <w:r w:rsidR="00313C60">
                <w:t xml:space="preserve"> </w:t>
              </w:r>
            </w:ins>
            <w:ins w:id="12" w:author="MAUMARY,YVES (A-Switzerland,ex1)" w:date="2011-10-14T16:23:00Z">
              <w:r>
                <w:t>14</w:t>
              </w:r>
            </w:ins>
            <w:ins w:id="13" w:author="MAUMARY,YVES (A-Switzerland,ex1)" w:date="2011-10-14T15:38:00Z">
              <w:r w:rsidR="00313C60">
                <w:t>,2011</w:t>
              </w:r>
            </w:ins>
          </w:p>
        </w:tc>
        <w:tc>
          <w:tcPr>
            <w:tcW w:w="5024" w:type="dxa"/>
            <w:tcBorders>
              <w:top w:val="single" w:sz="4" w:space="0" w:color="auto"/>
              <w:bottom w:val="single" w:sz="4" w:space="0" w:color="auto"/>
            </w:tcBorders>
          </w:tcPr>
          <w:p w:rsidR="00DF0A21" w:rsidRDefault="00DF0A21" w:rsidP="00C8110A">
            <w:pPr>
              <w:pStyle w:val="TableCell"/>
            </w:pPr>
            <w:r>
              <w:t>Editorial IVI.NET change.</w:t>
            </w:r>
          </w:p>
          <w:p w:rsidR="00DF0A21" w:rsidRDefault="00DF0A21" w:rsidP="00C8110A">
            <w:pPr>
              <w:pStyle w:val="TableCell"/>
            </w:pPr>
            <w:r>
              <w:t>Change references to process-wide locking to AppDomain-wide locking.</w:t>
            </w:r>
          </w:p>
          <w:p w:rsidR="00641070" w:rsidRDefault="00DF0A21" w:rsidP="00F71C36">
            <w:pPr>
              <w:pStyle w:val="TableCell"/>
              <w:tabs>
                <w:tab w:val="left" w:pos="915"/>
                <w:tab w:val="center" w:pos="2476"/>
              </w:tabs>
              <w:rPr>
                <w:ins w:id="14" w:author="MAUMARY,YVES (A-Switzerland,ex1)" w:date="2011-10-14T15:41:00Z"/>
              </w:rPr>
            </w:pPr>
            <w:r>
              <w:t>Add an overload to the Create factory method that takes locking related parameters.</w:t>
            </w:r>
          </w:p>
          <w:p w:rsidR="00313C60" w:rsidRDefault="00F71C36" w:rsidP="00F71C36">
            <w:pPr>
              <w:pStyle w:val="TableCell"/>
              <w:tabs>
                <w:tab w:val="left" w:pos="915"/>
                <w:tab w:val="center" w:pos="2476"/>
              </w:tabs>
            </w:pPr>
            <w:ins w:id="15" w:author="MAUMARY,YVES (A-Switzerland,ex1)" w:date="2011-10-14T15:38:00Z">
              <w:r>
                <w:t>Editorial changes:</w:t>
              </w:r>
              <w:r>
                <w:br/>
                <w:t xml:space="preserve">- </w:t>
              </w:r>
              <w:r w:rsidR="00A45523">
                <w:t>Section 4.1.4.1: Improve wording for better clarity.</w:t>
              </w:r>
              <w:r>
                <w:br/>
                <w:t>Minor changes:</w:t>
              </w:r>
              <w:r w:rsidR="008D2338">
                <w:br/>
              </w:r>
              <w:r>
                <w:t xml:space="preserve">- </w:t>
              </w:r>
              <w:r w:rsidR="008D2338">
                <w:t xml:space="preserve">Added section 4.3.3 </w:t>
              </w:r>
              <w:r w:rsidR="006E3E2B">
                <w:t>Configure Active Trigger Source high level function (IVI-C only)</w:t>
              </w:r>
              <w:r w:rsidR="00510997">
                <w:t>.</w:t>
              </w:r>
              <w:r w:rsidR="00A45523">
                <w:br/>
              </w:r>
              <w:r>
                <w:t xml:space="preserve">- </w:t>
              </w:r>
              <w:r w:rsidR="00A45523">
                <w:t xml:space="preserve">Section 11.2.3: add new attribute values for the </w:t>
              </w:r>
              <w:r w:rsidR="00A45523" w:rsidRPr="00313C60">
                <w:t>Reference Oscillator Source</w:t>
              </w:r>
              <w:r w:rsidR="00A45523">
                <w:t xml:space="preserve"> for PXI/PXIe.</w:t>
              </w:r>
            </w:ins>
          </w:p>
        </w:tc>
      </w:tr>
    </w:tbl>
    <w:p w:rsidR="00E21F00" w:rsidRPr="003D747A" w:rsidRDefault="00E21F00" w:rsidP="00E21F00">
      <w:pPr>
        <w:pStyle w:val="Body"/>
      </w:pPr>
      <w:bookmarkStart w:id="16" w:name="Table_Of_Contents"/>
      <w:bookmarkStart w:id="17" w:name="_Toc170810225"/>
      <w:bookmarkEnd w:id="16"/>
    </w:p>
    <w:p w:rsidR="00E21F00" w:rsidRPr="003D747A" w:rsidRDefault="00E21F00" w:rsidP="00E21F00">
      <w:pPr>
        <w:pStyle w:val="Body1"/>
        <w:outlineLvl w:val="0"/>
        <w:rPr>
          <w:rFonts w:ascii="Arial" w:hAnsi="Arial" w:cs="Arial"/>
          <w:b/>
        </w:rPr>
      </w:pPr>
      <w:r w:rsidRPr="003D747A">
        <w:rPr>
          <w:rFonts w:ascii="Arial" w:hAnsi="Arial" w:cs="Arial"/>
          <w:b/>
        </w:rPr>
        <w:t>API Versions</w:t>
      </w:r>
    </w:p>
    <w:tbl>
      <w:tblPr>
        <w:tblW w:w="0" w:type="auto"/>
        <w:tblInd w:w="24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350"/>
        <w:gridCol w:w="1980"/>
      </w:tblGrid>
      <w:tr w:rsidR="00E21F00" w:rsidTr="00740DB0">
        <w:tc>
          <w:tcPr>
            <w:tcW w:w="1350" w:type="dxa"/>
          </w:tcPr>
          <w:p w:rsidR="00E21F00" w:rsidRDefault="00E21F00" w:rsidP="00740DB0">
            <w:pPr>
              <w:pStyle w:val="Body"/>
              <w:spacing w:before="120"/>
              <w:ind w:left="0"/>
            </w:pPr>
            <w:r>
              <w:t>Architecture</w:t>
            </w:r>
          </w:p>
        </w:tc>
        <w:tc>
          <w:tcPr>
            <w:tcW w:w="1980" w:type="dxa"/>
          </w:tcPr>
          <w:p w:rsidR="00E21F00" w:rsidRDefault="00E21F00" w:rsidP="006E3E2B">
            <w:pPr>
              <w:pStyle w:val="Body"/>
              <w:spacing w:before="120"/>
              <w:ind w:left="0"/>
            </w:pPr>
            <w:r>
              <w:t>Drivers that comply with version 2.</w:t>
            </w:r>
            <w:ins w:id="18" w:author="MAUMARY,YVES (A-Switzerland,ex1)" w:date="2011-10-14T15:38:00Z">
              <w:r w:rsidR="006E3E2B">
                <w:t>2</w:t>
              </w:r>
            </w:ins>
            <w:r w:rsidR="006E3E2B">
              <w:t xml:space="preserve"> </w:t>
            </w:r>
            <w:r>
              <w:t>comply with all of the versions below.</w:t>
            </w:r>
          </w:p>
        </w:tc>
      </w:tr>
      <w:tr w:rsidR="00E21F00" w:rsidTr="00740DB0">
        <w:tc>
          <w:tcPr>
            <w:tcW w:w="1350" w:type="dxa"/>
          </w:tcPr>
          <w:p w:rsidR="00E21F00" w:rsidRDefault="00E21F00" w:rsidP="00740DB0">
            <w:pPr>
              <w:pStyle w:val="Body"/>
              <w:spacing w:before="120"/>
              <w:ind w:left="0"/>
            </w:pPr>
            <w:r>
              <w:t>C</w:t>
            </w:r>
          </w:p>
        </w:tc>
        <w:tc>
          <w:tcPr>
            <w:tcW w:w="1980" w:type="dxa"/>
          </w:tcPr>
          <w:p w:rsidR="00E21F00" w:rsidRDefault="00E21F00" w:rsidP="00740DB0">
            <w:pPr>
              <w:pStyle w:val="Body"/>
              <w:spacing w:before="120"/>
              <w:ind w:left="0"/>
            </w:pPr>
            <w:r>
              <w:t>1.0, 2.0</w:t>
            </w:r>
          </w:p>
        </w:tc>
      </w:tr>
      <w:tr w:rsidR="00E21F00" w:rsidTr="00740DB0">
        <w:tc>
          <w:tcPr>
            <w:tcW w:w="1350" w:type="dxa"/>
          </w:tcPr>
          <w:p w:rsidR="00E21F00" w:rsidRDefault="00E21F00" w:rsidP="00740DB0">
            <w:pPr>
              <w:pStyle w:val="Body"/>
              <w:spacing w:before="120"/>
              <w:ind w:left="0"/>
            </w:pPr>
            <w:r>
              <w:t>COM</w:t>
            </w:r>
          </w:p>
        </w:tc>
        <w:tc>
          <w:tcPr>
            <w:tcW w:w="1980" w:type="dxa"/>
          </w:tcPr>
          <w:p w:rsidR="00E21F00" w:rsidRDefault="00E21F00" w:rsidP="00740DB0">
            <w:pPr>
              <w:pStyle w:val="Body"/>
              <w:spacing w:before="120"/>
              <w:ind w:left="0"/>
            </w:pPr>
            <w:r>
              <w:t>1.0, 2.0</w:t>
            </w:r>
          </w:p>
        </w:tc>
      </w:tr>
      <w:tr w:rsidR="00E21F00" w:rsidTr="00740DB0">
        <w:tc>
          <w:tcPr>
            <w:tcW w:w="1350" w:type="dxa"/>
          </w:tcPr>
          <w:p w:rsidR="00E21F00" w:rsidRDefault="00E21F00" w:rsidP="00740DB0">
            <w:pPr>
              <w:pStyle w:val="Body"/>
              <w:spacing w:before="120"/>
              <w:ind w:left="0"/>
            </w:pPr>
            <w:r>
              <w:t>.NET</w:t>
            </w:r>
          </w:p>
        </w:tc>
        <w:tc>
          <w:tcPr>
            <w:tcW w:w="1980" w:type="dxa"/>
          </w:tcPr>
          <w:p w:rsidR="00E21F00" w:rsidRDefault="00E21F00" w:rsidP="00740DB0">
            <w:pPr>
              <w:pStyle w:val="Body"/>
              <w:spacing w:before="120"/>
              <w:ind w:left="0"/>
            </w:pPr>
            <w:r>
              <w:t>2.0</w:t>
            </w:r>
          </w:p>
        </w:tc>
      </w:tr>
    </w:tbl>
    <w:p w:rsidR="00E21F00" w:rsidRPr="00D63A31" w:rsidRDefault="00E21F00" w:rsidP="00E21F00">
      <w:pPr>
        <w:pStyle w:val="Body"/>
      </w:pPr>
      <w:r>
        <w:t>Drivers that comply with this version of the specification also comply with earlier, compatible versions of the specification as shown in the table above</w:t>
      </w:r>
      <w:r w:rsidR="00C06F58">
        <w:t xml:space="preserve">. </w:t>
      </w:r>
      <w:r>
        <w:t>The driver may benefit by advertising that it supports all the API versions listed in the table above.</w:t>
      </w:r>
    </w:p>
    <w:p w:rsidR="00004825" w:rsidRDefault="00004825">
      <w:pPr>
        <w:pStyle w:val="Heading1"/>
      </w:pPr>
      <w:bookmarkStart w:id="19" w:name="_Toc304583566"/>
      <w:bookmarkStart w:id="20" w:name="_Toc306374417"/>
      <w:r>
        <w:lastRenderedPageBreak/>
        <w:t>Overview of the IviDigitizer Specification</w:t>
      </w:r>
      <w:bookmarkEnd w:id="17"/>
      <w:bookmarkEnd w:id="19"/>
      <w:bookmarkEnd w:id="20"/>
    </w:p>
    <w:p w:rsidR="00FB3B08" w:rsidRDefault="00FB3B08" w:rsidP="00FB3B08">
      <w:pPr>
        <w:pStyle w:val="Heading2"/>
      </w:pPr>
      <w:bookmarkStart w:id="21" w:name="_Toc188419621"/>
      <w:bookmarkStart w:id="22" w:name="_Toc188791581"/>
      <w:bookmarkStart w:id="23" w:name="_Toc304583567"/>
      <w:bookmarkStart w:id="24" w:name="_Toc306374418"/>
      <w:bookmarkStart w:id="25" w:name="_Toc402677933"/>
      <w:bookmarkStart w:id="26" w:name="_Toc405629853"/>
      <w:bookmarkStart w:id="27" w:name="_Toc426874822"/>
      <w:bookmarkStart w:id="28" w:name="_Toc170810230"/>
      <w:r>
        <w:t>Introduction</w:t>
      </w:r>
      <w:bookmarkEnd w:id="21"/>
      <w:bookmarkEnd w:id="22"/>
      <w:bookmarkEnd w:id="23"/>
      <w:bookmarkEnd w:id="24"/>
    </w:p>
    <w:p w:rsidR="00FB3B08" w:rsidRDefault="00FB3B08" w:rsidP="00FB3B08">
      <w:pPr>
        <w:pStyle w:val="Body1"/>
      </w:pPr>
      <w:r>
        <w:t xml:space="preserve">This specification defines the IVI class for frequency digitizers. The IviDigitizer class is designed to support the typical digitizer as well as common extended functionality found in more complex instruments. This section summarizes the </w:t>
      </w:r>
      <w:r>
        <w:rPr>
          <w:rStyle w:val="Italic"/>
        </w:rPr>
        <w:t>IviDigitizer Class Specification</w:t>
      </w:r>
      <w:r>
        <w:t xml:space="preserve"> and contains general information that the reader might need in order to understand, interpret, and implement aspects of this specification. These aspects include the following:</w:t>
      </w:r>
    </w:p>
    <w:p w:rsidR="00FB3B08" w:rsidRDefault="00FB3B08" w:rsidP="00DC2A6C">
      <w:pPr>
        <w:pStyle w:val="ListBullet"/>
        <w:numPr>
          <w:ilvl w:val="0"/>
          <w:numId w:val="41"/>
        </w:numPr>
      </w:pPr>
      <w:r>
        <w:t>IviDigitizer class overview</w:t>
      </w:r>
    </w:p>
    <w:p w:rsidR="00FB3B08" w:rsidRDefault="00FB3B08" w:rsidP="00DC2A6C">
      <w:pPr>
        <w:pStyle w:val="ListBullet"/>
        <w:numPr>
          <w:ilvl w:val="0"/>
          <w:numId w:val="41"/>
        </w:numPr>
      </w:pPr>
      <w:r>
        <w:t>The definitions of terms and acronyms</w:t>
      </w:r>
    </w:p>
    <w:p w:rsidR="00FB3B08" w:rsidRDefault="00FB3B08" w:rsidP="00DC2A6C">
      <w:pPr>
        <w:pStyle w:val="ListBullet"/>
        <w:numPr>
          <w:ilvl w:val="0"/>
          <w:numId w:val="41"/>
        </w:numPr>
      </w:pPr>
      <w:r>
        <w:t>References</w:t>
      </w:r>
    </w:p>
    <w:p w:rsidR="00FB3B08" w:rsidRDefault="00FB3B08" w:rsidP="00FB3B08">
      <w:pPr>
        <w:pStyle w:val="Heading2"/>
      </w:pPr>
      <w:bookmarkStart w:id="29" w:name="_Toc188419622"/>
      <w:bookmarkStart w:id="30" w:name="_Toc188791582"/>
      <w:bookmarkStart w:id="31" w:name="_Toc304583568"/>
      <w:bookmarkStart w:id="32" w:name="_Toc306374419"/>
      <w:r>
        <w:t>IviDigitizer Class Overview</w:t>
      </w:r>
      <w:bookmarkEnd w:id="29"/>
      <w:bookmarkEnd w:id="30"/>
      <w:bookmarkEnd w:id="31"/>
      <w:bookmarkEnd w:id="32"/>
    </w:p>
    <w:p w:rsidR="00FB3B08" w:rsidRDefault="00FB3B08" w:rsidP="00FB3B08">
      <w:pPr>
        <w:pStyle w:val="Body1"/>
        <w:rPr>
          <w:color w:val="000000"/>
        </w:rPr>
      </w:pPr>
      <w:bookmarkStart w:id="33" w:name="_Toc188419623"/>
      <w:r>
        <w:rPr>
          <w:color w:val="000000"/>
        </w:rPr>
        <w:t>This specification defines the IVI class for digitizers called IviDigitizer. The IviDigitizer class is designed to support the typical digitizer as well as common extended functionality found in more complex instruments. The IviDigitizer class conceptualizes a digitizer as an instrument that can acquire time varying voltage waveforms.</w:t>
      </w:r>
    </w:p>
    <w:p w:rsidR="00FB3B08" w:rsidRDefault="00FB3B08" w:rsidP="00FB3B08">
      <w:pPr>
        <w:pStyle w:val="Body"/>
        <w:rPr>
          <w:rStyle w:val="Italic"/>
          <w:color w:val="000000"/>
        </w:rPr>
      </w:pPr>
      <w:r>
        <w:rPr>
          <w:color w:val="000000"/>
        </w:rPr>
        <w:t xml:space="preserve">The IviDigitizer class is divided into the base capability group and extensions. The base capability group functions and attributes are used to configure a digitizer for typical waveform acquisition (this includes setting the channel, the acquisition, and the triggering sub-systems), initiating the waveform acquisition, and returning a waveform. The base capability group support only edge triggering. The IviDigitizerBase Capabilities are described in Section </w:t>
      </w:r>
      <w:r w:rsidR="00875082">
        <w:rPr>
          <w:color w:val="000000"/>
        </w:rPr>
        <w:fldChar w:fldCharType="begin"/>
      </w:r>
      <w:r>
        <w:rPr>
          <w:color w:val="000000"/>
        </w:rPr>
        <w:instrText xml:space="preserve"> REF _Ref188850261 \r \h </w:instrText>
      </w:r>
      <w:r w:rsidR="00875082">
        <w:rPr>
          <w:color w:val="000000"/>
        </w:rPr>
      </w:r>
      <w:r w:rsidR="00875082">
        <w:rPr>
          <w:color w:val="000000"/>
        </w:rPr>
        <w:fldChar w:fldCharType="separate"/>
      </w:r>
      <w:r w:rsidR="00344F59">
        <w:rPr>
          <w:color w:val="000000"/>
        </w:rPr>
        <w:t>4</w:t>
      </w:r>
      <w:r w:rsidR="00875082">
        <w:rPr>
          <w:color w:val="000000"/>
        </w:rPr>
        <w:fldChar w:fldCharType="end"/>
      </w:r>
      <w:r>
        <w:rPr>
          <w:rStyle w:val="Italic"/>
          <w:color w:val="000000"/>
        </w:rPr>
        <w:t>.</w:t>
      </w:r>
    </w:p>
    <w:p w:rsidR="00FB3B08" w:rsidRDefault="00FB3B08" w:rsidP="00FB3B08">
      <w:pPr>
        <w:pStyle w:val="Body"/>
        <w:rPr>
          <w:color w:val="000000"/>
        </w:rPr>
      </w:pPr>
      <w:r>
        <w:rPr>
          <w:color w:val="000000"/>
        </w:rPr>
        <w:t>In addition to the base capabilities, the IviDigitizer class defines extended capabilities for digitizers that can:</w:t>
      </w:r>
    </w:p>
    <w:p w:rsidR="00FB3B08" w:rsidRDefault="00FB3B08" w:rsidP="00D80CF0">
      <w:pPr>
        <w:pStyle w:val="ListBullet"/>
        <w:numPr>
          <w:ilvl w:val="0"/>
          <w:numId w:val="9"/>
        </w:numPr>
      </w:pPr>
      <w:r>
        <w:t>Combine channels for higher acquisition rates and longer waveform records</w:t>
      </w:r>
    </w:p>
    <w:p w:rsidR="00FB3B08" w:rsidRDefault="00FB3B08" w:rsidP="00D80CF0">
      <w:pPr>
        <w:pStyle w:val="ListBullet"/>
        <w:numPr>
          <w:ilvl w:val="0"/>
          <w:numId w:val="9"/>
        </w:numPr>
      </w:pPr>
      <w:r>
        <w:t>Have advanced triggering options such as TV, runt, glitch, width, and Window</w:t>
      </w:r>
    </w:p>
    <w:p w:rsidR="00FB3B08" w:rsidRDefault="00FB3B08" w:rsidP="00D80CF0">
      <w:pPr>
        <w:pStyle w:val="ListBullet"/>
        <w:numPr>
          <w:ilvl w:val="0"/>
          <w:numId w:val="9"/>
        </w:numPr>
      </w:pPr>
      <w:r>
        <w:t>Retrieve time-stamped data</w:t>
      </w:r>
    </w:p>
    <w:p w:rsidR="00FB3B08" w:rsidRDefault="00FB3B08" w:rsidP="00D80CF0">
      <w:pPr>
        <w:pStyle w:val="ListBullet"/>
        <w:numPr>
          <w:ilvl w:val="0"/>
          <w:numId w:val="9"/>
        </w:numPr>
      </w:pPr>
      <w:r>
        <w:t>Use an external frequency reference</w:t>
      </w:r>
    </w:p>
    <w:p w:rsidR="00FB3B08" w:rsidRDefault="00FB3B08" w:rsidP="00D80CF0">
      <w:pPr>
        <w:pStyle w:val="ListBullet"/>
        <w:numPr>
          <w:ilvl w:val="0"/>
          <w:numId w:val="9"/>
        </w:numPr>
      </w:pPr>
      <w:r>
        <w:t>Report device and channel temperatures</w:t>
      </w:r>
    </w:p>
    <w:p w:rsidR="00FB3B08" w:rsidRDefault="00FB3B08" w:rsidP="00D80CF0">
      <w:pPr>
        <w:pStyle w:val="ListBullet"/>
        <w:numPr>
          <w:ilvl w:val="0"/>
          <w:numId w:val="9"/>
        </w:numPr>
      </w:pPr>
      <w:r>
        <w:t>Trigger or arm on multiple sources</w:t>
      </w:r>
    </w:p>
    <w:p w:rsidR="00FB3B08" w:rsidRDefault="00FB3B08" w:rsidP="00FB3B08">
      <w:pPr>
        <w:pStyle w:val="Body"/>
        <w:rPr>
          <w:color w:val="000000"/>
        </w:rPr>
      </w:pPr>
      <w:r>
        <w:rPr>
          <w:color w:val="000000"/>
        </w:rPr>
        <w:t>The IviDigitizer extended capabilities are arranged into a set of extension capability groups.</w:t>
      </w:r>
    </w:p>
    <w:p w:rsidR="00FB3B08" w:rsidRDefault="00FB3B08" w:rsidP="00FB3B08">
      <w:pPr>
        <w:pStyle w:val="Heading2"/>
      </w:pPr>
      <w:bookmarkStart w:id="34" w:name="_Toc188791583"/>
      <w:bookmarkStart w:id="35" w:name="_Toc304583569"/>
      <w:bookmarkStart w:id="36" w:name="_Toc306374420"/>
      <w:r>
        <w:t>References</w:t>
      </w:r>
      <w:bookmarkEnd w:id="33"/>
      <w:bookmarkEnd w:id="34"/>
      <w:bookmarkEnd w:id="35"/>
      <w:bookmarkEnd w:id="36"/>
    </w:p>
    <w:p w:rsidR="00FB3B08" w:rsidRDefault="00FB3B08" w:rsidP="00FB3B08">
      <w:pPr>
        <w:pStyle w:val="Body1"/>
      </w:pPr>
      <w:r>
        <w:t>Several other documents and specifications are related to this specification. These other related documents are as follows:</w:t>
      </w:r>
    </w:p>
    <w:p w:rsidR="00FB3B08" w:rsidRDefault="00FB3B08" w:rsidP="00573E92">
      <w:pPr>
        <w:pStyle w:val="ListBullet"/>
        <w:ind w:left="720"/>
      </w:pPr>
      <w:r>
        <w:t>IVI-3.1: Driver Architecture Specification</w:t>
      </w:r>
    </w:p>
    <w:p w:rsidR="00FB3B08" w:rsidRDefault="00FB3B08" w:rsidP="00573E92">
      <w:pPr>
        <w:pStyle w:val="ListBullet"/>
        <w:ind w:left="720"/>
      </w:pPr>
      <w:r>
        <w:t>IVI-3.2: Inherent Capabilities Specification</w:t>
      </w:r>
    </w:p>
    <w:p w:rsidR="00FB3B08" w:rsidRDefault="00FB3B08" w:rsidP="00573E92">
      <w:pPr>
        <w:pStyle w:val="ListBullet"/>
        <w:ind w:left="720"/>
      </w:pPr>
      <w:r>
        <w:t>IVI-3.3: Standard Cross Class Capabilities Specification</w:t>
      </w:r>
    </w:p>
    <w:p w:rsidR="004B2C5D" w:rsidRDefault="004B2C5D" w:rsidP="00573E92">
      <w:pPr>
        <w:pStyle w:val="ListBullet"/>
        <w:ind w:left="720"/>
      </w:pPr>
      <w:r>
        <w:t>IVI-3.18: IVI.NET Utility Classes and Interfaces Specification</w:t>
      </w:r>
    </w:p>
    <w:p w:rsidR="00FB3B08" w:rsidRDefault="00FB3B08" w:rsidP="00573E92">
      <w:pPr>
        <w:pStyle w:val="ListBullet"/>
        <w:ind w:left="720"/>
      </w:pPr>
      <w:r>
        <w:t>IVI- 5.0: Glossary</w:t>
      </w:r>
    </w:p>
    <w:p w:rsidR="00FB3B08" w:rsidRDefault="00FB3B08" w:rsidP="00FB3B08">
      <w:pPr>
        <w:pStyle w:val="Heading2"/>
      </w:pPr>
      <w:bookmarkStart w:id="37" w:name="_Toc188419624"/>
      <w:bookmarkStart w:id="38" w:name="_Toc188791584"/>
      <w:bookmarkStart w:id="39" w:name="_Toc304583570"/>
      <w:bookmarkStart w:id="40" w:name="_Toc306374421"/>
      <w:r>
        <w:t>Definitions of Terms and Acronyms</w:t>
      </w:r>
      <w:bookmarkEnd w:id="37"/>
      <w:bookmarkEnd w:id="38"/>
      <w:bookmarkEnd w:id="39"/>
      <w:bookmarkEnd w:id="40"/>
    </w:p>
    <w:p w:rsidR="00FB3B08" w:rsidRDefault="00FB3B08" w:rsidP="00FB3B08">
      <w:pPr>
        <w:pStyle w:val="2-columnlist"/>
        <w:spacing w:before="0"/>
        <w:ind w:left="720" w:firstLine="0"/>
      </w:pPr>
      <w:r>
        <w:t xml:space="preserve">Refer to </w:t>
      </w:r>
      <w:r>
        <w:rPr>
          <w:rStyle w:val="Italic"/>
        </w:rPr>
        <w:t>IVI-5.0: Glossary</w:t>
      </w:r>
      <w:r>
        <w:t xml:space="preserve"> for a description of the terms and acronyms used in this specification. This </w:t>
      </w:r>
      <w:r>
        <w:lastRenderedPageBreak/>
        <w:t>specification does not define any additional terms.</w:t>
      </w:r>
    </w:p>
    <w:p w:rsidR="00004825" w:rsidRDefault="00004825">
      <w:pPr>
        <w:pStyle w:val="Heading1"/>
      </w:pPr>
      <w:bookmarkStart w:id="41" w:name="_Toc304583571"/>
      <w:bookmarkStart w:id="42" w:name="_Toc306374422"/>
      <w:r>
        <w:lastRenderedPageBreak/>
        <w:t>IviDigitizer Class Capabilities</w:t>
      </w:r>
      <w:bookmarkEnd w:id="25"/>
      <w:bookmarkEnd w:id="26"/>
      <w:bookmarkEnd w:id="27"/>
      <w:bookmarkEnd w:id="28"/>
      <w:bookmarkEnd w:id="41"/>
      <w:bookmarkEnd w:id="42"/>
    </w:p>
    <w:p w:rsidR="00004825" w:rsidRDefault="00004825">
      <w:pPr>
        <w:pStyle w:val="Heading2"/>
      </w:pPr>
      <w:bookmarkStart w:id="43" w:name="_Toc426874823"/>
      <w:bookmarkStart w:id="44" w:name="_Toc170810231"/>
      <w:bookmarkStart w:id="45" w:name="_Toc304583572"/>
      <w:bookmarkStart w:id="46" w:name="_Toc306374423"/>
      <w:r>
        <w:t>Introduction</w:t>
      </w:r>
      <w:bookmarkEnd w:id="43"/>
      <w:bookmarkEnd w:id="44"/>
      <w:bookmarkEnd w:id="45"/>
      <w:bookmarkEnd w:id="46"/>
    </w:p>
    <w:p w:rsidR="005D6554" w:rsidRDefault="005D6554" w:rsidP="005D6554">
      <w:pPr>
        <w:pStyle w:val="Body1"/>
      </w:pPr>
      <w:bookmarkStart w:id="47" w:name="_Toc426874824"/>
      <w:bookmarkStart w:id="48" w:name="_Toc170810232"/>
      <w:r>
        <w:t>The IviDigitizer specification divides digitizer capabilities into a base capability group and multiple extension capability groups. Each capability group is discussed in a separate section. This section defines names for each capability group and gives an overview of the information presented for each capability group.</w:t>
      </w:r>
    </w:p>
    <w:p w:rsidR="00004825" w:rsidRDefault="00004825">
      <w:pPr>
        <w:pStyle w:val="Heading2"/>
        <w:keepLines/>
        <w:widowControl w:val="0"/>
      </w:pPr>
      <w:bookmarkStart w:id="49" w:name="_Toc304583573"/>
      <w:bookmarkStart w:id="50" w:name="_Toc306374424"/>
      <w:r>
        <w:t>IviDigitizer Group Names</w:t>
      </w:r>
      <w:bookmarkEnd w:id="47"/>
      <w:bookmarkEnd w:id="48"/>
      <w:bookmarkEnd w:id="49"/>
      <w:bookmarkEnd w:id="50"/>
    </w:p>
    <w:p w:rsidR="00004825" w:rsidRDefault="00004825">
      <w:pPr>
        <w:pStyle w:val="Body1"/>
      </w:pPr>
      <w:r>
        <w:t>The capability group names for the IviDigitizer class are defined in the following table. The Group Name is used to represent a particular capability group and is returned as one of the possible group names from the Class Group Capabilities attribute.</w:t>
      </w:r>
    </w:p>
    <w:p w:rsidR="00DA12A5" w:rsidRPr="00DA12A5" w:rsidRDefault="00DA12A5" w:rsidP="00DA12A5">
      <w:pPr>
        <w:pStyle w:val="Body"/>
      </w:pPr>
    </w:p>
    <w:tbl>
      <w:tblPr>
        <w:tblW w:w="0" w:type="auto"/>
        <w:tblInd w:w="722" w:type="dxa"/>
        <w:tblLayout w:type="fixed"/>
        <w:tblLook w:val="0000"/>
      </w:tblPr>
      <w:tblGrid>
        <w:gridCol w:w="4066"/>
        <w:gridCol w:w="4574"/>
      </w:tblGrid>
      <w:tr w:rsidR="00004825">
        <w:trPr>
          <w:tblHeader/>
        </w:trPr>
        <w:tc>
          <w:tcPr>
            <w:tcW w:w="8640" w:type="dxa"/>
            <w:gridSpan w:val="2"/>
          </w:tcPr>
          <w:p w:rsidR="00004825" w:rsidRDefault="00004825">
            <w:pPr>
              <w:pStyle w:val="TableCaption"/>
            </w:pPr>
            <w:bookmarkStart w:id="51" w:name="_Toc406578711"/>
            <w:r>
              <w:rPr>
                <w:b/>
                <w:bCs/>
              </w:rPr>
              <w:t xml:space="preserve">Table </w:t>
            </w:r>
            <w:r>
              <w:rPr>
                <w:b/>
                <w:bCs/>
                <w:shd w:val="clear" w:color="auto" w:fill="C0C0C0"/>
              </w:rPr>
              <w:t>2</w:t>
            </w:r>
            <w:r>
              <w:rPr>
                <w:b/>
                <w:bCs/>
              </w:rPr>
              <w:t>-</w:t>
            </w:r>
            <w:r>
              <w:rPr>
                <w:b/>
                <w:bCs/>
                <w:shd w:val="clear" w:color="auto" w:fill="C0C0C0"/>
              </w:rPr>
              <w:t>1</w:t>
            </w:r>
            <w:r>
              <w:rPr>
                <w:b/>
                <w:bCs/>
              </w:rPr>
              <w:t xml:space="preserve">. </w:t>
            </w:r>
            <w:r>
              <w:t>IviDigitizer Group Names</w:t>
            </w:r>
            <w:bookmarkEnd w:id="51"/>
          </w:p>
        </w:tc>
      </w:tr>
      <w:tr w:rsidR="00004825"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tblHeader/>
        </w:trPr>
        <w:tc>
          <w:tcPr>
            <w:tcW w:w="4066" w:type="dxa"/>
            <w:tcBorders>
              <w:left w:val="single" w:sz="6" w:space="0" w:color="auto"/>
              <w:bottom w:val="double" w:sz="6" w:space="0" w:color="auto"/>
            </w:tcBorders>
          </w:tcPr>
          <w:p w:rsidR="00004825" w:rsidRDefault="00004825">
            <w:pPr>
              <w:pStyle w:val="TableHead"/>
            </w:pPr>
            <w:r>
              <w:t>Group Name</w:t>
            </w:r>
          </w:p>
        </w:tc>
        <w:tc>
          <w:tcPr>
            <w:tcW w:w="4574" w:type="dxa"/>
            <w:tcBorders>
              <w:bottom w:val="double" w:sz="6" w:space="0" w:color="auto"/>
              <w:right w:val="single" w:sz="6" w:space="0" w:color="auto"/>
            </w:tcBorders>
          </w:tcPr>
          <w:p w:rsidR="00004825" w:rsidRDefault="00004825">
            <w:pPr>
              <w:pStyle w:val="TableHead"/>
            </w:pPr>
            <w:r>
              <w:t>Description</w:t>
            </w:r>
          </w:p>
        </w:tc>
      </w:tr>
      <w:tr w:rsidR="00004825"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top w:val="nil"/>
              <w:left w:val="single" w:sz="6" w:space="0" w:color="auto"/>
            </w:tcBorders>
          </w:tcPr>
          <w:p w:rsidR="00004825" w:rsidRDefault="00004825">
            <w:pPr>
              <w:pStyle w:val="TableCellCourierNew"/>
            </w:pPr>
            <w:r>
              <w:t>IviDigitizerBase</w:t>
            </w:r>
          </w:p>
        </w:tc>
        <w:tc>
          <w:tcPr>
            <w:tcW w:w="4574" w:type="dxa"/>
            <w:tcBorders>
              <w:top w:val="nil"/>
              <w:right w:val="single" w:sz="6" w:space="0" w:color="auto"/>
            </w:tcBorders>
          </w:tcPr>
          <w:p w:rsidR="00004825" w:rsidRDefault="00004825">
            <w:pPr>
              <w:pStyle w:val="TableCell"/>
            </w:pPr>
            <w:r>
              <w:t>Base Capabilities of the IviDigitizer specification. This group includes the capability to acquire waveforms using edge triggering.</w:t>
            </w:r>
          </w:p>
        </w:tc>
      </w:tr>
      <w:tr w:rsidR="00D22F56" w:rsidTr="002E499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top w:val="nil"/>
              <w:left w:val="single" w:sz="6" w:space="0" w:color="auto"/>
            </w:tcBorders>
          </w:tcPr>
          <w:p w:rsidR="00D22F56" w:rsidRDefault="00D22F56" w:rsidP="002E4991">
            <w:pPr>
              <w:pStyle w:val="TableCellCourierNew"/>
            </w:pPr>
            <w:r>
              <w:t>IviDigitizerMultiRecordAcquisition</w:t>
            </w:r>
          </w:p>
        </w:tc>
        <w:tc>
          <w:tcPr>
            <w:tcW w:w="4574" w:type="dxa"/>
            <w:tcBorders>
              <w:top w:val="nil"/>
              <w:right w:val="single" w:sz="6" w:space="0" w:color="auto"/>
            </w:tcBorders>
          </w:tcPr>
          <w:p w:rsidR="00D22F56" w:rsidRDefault="00D22F56" w:rsidP="002E4991">
            <w:pPr>
              <w:pStyle w:val="TableCell"/>
            </w:pPr>
            <w:r>
              <w:t>Extension:  IviDigitizer with the ability to do multi-record acquisitions.</w:t>
            </w:r>
          </w:p>
        </w:tc>
      </w:tr>
      <w:tr w:rsidR="00004825"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04825" w:rsidRDefault="00004825">
            <w:pPr>
              <w:pStyle w:val="TableCellCourierNew"/>
            </w:pPr>
            <w:r>
              <w:t>IviDigitizerBoardTemperature</w:t>
            </w:r>
          </w:p>
        </w:tc>
        <w:tc>
          <w:tcPr>
            <w:tcW w:w="4574" w:type="dxa"/>
            <w:tcBorders>
              <w:bottom w:val="single" w:sz="6" w:space="0" w:color="auto"/>
              <w:right w:val="single" w:sz="6" w:space="0" w:color="auto"/>
            </w:tcBorders>
          </w:tcPr>
          <w:p w:rsidR="00004825" w:rsidRDefault="00C46207">
            <w:pPr>
              <w:pStyle w:val="TableCell"/>
            </w:pPr>
            <w:r>
              <w:t xml:space="preserve">Extension:  </w:t>
            </w:r>
            <w:r w:rsidR="00004825">
              <w:t>IviDigitizer with the ability to report the temperature of the digitizer.</w:t>
            </w:r>
          </w:p>
        </w:tc>
      </w:tr>
      <w:tr w:rsidR="00004825"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04825" w:rsidRDefault="00004825">
            <w:pPr>
              <w:pStyle w:val="TableCellCourierNew"/>
            </w:pPr>
            <w:r>
              <w:t>IviDigitizerChannelFilter</w:t>
            </w:r>
          </w:p>
        </w:tc>
        <w:tc>
          <w:tcPr>
            <w:tcW w:w="4574" w:type="dxa"/>
            <w:tcBorders>
              <w:bottom w:val="single" w:sz="6" w:space="0" w:color="auto"/>
              <w:right w:val="single" w:sz="6" w:space="0" w:color="auto"/>
            </w:tcBorders>
          </w:tcPr>
          <w:p w:rsidR="00004825" w:rsidRDefault="00004825">
            <w:pPr>
              <w:pStyle w:val="TableCell"/>
            </w:pPr>
            <w:r>
              <w:t xml:space="preserve">Extension:  IviDigitizer with the ability to control the </w:t>
            </w:r>
            <w:r w:rsidR="0062185D">
              <w:t xml:space="preserve">channel </w:t>
            </w:r>
            <w:r>
              <w:t>input filter frequency.</w:t>
            </w:r>
          </w:p>
        </w:tc>
      </w:tr>
      <w:tr w:rsidR="00004825"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04825" w:rsidRDefault="00004825">
            <w:pPr>
              <w:pStyle w:val="TableCellCourierNew"/>
            </w:pPr>
            <w:r>
              <w:t>IviDigitizerChannelTemperature</w:t>
            </w:r>
          </w:p>
        </w:tc>
        <w:tc>
          <w:tcPr>
            <w:tcW w:w="4574" w:type="dxa"/>
            <w:tcBorders>
              <w:bottom w:val="single" w:sz="6" w:space="0" w:color="auto"/>
              <w:right w:val="single" w:sz="6" w:space="0" w:color="auto"/>
            </w:tcBorders>
          </w:tcPr>
          <w:p w:rsidR="00004825" w:rsidRDefault="00004825">
            <w:pPr>
              <w:pStyle w:val="TableCell"/>
            </w:pPr>
            <w:r>
              <w:t>Extension:  IviDigitizer with the ability to report the temperature of individual digitizer channels.</w:t>
            </w:r>
          </w:p>
        </w:tc>
      </w:tr>
      <w:tr w:rsidR="00004825"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04825" w:rsidRDefault="00F474DB">
            <w:pPr>
              <w:pStyle w:val="TableCellCourierNew"/>
            </w:pPr>
            <w:r>
              <w:t>IviDigitizerTimeInterleavedChannels</w:t>
            </w:r>
          </w:p>
        </w:tc>
        <w:tc>
          <w:tcPr>
            <w:tcW w:w="4574" w:type="dxa"/>
            <w:tcBorders>
              <w:bottom w:val="single" w:sz="6" w:space="0" w:color="auto"/>
              <w:right w:val="single" w:sz="6" w:space="0" w:color="auto"/>
            </w:tcBorders>
          </w:tcPr>
          <w:p w:rsidR="00004825" w:rsidRDefault="00004825">
            <w:pPr>
              <w:pStyle w:val="TableCell"/>
            </w:pPr>
            <w:r>
              <w:t>Extension:  IviDigitizer with the ability to combine two or more input channels to achieve higher acquisitions rates and/or record lengths.</w:t>
            </w:r>
          </w:p>
        </w:tc>
      </w:tr>
      <w:tr w:rsidR="004E5DBE" w:rsidTr="003A334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4E5DBE" w:rsidRDefault="004E5DBE" w:rsidP="003A334F">
            <w:pPr>
              <w:pStyle w:val="TableCellCourierNew"/>
            </w:pPr>
            <w:r>
              <w:t>IviDigitizerDataInterleavedChannels</w:t>
            </w:r>
          </w:p>
        </w:tc>
        <w:tc>
          <w:tcPr>
            <w:tcW w:w="4574" w:type="dxa"/>
            <w:tcBorders>
              <w:bottom w:val="single" w:sz="6" w:space="0" w:color="auto"/>
              <w:right w:val="single" w:sz="6" w:space="0" w:color="auto"/>
            </w:tcBorders>
          </w:tcPr>
          <w:p w:rsidR="004E5DBE" w:rsidRDefault="004E5DBE" w:rsidP="00692946">
            <w:pPr>
              <w:pStyle w:val="TableCell"/>
            </w:pPr>
            <w:r>
              <w:t xml:space="preserve">Extension:  </w:t>
            </w:r>
            <w:r w:rsidR="00692946">
              <w:t>IVIdigitizer with the ability to interleave the data from two or more input channels, usually to create complex (I/Q) data</w:t>
            </w:r>
            <w:r>
              <w:t>.</w:t>
            </w:r>
          </w:p>
        </w:tc>
      </w:tr>
      <w:tr w:rsidR="00060BA1"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60BA1" w:rsidRDefault="00060BA1" w:rsidP="001D305A">
            <w:pPr>
              <w:pStyle w:val="TableCellCourierNew"/>
            </w:pPr>
            <w:r>
              <w:t>IviDigitizerReferenceOscillator</w:t>
            </w:r>
          </w:p>
        </w:tc>
        <w:tc>
          <w:tcPr>
            <w:tcW w:w="4574" w:type="dxa"/>
            <w:tcBorders>
              <w:bottom w:val="single" w:sz="6" w:space="0" w:color="auto"/>
              <w:right w:val="single" w:sz="6" w:space="0" w:color="auto"/>
            </w:tcBorders>
          </w:tcPr>
          <w:p w:rsidR="00060BA1" w:rsidRDefault="00060BA1" w:rsidP="001D305A">
            <w:pPr>
              <w:pStyle w:val="TableCell"/>
            </w:pPr>
            <w:r>
              <w:t>Extension:  IviDigitizer with the ability to use an external reference oscillator.</w:t>
            </w:r>
          </w:p>
        </w:tc>
      </w:tr>
      <w:tr w:rsidR="00060BA1"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60BA1" w:rsidRDefault="00060BA1" w:rsidP="001D305A">
            <w:pPr>
              <w:pStyle w:val="TableCellCourierNew"/>
            </w:pPr>
            <w:r>
              <w:t>IviDigitizerSampleClock</w:t>
            </w:r>
          </w:p>
        </w:tc>
        <w:tc>
          <w:tcPr>
            <w:tcW w:w="4574" w:type="dxa"/>
            <w:tcBorders>
              <w:bottom w:val="single" w:sz="6" w:space="0" w:color="auto"/>
              <w:right w:val="single" w:sz="6" w:space="0" w:color="auto"/>
            </w:tcBorders>
          </w:tcPr>
          <w:p w:rsidR="00060BA1" w:rsidRDefault="00060BA1" w:rsidP="001D305A">
            <w:pPr>
              <w:pStyle w:val="TableCell"/>
            </w:pPr>
            <w:r>
              <w:t>Extension:  IviDigitizer with the ability to use an external sample clock.</w:t>
            </w:r>
          </w:p>
        </w:tc>
      </w:tr>
      <w:tr w:rsidR="00A41286"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A41286" w:rsidRDefault="00A41286" w:rsidP="00A41286">
            <w:pPr>
              <w:pStyle w:val="TableCellCourierNew"/>
            </w:pPr>
            <w:r>
              <w:t>IviDigitizerSampleMode</w:t>
            </w:r>
          </w:p>
        </w:tc>
        <w:tc>
          <w:tcPr>
            <w:tcW w:w="4574" w:type="dxa"/>
            <w:tcBorders>
              <w:bottom w:val="single" w:sz="6" w:space="0" w:color="auto"/>
              <w:right w:val="single" w:sz="6" w:space="0" w:color="auto"/>
            </w:tcBorders>
          </w:tcPr>
          <w:p w:rsidR="00A41286" w:rsidRDefault="00A41286" w:rsidP="00A41286">
            <w:pPr>
              <w:pStyle w:val="TableCell"/>
            </w:pPr>
            <w:r>
              <w:t>Extension:  IviDigitizer with the ability to control whether the digitizer is using real-time or equivalent-time sampling.</w:t>
            </w:r>
          </w:p>
        </w:tc>
      </w:tr>
      <w:tr w:rsidR="00060BA1"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60BA1" w:rsidRDefault="00060BA1" w:rsidP="001D305A">
            <w:pPr>
              <w:pStyle w:val="TableCellCourierNew"/>
            </w:pPr>
            <w:r>
              <w:t>IviDigitizerSelfCalibration</w:t>
            </w:r>
          </w:p>
        </w:tc>
        <w:tc>
          <w:tcPr>
            <w:tcW w:w="4574" w:type="dxa"/>
            <w:tcBorders>
              <w:bottom w:val="single" w:sz="6" w:space="0" w:color="auto"/>
              <w:right w:val="single" w:sz="6" w:space="0" w:color="auto"/>
            </w:tcBorders>
          </w:tcPr>
          <w:p w:rsidR="00060BA1" w:rsidRDefault="00060BA1" w:rsidP="001D305A">
            <w:pPr>
              <w:pStyle w:val="TableCell"/>
            </w:pPr>
            <w:r>
              <w:t>Extension:  IviDigitizer with the ability to perform self calibration.</w:t>
            </w:r>
          </w:p>
        </w:tc>
      </w:tr>
      <w:tr w:rsidR="009447E2"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9447E2" w:rsidRDefault="009447E2" w:rsidP="009447E2">
            <w:pPr>
              <w:pStyle w:val="TableCellCourierNew"/>
            </w:pPr>
            <w:r>
              <w:t>IviDigitizerDownconversion</w:t>
            </w:r>
          </w:p>
        </w:tc>
        <w:tc>
          <w:tcPr>
            <w:tcW w:w="4574" w:type="dxa"/>
            <w:tcBorders>
              <w:bottom w:val="single" w:sz="6" w:space="0" w:color="auto"/>
              <w:right w:val="single" w:sz="6" w:space="0" w:color="auto"/>
            </w:tcBorders>
          </w:tcPr>
          <w:p w:rsidR="009447E2" w:rsidRDefault="009447E2" w:rsidP="009447E2">
            <w:pPr>
              <w:pStyle w:val="TableCell"/>
            </w:pPr>
            <w:r>
              <w:t xml:space="preserve">Extension:  IviDigitizer with the ability </w:t>
            </w:r>
            <w:r w:rsidRPr="009447E2">
              <w:t>to do frequency translation or downconversion in hardware</w:t>
            </w:r>
            <w:r>
              <w:t>.</w:t>
            </w:r>
          </w:p>
        </w:tc>
      </w:tr>
      <w:tr w:rsidR="00060BA1"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60BA1" w:rsidRDefault="00060BA1" w:rsidP="001D305A">
            <w:pPr>
              <w:pStyle w:val="TableCellCourierNew"/>
            </w:pPr>
            <w:r>
              <w:t>IviDigitizerArm</w:t>
            </w:r>
          </w:p>
        </w:tc>
        <w:tc>
          <w:tcPr>
            <w:tcW w:w="4574" w:type="dxa"/>
            <w:tcBorders>
              <w:bottom w:val="single" w:sz="6" w:space="0" w:color="auto"/>
              <w:right w:val="single" w:sz="6" w:space="0" w:color="auto"/>
            </w:tcBorders>
          </w:tcPr>
          <w:p w:rsidR="00060BA1" w:rsidRDefault="00060BA1" w:rsidP="001D305A">
            <w:pPr>
              <w:pStyle w:val="TableCell"/>
            </w:pPr>
            <w:r>
              <w:t>Extension:  IviDigitizer with the ability to arm on positive or negative edges.</w:t>
            </w:r>
          </w:p>
        </w:tc>
      </w:tr>
      <w:tr w:rsidR="00060BA1"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60BA1" w:rsidRDefault="00060BA1" w:rsidP="001D305A">
            <w:pPr>
              <w:pStyle w:val="TableCellCourierNew"/>
            </w:pPr>
            <w:r>
              <w:lastRenderedPageBreak/>
              <w:t>IviDigitizerMultiArm</w:t>
            </w:r>
          </w:p>
        </w:tc>
        <w:tc>
          <w:tcPr>
            <w:tcW w:w="4574" w:type="dxa"/>
            <w:tcBorders>
              <w:bottom w:val="single" w:sz="6" w:space="0" w:color="auto"/>
              <w:right w:val="single" w:sz="6" w:space="0" w:color="auto"/>
            </w:tcBorders>
          </w:tcPr>
          <w:p w:rsidR="00060BA1" w:rsidRDefault="00060BA1" w:rsidP="001D305A">
            <w:pPr>
              <w:pStyle w:val="TableCell"/>
            </w:pPr>
            <w:r>
              <w:t>Extension:  IviDigitizer with the ability to arm on one or more sources.</w:t>
            </w:r>
          </w:p>
        </w:tc>
      </w:tr>
      <w:tr w:rsidR="00004825"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04825" w:rsidRDefault="00004825">
            <w:pPr>
              <w:pStyle w:val="TableCellCourierNew"/>
            </w:pPr>
            <w:r>
              <w:t>IviDigitizerGlitchArm</w:t>
            </w:r>
          </w:p>
        </w:tc>
        <w:tc>
          <w:tcPr>
            <w:tcW w:w="4574" w:type="dxa"/>
            <w:tcBorders>
              <w:bottom w:val="single" w:sz="6" w:space="0" w:color="auto"/>
              <w:right w:val="single" w:sz="6" w:space="0" w:color="auto"/>
            </w:tcBorders>
          </w:tcPr>
          <w:p w:rsidR="00004825" w:rsidRDefault="00004825">
            <w:pPr>
              <w:pStyle w:val="TableCell"/>
            </w:pPr>
            <w:r>
              <w:t>Extension:  IviDigitizer with the ability to arm on glitches.</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DA12A5" w:rsidRDefault="00DA12A5" w:rsidP="00B70CFA">
            <w:pPr>
              <w:pStyle w:val="TableCellCourierNew"/>
            </w:pPr>
            <w:r>
              <w:t>IviDigitizerRuntArm</w:t>
            </w:r>
          </w:p>
        </w:tc>
        <w:tc>
          <w:tcPr>
            <w:tcW w:w="4574" w:type="dxa"/>
            <w:tcBorders>
              <w:bottom w:val="single" w:sz="6" w:space="0" w:color="auto"/>
              <w:right w:val="single" w:sz="6" w:space="0" w:color="auto"/>
            </w:tcBorders>
          </w:tcPr>
          <w:p w:rsidR="00DA12A5" w:rsidRDefault="00DA12A5" w:rsidP="00B70CFA">
            <w:pPr>
              <w:pStyle w:val="TableCell"/>
            </w:pPr>
            <w:r>
              <w:t>Extension:  IviDigitizer with the ability to arm on runts.</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DA12A5" w:rsidRDefault="00DA12A5" w:rsidP="00B70CFA">
            <w:pPr>
              <w:pStyle w:val="TableCellCourierNew"/>
            </w:pPr>
            <w:r>
              <w:t>IviDigitizerSoftwareArm</w:t>
            </w:r>
          </w:p>
        </w:tc>
        <w:tc>
          <w:tcPr>
            <w:tcW w:w="4574" w:type="dxa"/>
            <w:tcBorders>
              <w:bottom w:val="single" w:sz="6" w:space="0" w:color="auto"/>
              <w:right w:val="single" w:sz="6" w:space="0" w:color="auto"/>
            </w:tcBorders>
          </w:tcPr>
          <w:p w:rsidR="00DA12A5" w:rsidRDefault="00DA12A5" w:rsidP="00B70CFA">
            <w:pPr>
              <w:pStyle w:val="TableCell"/>
            </w:pPr>
            <w:r>
              <w:t>Extension: IviDigitizer with the ability to arm acquisitions.</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DA12A5" w:rsidRDefault="00DA12A5" w:rsidP="00B70CFA">
            <w:pPr>
              <w:pStyle w:val="TableCellCourierNew"/>
            </w:pPr>
            <w:r>
              <w:t>IviDigitizerTVArm</w:t>
            </w:r>
          </w:p>
        </w:tc>
        <w:tc>
          <w:tcPr>
            <w:tcW w:w="4574" w:type="dxa"/>
            <w:tcBorders>
              <w:bottom w:val="single" w:sz="6" w:space="0" w:color="auto"/>
              <w:right w:val="single" w:sz="6" w:space="0" w:color="auto"/>
            </w:tcBorders>
          </w:tcPr>
          <w:p w:rsidR="00DA12A5" w:rsidRDefault="00DA12A5" w:rsidP="00B70CFA">
            <w:pPr>
              <w:pStyle w:val="TableCell"/>
            </w:pPr>
            <w:r>
              <w:t>Extension:  IviDigitizer with the ability to arm on standard TV signals.</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DA12A5" w:rsidRDefault="00DA12A5" w:rsidP="00B70CFA">
            <w:pPr>
              <w:pStyle w:val="TableCellCourierNew"/>
            </w:pPr>
            <w:r>
              <w:t>IviDigitizerWidthArm</w:t>
            </w:r>
          </w:p>
        </w:tc>
        <w:tc>
          <w:tcPr>
            <w:tcW w:w="4574" w:type="dxa"/>
            <w:tcBorders>
              <w:bottom w:val="single" w:sz="6" w:space="0" w:color="auto"/>
              <w:right w:val="single" w:sz="6" w:space="0" w:color="auto"/>
            </w:tcBorders>
          </w:tcPr>
          <w:p w:rsidR="00DA12A5" w:rsidRDefault="00DA12A5" w:rsidP="00B70CFA">
            <w:pPr>
              <w:pStyle w:val="TableCell"/>
            </w:pPr>
            <w:r>
              <w:t>Extension:  IviDigitizer with the ability to arm on a variety of conditions regarding pulse widths.</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DA12A5" w:rsidRDefault="00DA12A5" w:rsidP="00B70CFA">
            <w:pPr>
              <w:pStyle w:val="TableCellCourierNew"/>
            </w:pPr>
            <w:r>
              <w:t>IviDigitizerWindowArm</w:t>
            </w:r>
          </w:p>
        </w:tc>
        <w:tc>
          <w:tcPr>
            <w:tcW w:w="4574" w:type="dxa"/>
            <w:tcBorders>
              <w:bottom w:val="single" w:sz="6" w:space="0" w:color="auto"/>
              <w:right w:val="single" w:sz="6" w:space="0" w:color="auto"/>
            </w:tcBorders>
          </w:tcPr>
          <w:p w:rsidR="00DA12A5" w:rsidRDefault="00DA12A5" w:rsidP="00B70CFA">
            <w:pPr>
              <w:pStyle w:val="TableCell"/>
            </w:pPr>
            <w:r>
              <w:t>Extension:  IviDigitizer with the ability to arm on signals entering or leaving a defined voltage range.</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12" w:space="0" w:color="auto"/>
            </w:tcBorders>
          </w:tcPr>
          <w:p w:rsidR="00DA12A5" w:rsidRDefault="00DA12A5" w:rsidP="00B70CFA">
            <w:pPr>
              <w:pStyle w:val="TableCellCourierNew"/>
            </w:pPr>
            <w:r>
              <w:t>IviDigitizerTriggerModifier</w:t>
            </w:r>
          </w:p>
        </w:tc>
        <w:tc>
          <w:tcPr>
            <w:tcW w:w="4574" w:type="dxa"/>
            <w:tcBorders>
              <w:bottom w:val="single" w:sz="12" w:space="0" w:color="auto"/>
              <w:right w:val="single" w:sz="6" w:space="0" w:color="auto"/>
            </w:tcBorders>
          </w:tcPr>
          <w:p w:rsidR="00DA12A5" w:rsidRDefault="00DA12A5" w:rsidP="00B70CFA">
            <w:pPr>
              <w:pStyle w:val="TableCell"/>
            </w:pPr>
            <w:r>
              <w:t>Extension: IviDigitizer with the ability to perform an alternative triggering function in the event that the specified trigger event doesn’t occur.</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DA12A5" w:rsidRDefault="00DA12A5" w:rsidP="00B70CFA">
            <w:pPr>
              <w:pStyle w:val="TableCellCourierNew"/>
            </w:pPr>
            <w:r>
              <w:t>IviDigitizerMultiTrigger</w:t>
            </w:r>
          </w:p>
        </w:tc>
        <w:tc>
          <w:tcPr>
            <w:tcW w:w="4574" w:type="dxa"/>
            <w:tcBorders>
              <w:bottom w:val="single" w:sz="6" w:space="0" w:color="auto"/>
              <w:right w:val="single" w:sz="6" w:space="0" w:color="auto"/>
            </w:tcBorders>
          </w:tcPr>
          <w:p w:rsidR="00DA12A5" w:rsidRDefault="00DA12A5" w:rsidP="00B70CFA">
            <w:pPr>
              <w:pStyle w:val="TableCell"/>
            </w:pPr>
            <w:r>
              <w:t>Extension:  IviDigitizer with the ability to trigger on one or more sources.</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DA12A5" w:rsidRDefault="00DA12A5" w:rsidP="00B70CFA">
            <w:pPr>
              <w:pStyle w:val="TableCellCourierNew"/>
            </w:pPr>
            <w:r>
              <w:t>IviDigitizerPretriggerSamples</w:t>
            </w:r>
          </w:p>
        </w:tc>
        <w:tc>
          <w:tcPr>
            <w:tcW w:w="4574" w:type="dxa"/>
            <w:tcBorders>
              <w:bottom w:val="single" w:sz="6" w:space="0" w:color="auto"/>
              <w:right w:val="single" w:sz="6" w:space="0" w:color="auto"/>
            </w:tcBorders>
          </w:tcPr>
          <w:p w:rsidR="00DA12A5" w:rsidRDefault="00DA12A5" w:rsidP="00B70CFA">
            <w:pPr>
              <w:pStyle w:val="TableCell"/>
            </w:pPr>
            <w:r>
              <w:t>Extension:  IviDigitizer with the ability to specify a number of samples to fill up the data buffer with pre-trigger data.</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DA12A5" w:rsidRDefault="00DA12A5" w:rsidP="00B70CFA">
            <w:pPr>
              <w:pStyle w:val="TableCellCourierNew"/>
            </w:pPr>
            <w:r>
              <w:t>IviDigitizerTriggerHoldoff</w:t>
            </w:r>
          </w:p>
        </w:tc>
        <w:tc>
          <w:tcPr>
            <w:tcW w:w="4574" w:type="dxa"/>
            <w:tcBorders>
              <w:bottom w:val="single" w:sz="6" w:space="0" w:color="auto"/>
              <w:right w:val="single" w:sz="6" w:space="0" w:color="auto"/>
            </w:tcBorders>
          </w:tcPr>
          <w:p w:rsidR="00DA12A5" w:rsidRDefault="00DA12A5" w:rsidP="00B70CFA">
            <w:pPr>
              <w:pStyle w:val="TableCell"/>
            </w:pPr>
            <w:r>
              <w:t>Extension: IviDigitizer with the ability to specify a length of time after the digitizer detects a trigger during which the digitizer ignores additional triggers.</w:t>
            </w:r>
          </w:p>
        </w:tc>
      </w:tr>
      <w:tr w:rsidR="00004825"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04825" w:rsidRDefault="00004825">
            <w:pPr>
              <w:pStyle w:val="TableCellCourierNew"/>
            </w:pPr>
            <w:r>
              <w:t>IviDigitizerGlitchTrigger</w:t>
            </w:r>
          </w:p>
        </w:tc>
        <w:tc>
          <w:tcPr>
            <w:tcW w:w="4574" w:type="dxa"/>
            <w:tcBorders>
              <w:bottom w:val="single" w:sz="6" w:space="0" w:color="auto"/>
              <w:right w:val="single" w:sz="6" w:space="0" w:color="auto"/>
            </w:tcBorders>
          </w:tcPr>
          <w:p w:rsidR="00004825" w:rsidRDefault="00004825">
            <w:pPr>
              <w:pStyle w:val="TableCell"/>
            </w:pPr>
            <w:r>
              <w:t>Extension:  IviDigitizer with the ability to trigger on glitches.</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DA12A5" w:rsidRDefault="00DA12A5" w:rsidP="00B70CFA">
            <w:pPr>
              <w:pStyle w:val="TableCellCourierNew"/>
            </w:pPr>
            <w:r>
              <w:t>IviDigitizerRuntTrigger</w:t>
            </w:r>
          </w:p>
        </w:tc>
        <w:tc>
          <w:tcPr>
            <w:tcW w:w="4574" w:type="dxa"/>
            <w:tcBorders>
              <w:bottom w:val="single" w:sz="6" w:space="0" w:color="auto"/>
              <w:right w:val="single" w:sz="6" w:space="0" w:color="auto"/>
            </w:tcBorders>
          </w:tcPr>
          <w:p w:rsidR="00DA12A5" w:rsidRDefault="00DA12A5" w:rsidP="00B70CFA">
            <w:pPr>
              <w:pStyle w:val="TableCell"/>
            </w:pPr>
            <w:r>
              <w:t>Extension:  IviDigitizer with the ability to trigger on runts.</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DA12A5" w:rsidRDefault="00DA12A5" w:rsidP="00B70CFA">
            <w:pPr>
              <w:pStyle w:val="TableCellCourierNew"/>
            </w:pPr>
            <w:r>
              <w:t>IviDigitizerSoftwareTrigger</w:t>
            </w:r>
          </w:p>
        </w:tc>
        <w:tc>
          <w:tcPr>
            <w:tcW w:w="4574" w:type="dxa"/>
            <w:tcBorders>
              <w:bottom w:val="single" w:sz="6" w:space="0" w:color="auto"/>
              <w:right w:val="single" w:sz="6" w:space="0" w:color="auto"/>
            </w:tcBorders>
          </w:tcPr>
          <w:p w:rsidR="00DA12A5" w:rsidRDefault="00DA12A5" w:rsidP="00B70CFA">
            <w:pPr>
              <w:pStyle w:val="TableCell"/>
            </w:pPr>
            <w:r>
              <w:t>Extension: IviDigitizer with the ability to trigger acquisitions.</w:t>
            </w:r>
          </w:p>
        </w:tc>
      </w:tr>
      <w:tr w:rsidR="00004825"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04825" w:rsidRDefault="00004825">
            <w:pPr>
              <w:pStyle w:val="TableCellCourierNew"/>
            </w:pPr>
            <w:r>
              <w:t>IviDigitizerTVTrigger</w:t>
            </w:r>
          </w:p>
        </w:tc>
        <w:tc>
          <w:tcPr>
            <w:tcW w:w="4574" w:type="dxa"/>
            <w:tcBorders>
              <w:bottom w:val="single" w:sz="6" w:space="0" w:color="auto"/>
              <w:right w:val="single" w:sz="6" w:space="0" w:color="auto"/>
            </w:tcBorders>
          </w:tcPr>
          <w:p w:rsidR="00004825" w:rsidRDefault="00004825">
            <w:pPr>
              <w:pStyle w:val="TableCell"/>
            </w:pPr>
            <w:r>
              <w:t>Extension:  IviDigitizer with the ability to trigger on standard television signals.</w:t>
            </w:r>
          </w:p>
        </w:tc>
      </w:tr>
      <w:tr w:rsidR="00004825"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04825" w:rsidRDefault="00004825">
            <w:pPr>
              <w:pStyle w:val="TableCellCourierNew"/>
            </w:pPr>
            <w:r>
              <w:t>IviDigitizerWidthTrigger</w:t>
            </w:r>
          </w:p>
        </w:tc>
        <w:tc>
          <w:tcPr>
            <w:tcW w:w="4574" w:type="dxa"/>
            <w:tcBorders>
              <w:bottom w:val="single" w:sz="6" w:space="0" w:color="auto"/>
              <w:right w:val="single" w:sz="6" w:space="0" w:color="auto"/>
            </w:tcBorders>
          </w:tcPr>
          <w:p w:rsidR="00004825" w:rsidRDefault="00004825">
            <w:pPr>
              <w:pStyle w:val="TableCell"/>
            </w:pPr>
            <w:r>
              <w:t>Extension:  IviDigitizer with the ability to trigger on a variety of conditions regarding pulse widths.</w:t>
            </w:r>
          </w:p>
        </w:tc>
      </w:tr>
      <w:tr w:rsidR="00004825" w:rsidTr="00720AD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tcBorders>
          </w:tcPr>
          <w:p w:rsidR="00004825" w:rsidRDefault="00004825">
            <w:pPr>
              <w:pStyle w:val="TableCellCourierNew"/>
            </w:pPr>
            <w:r>
              <w:t>IviDigitizerWindowTrigger</w:t>
            </w:r>
          </w:p>
        </w:tc>
        <w:tc>
          <w:tcPr>
            <w:tcW w:w="4574" w:type="dxa"/>
            <w:tcBorders>
              <w:right w:val="single" w:sz="6" w:space="0" w:color="auto"/>
            </w:tcBorders>
          </w:tcPr>
          <w:p w:rsidR="00004825" w:rsidRDefault="00004825">
            <w:pPr>
              <w:pStyle w:val="TableCell"/>
            </w:pPr>
            <w:r>
              <w:t>Extension:  IviDigitizer with the ability to trigger on signals entering or leaving a defined voltage range.</w:t>
            </w:r>
          </w:p>
        </w:tc>
      </w:tr>
    </w:tbl>
    <w:p w:rsidR="00004825" w:rsidRDefault="00004825" w:rsidP="00D22F56">
      <w:pPr>
        <w:pStyle w:val="Heading2"/>
        <w:keepLines/>
        <w:pageBreakBefore/>
        <w:widowControl w:val="0"/>
      </w:pPr>
      <w:bookmarkStart w:id="52" w:name="_Toc170810233"/>
      <w:bookmarkStart w:id="53" w:name="_Toc304583574"/>
      <w:bookmarkStart w:id="54" w:name="_Toc306374425"/>
      <w:r>
        <w:lastRenderedPageBreak/>
        <w:t>Repeated Capability Names</w:t>
      </w:r>
      <w:bookmarkEnd w:id="52"/>
      <w:bookmarkEnd w:id="53"/>
      <w:bookmarkEnd w:id="54"/>
    </w:p>
    <w:p w:rsidR="00E236B8" w:rsidRDefault="00E236B8" w:rsidP="00E236B8">
      <w:pPr>
        <w:pStyle w:val="Body"/>
      </w:pPr>
      <w:bookmarkStart w:id="55" w:name="_Toc170810234"/>
      <w:r>
        <w:t xml:space="preserve">The IviDigitizer Class Specification defines </w:t>
      </w:r>
      <w:r w:rsidR="00063FF0">
        <w:t xml:space="preserve">three </w:t>
      </w:r>
      <w:r>
        <w:t>repeated capabilit</w:t>
      </w:r>
      <w:r w:rsidR="00063FF0">
        <w:t>ies</w:t>
      </w:r>
      <w:r w:rsidR="00F34532">
        <w:t xml:space="preserve">. </w:t>
      </w:r>
      <w:r>
        <w:t xml:space="preserve">Refer to the sections of </w:t>
      </w:r>
      <w:r>
        <w:rPr>
          <w:i/>
        </w:rPr>
        <w:t>IVI-3.1, Driver Architecture Specification</w:t>
      </w:r>
      <w:r>
        <w:t xml:space="preserve"> that deal with repeated capabilities</w:t>
      </w:r>
      <w:r w:rsidR="00F34532">
        <w:t xml:space="preserve">. </w:t>
      </w:r>
      <w:r>
        <w:t xml:space="preserve">The relevant sections are Section 2.7, </w:t>
      </w:r>
      <w:r>
        <w:rPr>
          <w:i/>
        </w:rPr>
        <w:t>Repeated Capabilities</w:t>
      </w:r>
      <w:r>
        <w:t xml:space="preserve">, Section 4.1.9, </w:t>
      </w:r>
      <w:r>
        <w:rPr>
          <w:i/>
        </w:rPr>
        <w:t>Repeated Capabilities</w:t>
      </w:r>
      <w:r>
        <w:t xml:space="preserve">, Section 4.2.5, </w:t>
      </w:r>
      <w:r>
        <w:rPr>
          <w:i/>
        </w:rPr>
        <w:t>Repeated Capabilities</w:t>
      </w:r>
      <w:r>
        <w:t xml:space="preserve">, </w:t>
      </w:r>
      <w:r w:rsidR="00672B70">
        <w:t xml:space="preserve">Section 4.3.9, </w:t>
      </w:r>
      <w:r w:rsidR="00672B70">
        <w:rPr>
          <w:i/>
          <w:iCs/>
        </w:rPr>
        <w:t>Repeated Capabilities</w:t>
      </w:r>
      <w:r w:rsidR="00672B70">
        <w:t xml:space="preserve">, </w:t>
      </w:r>
      <w:r>
        <w:t xml:space="preserve">and Section 5.9, </w:t>
      </w:r>
      <w:bookmarkStart w:id="56" w:name="_Toc528118822"/>
      <w:r>
        <w:rPr>
          <w:i/>
        </w:rPr>
        <w:t>Repeated Capability Identifiers and Selectors</w:t>
      </w:r>
      <w:bookmarkEnd w:id="56"/>
      <w:r>
        <w:t>.</w:t>
      </w:r>
    </w:p>
    <w:p w:rsidR="00E236B8" w:rsidRDefault="00E236B8" w:rsidP="00D80CF0">
      <w:pPr>
        <w:pStyle w:val="Listbullet0"/>
        <w:numPr>
          <w:ilvl w:val="0"/>
          <w:numId w:val="10"/>
        </w:numPr>
      </w:pPr>
      <w:r>
        <w:t>Channel</w:t>
      </w:r>
    </w:p>
    <w:p w:rsidR="00063FF0" w:rsidRDefault="00063FF0" w:rsidP="00D80CF0">
      <w:pPr>
        <w:pStyle w:val="Listbullet0"/>
        <w:numPr>
          <w:ilvl w:val="0"/>
          <w:numId w:val="10"/>
        </w:numPr>
      </w:pPr>
      <w:r>
        <w:t>ArmSource</w:t>
      </w:r>
    </w:p>
    <w:p w:rsidR="00063FF0" w:rsidRDefault="00063FF0" w:rsidP="00D80CF0">
      <w:pPr>
        <w:pStyle w:val="Listbullet0"/>
        <w:numPr>
          <w:ilvl w:val="0"/>
          <w:numId w:val="10"/>
        </w:numPr>
      </w:pPr>
      <w:r>
        <w:t>TriggerSource</w:t>
      </w:r>
    </w:p>
    <w:p w:rsidR="00E236B8" w:rsidRDefault="00E236B8" w:rsidP="00E236B8">
      <w:pPr>
        <w:pStyle w:val="Heading3"/>
      </w:pPr>
      <w:bookmarkStart w:id="57" w:name="_Toc526212790"/>
      <w:bookmarkStart w:id="58" w:name="_Toc536261087"/>
      <w:bookmarkStart w:id="59" w:name="_Toc188791589"/>
      <w:bookmarkStart w:id="60" w:name="_Toc304583575"/>
      <w:bookmarkStart w:id="61" w:name="_Toc306374426"/>
      <w:r>
        <w:t>Channel</w:t>
      </w:r>
      <w:bookmarkEnd w:id="57"/>
      <w:bookmarkEnd w:id="58"/>
      <w:bookmarkEnd w:id="59"/>
      <w:bookmarkEnd w:id="60"/>
      <w:bookmarkEnd w:id="61"/>
    </w:p>
    <w:p w:rsidR="00BE53E4" w:rsidRPr="00555D6A" w:rsidRDefault="00BE53E4" w:rsidP="00BE53E4">
      <w:pPr>
        <w:pStyle w:val="IVIBody"/>
      </w:pPr>
      <w:r w:rsidRPr="00555D6A">
        <w:t xml:space="preserve">In the configuration store, the </w:t>
      </w:r>
      <w:r w:rsidR="006268A4" w:rsidRPr="00555D6A">
        <w:t xml:space="preserve">name </w:t>
      </w:r>
      <w:r w:rsidRPr="00555D6A">
        <w:t xml:space="preserve">for the </w:t>
      </w:r>
      <w:r w:rsidR="000874C2">
        <w:t>Channel</w:t>
      </w:r>
      <w:r w:rsidR="000874C2" w:rsidRPr="00555D6A">
        <w:t xml:space="preserve"> </w:t>
      </w:r>
      <w:r w:rsidR="006268A4" w:rsidRPr="00555D6A">
        <w:t xml:space="preserve">repeated </w:t>
      </w:r>
      <w:r w:rsidRPr="00555D6A">
        <w:t>capability shall be</w:t>
      </w:r>
      <w:r w:rsidR="00231266">
        <w:rPr>
          <w:rFonts w:cs="Times"/>
        </w:rPr>
        <w:t xml:space="preserve"> exactly one of</w:t>
      </w:r>
      <w:r w:rsidRPr="00555D6A">
        <w:t xml:space="preserve"> “</w:t>
      </w:r>
      <w:bookmarkStart w:id="62" w:name="OLE_LINK3"/>
      <w:bookmarkStart w:id="63" w:name="OLE_LINK4"/>
      <w:r>
        <w:t>Channel</w:t>
      </w:r>
      <w:bookmarkEnd w:id="62"/>
      <w:bookmarkEnd w:id="63"/>
      <w:r w:rsidRPr="00555D6A">
        <w:t>”</w:t>
      </w:r>
      <w:r>
        <w:t xml:space="preserve"> or “IviDigitizerChannel”</w:t>
      </w:r>
      <w:r w:rsidRPr="00555D6A">
        <w:t>.</w:t>
      </w:r>
      <w:r w:rsidR="00231266" w:rsidRPr="00231266">
        <w:rPr>
          <w:rFonts w:cs="Times"/>
        </w:rPr>
        <w:t xml:space="preserve"> </w:t>
      </w:r>
      <w:r w:rsidR="00231266">
        <w:rPr>
          <w:rFonts w:cs="Times"/>
        </w:rPr>
        <w:t>Drivers that implement multiple repeated capabilities with the name “</w:t>
      </w:r>
      <w:r w:rsidR="00231266">
        <w:t>Channel</w:t>
      </w:r>
      <w:r w:rsidR="00231266">
        <w:rPr>
          <w:rFonts w:cs="Times"/>
        </w:rPr>
        <w:t>” shall use the latter form to disambiguate the name.</w:t>
      </w:r>
    </w:p>
    <w:p w:rsidR="00063FF0" w:rsidRDefault="00063FF0" w:rsidP="00063FF0">
      <w:pPr>
        <w:pStyle w:val="Heading3"/>
      </w:pPr>
      <w:bookmarkStart w:id="64" w:name="_Toc304583576"/>
      <w:bookmarkStart w:id="65" w:name="_Toc306374427"/>
      <w:r>
        <w:t>ArmSource</w:t>
      </w:r>
      <w:bookmarkEnd w:id="64"/>
      <w:bookmarkEnd w:id="65"/>
    </w:p>
    <w:p w:rsidR="0008027F" w:rsidRPr="00555D6A" w:rsidRDefault="0008027F" w:rsidP="0008027F">
      <w:pPr>
        <w:pStyle w:val="IVIBody"/>
      </w:pPr>
      <w:r w:rsidRPr="00555D6A">
        <w:t xml:space="preserve">In the configuration store, the </w:t>
      </w:r>
      <w:r w:rsidR="006268A4" w:rsidRPr="00555D6A">
        <w:t xml:space="preserve">name </w:t>
      </w:r>
      <w:r w:rsidRPr="00555D6A">
        <w:t xml:space="preserve">for the </w:t>
      </w:r>
      <w:r w:rsidR="000874C2">
        <w:t>ArmSource</w:t>
      </w:r>
      <w:r w:rsidR="000874C2" w:rsidRPr="00555D6A">
        <w:t xml:space="preserve"> </w:t>
      </w:r>
      <w:r w:rsidR="006268A4" w:rsidRPr="00555D6A">
        <w:t xml:space="preserve">repeated </w:t>
      </w:r>
      <w:r w:rsidRPr="00555D6A">
        <w:t>capability shall be</w:t>
      </w:r>
      <w:r w:rsidR="00231266" w:rsidRPr="00231266">
        <w:rPr>
          <w:rFonts w:cs="Times"/>
        </w:rPr>
        <w:t xml:space="preserve"> </w:t>
      </w:r>
      <w:r w:rsidR="00231266">
        <w:rPr>
          <w:rFonts w:cs="Times"/>
        </w:rPr>
        <w:t>exactly one of</w:t>
      </w:r>
      <w:r w:rsidRPr="00555D6A">
        <w:t xml:space="preserve"> “</w:t>
      </w:r>
      <w:r>
        <w:t>ArmSource</w:t>
      </w:r>
      <w:r w:rsidRPr="00555D6A">
        <w:t>”</w:t>
      </w:r>
      <w:r>
        <w:t xml:space="preserve"> or “IviDigitizerArmSource”</w:t>
      </w:r>
      <w:r w:rsidRPr="00555D6A">
        <w:t>.</w:t>
      </w:r>
      <w:r w:rsidR="00231266" w:rsidRPr="00231266">
        <w:rPr>
          <w:rFonts w:cs="Times"/>
        </w:rPr>
        <w:t xml:space="preserve"> </w:t>
      </w:r>
      <w:r w:rsidR="00231266">
        <w:rPr>
          <w:rFonts w:cs="Times"/>
        </w:rPr>
        <w:t>Drivers that implement multiple repeated capabilities with the name “</w:t>
      </w:r>
      <w:r w:rsidR="00231266">
        <w:t>ArmSource</w:t>
      </w:r>
      <w:r w:rsidR="00231266">
        <w:rPr>
          <w:rFonts w:cs="Times"/>
        </w:rPr>
        <w:t>” shall use the latter form to disambiguate the name.</w:t>
      </w:r>
    </w:p>
    <w:p w:rsidR="00063FF0" w:rsidRDefault="00063FF0" w:rsidP="00063FF0">
      <w:pPr>
        <w:pStyle w:val="Heading3"/>
      </w:pPr>
      <w:bookmarkStart w:id="66" w:name="_Toc304583577"/>
      <w:bookmarkStart w:id="67" w:name="_Toc306374428"/>
      <w:r>
        <w:t>TriggerSource</w:t>
      </w:r>
      <w:bookmarkEnd w:id="66"/>
      <w:bookmarkEnd w:id="67"/>
    </w:p>
    <w:p w:rsidR="0008027F" w:rsidRPr="00555D6A" w:rsidRDefault="0008027F" w:rsidP="0008027F">
      <w:pPr>
        <w:pStyle w:val="IVIBody"/>
      </w:pPr>
      <w:r w:rsidRPr="00555D6A">
        <w:t xml:space="preserve">In the configuration store, the name for the </w:t>
      </w:r>
      <w:r w:rsidR="000874C2">
        <w:t>TriggerSource</w:t>
      </w:r>
      <w:r w:rsidR="000874C2" w:rsidRPr="00555D6A">
        <w:t xml:space="preserve"> </w:t>
      </w:r>
      <w:r w:rsidR="006268A4" w:rsidRPr="00555D6A">
        <w:t xml:space="preserve">repeated </w:t>
      </w:r>
      <w:r w:rsidRPr="00555D6A">
        <w:t xml:space="preserve">capability shall be </w:t>
      </w:r>
      <w:r w:rsidR="00231266">
        <w:rPr>
          <w:rFonts w:cs="Times"/>
        </w:rPr>
        <w:t xml:space="preserve">exactly one of </w:t>
      </w:r>
      <w:r w:rsidRPr="00555D6A">
        <w:t>“</w:t>
      </w:r>
      <w:r>
        <w:t>TriggerSource</w:t>
      </w:r>
      <w:r w:rsidRPr="00555D6A">
        <w:t>”</w:t>
      </w:r>
      <w:r>
        <w:t xml:space="preserve"> or “</w:t>
      </w:r>
      <w:r w:rsidR="00B50E98">
        <w:t>IviDigitizerTriggerSource</w:t>
      </w:r>
      <w:r>
        <w:t>”</w:t>
      </w:r>
      <w:r w:rsidRPr="00555D6A">
        <w:t>.</w:t>
      </w:r>
      <w:r w:rsidR="00231266" w:rsidRPr="00231266">
        <w:rPr>
          <w:rFonts w:cs="Times"/>
        </w:rPr>
        <w:t xml:space="preserve"> </w:t>
      </w:r>
      <w:r w:rsidR="00231266">
        <w:rPr>
          <w:rFonts w:cs="Times"/>
        </w:rPr>
        <w:t>Drivers that implement multiple repeated capabilities with the name “</w:t>
      </w:r>
      <w:r w:rsidR="00231266">
        <w:t>TriggerSource</w:t>
      </w:r>
      <w:r w:rsidR="00231266">
        <w:rPr>
          <w:rFonts w:cs="Times"/>
        </w:rPr>
        <w:t>” shall use the latter form to disambiguate the name.</w:t>
      </w:r>
    </w:p>
    <w:p w:rsidR="00063FF0" w:rsidRDefault="00063FF0" w:rsidP="00E236B8">
      <w:pPr>
        <w:pStyle w:val="Body"/>
      </w:pPr>
    </w:p>
    <w:p w:rsidR="00E21F00" w:rsidRDefault="00E21F00" w:rsidP="00E21F00">
      <w:pPr>
        <w:pStyle w:val="Heading2"/>
        <w:tabs>
          <w:tab w:val="num" w:pos="0"/>
        </w:tabs>
      </w:pPr>
      <w:bookmarkStart w:id="68" w:name="_Toc529859596"/>
      <w:bookmarkStart w:id="69" w:name="_Toc520872047"/>
      <w:bookmarkStart w:id="70" w:name="_Toc6886561"/>
      <w:bookmarkStart w:id="71" w:name="_Toc242804852"/>
      <w:bookmarkStart w:id="72" w:name="_Toc304583578"/>
      <w:bookmarkStart w:id="73" w:name="_Toc306374429"/>
      <w:r>
        <w:t>Boolean Attribute and Parameter Values</w:t>
      </w:r>
      <w:bookmarkEnd w:id="68"/>
      <w:bookmarkEnd w:id="69"/>
      <w:bookmarkEnd w:id="70"/>
      <w:bookmarkEnd w:id="71"/>
      <w:bookmarkEnd w:id="72"/>
      <w:bookmarkEnd w:id="73"/>
    </w:p>
    <w:p w:rsidR="00E21F00" w:rsidRDefault="00E21F00" w:rsidP="00E21F00">
      <w:pPr>
        <w:pStyle w:val="Body"/>
      </w:pPr>
      <w:r>
        <w:t>This specification uses True and False as the values for Boolean attributes and parameters. The following table defines the identifiers that are used for True and False in the IVI.NET, IVI-COM, and IVI-C architectures.</w:t>
      </w:r>
    </w:p>
    <w:p w:rsidR="00E21F00" w:rsidRDefault="00E21F00" w:rsidP="00E21F00">
      <w:pPr>
        <w:pStyle w:val="Body1"/>
      </w:pPr>
    </w:p>
    <w:tbl>
      <w:tblPr>
        <w:tblW w:w="0" w:type="auto"/>
        <w:tblInd w:w="795" w:type="dxa"/>
        <w:tblLayout w:type="fixed"/>
        <w:tblLook w:val="0000"/>
      </w:tblPr>
      <w:tblGrid>
        <w:gridCol w:w="1653"/>
        <w:gridCol w:w="2160"/>
        <w:gridCol w:w="2160"/>
        <w:gridCol w:w="2250"/>
      </w:tblGrid>
      <w:tr w:rsidR="00E21F00" w:rsidTr="00740DB0">
        <w:trPr>
          <w:cantSplit/>
          <w:trHeight w:val="162"/>
        </w:trPr>
        <w:tc>
          <w:tcPr>
            <w:tcW w:w="1653" w:type="dxa"/>
            <w:tcBorders>
              <w:top w:val="single" w:sz="4" w:space="0" w:color="auto"/>
              <w:left w:val="single" w:sz="6" w:space="0" w:color="auto"/>
              <w:bottom w:val="double" w:sz="6" w:space="0" w:color="auto"/>
              <w:right w:val="single" w:sz="6" w:space="0" w:color="auto"/>
            </w:tcBorders>
            <w:shd w:val="clear" w:color="auto" w:fill="C0C0C0"/>
          </w:tcPr>
          <w:p w:rsidR="00E21F00" w:rsidRDefault="00E21F00" w:rsidP="00740DB0">
            <w:pPr>
              <w:pStyle w:val="TableHead"/>
            </w:pPr>
            <w:r>
              <w:t>Boolean Value</w:t>
            </w:r>
          </w:p>
        </w:tc>
        <w:tc>
          <w:tcPr>
            <w:tcW w:w="2160" w:type="dxa"/>
            <w:tcBorders>
              <w:top w:val="single" w:sz="4" w:space="0" w:color="auto"/>
              <w:left w:val="single" w:sz="6" w:space="0" w:color="auto"/>
              <w:bottom w:val="double" w:sz="6" w:space="0" w:color="auto"/>
              <w:right w:val="single" w:sz="6" w:space="0" w:color="auto"/>
            </w:tcBorders>
            <w:shd w:val="clear" w:color="auto" w:fill="C0C0C0"/>
          </w:tcPr>
          <w:p w:rsidR="00E21F00" w:rsidRDefault="00E21F00" w:rsidP="00740DB0">
            <w:pPr>
              <w:pStyle w:val="TableHead"/>
            </w:pPr>
            <w:r>
              <w:t>IVI.NET Identifier</w:t>
            </w:r>
          </w:p>
        </w:tc>
        <w:tc>
          <w:tcPr>
            <w:tcW w:w="2160" w:type="dxa"/>
            <w:tcBorders>
              <w:top w:val="single" w:sz="4" w:space="0" w:color="auto"/>
              <w:left w:val="single" w:sz="6" w:space="0" w:color="auto"/>
              <w:bottom w:val="double" w:sz="6" w:space="0" w:color="auto"/>
              <w:right w:val="single" w:sz="6" w:space="0" w:color="auto"/>
            </w:tcBorders>
            <w:shd w:val="clear" w:color="auto" w:fill="C0C0C0"/>
          </w:tcPr>
          <w:p w:rsidR="00E21F00" w:rsidRDefault="00E21F00" w:rsidP="00740DB0">
            <w:pPr>
              <w:pStyle w:val="TableHead"/>
            </w:pPr>
            <w:r>
              <w:t>IVI-COM Identifier</w:t>
            </w:r>
          </w:p>
        </w:tc>
        <w:tc>
          <w:tcPr>
            <w:tcW w:w="2250" w:type="dxa"/>
            <w:tcBorders>
              <w:top w:val="single" w:sz="4" w:space="0" w:color="auto"/>
              <w:left w:val="single" w:sz="6" w:space="0" w:color="auto"/>
              <w:bottom w:val="double" w:sz="6" w:space="0" w:color="auto"/>
              <w:right w:val="single" w:sz="6" w:space="0" w:color="auto"/>
            </w:tcBorders>
            <w:shd w:val="clear" w:color="auto" w:fill="C0C0C0"/>
          </w:tcPr>
          <w:p w:rsidR="00E21F00" w:rsidRDefault="00E21F00" w:rsidP="00740DB0">
            <w:pPr>
              <w:pStyle w:val="TableHead"/>
            </w:pPr>
            <w:r>
              <w:t>IVI-C Identifier</w:t>
            </w:r>
          </w:p>
        </w:tc>
      </w:tr>
      <w:tr w:rsidR="00E21F00" w:rsidTr="00740DB0">
        <w:trPr>
          <w:cantSplit/>
          <w:trHeight w:val="162"/>
        </w:trPr>
        <w:tc>
          <w:tcPr>
            <w:tcW w:w="1653" w:type="dxa"/>
            <w:tcBorders>
              <w:top w:val="single" w:sz="4" w:space="0" w:color="auto"/>
              <w:left w:val="single" w:sz="6" w:space="0" w:color="auto"/>
              <w:bottom w:val="single" w:sz="4" w:space="0" w:color="auto"/>
              <w:right w:val="single" w:sz="6" w:space="0" w:color="auto"/>
            </w:tcBorders>
          </w:tcPr>
          <w:p w:rsidR="00E21F00" w:rsidRDefault="00E21F00" w:rsidP="00740DB0">
            <w:pPr>
              <w:pStyle w:val="TableCell"/>
            </w:pPr>
            <w:r>
              <w:t>True</w:t>
            </w:r>
          </w:p>
        </w:tc>
        <w:tc>
          <w:tcPr>
            <w:tcW w:w="2160" w:type="dxa"/>
            <w:tcBorders>
              <w:top w:val="single" w:sz="4" w:space="0" w:color="auto"/>
              <w:left w:val="single" w:sz="6" w:space="0" w:color="auto"/>
              <w:bottom w:val="single" w:sz="4" w:space="0" w:color="auto"/>
              <w:right w:val="single" w:sz="6" w:space="0" w:color="auto"/>
            </w:tcBorders>
          </w:tcPr>
          <w:p w:rsidR="00E21F00" w:rsidRDefault="00E21F00" w:rsidP="00740DB0">
            <w:pPr>
              <w:pStyle w:val="TableCell"/>
              <w:rPr>
                <w:rFonts w:ascii="Courier" w:hAnsi="Courier"/>
                <w:color w:val="auto"/>
                <w:sz w:val="18"/>
              </w:rPr>
            </w:pPr>
            <w:r>
              <w:rPr>
                <w:rFonts w:ascii="Courier" w:hAnsi="Courier"/>
                <w:color w:val="auto"/>
                <w:sz w:val="18"/>
              </w:rPr>
              <w:t>true</w:t>
            </w:r>
          </w:p>
        </w:tc>
        <w:tc>
          <w:tcPr>
            <w:tcW w:w="2160" w:type="dxa"/>
            <w:tcBorders>
              <w:top w:val="single" w:sz="4" w:space="0" w:color="auto"/>
              <w:left w:val="single" w:sz="6" w:space="0" w:color="auto"/>
              <w:bottom w:val="single" w:sz="4" w:space="0" w:color="auto"/>
              <w:right w:val="single" w:sz="6" w:space="0" w:color="auto"/>
            </w:tcBorders>
          </w:tcPr>
          <w:p w:rsidR="00E21F00" w:rsidRDefault="00E21F00" w:rsidP="00740DB0">
            <w:pPr>
              <w:pStyle w:val="TableCell"/>
            </w:pPr>
            <w:r>
              <w:rPr>
                <w:rFonts w:ascii="Courier" w:hAnsi="Courier"/>
                <w:color w:val="auto"/>
                <w:sz w:val="18"/>
              </w:rPr>
              <w:t>VARIANT_TRUE</w:t>
            </w:r>
          </w:p>
        </w:tc>
        <w:tc>
          <w:tcPr>
            <w:tcW w:w="2250" w:type="dxa"/>
            <w:tcBorders>
              <w:top w:val="single" w:sz="4" w:space="0" w:color="auto"/>
              <w:left w:val="single" w:sz="6" w:space="0" w:color="auto"/>
              <w:bottom w:val="single" w:sz="4" w:space="0" w:color="auto"/>
              <w:right w:val="single" w:sz="6" w:space="0" w:color="auto"/>
            </w:tcBorders>
          </w:tcPr>
          <w:p w:rsidR="00E21F00" w:rsidRDefault="00E21F00" w:rsidP="00740DB0">
            <w:pPr>
              <w:pStyle w:val="TableCell"/>
            </w:pPr>
            <w:r>
              <w:rPr>
                <w:rFonts w:ascii="Courier" w:hAnsi="Courier"/>
                <w:color w:val="auto"/>
                <w:sz w:val="18"/>
              </w:rPr>
              <w:t>VI_TRUE</w:t>
            </w:r>
          </w:p>
        </w:tc>
      </w:tr>
      <w:tr w:rsidR="00E21F00" w:rsidTr="00740DB0">
        <w:trPr>
          <w:cantSplit/>
          <w:trHeight w:val="162"/>
        </w:trPr>
        <w:tc>
          <w:tcPr>
            <w:tcW w:w="1653" w:type="dxa"/>
            <w:tcBorders>
              <w:top w:val="single" w:sz="4" w:space="0" w:color="auto"/>
              <w:left w:val="single" w:sz="6" w:space="0" w:color="auto"/>
              <w:bottom w:val="single" w:sz="4" w:space="0" w:color="auto"/>
              <w:right w:val="single" w:sz="6" w:space="0" w:color="auto"/>
            </w:tcBorders>
          </w:tcPr>
          <w:p w:rsidR="00E21F00" w:rsidRDefault="00E21F00" w:rsidP="00740DB0">
            <w:pPr>
              <w:pStyle w:val="TableCell"/>
            </w:pPr>
            <w:r>
              <w:t>False</w:t>
            </w:r>
          </w:p>
        </w:tc>
        <w:tc>
          <w:tcPr>
            <w:tcW w:w="2160" w:type="dxa"/>
            <w:tcBorders>
              <w:top w:val="single" w:sz="4" w:space="0" w:color="auto"/>
              <w:left w:val="single" w:sz="6" w:space="0" w:color="auto"/>
              <w:bottom w:val="single" w:sz="4" w:space="0" w:color="auto"/>
              <w:right w:val="single" w:sz="6" w:space="0" w:color="auto"/>
            </w:tcBorders>
          </w:tcPr>
          <w:p w:rsidR="00E21F00" w:rsidRDefault="00E21F00" w:rsidP="00740DB0">
            <w:pPr>
              <w:pStyle w:val="TableCell"/>
              <w:rPr>
                <w:rFonts w:ascii="Courier" w:hAnsi="Courier"/>
                <w:sz w:val="18"/>
              </w:rPr>
            </w:pPr>
            <w:r>
              <w:rPr>
                <w:rFonts w:ascii="Courier" w:hAnsi="Courier"/>
                <w:sz w:val="18"/>
              </w:rPr>
              <w:t>false</w:t>
            </w:r>
          </w:p>
        </w:tc>
        <w:tc>
          <w:tcPr>
            <w:tcW w:w="2160" w:type="dxa"/>
            <w:tcBorders>
              <w:top w:val="single" w:sz="4" w:space="0" w:color="auto"/>
              <w:left w:val="single" w:sz="6" w:space="0" w:color="auto"/>
              <w:bottom w:val="single" w:sz="4" w:space="0" w:color="auto"/>
              <w:right w:val="single" w:sz="6" w:space="0" w:color="auto"/>
            </w:tcBorders>
          </w:tcPr>
          <w:p w:rsidR="00E21F00" w:rsidRDefault="00E21F00" w:rsidP="00740DB0">
            <w:pPr>
              <w:pStyle w:val="TableCell"/>
            </w:pPr>
            <w:r>
              <w:rPr>
                <w:rFonts w:ascii="Courier" w:hAnsi="Courier"/>
                <w:sz w:val="18"/>
              </w:rPr>
              <w:t>VARIANT_FALSE</w:t>
            </w:r>
          </w:p>
        </w:tc>
        <w:tc>
          <w:tcPr>
            <w:tcW w:w="2250" w:type="dxa"/>
            <w:tcBorders>
              <w:top w:val="single" w:sz="4" w:space="0" w:color="auto"/>
              <w:left w:val="single" w:sz="6" w:space="0" w:color="auto"/>
              <w:bottom w:val="single" w:sz="4" w:space="0" w:color="auto"/>
              <w:right w:val="single" w:sz="6" w:space="0" w:color="auto"/>
            </w:tcBorders>
          </w:tcPr>
          <w:p w:rsidR="00E21F00" w:rsidRDefault="00E21F00" w:rsidP="00740DB0">
            <w:pPr>
              <w:pStyle w:val="TableCell"/>
            </w:pPr>
            <w:r>
              <w:rPr>
                <w:rFonts w:ascii="Courier" w:hAnsi="Courier"/>
                <w:color w:val="auto"/>
                <w:sz w:val="18"/>
              </w:rPr>
              <w:t>VI_FALSE</w:t>
            </w:r>
          </w:p>
        </w:tc>
      </w:tr>
    </w:tbl>
    <w:p w:rsidR="00E21F00" w:rsidRDefault="00E21F00" w:rsidP="00E21F00">
      <w:pPr>
        <w:pStyle w:val="Body1"/>
      </w:pPr>
    </w:p>
    <w:p w:rsidR="00E21F00" w:rsidRDefault="00E21F00" w:rsidP="00E21F00">
      <w:pPr>
        <w:pStyle w:val="Heading2"/>
        <w:tabs>
          <w:tab w:val="num" w:pos="0"/>
          <w:tab w:val="num" w:pos="576"/>
        </w:tabs>
        <w:ind w:left="576" w:hanging="576"/>
      </w:pPr>
      <w:bookmarkStart w:id="74" w:name="_Toc228598752"/>
      <w:bookmarkStart w:id="75" w:name="_Toc238462205"/>
      <w:bookmarkStart w:id="76" w:name="_Toc238887100"/>
      <w:bookmarkStart w:id="77" w:name="_Toc242804853"/>
      <w:bookmarkStart w:id="78" w:name="_Toc304583579"/>
      <w:bookmarkStart w:id="79" w:name="_Toc306374430"/>
      <w:bookmarkEnd w:id="74"/>
      <w:r>
        <w:t>.NET Namespace</w:t>
      </w:r>
      <w:bookmarkEnd w:id="75"/>
      <w:bookmarkEnd w:id="76"/>
      <w:bookmarkEnd w:id="77"/>
      <w:bookmarkEnd w:id="78"/>
      <w:bookmarkEnd w:id="79"/>
    </w:p>
    <w:p w:rsidR="00E21F00" w:rsidRDefault="00E21F00" w:rsidP="00E21F00">
      <w:pPr>
        <w:pStyle w:val="Body"/>
      </w:pPr>
      <w:r>
        <w:t xml:space="preserve">The .NET namespace for the IviDigitizer class is </w:t>
      </w:r>
      <w:r w:rsidRPr="00DC07D7">
        <w:rPr>
          <w:rFonts w:ascii="Courier New" w:hAnsi="Courier New" w:cs="Courier New"/>
          <w:sz w:val="18"/>
          <w:szCs w:val="18"/>
        </w:rPr>
        <w:t>Ivi.</w:t>
      </w:r>
      <w:r>
        <w:rPr>
          <w:rFonts w:ascii="Courier New" w:hAnsi="Courier New" w:cs="Courier New"/>
          <w:sz w:val="18"/>
          <w:szCs w:val="18"/>
        </w:rPr>
        <w:t>Digitizer</w:t>
      </w:r>
      <w:r>
        <w:t>.</w:t>
      </w:r>
    </w:p>
    <w:p w:rsidR="001710A4" w:rsidRDefault="001710A4" w:rsidP="001710A4">
      <w:pPr>
        <w:pStyle w:val="Heading2"/>
        <w:tabs>
          <w:tab w:val="num" w:pos="576"/>
        </w:tabs>
        <w:ind w:left="576" w:hanging="576"/>
      </w:pPr>
      <w:bookmarkStart w:id="80" w:name="_Toc251063837"/>
      <w:bookmarkStart w:id="81" w:name="_Toc251064127"/>
      <w:bookmarkStart w:id="82" w:name="_Toc251141157"/>
      <w:bookmarkStart w:id="83" w:name="_Toc304583580"/>
      <w:bookmarkStart w:id="84" w:name="_Toc306374431"/>
      <w:r>
        <w:lastRenderedPageBreak/>
        <w:t>.NET IviDigitizer Session Factory</w:t>
      </w:r>
      <w:bookmarkEnd w:id="80"/>
      <w:bookmarkEnd w:id="81"/>
      <w:bookmarkEnd w:id="82"/>
      <w:bookmarkEnd w:id="83"/>
      <w:bookmarkEnd w:id="84"/>
    </w:p>
    <w:p w:rsidR="001710A4" w:rsidRDefault="001710A4" w:rsidP="001710A4">
      <w:pPr>
        <w:pStyle w:val="Body"/>
        <w:rPr>
          <w:rFonts w:eastAsia="Calibri"/>
        </w:rPr>
      </w:pPr>
      <w:r>
        <w:t>The IviDigitizer .NET assembly contains a factory method called Create for creating instances of IviDigitizer class-compliant IVI.NET drivers from driver sessions and logical names</w:t>
      </w:r>
      <w:r w:rsidR="00C06F58">
        <w:t xml:space="preserve">. </w:t>
      </w:r>
      <w:r>
        <w:t>Create is a static method accessible from the static IviDigitizer class.</w:t>
      </w:r>
    </w:p>
    <w:p w:rsidR="001710A4" w:rsidRDefault="001710A4" w:rsidP="001710A4">
      <w:pPr>
        <w:pStyle w:val="Body"/>
      </w:pPr>
      <w:r>
        <w:t xml:space="preserve">Refer to </w:t>
      </w:r>
      <w:r>
        <w:rPr>
          <w:i/>
          <w:iCs/>
        </w:rPr>
        <w:t>IVI-3.5: Configuration Server Specification</w:t>
      </w:r>
      <w:r>
        <w:t xml:space="preserve"> for a description of how logical names and session names are defined in the configuration store.</w:t>
      </w:r>
    </w:p>
    <w:p w:rsidR="001710A4" w:rsidRDefault="001710A4" w:rsidP="001710A4">
      <w:pPr>
        <w:pStyle w:val="Body"/>
      </w:pPr>
      <w:r>
        <w:t xml:space="preserve">Refer to Section 8, </w:t>
      </w:r>
      <w:r w:rsidRPr="007826FB">
        <w:rPr>
          <w:i/>
        </w:rPr>
        <w:t>IVI.NET Specific Driver Constructor</w:t>
      </w:r>
      <w:r>
        <w:t xml:space="preserve">, of </w:t>
      </w:r>
      <w:r w:rsidRPr="007826FB">
        <w:rPr>
          <w:i/>
        </w:rPr>
        <w:t>IVI-3.2: Inherent Capabilities Specification</w:t>
      </w:r>
      <w:r>
        <w:t xml:space="preserve">, for more details on how the </w:t>
      </w:r>
      <w:r w:rsidRPr="007826FB">
        <w:rPr>
          <w:rFonts w:ascii="Courier New" w:hAnsi="Courier New" w:cs="Courier New"/>
          <w:sz w:val="18"/>
          <w:szCs w:val="18"/>
        </w:rPr>
        <w:t>idQuery</w:t>
      </w:r>
      <w:r>
        <w:t xml:space="preserve">, </w:t>
      </w:r>
      <w:r w:rsidRPr="007826FB">
        <w:rPr>
          <w:rFonts w:ascii="Courier New" w:hAnsi="Courier New" w:cs="Courier New"/>
          <w:sz w:val="18"/>
          <w:szCs w:val="18"/>
        </w:rPr>
        <w:t>reset</w:t>
      </w:r>
      <w:r>
        <w:t xml:space="preserve">, and </w:t>
      </w:r>
      <w:r w:rsidRPr="007826FB">
        <w:rPr>
          <w:rFonts w:ascii="Courier New" w:hAnsi="Courier New" w:cs="Courier New"/>
          <w:sz w:val="18"/>
          <w:szCs w:val="18"/>
        </w:rPr>
        <w:t>options</w:t>
      </w:r>
      <w:r>
        <w:t xml:space="preserve"> parameters affect the instantiation of the driver.</w:t>
      </w:r>
    </w:p>
    <w:p w:rsidR="001710A4" w:rsidRDefault="00DF0A21" w:rsidP="00DF0A21">
      <w:pPr>
        <w:pStyle w:val="Body"/>
      </w:pPr>
      <w:r>
        <w:t xml:space="preserve">Refer to Section 4.3.11, </w:t>
      </w:r>
      <w:r w:rsidRPr="00C9658F">
        <w:rPr>
          <w:i/>
        </w:rPr>
        <w:t>Multithread Safety</w:t>
      </w:r>
      <w:r>
        <w:t xml:space="preserve">, of </w:t>
      </w:r>
      <w:r>
        <w:rPr>
          <w:rStyle w:val="Italic"/>
        </w:rPr>
        <w:t>IVI-3.1: Driver Architecture Specification</w:t>
      </w:r>
      <w:r>
        <w:t xml:space="preserve"> for a complete description of IVI.NET driver locking.  Refer to Section 8, Table 8.2 </w:t>
      </w:r>
      <w:r w:rsidRPr="00D40627">
        <w:rPr>
          <w:i/>
        </w:rPr>
        <w:t>Required</w:t>
      </w:r>
      <w:r w:rsidRPr="00D40627">
        <w:rPr>
          <w:b/>
          <w:i/>
        </w:rPr>
        <w:t xml:space="preserve"> </w:t>
      </w:r>
      <w:r w:rsidRPr="00D40627">
        <w:rPr>
          <w:i/>
        </w:rPr>
        <w:t>Lock Type Behavior for Drivers With the Same Access Key</w:t>
      </w:r>
      <w:r>
        <w:t xml:space="preserve">, of  </w:t>
      </w:r>
      <w:r w:rsidRPr="00D40627">
        <w:rPr>
          <w:i/>
        </w:rPr>
        <w:t>IVI-3.2, Inherent Capability Specification</w:t>
      </w:r>
      <w:r>
        <w:t xml:space="preserve">, for an explanation of how the values for </w:t>
      </w:r>
      <w:r w:rsidRPr="00D40627">
        <w:rPr>
          <w:rFonts w:ascii="Courier New" w:hAnsi="Courier New" w:cs="Courier New"/>
          <w:sz w:val="18"/>
          <w:szCs w:val="18"/>
        </w:rPr>
        <w:t>lockType</w:t>
      </w:r>
      <w:r>
        <w:t xml:space="preserve"> and </w:t>
      </w:r>
      <w:r w:rsidRPr="00D40627">
        <w:rPr>
          <w:rFonts w:ascii="Courier New" w:hAnsi="Courier New" w:cs="Courier New"/>
          <w:sz w:val="18"/>
          <w:szCs w:val="18"/>
        </w:rPr>
        <w:t>accessKey</w:t>
      </w:r>
      <w:r>
        <w:t xml:space="preserve"> are used to determine the kind of multithreaded lock to use for the driver instance.</w:t>
      </w:r>
    </w:p>
    <w:p w:rsidR="001710A4" w:rsidRDefault="001710A4" w:rsidP="001710A4">
      <w:pPr>
        <w:pStyle w:val="FunctionHead"/>
      </w:pPr>
      <w:r>
        <w:t>.NET Method Prototype</w:t>
      </w:r>
    </w:p>
    <w:p w:rsidR="001710A4" w:rsidRDefault="001710A4" w:rsidP="001710A4">
      <w:pPr>
        <w:pStyle w:val="Code1"/>
      </w:pPr>
      <w:r>
        <w:t>IIviDigitizer Ivi</w:t>
      </w:r>
      <w:r w:rsidR="00DF0A21">
        <w:t>.</w:t>
      </w:r>
      <w:r>
        <w:t>Digitizer.Create(String name);</w:t>
      </w:r>
    </w:p>
    <w:p w:rsidR="001710A4" w:rsidRDefault="001710A4" w:rsidP="001710A4">
      <w:pPr>
        <w:pStyle w:val="Code1"/>
      </w:pPr>
      <w:r>
        <w:t>IIviDigitizer Ivi</w:t>
      </w:r>
      <w:r w:rsidR="00DF0A21">
        <w:t>.</w:t>
      </w:r>
      <w:r>
        <w:t>Digitizer.Create(String name,</w:t>
      </w:r>
    </w:p>
    <w:p w:rsidR="001710A4" w:rsidRDefault="001710A4" w:rsidP="001710A4">
      <w:pPr>
        <w:pStyle w:val="Code1"/>
        <w:spacing w:before="0"/>
      </w:pPr>
      <w:r>
        <w:t xml:space="preserve">                                  </w:t>
      </w:r>
      <w:r w:rsidR="002945A9">
        <w:t xml:space="preserve"> </w:t>
      </w:r>
      <w:r>
        <w:t>Boolean idQuery,</w:t>
      </w:r>
    </w:p>
    <w:p w:rsidR="001710A4" w:rsidRDefault="001710A4" w:rsidP="001710A4">
      <w:pPr>
        <w:pStyle w:val="Code1"/>
        <w:spacing w:before="0"/>
      </w:pPr>
      <w:r>
        <w:t xml:space="preserve">                                  </w:t>
      </w:r>
      <w:r w:rsidR="002945A9">
        <w:t xml:space="preserve"> </w:t>
      </w:r>
      <w:r>
        <w:t>Boolean reset);</w:t>
      </w:r>
    </w:p>
    <w:p w:rsidR="001710A4" w:rsidRDefault="001710A4" w:rsidP="001710A4">
      <w:pPr>
        <w:pStyle w:val="Code1"/>
      </w:pPr>
      <w:r>
        <w:t>IIviDigitizer Ivi</w:t>
      </w:r>
      <w:r w:rsidR="00DF0A21">
        <w:t>.</w:t>
      </w:r>
      <w:r>
        <w:t>Digitizer.Create(String name,</w:t>
      </w:r>
    </w:p>
    <w:p w:rsidR="001710A4" w:rsidRDefault="001710A4" w:rsidP="001710A4">
      <w:pPr>
        <w:pStyle w:val="Code1"/>
        <w:spacing w:before="0"/>
      </w:pPr>
      <w:r>
        <w:t xml:space="preserve">                                  </w:t>
      </w:r>
      <w:r w:rsidR="002945A9">
        <w:t xml:space="preserve"> </w:t>
      </w:r>
      <w:r>
        <w:t>Boolean idQuery,</w:t>
      </w:r>
    </w:p>
    <w:p w:rsidR="001710A4" w:rsidRDefault="001710A4" w:rsidP="001710A4">
      <w:pPr>
        <w:pStyle w:val="Code1"/>
        <w:spacing w:before="0"/>
      </w:pPr>
      <w:r>
        <w:t xml:space="preserve">                                  </w:t>
      </w:r>
      <w:r w:rsidR="002945A9">
        <w:t xml:space="preserve"> </w:t>
      </w:r>
      <w:r>
        <w:t>Boolean reset,</w:t>
      </w:r>
    </w:p>
    <w:p w:rsidR="001710A4" w:rsidRDefault="001710A4" w:rsidP="001710A4">
      <w:pPr>
        <w:pStyle w:val="Code1"/>
        <w:spacing w:before="0"/>
      </w:pPr>
      <w:r>
        <w:t xml:space="preserve">                                  </w:t>
      </w:r>
      <w:r w:rsidR="008B0A05">
        <w:t xml:space="preserve"> </w:t>
      </w:r>
      <w:r>
        <w:t>String options);</w:t>
      </w:r>
    </w:p>
    <w:p w:rsidR="008B0A05" w:rsidRDefault="008B0A05" w:rsidP="008B0A05">
      <w:pPr>
        <w:pStyle w:val="Code1"/>
        <w:tabs>
          <w:tab w:val="clear" w:pos="720"/>
        </w:tabs>
        <w:spacing w:before="200"/>
        <w:ind w:left="2765" w:hanging="2045"/>
      </w:pPr>
      <w:r>
        <w:t>IIviDigitizer Ivi.Digitizer.Create(String resourceName,</w:t>
      </w:r>
    </w:p>
    <w:p w:rsidR="008B0A05" w:rsidRDefault="008B0A05" w:rsidP="008B0A05">
      <w:pPr>
        <w:pStyle w:val="Code1"/>
        <w:spacing w:before="0"/>
      </w:pPr>
      <w:r>
        <w:t xml:space="preserve">                                   Boolean idQuery,</w:t>
      </w:r>
    </w:p>
    <w:p w:rsidR="008B0A05" w:rsidRDefault="008B0A05" w:rsidP="008B0A05">
      <w:pPr>
        <w:pStyle w:val="Code1"/>
        <w:spacing w:before="0"/>
      </w:pPr>
      <w:r>
        <w:t xml:space="preserve">                                   Boolean reset,</w:t>
      </w:r>
    </w:p>
    <w:p w:rsidR="008B0A05" w:rsidRDefault="008B0A05" w:rsidP="008B0A05">
      <w:pPr>
        <w:pStyle w:val="Code1"/>
        <w:spacing w:before="0"/>
      </w:pPr>
      <w:r>
        <w:t xml:space="preserve">                                   LockType lockType,</w:t>
      </w:r>
    </w:p>
    <w:p w:rsidR="008B0A05" w:rsidRDefault="008B0A05" w:rsidP="008B0A05">
      <w:pPr>
        <w:pStyle w:val="Code1"/>
        <w:spacing w:before="0"/>
      </w:pPr>
      <w:r>
        <w:t xml:space="preserve">                                   String accessKey,</w:t>
      </w:r>
    </w:p>
    <w:p w:rsidR="001710A4" w:rsidRDefault="008B0A05" w:rsidP="001710A4">
      <w:pPr>
        <w:pStyle w:val="Code1"/>
        <w:spacing w:before="0"/>
      </w:pPr>
      <w:r>
        <w:t xml:space="preserve">                                   </w:t>
      </w:r>
      <w:r w:rsidR="001710A4">
        <w:t>String options);</w:t>
      </w:r>
    </w:p>
    <w:p w:rsidR="001710A4" w:rsidRDefault="001710A4" w:rsidP="001710A4">
      <w:pPr>
        <w:pStyle w:val="FunctionHead"/>
      </w:pPr>
      <w:r>
        <w:t>Parameters</w:t>
      </w:r>
    </w:p>
    <w:tbl>
      <w:tblPr>
        <w:tblW w:w="8821" w:type="dxa"/>
        <w:tblInd w:w="806" w:type="dxa"/>
        <w:tblLayout w:type="fixed"/>
        <w:tblCellMar>
          <w:left w:w="80" w:type="dxa"/>
          <w:right w:w="80" w:type="dxa"/>
        </w:tblCellMar>
        <w:tblLook w:val="0000"/>
      </w:tblPr>
      <w:tblGrid>
        <w:gridCol w:w="1798"/>
        <w:gridCol w:w="4847"/>
        <w:gridCol w:w="2169"/>
        <w:gridCol w:w="7"/>
      </w:tblGrid>
      <w:tr w:rsidR="001710A4" w:rsidTr="00171FFB">
        <w:trPr>
          <w:cantSplit/>
        </w:trPr>
        <w:tc>
          <w:tcPr>
            <w:tcW w:w="1798" w:type="dxa"/>
            <w:tcBorders>
              <w:top w:val="single" w:sz="6" w:space="0" w:color="auto"/>
              <w:left w:val="single" w:sz="6" w:space="0" w:color="auto"/>
              <w:bottom w:val="double" w:sz="6" w:space="0" w:color="auto"/>
              <w:right w:val="single" w:sz="6" w:space="0" w:color="auto"/>
            </w:tcBorders>
          </w:tcPr>
          <w:p w:rsidR="001710A4" w:rsidRDefault="001710A4" w:rsidP="00A244CB">
            <w:pPr>
              <w:pStyle w:val="TableHead"/>
              <w:jc w:val="left"/>
            </w:pPr>
            <w:r>
              <w:t>Inputs</w:t>
            </w:r>
          </w:p>
        </w:tc>
        <w:tc>
          <w:tcPr>
            <w:tcW w:w="4847" w:type="dxa"/>
            <w:tcBorders>
              <w:top w:val="single" w:sz="6" w:space="0" w:color="auto"/>
              <w:left w:val="single" w:sz="6" w:space="0" w:color="auto"/>
              <w:bottom w:val="double" w:sz="6" w:space="0" w:color="auto"/>
              <w:right w:val="single" w:sz="6" w:space="0" w:color="auto"/>
            </w:tcBorders>
          </w:tcPr>
          <w:p w:rsidR="001710A4" w:rsidRDefault="001710A4" w:rsidP="00A244CB">
            <w:pPr>
              <w:pStyle w:val="TableHead"/>
              <w:jc w:val="left"/>
            </w:pPr>
            <w:r>
              <w:t>Description</w:t>
            </w:r>
          </w:p>
        </w:tc>
        <w:tc>
          <w:tcPr>
            <w:tcW w:w="2176" w:type="dxa"/>
            <w:gridSpan w:val="2"/>
            <w:tcBorders>
              <w:top w:val="single" w:sz="6" w:space="0" w:color="auto"/>
              <w:left w:val="single" w:sz="6" w:space="0" w:color="auto"/>
              <w:bottom w:val="double" w:sz="6" w:space="0" w:color="auto"/>
              <w:right w:val="single" w:sz="6" w:space="0" w:color="auto"/>
            </w:tcBorders>
          </w:tcPr>
          <w:p w:rsidR="001710A4" w:rsidRDefault="001710A4" w:rsidP="00A244CB">
            <w:pPr>
              <w:pStyle w:val="TableHead"/>
              <w:jc w:val="left"/>
            </w:pPr>
            <w:r>
              <w:t>Base Type</w:t>
            </w:r>
          </w:p>
        </w:tc>
      </w:tr>
      <w:tr w:rsidR="001710A4" w:rsidTr="00171FFB">
        <w:trPr>
          <w:cantSplit/>
        </w:trPr>
        <w:tc>
          <w:tcPr>
            <w:tcW w:w="1798" w:type="dxa"/>
            <w:tcBorders>
              <w:top w:val="double" w:sz="6" w:space="0" w:color="auto"/>
              <w:left w:val="single" w:sz="6" w:space="0" w:color="auto"/>
              <w:bottom w:val="single" w:sz="6" w:space="0" w:color="auto"/>
              <w:right w:val="single" w:sz="6" w:space="0" w:color="auto"/>
            </w:tcBorders>
          </w:tcPr>
          <w:p w:rsidR="001710A4" w:rsidRDefault="001710A4" w:rsidP="00A244CB">
            <w:pPr>
              <w:pStyle w:val="TableCellCourierNew"/>
              <w:ind w:right="0"/>
            </w:pPr>
            <w:r w:rsidRPr="00E03459">
              <w:t>name</w:t>
            </w:r>
          </w:p>
        </w:tc>
        <w:tc>
          <w:tcPr>
            <w:tcW w:w="4847" w:type="dxa"/>
            <w:tcBorders>
              <w:top w:val="double" w:sz="6" w:space="0" w:color="auto"/>
              <w:left w:val="single" w:sz="6" w:space="0" w:color="auto"/>
              <w:bottom w:val="single" w:sz="6" w:space="0" w:color="auto"/>
              <w:right w:val="single" w:sz="6" w:space="0" w:color="auto"/>
            </w:tcBorders>
          </w:tcPr>
          <w:p w:rsidR="001710A4" w:rsidRDefault="001710A4" w:rsidP="00A244CB">
            <w:pPr>
              <w:pStyle w:val="TableCell"/>
              <w:ind w:right="0"/>
            </w:pPr>
            <w:r w:rsidRPr="00E03459">
              <w:t>A session name or a logical name that points to a session that uses an IVI.NET Ivi</w:t>
            </w:r>
            <w:r>
              <w:t>Digitizer</w:t>
            </w:r>
            <w:r w:rsidRPr="00E03459">
              <w:t xml:space="preserve"> class-compliant driver.</w:t>
            </w:r>
          </w:p>
        </w:tc>
        <w:tc>
          <w:tcPr>
            <w:tcW w:w="2176" w:type="dxa"/>
            <w:gridSpan w:val="2"/>
            <w:tcBorders>
              <w:top w:val="double" w:sz="6" w:space="0" w:color="auto"/>
              <w:left w:val="single" w:sz="6" w:space="0" w:color="auto"/>
              <w:bottom w:val="single" w:sz="6" w:space="0" w:color="auto"/>
              <w:right w:val="single" w:sz="6" w:space="0" w:color="auto"/>
            </w:tcBorders>
          </w:tcPr>
          <w:p w:rsidR="001710A4" w:rsidRDefault="001710A4" w:rsidP="00A244CB">
            <w:pPr>
              <w:pStyle w:val="TableCellCourierNew"/>
              <w:ind w:right="0"/>
            </w:pPr>
            <w:r>
              <w:t>String</w:t>
            </w:r>
          </w:p>
        </w:tc>
      </w:tr>
      <w:tr w:rsidR="001710A4" w:rsidTr="00171FFB">
        <w:trPr>
          <w:cantSplit/>
        </w:trPr>
        <w:tc>
          <w:tcPr>
            <w:tcW w:w="1798" w:type="dxa"/>
            <w:tcBorders>
              <w:top w:val="single" w:sz="6" w:space="0" w:color="auto"/>
              <w:left w:val="single" w:sz="6" w:space="0" w:color="auto"/>
              <w:bottom w:val="single" w:sz="6" w:space="0" w:color="auto"/>
              <w:right w:val="single" w:sz="6" w:space="0" w:color="auto"/>
            </w:tcBorders>
          </w:tcPr>
          <w:p w:rsidR="001710A4" w:rsidRPr="00E03459" w:rsidRDefault="001710A4" w:rsidP="00A244CB">
            <w:pPr>
              <w:pStyle w:val="TableCellCourierNew"/>
              <w:ind w:right="0"/>
            </w:pPr>
            <w:r>
              <w:t>idQuery</w:t>
            </w:r>
          </w:p>
        </w:tc>
        <w:tc>
          <w:tcPr>
            <w:tcW w:w="4847" w:type="dxa"/>
            <w:tcBorders>
              <w:top w:val="single" w:sz="6" w:space="0" w:color="auto"/>
              <w:left w:val="single" w:sz="6" w:space="0" w:color="auto"/>
              <w:bottom w:val="single" w:sz="6" w:space="0" w:color="auto"/>
              <w:right w:val="single" w:sz="6" w:space="0" w:color="auto"/>
            </w:tcBorders>
          </w:tcPr>
          <w:p w:rsidR="001710A4" w:rsidRPr="00E03459" w:rsidRDefault="001710A4" w:rsidP="00A244CB">
            <w:pPr>
              <w:pStyle w:val="TableCell"/>
              <w:ind w:right="0"/>
            </w:pPr>
            <w:r>
              <w:t>Specifies whether to verify the ID of the instrument</w:t>
            </w:r>
            <w:r w:rsidR="00C06F58">
              <w:t xml:space="preserve">. </w:t>
            </w:r>
            <w:r>
              <w:t>The default is False.</w:t>
            </w:r>
          </w:p>
        </w:tc>
        <w:tc>
          <w:tcPr>
            <w:tcW w:w="2176" w:type="dxa"/>
            <w:gridSpan w:val="2"/>
            <w:tcBorders>
              <w:top w:val="single" w:sz="6" w:space="0" w:color="auto"/>
              <w:left w:val="single" w:sz="6" w:space="0" w:color="auto"/>
              <w:bottom w:val="single" w:sz="6" w:space="0" w:color="auto"/>
              <w:right w:val="single" w:sz="6" w:space="0" w:color="auto"/>
            </w:tcBorders>
          </w:tcPr>
          <w:p w:rsidR="001710A4" w:rsidRDefault="001710A4" w:rsidP="00A244CB">
            <w:pPr>
              <w:pStyle w:val="TableCellCourierNew"/>
              <w:ind w:right="0"/>
            </w:pPr>
            <w:r>
              <w:t>Boolean</w:t>
            </w:r>
          </w:p>
        </w:tc>
      </w:tr>
      <w:tr w:rsidR="001710A4" w:rsidTr="00171FFB">
        <w:trPr>
          <w:cantSplit/>
        </w:trPr>
        <w:tc>
          <w:tcPr>
            <w:tcW w:w="1798" w:type="dxa"/>
            <w:tcBorders>
              <w:top w:val="single" w:sz="6" w:space="0" w:color="auto"/>
              <w:left w:val="single" w:sz="6" w:space="0" w:color="auto"/>
              <w:bottom w:val="single" w:sz="6" w:space="0" w:color="auto"/>
              <w:right w:val="single" w:sz="6" w:space="0" w:color="auto"/>
            </w:tcBorders>
          </w:tcPr>
          <w:p w:rsidR="001710A4" w:rsidRPr="00E03459" w:rsidRDefault="001710A4" w:rsidP="00A244CB">
            <w:pPr>
              <w:pStyle w:val="TableCellCourierNew"/>
              <w:ind w:right="0"/>
            </w:pPr>
            <w:r>
              <w:t>reset</w:t>
            </w:r>
          </w:p>
        </w:tc>
        <w:tc>
          <w:tcPr>
            <w:tcW w:w="4847" w:type="dxa"/>
            <w:tcBorders>
              <w:top w:val="single" w:sz="6" w:space="0" w:color="auto"/>
              <w:left w:val="single" w:sz="6" w:space="0" w:color="auto"/>
              <w:bottom w:val="single" w:sz="6" w:space="0" w:color="auto"/>
              <w:right w:val="single" w:sz="6" w:space="0" w:color="auto"/>
            </w:tcBorders>
          </w:tcPr>
          <w:p w:rsidR="001710A4" w:rsidRPr="00E03459" w:rsidRDefault="001710A4" w:rsidP="00A244CB">
            <w:pPr>
              <w:pStyle w:val="TableCell"/>
              <w:ind w:right="0"/>
            </w:pPr>
            <w:r>
              <w:t>Specifies whether to reset the instrument</w:t>
            </w:r>
            <w:r w:rsidR="00C06F58">
              <w:t xml:space="preserve">. </w:t>
            </w:r>
            <w:r>
              <w:t>The default is False.</w:t>
            </w:r>
          </w:p>
        </w:tc>
        <w:tc>
          <w:tcPr>
            <w:tcW w:w="2176" w:type="dxa"/>
            <w:gridSpan w:val="2"/>
            <w:tcBorders>
              <w:top w:val="single" w:sz="6" w:space="0" w:color="auto"/>
              <w:left w:val="single" w:sz="6" w:space="0" w:color="auto"/>
              <w:bottom w:val="single" w:sz="6" w:space="0" w:color="auto"/>
              <w:right w:val="single" w:sz="6" w:space="0" w:color="auto"/>
            </w:tcBorders>
          </w:tcPr>
          <w:p w:rsidR="001710A4" w:rsidRDefault="001710A4" w:rsidP="00A244CB">
            <w:pPr>
              <w:pStyle w:val="TableCellCourierNew"/>
              <w:ind w:right="0"/>
            </w:pPr>
            <w:r>
              <w:t>Boolean</w:t>
            </w:r>
          </w:p>
        </w:tc>
      </w:tr>
      <w:tr w:rsidR="008B0A05" w:rsidTr="00171FFB">
        <w:trPr>
          <w:gridAfter w:val="1"/>
          <w:wAfter w:w="7" w:type="dxa"/>
          <w:cantSplit/>
        </w:trPr>
        <w:tc>
          <w:tcPr>
            <w:tcW w:w="1798" w:type="dxa"/>
            <w:tcBorders>
              <w:top w:val="single" w:sz="6" w:space="0" w:color="auto"/>
              <w:left w:val="single" w:sz="6" w:space="0" w:color="auto"/>
              <w:bottom w:val="single" w:sz="6" w:space="0" w:color="auto"/>
              <w:right w:val="single" w:sz="6" w:space="0" w:color="auto"/>
            </w:tcBorders>
          </w:tcPr>
          <w:p w:rsidR="008B0A05" w:rsidRDefault="008B0A05" w:rsidP="00C8110A">
            <w:pPr>
              <w:pStyle w:val="TableCellCourierNew"/>
            </w:pPr>
            <w:r>
              <w:t>lockType</w:t>
            </w:r>
          </w:p>
        </w:tc>
        <w:tc>
          <w:tcPr>
            <w:tcW w:w="4847" w:type="dxa"/>
            <w:tcBorders>
              <w:top w:val="single" w:sz="6" w:space="0" w:color="auto"/>
              <w:left w:val="single" w:sz="6" w:space="0" w:color="auto"/>
              <w:bottom w:val="single" w:sz="6" w:space="0" w:color="auto"/>
              <w:right w:val="single" w:sz="6" w:space="0" w:color="auto"/>
            </w:tcBorders>
          </w:tcPr>
          <w:p w:rsidR="008B0A05" w:rsidRDefault="008B0A05" w:rsidP="00C8110A">
            <w:pPr>
              <w:pStyle w:val="TableCell"/>
            </w:pPr>
            <w:r>
              <w:t>Specifies whether to use AppDomain-wide locking or machine-wide locking.</w:t>
            </w:r>
          </w:p>
        </w:tc>
        <w:tc>
          <w:tcPr>
            <w:tcW w:w="2169" w:type="dxa"/>
            <w:tcBorders>
              <w:top w:val="single" w:sz="6" w:space="0" w:color="auto"/>
              <w:left w:val="single" w:sz="6" w:space="0" w:color="auto"/>
              <w:bottom w:val="single" w:sz="6" w:space="0" w:color="auto"/>
              <w:right w:val="single" w:sz="6" w:space="0" w:color="auto"/>
            </w:tcBorders>
          </w:tcPr>
          <w:p w:rsidR="008B0A05" w:rsidRDefault="008B0A05" w:rsidP="00C8110A">
            <w:pPr>
              <w:pStyle w:val="TableCellCourierNew"/>
            </w:pPr>
            <w:r>
              <w:t>Ivi.Driver.LockType</w:t>
            </w:r>
          </w:p>
        </w:tc>
      </w:tr>
      <w:tr w:rsidR="008B0A05" w:rsidTr="00171FFB">
        <w:trPr>
          <w:gridAfter w:val="1"/>
          <w:wAfter w:w="7" w:type="dxa"/>
          <w:cantSplit/>
        </w:trPr>
        <w:tc>
          <w:tcPr>
            <w:tcW w:w="1798" w:type="dxa"/>
            <w:tcBorders>
              <w:top w:val="single" w:sz="6" w:space="0" w:color="auto"/>
              <w:left w:val="single" w:sz="6" w:space="0" w:color="auto"/>
              <w:bottom w:val="single" w:sz="6" w:space="0" w:color="auto"/>
              <w:right w:val="single" w:sz="6" w:space="0" w:color="auto"/>
            </w:tcBorders>
          </w:tcPr>
          <w:p w:rsidR="008B0A05" w:rsidRDefault="008B0A05" w:rsidP="00C8110A">
            <w:pPr>
              <w:pStyle w:val="TableCellCourierNew"/>
            </w:pPr>
            <w:r>
              <w:t>accessKey</w:t>
            </w:r>
          </w:p>
        </w:tc>
        <w:tc>
          <w:tcPr>
            <w:tcW w:w="4847" w:type="dxa"/>
            <w:tcBorders>
              <w:top w:val="single" w:sz="6" w:space="0" w:color="auto"/>
              <w:left w:val="single" w:sz="6" w:space="0" w:color="auto"/>
              <w:bottom w:val="single" w:sz="6" w:space="0" w:color="auto"/>
              <w:right w:val="single" w:sz="6" w:space="0" w:color="auto"/>
            </w:tcBorders>
          </w:tcPr>
          <w:p w:rsidR="008B0A05" w:rsidRDefault="008B0A05" w:rsidP="00C8110A">
            <w:pPr>
              <w:pStyle w:val="TableCell"/>
            </w:pPr>
            <w:r>
              <w:t>Specifies a user-selectable access key to identify the lock.  Driver instances that are created with the same accessKey will be protected from simultaneous access by multiple threads within an AppDomain or across AppDomains, depending upon the value of the lockType parameter.</w:t>
            </w:r>
          </w:p>
        </w:tc>
        <w:tc>
          <w:tcPr>
            <w:tcW w:w="2169" w:type="dxa"/>
            <w:tcBorders>
              <w:top w:val="single" w:sz="6" w:space="0" w:color="auto"/>
              <w:left w:val="single" w:sz="6" w:space="0" w:color="auto"/>
              <w:bottom w:val="single" w:sz="6" w:space="0" w:color="auto"/>
              <w:right w:val="single" w:sz="6" w:space="0" w:color="auto"/>
            </w:tcBorders>
          </w:tcPr>
          <w:p w:rsidR="008B0A05" w:rsidRDefault="008B0A05" w:rsidP="00C8110A">
            <w:pPr>
              <w:pStyle w:val="TableCellCourierNew"/>
            </w:pPr>
            <w:r>
              <w:t>String</w:t>
            </w:r>
          </w:p>
        </w:tc>
      </w:tr>
      <w:tr w:rsidR="001710A4" w:rsidTr="00171FFB">
        <w:trPr>
          <w:cantSplit/>
        </w:trPr>
        <w:tc>
          <w:tcPr>
            <w:tcW w:w="1798" w:type="dxa"/>
            <w:tcBorders>
              <w:top w:val="single" w:sz="6" w:space="0" w:color="auto"/>
              <w:left w:val="single" w:sz="6" w:space="0" w:color="auto"/>
              <w:bottom w:val="single" w:sz="4" w:space="0" w:color="auto"/>
              <w:right w:val="single" w:sz="6" w:space="0" w:color="auto"/>
            </w:tcBorders>
          </w:tcPr>
          <w:p w:rsidR="001710A4" w:rsidRPr="00E03459" w:rsidRDefault="001710A4" w:rsidP="00A244CB">
            <w:pPr>
              <w:pStyle w:val="TableCellCourierNew"/>
              <w:ind w:right="0"/>
            </w:pPr>
            <w:r>
              <w:lastRenderedPageBreak/>
              <w:t>options</w:t>
            </w:r>
          </w:p>
        </w:tc>
        <w:tc>
          <w:tcPr>
            <w:tcW w:w="4847" w:type="dxa"/>
            <w:tcBorders>
              <w:top w:val="single" w:sz="6" w:space="0" w:color="auto"/>
              <w:left w:val="single" w:sz="6" w:space="0" w:color="auto"/>
              <w:bottom w:val="single" w:sz="4" w:space="0" w:color="auto"/>
              <w:right w:val="single" w:sz="6" w:space="0" w:color="auto"/>
            </w:tcBorders>
          </w:tcPr>
          <w:p w:rsidR="001710A4" w:rsidRPr="00E03459" w:rsidRDefault="001710A4" w:rsidP="00A244CB">
            <w:pPr>
              <w:pStyle w:val="TableCell"/>
              <w:ind w:right="0"/>
            </w:pPr>
            <w:r>
              <w:t>A string that allows the user to specify the initial values of certain inherent attributes</w:t>
            </w:r>
            <w:r w:rsidR="00C06F58">
              <w:t xml:space="preserve">. </w:t>
            </w:r>
            <w:r>
              <w:t>The default is an empty string.</w:t>
            </w:r>
          </w:p>
        </w:tc>
        <w:tc>
          <w:tcPr>
            <w:tcW w:w="2176" w:type="dxa"/>
            <w:gridSpan w:val="2"/>
            <w:tcBorders>
              <w:top w:val="single" w:sz="6" w:space="0" w:color="auto"/>
              <w:left w:val="single" w:sz="6" w:space="0" w:color="auto"/>
              <w:bottom w:val="single" w:sz="4" w:space="0" w:color="auto"/>
              <w:right w:val="single" w:sz="6" w:space="0" w:color="auto"/>
            </w:tcBorders>
          </w:tcPr>
          <w:p w:rsidR="001710A4" w:rsidRDefault="001710A4" w:rsidP="00A244CB">
            <w:pPr>
              <w:pStyle w:val="TableCellCourierNew"/>
              <w:ind w:right="0"/>
            </w:pPr>
            <w:r>
              <w:t>String</w:t>
            </w:r>
          </w:p>
        </w:tc>
      </w:tr>
      <w:tr w:rsidR="001710A4" w:rsidRPr="00457452" w:rsidTr="00171FFB">
        <w:trPr>
          <w:cantSplit/>
        </w:trPr>
        <w:tc>
          <w:tcPr>
            <w:tcW w:w="1798" w:type="dxa"/>
            <w:tcBorders>
              <w:top w:val="single" w:sz="4" w:space="0" w:color="auto"/>
              <w:bottom w:val="single" w:sz="4" w:space="0" w:color="auto"/>
            </w:tcBorders>
          </w:tcPr>
          <w:p w:rsidR="001710A4" w:rsidRPr="00457452" w:rsidRDefault="001710A4" w:rsidP="00A244CB">
            <w:pPr>
              <w:pStyle w:val="TableCellCourierNew"/>
              <w:ind w:right="0"/>
              <w:rPr>
                <w:sz w:val="8"/>
                <w:szCs w:val="8"/>
              </w:rPr>
            </w:pPr>
          </w:p>
        </w:tc>
        <w:tc>
          <w:tcPr>
            <w:tcW w:w="4847" w:type="dxa"/>
            <w:tcBorders>
              <w:top w:val="single" w:sz="4" w:space="0" w:color="auto"/>
              <w:bottom w:val="single" w:sz="4" w:space="0" w:color="auto"/>
            </w:tcBorders>
          </w:tcPr>
          <w:p w:rsidR="001710A4" w:rsidRPr="00457452" w:rsidRDefault="001710A4" w:rsidP="00A244CB">
            <w:pPr>
              <w:pStyle w:val="TableCell"/>
              <w:ind w:right="0"/>
              <w:rPr>
                <w:sz w:val="8"/>
                <w:szCs w:val="8"/>
              </w:rPr>
            </w:pPr>
          </w:p>
        </w:tc>
        <w:tc>
          <w:tcPr>
            <w:tcW w:w="2176" w:type="dxa"/>
            <w:gridSpan w:val="2"/>
            <w:tcBorders>
              <w:top w:val="single" w:sz="4" w:space="0" w:color="auto"/>
              <w:bottom w:val="single" w:sz="4" w:space="0" w:color="auto"/>
            </w:tcBorders>
          </w:tcPr>
          <w:p w:rsidR="001710A4" w:rsidRPr="00457452" w:rsidRDefault="001710A4" w:rsidP="00A244CB">
            <w:pPr>
              <w:pStyle w:val="TableCellCourierNew"/>
              <w:ind w:right="0"/>
              <w:rPr>
                <w:sz w:val="8"/>
                <w:szCs w:val="8"/>
              </w:rPr>
            </w:pPr>
          </w:p>
        </w:tc>
      </w:tr>
      <w:tr w:rsidR="001710A4" w:rsidTr="00171FFB">
        <w:trPr>
          <w:cantSplit/>
        </w:trPr>
        <w:tc>
          <w:tcPr>
            <w:tcW w:w="1798" w:type="dxa"/>
            <w:tcBorders>
              <w:top w:val="single" w:sz="4" w:space="0" w:color="auto"/>
              <w:left w:val="single" w:sz="6" w:space="0" w:color="auto"/>
              <w:bottom w:val="double" w:sz="6" w:space="0" w:color="auto"/>
              <w:right w:val="single" w:sz="6" w:space="0" w:color="auto"/>
            </w:tcBorders>
          </w:tcPr>
          <w:p w:rsidR="001710A4" w:rsidRDefault="001710A4" w:rsidP="00A244CB">
            <w:pPr>
              <w:pStyle w:val="TableHead"/>
              <w:jc w:val="left"/>
            </w:pPr>
            <w:r>
              <w:t>Outputs</w:t>
            </w:r>
          </w:p>
        </w:tc>
        <w:tc>
          <w:tcPr>
            <w:tcW w:w="4847" w:type="dxa"/>
            <w:tcBorders>
              <w:top w:val="single" w:sz="4" w:space="0" w:color="auto"/>
              <w:left w:val="single" w:sz="6" w:space="0" w:color="auto"/>
              <w:bottom w:val="double" w:sz="6" w:space="0" w:color="auto"/>
              <w:right w:val="single" w:sz="6" w:space="0" w:color="auto"/>
            </w:tcBorders>
          </w:tcPr>
          <w:p w:rsidR="001710A4" w:rsidRDefault="001710A4" w:rsidP="00A244CB">
            <w:pPr>
              <w:pStyle w:val="TableHead"/>
              <w:jc w:val="left"/>
            </w:pPr>
            <w:r>
              <w:t>Description</w:t>
            </w:r>
          </w:p>
        </w:tc>
        <w:tc>
          <w:tcPr>
            <w:tcW w:w="2176" w:type="dxa"/>
            <w:gridSpan w:val="2"/>
            <w:tcBorders>
              <w:top w:val="single" w:sz="4" w:space="0" w:color="auto"/>
              <w:left w:val="single" w:sz="6" w:space="0" w:color="auto"/>
              <w:bottom w:val="double" w:sz="6" w:space="0" w:color="auto"/>
              <w:right w:val="single" w:sz="6" w:space="0" w:color="auto"/>
            </w:tcBorders>
          </w:tcPr>
          <w:p w:rsidR="001710A4" w:rsidRDefault="001710A4" w:rsidP="00A244CB">
            <w:pPr>
              <w:pStyle w:val="TableHead"/>
              <w:jc w:val="left"/>
            </w:pPr>
            <w:r>
              <w:t>Base Type</w:t>
            </w:r>
          </w:p>
        </w:tc>
      </w:tr>
      <w:tr w:rsidR="001710A4" w:rsidTr="00171FFB">
        <w:trPr>
          <w:cantSplit/>
        </w:trPr>
        <w:tc>
          <w:tcPr>
            <w:tcW w:w="1798" w:type="dxa"/>
            <w:tcBorders>
              <w:top w:val="double" w:sz="6" w:space="0" w:color="auto"/>
              <w:left w:val="single" w:sz="6" w:space="0" w:color="auto"/>
              <w:bottom w:val="single" w:sz="6" w:space="0" w:color="auto"/>
              <w:right w:val="single" w:sz="6" w:space="0" w:color="auto"/>
            </w:tcBorders>
          </w:tcPr>
          <w:p w:rsidR="001710A4" w:rsidRDefault="001710A4" w:rsidP="00A244CB">
            <w:pPr>
              <w:pStyle w:val="TableCellCourierNew"/>
              <w:ind w:right="0"/>
            </w:pPr>
            <w:r>
              <w:t>Return Value</w:t>
            </w:r>
          </w:p>
        </w:tc>
        <w:tc>
          <w:tcPr>
            <w:tcW w:w="4847" w:type="dxa"/>
            <w:tcBorders>
              <w:top w:val="double" w:sz="6" w:space="0" w:color="auto"/>
              <w:left w:val="single" w:sz="6" w:space="0" w:color="auto"/>
              <w:bottom w:val="single" w:sz="6" w:space="0" w:color="auto"/>
              <w:right w:val="single" w:sz="6" w:space="0" w:color="auto"/>
            </w:tcBorders>
          </w:tcPr>
          <w:p w:rsidR="001710A4" w:rsidRDefault="001710A4" w:rsidP="00A244CB">
            <w:pPr>
              <w:pStyle w:val="TableCell"/>
              <w:ind w:right="0"/>
            </w:pPr>
            <w:r>
              <w:t xml:space="preserve">Interface reference to the IIviDigitizer interface of the driver referenced by </w:t>
            </w:r>
            <w:r w:rsidRPr="00457452">
              <w:rPr>
                <w:rFonts w:ascii="Courier New" w:hAnsi="Courier New" w:cs="Courier New"/>
                <w:sz w:val="18"/>
                <w:szCs w:val="18"/>
              </w:rPr>
              <w:t>session</w:t>
            </w:r>
            <w:r>
              <w:t>.</w:t>
            </w:r>
          </w:p>
        </w:tc>
        <w:tc>
          <w:tcPr>
            <w:tcW w:w="2176" w:type="dxa"/>
            <w:gridSpan w:val="2"/>
            <w:tcBorders>
              <w:top w:val="double" w:sz="6" w:space="0" w:color="auto"/>
              <w:left w:val="single" w:sz="6" w:space="0" w:color="auto"/>
              <w:bottom w:val="single" w:sz="6" w:space="0" w:color="auto"/>
              <w:right w:val="single" w:sz="6" w:space="0" w:color="auto"/>
            </w:tcBorders>
          </w:tcPr>
          <w:p w:rsidR="001710A4" w:rsidRDefault="001710A4" w:rsidP="00A244CB">
            <w:pPr>
              <w:pStyle w:val="TableCellCourierNew"/>
              <w:ind w:right="0"/>
            </w:pPr>
            <w:r>
              <w:t>IIviDigitizer</w:t>
            </w:r>
          </w:p>
        </w:tc>
      </w:tr>
    </w:tbl>
    <w:p w:rsidR="008B0A05" w:rsidRDefault="008B0A05" w:rsidP="008B0A05">
      <w:pPr>
        <w:pStyle w:val="FunctionHead"/>
        <w:numPr>
          <w:ilvl w:val="3"/>
          <w:numId w:val="80"/>
        </w:numPr>
        <w:tabs>
          <w:tab w:val="clear" w:pos="3600"/>
          <w:tab w:val="clear" w:pos="3960"/>
          <w:tab w:val="clear" w:pos="5760"/>
          <w:tab w:val="clear" w:pos="7200"/>
          <w:tab w:val="clear" w:pos="7920"/>
          <w:tab w:val="left" w:pos="0"/>
        </w:tabs>
        <w:spacing w:line="280" w:lineRule="exact"/>
      </w:pPr>
      <w:r>
        <w:t>Defined Values</w:t>
      </w:r>
    </w:p>
    <w:tbl>
      <w:tblPr>
        <w:tblW w:w="0" w:type="auto"/>
        <w:tblInd w:w="828" w:type="dxa"/>
        <w:tblLayout w:type="fixed"/>
        <w:tblLook w:val="0000"/>
      </w:tblPr>
      <w:tblGrid>
        <w:gridCol w:w="1620"/>
        <w:gridCol w:w="360"/>
        <w:gridCol w:w="1260"/>
        <w:gridCol w:w="5400"/>
      </w:tblGrid>
      <w:tr w:rsidR="008B0A05" w:rsidTr="00C8110A">
        <w:trPr>
          <w:cantSplit/>
        </w:trPr>
        <w:tc>
          <w:tcPr>
            <w:tcW w:w="1620" w:type="dxa"/>
            <w:vMerge w:val="restart"/>
            <w:tcBorders>
              <w:top w:val="single" w:sz="4" w:space="0" w:color="auto"/>
              <w:left w:val="single" w:sz="6" w:space="0" w:color="auto"/>
              <w:right w:val="single" w:sz="6" w:space="0" w:color="auto"/>
            </w:tcBorders>
            <w:shd w:val="clear" w:color="auto" w:fill="C0C0C0"/>
          </w:tcPr>
          <w:p w:rsidR="008B0A05" w:rsidRDefault="008B0A05" w:rsidP="00C8110A">
            <w:pPr>
              <w:pStyle w:val="TableHead"/>
              <w:jc w:val="left"/>
              <w:rPr>
                <w:rFonts w:ascii="Courier" w:hAnsi="Courier"/>
                <w:i/>
                <w:sz w:val="18"/>
              </w:rPr>
            </w:pPr>
            <w:r>
              <w:rPr>
                <w:i/>
              </w:rPr>
              <w:t>Name</w:t>
            </w:r>
          </w:p>
        </w:tc>
        <w:tc>
          <w:tcPr>
            <w:tcW w:w="7020" w:type="dxa"/>
            <w:gridSpan w:val="3"/>
            <w:tcBorders>
              <w:top w:val="single" w:sz="4" w:space="0" w:color="auto"/>
              <w:left w:val="single" w:sz="6" w:space="0" w:color="auto"/>
              <w:bottom w:val="single" w:sz="4" w:space="0" w:color="auto"/>
              <w:right w:val="single" w:sz="6" w:space="0" w:color="auto"/>
            </w:tcBorders>
            <w:shd w:val="clear" w:color="auto" w:fill="C0C0C0"/>
          </w:tcPr>
          <w:p w:rsidR="008B0A05" w:rsidRDefault="008B0A05" w:rsidP="00C8110A">
            <w:pPr>
              <w:pStyle w:val="TableHead"/>
              <w:jc w:val="left"/>
              <w:rPr>
                <w:i/>
                <w:lang w:val="fr-FR"/>
              </w:rPr>
            </w:pPr>
            <w:r>
              <w:rPr>
                <w:i/>
                <w:lang w:val="fr-FR"/>
              </w:rPr>
              <w:t>Description</w:t>
            </w:r>
          </w:p>
        </w:tc>
      </w:tr>
      <w:tr w:rsidR="008B0A05" w:rsidTr="00C8110A">
        <w:trPr>
          <w:cantSplit/>
        </w:trPr>
        <w:tc>
          <w:tcPr>
            <w:tcW w:w="1620" w:type="dxa"/>
            <w:vMerge/>
            <w:tcBorders>
              <w:left w:val="single" w:sz="6" w:space="0" w:color="auto"/>
              <w:bottom w:val="double" w:sz="6" w:space="0" w:color="auto"/>
              <w:right w:val="single" w:sz="6" w:space="0" w:color="auto"/>
            </w:tcBorders>
            <w:shd w:val="clear" w:color="auto" w:fill="C0C0C0"/>
          </w:tcPr>
          <w:p w:rsidR="008B0A05" w:rsidRDefault="008B0A05" w:rsidP="00C8110A">
            <w:pPr>
              <w:pStyle w:val="TableHead"/>
              <w:jc w:val="left"/>
              <w:rPr>
                <w:i/>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8B0A05" w:rsidRDefault="008B0A05" w:rsidP="00C8110A">
            <w:pPr>
              <w:pStyle w:val="TableHead"/>
              <w:jc w:val="left"/>
              <w:rPr>
                <w:i/>
                <w:lang w:val="fr-FR"/>
              </w:rPr>
            </w:pPr>
          </w:p>
        </w:tc>
        <w:tc>
          <w:tcPr>
            <w:tcW w:w="1260" w:type="dxa"/>
            <w:tcBorders>
              <w:top w:val="single" w:sz="4" w:space="0" w:color="auto"/>
              <w:left w:val="single" w:sz="6" w:space="0" w:color="auto"/>
              <w:bottom w:val="double" w:sz="6" w:space="0" w:color="auto"/>
              <w:right w:val="single" w:sz="6" w:space="0" w:color="auto"/>
            </w:tcBorders>
            <w:shd w:val="clear" w:color="auto" w:fill="C0C0C0"/>
          </w:tcPr>
          <w:p w:rsidR="008B0A05" w:rsidRDefault="008B0A05" w:rsidP="00C8110A">
            <w:pPr>
              <w:pStyle w:val="TableHead"/>
              <w:jc w:val="left"/>
              <w:rPr>
                <w:i/>
                <w:lang w:val="fr-FR"/>
              </w:rPr>
            </w:pPr>
            <w:r>
              <w:rPr>
                <w:i/>
                <w:lang w:val="fr-FR"/>
              </w:rPr>
              <w:t>Language</w:t>
            </w:r>
          </w:p>
        </w:tc>
        <w:tc>
          <w:tcPr>
            <w:tcW w:w="5400" w:type="dxa"/>
            <w:tcBorders>
              <w:top w:val="single" w:sz="4" w:space="0" w:color="auto"/>
              <w:left w:val="single" w:sz="6" w:space="0" w:color="auto"/>
              <w:bottom w:val="double" w:sz="6" w:space="0" w:color="auto"/>
              <w:right w:val="single" w:sz="6" w:space="0" w:color="auto"/>
            </w:tcBorders>
            <w:shd w:val="clear" w:color="auto" w:fill="C0C0C0"/>
          </w:tcPr>
          <w:p w:rsidR="008B0A05" w:rsidRDefault="008B0A05" w:rsidP="00C8110A">
            <w:pPr>
              <w:pStyle w:val="TableHead"/>
              <w:jc w:val="left"/>
              <w:rPr>
                <w:i/>
                <w:lang w:val="fr-FR"/>
              </w:rPr>
            </w:pPr>
            <w:r>
              <w:rPr>
                <w:i/>
                <w:lang w:val="fr-FR"/>
              </w:rPr>
              <w:t>Identifier</w:t>
            </w:r>
          </w:p>
        </w:tc>
      </w:tr>
      <w:tr w:rsidR="008B0A05" w:rsidTr="00C8110A">
        <w:trPr>
          <w:cantSplit/>
        </w:trPr>
        <w:tc>
          <w:tcPr>
            <w:tcW w:w="1620" w:type="dxa"/>
            <w:vMerge w:val="restart"/>
            <w:tcBorders>
              <w:top w:val="double" w:sz="6" w:space="0" w:color="auto"/>
              <w:left w:val="single" w:sz="6" w:space="0" w:color="auto"/>
              <w:right w:val="single" w:sz="6" w:space="0" w:color="auto"/>
            </w:tcBorders>
          </w:tcPr>
          <w:p w:rsidR="008B0A05" w:rsidRDefault="008B0A05" w:rsidP="00C8110A">
            <w:pPr>
              <w:pStyle w:val="TableCell"/>
              <w:rPr>
                <w:lang w:val="fr-FR"/>
              </w:rPr>
            </w:pPr>
            <w:r>
              <w:rPr>
                <w:lang w:val="fr-FR"/>
              </w:rPr>
              <w:t>AppDomain</w:t>
            </w:r>
          </w:p>
        </w:tc>
        <w:tc>
          <w:tcPr>
            <w:tcW w:w="7020" w:type="dxa"/>
            <w:gridSpan w:val="3"/>
            <w:tcBorders>
              <w:top w:val="double" w:sz="6" w:space="0" w:color="auto"/>
              <w:left w:val="single" w:sz="6" w:space="0" w:color="auto"/>
              <w:bottom w:val="single" w:sz="4" w:space="0" w:color="auto"/>
              <w:right w:val="single" w:sz="6" w:space="0" w:color="auto"/>
            </w:tcBorders>
          </w:tcPr>
          <w:p w:rsidR="008B0A05" w:rsidRDefault="008B0A05" w:rsidP="00C8110A">
            <w:pPr>
              <w:pStyle w:val="TableCell"/>
            </w:pPr>
            <w:r>
              <w:t>The lock is AppDomain-wide.</w:t>
            </w:r>
          </w:p>
        </w:tc>
      </w:tr>
      <w:tr w:rsidR="008B0A05" w:rsidTr="00C8110A">
        <w:trPr>
          <w:cantSplit/>
        </w:trPr>
        <w:tc>
          <w:tcPr>
            <w:tcW w:w="1620" w:type="dxa"/>
            <w:vMerge/>
            <w:tcBorders>
              <w:left w:val="single" w:sz="6" w:space="0" w:color="auto"/>
              <w:bottom w:val="single" w:sz="4" w:space="0" w:color="auto"/>
              <w:right w:val="single" w:sz="6" w:space="0" w:color="auto"/>
            </w:tcBorders>
          </w:tcPr>
          <w:p w:rsidR="008B0A05" w:rsidRPr="00681C3E" w:rsidRDefault="008B0A05" w:rsidP="00C8110A">
            <w:pPr>
              <w:rPr>
                <w:color w:val="000000"/>
                <w:rPrChange w:id="85" w:author="MAUMARY,YVES (A-Switzerland,ex1)" w:date="2011-10-14T15:59:00Z">
                  <w:rPr>
                    <w:color w:val="000000"/>
                    <w:lang w:val="fr-FR"/>
                  </w:rPr>
                </w:rPrChange>
              </w:rPr>
            </w:pPr>
          </w:p>
        </w:tc>
        <w:tc>
          <w:tcPr>
            <w:tcW w:w="360" w:type="dxa"/>
            <w:tcBorders>
              <w:top w:val="single" w:sz="4" w:space="0" w:color="auto"/>
              <w:left w:val="single" w:sz="6" w:space="0" w:color="auto"/>
              <w:right w:val="single" w:sz="6" w:space="0" w:color="auto"/>
            </w:tcBorders>
          </w:tcPr>
          <w:p w:rsidR="008B0A05" w:rsidRDefault="008B0A05" w:rsidP="00C8110A">
            <w:pPr>
              <w:rPr>
                <w:color w:val="000000"/>
              </w:rPr>
            </w:pPr>
          </w:p>
        </w:tc>
        <w:tc>
          <w:tcPr>
            <w:tcW w:w="1260" w:type="dxa"/>
            <w:tcBorders>
              <w:top w:val="single" w:sz="4" w:space="0" w:color="auto"/>
              <w:left w:val="single" w:sz="6" w:space="0" w:color="auto"/>
              <w:bottom w:val="single" w:sz="4" w:space="0" w:color="auto"/>
              <w:right w:val="single" w:sz="6" w:space="0" w:color="auto"/>
            </w:tcBorders>
          </w:tcPr>
          <w:p w:rsidR="008B0A05" w:rsidRDefault="008B0A05" w:rsidP="00C8110A">
            <w:pPr>
              <w:pStyle w:val="TableCell"/>
            </w:pPr>
            <w:r>
              <w:t>.NET</w:t>
            </w:r>
          </w:p>
        </w:tc>
        <w:tc>
          <w:tcPr>
            <w:tcW w:w="5400" w:type="dxa"/>
            <w:tcBorders>
              <w:top w:val="single" w:sz="4" w:space="0" w:color="auto"/>
              <w:left w:val="single" w:sz="6" w:space="0" w:color="auto"/>
              <w:bottom w:val="single" w:sz="4" w:space="0" w:color="auto"/>
              <w:right w:val="single" w:sz="6" w:space="0" w:color="auto"/>
            </w:tcBorders>
          </w:tcPr>
          <w:p w:rsidR="008B0A05" w:rsidRDefault="008B0A05" w:rsidP="00C8110A">
            <w:pPr>
              <w:pStyle w:val="TableCellCourierNew"/>
            </w:pPr>
            <w:r>
              <w:t>Ivi.Driver.LockType.AppDomain</w:t>
            </w:r>
          </w:p>
        </w:tc>
      </w:tr>
      <w:tr w:rsidR="008B0A05" w:rsidTr="00C8110A">
        <w:trPr>
          <w:cantSplit/>
        </w:trPr>
        <w:tc>
          <w:tcPr>
            <w:tcW w:w="1620" w:type="dxa"/>
            <w:vMerge w:val="restart"/>
            <w:tcBorders>
              <w:top w:val="single" w:sz="4" w:space="0" w:color="auto"/>
              <w:left w:val="single" w:sz="6" w:space="0" w:color="auto"/>
              <w:bottom w:val="single" w:sz="4" w:space="0" w:color="auto"/>
              <w:right w:val="single" w:sz="6" w:space="0" w:color="auto"/>
            </w:tcBorders>
          </w:tcPr>
          <w:p w:rsidR="008B0A05" w:rsidRDefault="008B0A05" w:rsidP="00C8110A">
            <w:pPr>
              <w:pStyle w:val="TableCell"/>
              <w:rPr>
                <w:lang w:val="fr-FR"/>
              </w:rPr>
            </w:pPr>
            <w:r>
              <w:rPr>
                <w:lang w:val="fr-FR"/>
              </w:rPr>
              <w:t>Machine</w:t>
            </w:r>
          </w:p>
        </w:tc>
        <w:tc>
          <w:tcPr>
            <w:tcW w:w="7020" w:type="dxa"/>
            <w:gridSpan w:val="3"/>
            <w:tcBorders>
              <w:top w:val="single" w:sz="4" w:space="0" w:color="auto"/>
              <w:left w:val="single" w:sz="6" w:space="0" w:color="auto"/>
              <w:bottom w:val="single" w:sz="4" w:space="0" w:color="auto"/>
              <w:right w:val="single" w:sz="6" w:space="0" w:color="auto"/>
            </w:tcBorders>
          </w:tcPr>
          <w:p w:rsidR="008B0A05" w:rsidRDefault="008B0A05" w:rsidP="00C8110A">
            <w:pPr>
              <w:pStyle w:val="TableCell"/>
            </w:pPr>
            <w:r>
              <w:t>The lock is machine-wide.</w:t>
            </w:r>
          </w:p>
        </w:tc>
      </w:tr>
      <w:tr w:rsidR="008B0A05" w:rsidTr="00C8110A">
        <w:trPr>
          <w:cantSplit/>
        </w:trPr>
        <w:tc>
          <w:tcPr>
            <w:tcW w:w="1620" w:type="dxa"/>
            <w:vMerge/>
            <w:tcBorders>
              <w:left w:val="single" w:sz="6" w:space="0" w:color="auto"/>
              <w:bottom w:val="single" w:sz="4" w:space="0" w:color="auto"/>
              <w:right w:val="single" w:sz="6" w:space="0" w:color="auto"/>
            </w:tcBorders>
          </w:tcPr>
          <w:p w:rsidR="008B0A05" w:rsidRPr="00681C3E" w:rsidRDefault="008B0A05" w:rsidP="00C8110A">
            <w:pPr>
              <w:rPr>
                <w:color w:val="000000"/>
                <w:rPrChange w:id="86" w:author="MAUMARY,YVES (A-Switzerland,ex1)" w:date="2011-10-14T15:59:00Z">
                  <w:rPr>
                    <w:color w:val="000000"/>
                    <w:lang w:val="fr-FR"/>
                  </w:rPr>
                </w:rPrChange>
              </w:rPr>
            </w:pPr>
          </w:p>
        </w:tc>
        <w:tc>
          <w:tcPr>
            <w:tcW w:w="360" w:type="dxa"/>
            <w:tcBorders>
              <w:top w:val="single" w:sz="4" w:space="0" w:color="auto"/>
              <w:left w:val="single" w:sz="6" w:space="0" w:color="auto"/>
              <w:bottom w:val="single" w:sz="4" w:space="0" w:color="auto"/>
              <w:right w:val="single" w:sz="6" w:space="0" w:color="auto"/>
            </w:tcBorders>
          </w:tcPr>
          <w:p w:rsidR="008B0A05" w:rsidRDefault="008B0A05" w:rsidP="00C8110A">
            <w:pPr>
              <w:rPr>
                <w:color w:val="000000"/>
              </w:rPr>
            </w:pPr>
          </w:p>
        </w:tc>
        <w:tc>
          <w:tcPr>
            <w:tcW w:w="1260" w:type="dxa"/>
            <w:tcBorders>
              <w:top w:val="single" w:sz="4" w:space="0" w:color="auto"/>
              <w:left w:val="single" w:sz="6" w:space="0" w:color="auto"/>
              <w:bottom w:val="single" w:sz="4" w:space="0" w:color="auto"/>
              <w:right w:val="single" w:sz="6" w:space="0" w:color="auto"/>
            </w:tcBorders>
          </w:tcPr>
          <w:p w:rsidR="008B0A05" w:rsidRDefault="008B0A05" w:rsidP="00C8110A">
            <w:pPr>
              <w:pStyle w:val="TableCell"/>
            </w:pPr>
            <w:r>
              <w:t>.NET</w:t>
            </w:r>
          </w:p>
        </w:tc>
        <w:tc>
          <w:tcPr>
            <w:tcW w:w="5400" w:type="dxa"/>
            <w:tcBorders>
              <w:top w:val="single" w:sz="4" w:space="0" w:color="auto"/>
              <w:left w:val="single" w:sz="6" w:space="0" w:color="auto"/>
              <w:bottom w:val="single" w:sz="4" w:space="0" w:color="auto"/>
              <w:right w:val="single" w:sz="6" w:space="0" w:color="auto"/>
            </w:tcBorders>
          </w:tcPr>
          <w:p w:rsidR="008B0A05" w:rsidRDefault="008B0A05" w:rsidP="00C8110A">
            <w:pPr>
              <w:pStyle w:val="TableCellCourierNew"/>
            </w:pPr>
            <w:r>
              <w:t>Ivi.Driver.LockType.Machine</w:t>
            </w:r>
          </w:p>
        </w:tc>
      </w:tr>
    </w:tbl>
    <w:p w:rsidR="001710A4" w:rsidRPr="00445F47" w:rsidRDefault="001710A4" w:rsidP="001710A4">
      <w:pPr>
        <w:pStyle w:val="AttrFuncSubheading"/>
        <w:rPr>
          <w:color w:val="auto"/>
        </w:rPr>
      </w:pPr>
      <w:r w:rsidRPr="00445F47">
        <w:rPr>
          <w:color w:val="auto"/>
        </w:rPr>
        <w:t>.NET Exceptions</w:t>
      </w:r>
    </w:p>
    <w:p w:rsidR="001710A4" w:rsidRDefault="001710A4" w:rsidP="001710A4">
      <w:pPr>
        <w:pStyle w:val="Body1"/>
        <w:spacing w:before="200"/>
      </w:pPr>
      <w:r w:rsidRPr="00445F47">
        <w:t xml:space="preserve">The </w:t>
      </w:r>
      <w:r w:rsidRPr="00445F47">
        <w:rPr>
          <w:rStyle w:val="Italic"/>
        </w:rPr>
        <w:t>IVI-3.2: Inherent Capabilities Specification</w:t>
      </w:r>
      <w:r w:rsidRPr="00445F47">
        <w:t xml:space="preserve"> defines general exceptions that may be thrown, and warning events that may be raised, by this method</w:t>
      </w:r>
      <w:r w:rsidR="00C06F58">
        <w:t>.</w:t>
      </w:r>
    </w:p>
    <w:p w:rsidR="001710A4" w:rsidRPr="00445F47" w:rsidRDefault="001710A4" w:rsidP="001710A4">
      <w:pPr>
        <w:pStyle w:val="AttrFuncSubheading"/>
        <w:rPr>
          <w:color w:val="auto"/>
        </w:rPr>
      </w:pPr>
      <w:r>
        <w:rPr>
          <w:color w:val="auto"/>
        </w:rPr>
        <w:t>Usage</w:t>
      </w:r>
    </w:p>
    <w:p w:rsidR="001710A4" w:rsidRDefault="001710A4" w:rsidP="001710A4">
      <w:pPr>
        <w:pStyle w:val="Body"/>
      </w:pPr>
      <w:r>
        <w:t>To create a driver that implements the IviDigitizer instrument class API from the logical name “My LogicalName”, use the following:</w:t>
      </w:r>
    </w:p>
    <w:p w:rsidR="001710A4" w:rsidRDefault="001710A4" w:rsidP="001710A4">
      <w:pPr>
        <w:pStyle w:val="Body"/>
        <w:rPr>
          <w:rFonts w:ascii="Courier New" w:hAnsi="Courier New" w:cs="Courier New"/>
          <w:sz w:val="18"/>
          <w:szCs w:val="18"/>
        </w:rPr>
      </w:pPr>
      <w:r>
        <w:rPr>
          <w:rFonts w:ascii="Courier New" w:hAnsi="Courier New" w:cs="Courier New"/>
          <w:sz w:val="18"/>
          <w:szCs w:val="18"/>
        </w:rPr>
        <w:t>IIvi</w:t>
      </w:r>
      <w:r w:rsidRPr="00FE6E3A">
        <w:rPr>
          <w:rFonts w:ascii="Courier New" w:hAnsi="Courier New" w:cs="Courier New"/>
          <w:sz w:val="18"/>
          <w:szCs w:val="18"/>
        </w:rPr>
        <w:t>Digitizer</w:t>
      </w:r>
      <w:r>
        <w:rPr>
          <w:rFonts w:ascii="Courier New" w:hAnsi="Courier New" w:cs="Courier New"/>
          <w:sz w:val="18"/>
          <w:szCs w:val="18"/>
        </w:rPr>
        <w:t xml:space="preserve"> </w:t>
      </w:r>
      <w:r w:rsidRPr="003E4124">
        <w:rPr>
          <w:rFonts w:ascii="Courier New" w:hAnsi="Courier New" w:cs="Courier New"/>
          <w:sz w:val="18"/>
          <w:szCs w:val="18"/>
        </w:rPr>
        <w:t>counter</w:t>
      </w:r>
      <w:r>
        <w:rPr>
          <w:rFonts w:ascii="Courier New" w:hAnsi="Courier New" w:cs="Courier New"/>
          <w:sz w:val="18"/>
          <w:szCs w:val="18"/>
        </w:rPr>
        <w:t xml:space="preserve"> = Ivi</w:t>
      </w:r>
      <w:r w:rsidRPr="00FE6E3A">
        <w:rPr>
          <w:rFonts w:ascii="Courier New" w:hAnsi="Courier New" w:cs="Courier New"/>
          <w:sz w:val="18"/>
          <w:szCs w:val="18"/>
        </w:rPr>
        <w:t>Digitizer</w:t>
      </w:r>
      <w:r>
        <w:rPr>
          <w:rFonts w:ascii="Courier New" w:hAnsi="Courier New" w:cs="Courier New"/>
          <w:sz w:val="18"/>
          <w:szCs w:val="18"/>
        </w:rPr>
        <w:t>.Create(“MyLogicalName”);</w:t>
      </w:r>
    </w:p>
    <w:p w:rsidR="001710A4" w:rsidRDefault="001710A4" w:rsidP="001710A4">
      <w:pPr>
        <w:pStyle w:val="Body"/>
      </w:pPr>
      <w:r>
        <w:t>In this case, the ID of the instrument will not be verified, the instrument will not be reset, and options will be supplied from the configuration store and/or driver defaults.</w:t>
      </w:r>
    </w:p>
    <w:p w:rsidR="00004825" w:rsidRDefault="00004825">
      <w:pPr>
        <w:pStyle w:val="Heading1"/>
      </w:pPr>
      <w:bookmarkStart w:id="87" w:name="_Toc304583581"/>
      <w:bookmarkStart w:id="88" w:name="_Toc306374432"/>
      <w:r>
        <w:lastRenderedPageBreak/>
        <w:t>General Requirements</w:t>
      </w:r>
      <w:bookmarkEnd w:id="55"/>
      <w:bookmarkEnd w:id="87"/>
      <w:bookmarkEnd w:id="88"/>
    </w:p>
    <w:p w:rsidR="00004825" w:rsidRDefault="00004825">
      <w:pPr>
        <w:pStyle w:val="Body1"/>
      </w:pPr>
      <w:r>
        <w:t>This section describes the general requirements a specific driver must meet in order to be compliant with this specification. In addition, it provides general requirements that specific drivers must meet in order to comply with a capability group, attribute, or function.</w:t>
      </w:r>
    </w:p>
    <w:p w:rsidR="00004825" w:rsidRDefault="00004825">
      <w:pPr>
        <w:pStyle w:val="Heading2"/>
      </w:pPr>
      <w:bookmarkStart w:id="89" w:name="_Toc170810235"/>
      <w:bookmarkStart w:id="90" w:name="_Toc304583582"/>
      <w:bookmarkStart w:id="91" w:name="_Toc306374433"/>
      <w:r>
        <w:t>Minimum Class Compliance</w:t>
      </w:r>
      <w:bookmarkEnd w:id="89"/>
      <w:bookmarkEnd w:id="90"/>
      <w:bookmarkEnd w:id="91"/>
    </w:p>
    <w:p w:rsidR="00004825" w:rsidRDefault="00004825">
      <w:pPr>
        <w:pStyle w:val="Body"/>
        <w:rPr>
          <w:color w:val="000000"/>
        </w:rPr>
      </w:pPr>
      <w:r>
        <w:t xml:space="preserve">To be compliant with the IviDigitizer Class Specification, an IVI specific driver shall conform to all of the requirements for an IVI class-compliant specific driver as specified in </w:t>
      </w:r>
      <w:r>
        <w:rPr>
          <w:i/>
          <w:iCs/>
        </w:rPr>
        <w:t xml:space="preserve">IVI-3.1: Driver Architecture Specification, </w:t>
      </w:r>
      <w:r>
        <w:t xml:space="preserve">implement the inherent capabilities that </w:t>
      </w:r>
      <w:r>
        <w:rPr>
          <w:i/>
          <w:iCs/>
        </w:rPr>
        <w:t>IVI-3.2: Inherent IVI Capabilities Specification</w:t>
      </w:r>
      <w:r>
        <w:t xml:space="preserve"> defines, and implements the IviDigitizerBase capability group</w:t>
      </w:r>
      <w:r>
        <w:rPr>
          <w:color w:val="000000"/>
        </w:rPr>
        <w:t>.</w:t>
      </w:r>
    </w:p>
    <w:p w:rsidR="00004825" w:rsidRDefault="00004825">
      <w:pPr>
        <w:pStyle w:val="Heading3"/>
      </w:pPr>
      <w:bookmarkStart w:id="92" w:name="_Toc170810236"/>
      <w:bookmarkStart w:id="93" w:name="_Toc304583583"/>
      <w:bookmarkStart w:id="94" w:name="_Toc306374434"/>
      <w:r>
        <w:t>Disable</w:t>
      </w:r>
      <w:bookmarkEnd w:id="92"/>
      <w:bookmarkEnd w:id="93"/>
      <w:bookmarkEnd w:id="94"/>
    </w:p>
    <w:p w:rsidR="00004825" w:rsidRDefault="00004825">
      <w:pPr>
        <w:pStyle w:val="Body1"/>
      </w:pPr>
      <w:r>
        <w:t xml:space="preserve">Refer to </w:t>
      </w:r>
      <w:r>
        <w:rPr>
          <w:rStyle w:val="Italic"/>
        </w:rPr>
        <w:t>IVI-3.2: Inherent Capabilities Specification</w:t>
      </w:r>
      <w:r>
        <w:rPr>
          <w:i/>
          <w:iCs/>
        </w:rPr>
        <w:t xml:space="preserve"> </w:t>
      </w:r>
      <w:r>
        <w:rPr>
          <w:snapToGrid w:val="0"/>
        </w:rPr>
        <w:t>for the prototype of this function. The IviDigitizer specification does not define additional requirements on the Disable function.</w:t>
      </w:r>
    </w:p>
    <w:p w:rsidR="00004825" w:rsidRDefault="00004825">
      <w:pPr>
        <w:pStyle w:val="Heading2"/>
      </w:pPr>
      <w:bookmarkStart w:id="95" w:name="_Toc170810237"/>
      <w:bookmarkStart w:id="96" w:name="_Toc304583584"/>
      <w:bookmarkStart w:id="97" w:name="_Toc306374435"/>
      <w:r>
        <w:t>Capability Group Compliance</w:t>
      </w:r>
      <w:bookmarkEnd w:id="95"/>
      <w:bookmarkEnd w:id="96"/>
      <w:bookmarkEnd w:id="97"/>
    </w:p>
    <w:p w:rsidR="00004825" w:rsidRDefault="00004825">
      <w:pPr>
        <w:pStyle w:val="Body1"/>
      </w:pPr>
      <w:r>
        <w:rPr>
          <w:rStyle w:val="Italic"/>
        </w:rPr>
        <w:t>IVI-3.1: Driver Architecture Specification</w:t>
      </w:r>
      <w:r>
        <w:rPr>
          <w:i/>
          <w:iCs/>
        </w:rPr>
        <w:t xml:space="preserve"> </w:t>
      </w:r>
      <w:r>
        <w:t>defines the general rules for a specific driver to be compliant with a capability group.</w:t>
      </w:r>
    </w:p>
    <w:p w:rsidR="00004825" w:rsidRDefault="00004825">
      <w:pPr>
        <w:pStyle w:val="Heading1"/>
      </w:pPr>
      <w:bookmarkStart w:id="98" w:name="_Toc170810238"/>
      <w:bookmarkStart w:id="99" w:name="_Ref188850261"/>
      <w:bookmarkStart w:id="100" w:name="_Ref225679630"/>
      <w:bookmarkStart w:id="101" w:name="_Toc304583585"/>
      <w:bookmarkStart w:id="102" w:name="_Toc306374436"/>
      <w:r>
        <w:lastRenderedPageBreak/>
        <w:t>IviDigitizerBase Capability Group</w:t>
      </w:r>
      <w:bookmarkEnd w:id="98"/>
      <w:bookmarkEnd w:id="99"/>
      <w:bookmarkEnd w:id="100"/>
      <w:bookmarkEnd w:id="101"/>
      <w:bookmarkEnd w:id="102"/>
    </w:p>
    <w:p w:rsidR="00E236B8" w:rsidRDefault="00E236B8" w:rsidP="00E236B8">
      <w:pPr>
        <w:pStyle w:val="Heading2"/>
      </w:pPr>
      <w:bookmarkStart w:id="103" w:name="_Toc188419635"/>
      <w:bookmarkStart w:id="104" w:name="_Toc188791595"/>
      <w:bookmarkStart w:id="105" w:name="_Toc304583586"/>
      <w:bookmarkStart w:id="106" w:name="_Toc306374437"/>
      <w:bookmarkStart w:id="107" w:name="_Toc426874828"/>
      <w:bookmarkStart w:id="108" w:name="_Toc170810240"/>
      <w:r>
        <w:t>Overview</w:t>
      </w:r>
      <w:bookmarkEnd w:id="103"/>
      <w:bookmarkEnd w:id="104"/>
      <w:bookmarkEnd w:id="105"/>
      <w:bookmarkEnd w:id="106"/>
    </w:p>
    <w:p w:rsidR="004D6C31" w:rsidRDefault="004D6C31" w:rsidP="004D6C31">
      <w:pPr>
        <w:pStyle w:val="Body1"/>
        <w:rPr>
          <w:color w:val="000000"/>
        </w:rPr>
      </w:pPr>
      <w:r>
        <w:rPr>
          <w:color w:val="000000"/>
        </w:rPr>
        <w:t>The IviDigitizer base capabilities support digitizers that can acquire waveforms from multiple channels with an edge trigger. The IviDigitizer base capabilities define attributes and their values to configure the digitizer’s channel, acquisition, and trigger sub-systems. The IviDigitizer base capabilities also include functions for configuring the digitizer as well as initiating waveform acquisition and retrieving waveforms.</w:t>
      </w:r>
    </w:p>
    <w:p w:rsidR="004D6C31" w:rsidRDefault="004D6C31" w:rsidP="004D6C31">
      <w:pPr>
        <w:pStyle w:val="Body"/>
        <w:rPr>
          <w:color w:val="000000"/>
        </w:rPr>
      </w:pPr>
      <w:r>
        <w:rPr>
          <w:color w:val="000000"/>
        </w:rPr>
        <w:t>The IviDigitizer base capabilities organize the configurable settings into three main categories: the channel sub-system, the acquisition sub-system, and the trigger sub-system.</w:t>
      </w:r>
    </w:p>
    <w:p w:rsidR="00E236B8" w:rsidRDefault="00E236B8" w:rsidP="00E236B8">
      <w:pPr>
        <w:pStyle w:val="Heading3"/>
      </w:pPr>
      <w:bookmarkStart w:id="109" w:name="_Toc188791596"/>
      <w:bookmarkStart w:id="110" w:name="_Toc304583587"/>
      <w:bookmarkStart w:id="111" w:name="_Toc306374438"/>
      <w:r>
        <w:t>Channel Sub-System</w:t>
      </w:r>
      <w:bookmarkEnd w:id="109"/>
      <w:bookmarkEnd w:id="110"/>
      <w:bookmarkEnd w:id="111"/>
    </w:p>
    <w:p w:rsidR="004D6C31" w:rsidRDefault="004D6C31" w:rsidP="00131671">
      <w:pPr>
        <w:pStyle w:val="Body"/>
        <w:rPr>
          <w:color w:val="000000"/>
        </w:rPr>
      </w:pPr>
      <w:r>
        <w:rPr>
          <w:color w:val="000000"/>
        </w:rPr>
        <w:t>The channel sub-system configures the range of voltages the digitizer acquires and how the digitizer couples the input signal to the acquisition sub-system. The main channel sub-system attributes include:</w:t>
      </w:r>
    </w:p>
    <w:p w:rsidR="004D6C31" w:rsidRDefault="004D6C31" w:rsidP="004D6C31">
      <w:pPr>
        <w:pStyle w:val="ListBullet"/>
        <w:numPr>
          <w:ilvl w:val="0"/>
          <w:numId w:val="11"/>
        </w:numPr>
      </w:pPr>
      <w:r>
        <w:t>Channel Enabled</w:t>
      </w:r>
    </w:p>
    <w:p w:rsidR="004D6C31" w:rsidRDefault="004D6C31" w:rsidP="004D6C31">
      <w:pPr>
        <w:pStyle w:val="ListBullet"/>
        <w:numPr>
          <w:ilvl w:val="0"/>
          <w:numId w:val="11"/>
        </w:numPr>
      </w:pPr>
      <w:r>
        <w:t>Vertical Coupling</w:t>
      </w:r>
    </w:p>
    <w:p w:rsidR="004D6C31" w:rsidRDefault="004D6C31" w:rsidP="004D6C31">
      <w:pPr>
        <w:pStyle w:val="ListBullet"/>
        <w:numPr>
          <w:ilvl w:val="0"/>
          <w:numId w:val="11"/>
        </w:numPr>
      </w:pPr>
      <w:smartTag w:uri="urn:schemas-microsoft-com:office:smarttags" w:element="place">
        <w:smartTag w:uri="urn:schemas-microsoft-com:office:smarttags" w:element="PlaceName">
          <w:r>
            <w:t>Vertical</w:t>
          </w:r>
        </w:smartTag>
        <w:r>
          <w:t xml:space="preserve"> </w:t>
        </w:r>
        <w:smartTag w:uri="urn:schemas-microsoft-com:office:smarttags" w:element="PlaceType">
          <w:r>
            <w:t>Range</w:t>
          </w:r>
        </w:smartTag>
      </w:smartTag>
    </w:p>
    <w:p w:rsidR="004D6C31" w:rsidRDefault="004D6C31" w:rsidP="004D6C31">
      <w:pPr>
        <w:pStyle w:val="ListBullet"/>
        <w:numPr>
          <w:ilvl w:val="0"/>
          <w:numId w:val="11"/>
        </w:numPr>
      </w:pPr>
      <w:r>
        <w:t>Vertical Offset</w:t>
      </w:r>
    </w:p>
    <w:p w:rsidR="004D6C31" w:rsidRDefault="004D6C31" w:rsidP="004D6C31">
      <w:pPr>
        <w:pStyle w:val="Body"/>
        <w:rPr>
          <w:color w:val="000000"/>
        </w:rPr>
      </w:pPr>
      <w:r>
        <w:rPr>
          <w:color w:val="000000"/>
        </w:rPr>
        <w:t>All of the channel sub-system attributes represent capabilities that are repeated on each of an instrument’s channels. They can be set as a group with the Configure Channel function.</w:t>
      </w:r>
    </w:p>
    <w:p w:rsidR="004D6C31" w:rsidRDefault="004D6C31" w:rsidP="004D6C31">
      <w:pPr>
        <w:pStyle w:val="Body"/>
        <w:rPr>
          <w:color w:val="000000"/>
        </w:rPr>
      </w:pPr>
      <w:r>
        <w:rPr>
          <w:color w:val="000000"/>
        </w:rPr>
        <w:t xml:space="preserve">For each channel, the </w:t>
      </w:r>
      <w:r w:rsidRPr="00BF0528">
        <w:rPr>
          <w:i/>
          <w:color w:val="000000"/>
        </w:rPr>
        <w:t>Channel Enabled</w:t>
      </w:r>
      <w:r>
        <w:rPr>
          <w:color w:val="000000"/>
        </w:rPr>
        <w:t xml:space="preserve"> attribute specifies whether the digitizer acquires a waveform for that channel</w:t>
      </w:r>
      <w:r w:rsidR="00F34532">
        <w:rPr>
          <w:color w:val="000000"/>
        </w:rPr>
        <w:t xml:space="preserve">. </w:t>
      </w:r>
      <w:r>
        <w:rPr>
          <w:color w:val="000000"/>
        </w:rPr>
        <w:t>This attribute may be used to simply disable an unused channel, but will be more useful when using the capabilities in extension groups for combining channels (for increased sample rate) or allocating memory (so an unused channel’s memory will become available to other active channels)</w:t>
      </w:r>
      <w:r w:rsidR="00F34532">
        <w:rPr>
          <w:color w:val="000000"/>
        </w:rPr>
        <w:t xml:space="preserve">. </w:t>
      </w:r>
      <w:r>
        <w:rPr>
          <w:color w:val="000000"/>
        </w:rPr>
        <w:t xml:space="preserve">For instance, if two channels have been combined into one, one of those channels </w:t>
      </w:r>
      <w:r w:rsidR="00483CFF">
        <w:rPr>
          <w:color w:val="000000"/>
        </w:rPr>
        <w:t>must be disabled</w:t>
      </w:r>
      <w:r w:rsidR="00F34532">
        <w:rPr>
          <w:color w:val="000000"/>
        </w:rPr>
        <w:t xml:space="preserve">. </w:t>
      </w:r>
      <w:r>
        <w:rPr>
          <w:color w:val="000000"/>
        </w:rPr>
        <w:t xml:space="preserve">This attribute can </w:t>
      </w:r>
      <w:r w:rsidR="00483CFF">
        <w:rPr>
          <w:color w:val="000000"/>
        </w:rPr>
        <w:t xml:space="preserve">later </w:t>
      </w:r>
      <w:r>
        <w:rPr>
          <w:color w:val="000000"/>
        </w:rPr>
        <w:t>be read to determine which channel is active and which is not.</w:t>
      </w:r>
    </w:p>
    <w:p w:rsidR="004D6C31" w:rsidRDefault="004D6C31" w:rsidP="004D6C31">
      <w:pPr>
        <w:pStyle w:val="Body"/>
        <w:rPr>
          <w:color w:val="000000"/>
        </w:rPr>
      </w:pPr>
      <w:r>
        <w:rPr>
          <w:color w:val="000000"/>
        </w:rPr>
        <w:t xml:space="preserve">The </w:t>
      </w:r>
      <w:r w:rsidRPr="00275E43">
        <w:rPr>
          <w:i/>
          <w:color w:val="000000"/>
        </w:rPr>
        <w:t>Vertical Coupling</w:t>
      </w:r>
      <w:r>
        <w:rPr>
          <w:color w:val="000000"/>
        </w:rPr>
        <w:t xml:space="preserve"> attribute specifies how to couple the input signal to the channel sub-system</w:t>
      </w:r>
      <w:r w:rsidR="00F34532">
        <w:rPr>
          <w:color w:val="000000"/>
        </w:rPr>
        <w:t xml:space="preserve">. </w:t>
      </w:r>
      <w:r>
        <w:rPr>
          <w:color w:val="000000"/>
        </w:rPr>
        <w:t>Most digitizers will support AC coupling (which blocks any DC component of the input signal) and DC coupling (which allows the entire signal, including any DC offset, to be sampled).</w:t>
      </w:r>
    </w:p>
    <w:p w:rsidR="004D6C31" w:rsidRPr="00275E43" w:rsidRDefault="004D6C31" w:rsidP="004D6C31">
      <w:pPr>
        <w:pStyle w:val="Body"/>
        <w:rPr>
          <w:color w:val="000000"/>
        </w:rPr>
      </w:pPr>
      <w:r>
        <w:rPr>
          <w:color w:val="000000"/>
        </w:rPr>
        <w:t xml:space="preserve">The </w:t>
      </w:r>
      <w:smartTag w:uri="urn:schemas-microsoft-com:office:smarttags" w:element="place">
        <w:smartTag w:uri="urn:schemas-microsoft-com:office:smarttags" w:element="PlaceName">
          <w:r w:rsidRPr="00416AC9">
            <w:rPr>
              <w:i/>
              <w:color w:val="000000"/>
            </w:rPr>
            <w:t>Vertical</w:t>
          </w:r>
        </w:smartTag>
        <w:r w:rsidRPr="00416AC9">
          <w:rPr>
            <w:i/>
            <w:color w:val="000000"/>
          </w:rPr>
          <w:t xml:space="preserve"> </w:t>
        </w:r>
        <w:smartTag w:uri="urn:schemas-microsoft-com:office:smarttags" w:element="PlaceType">
          <w:r w:rsidRPr="00416AC9">
            <w:rPr>
              <w:i/>
              <w:color w:val="000000"/>
            </w:rPr>
            <w:t>Range</w:t>
          </w:r>
        </w:smartTag>
      </w:smartTag>
      <w:r>
        <w:rPr>
          <w:color w:val="000000"/>
        </w:rPr>
        <w:t xml:space="preserve"> attribute specifies the absolute value of the range of voltages that the digitizer acquires</w:t>
      </w:r>
      <w:r w:rsidR="00F34532">
        <w:rPr>
          <w:color w:val="000000"/>
        </w:rPr>
        <w:t xml:space="preserve">. </w:t>
      </w:r>
      <w:r>
        <w:rPr>
          <w:color w:val="000000"/>
        </w:rPr>
        <w:t>This range is specified as a peak-to-peak voltage number</w:t>
      </w:r>
      <w:r w:rsidR="00F34532">
        <w:rPr>
          <w:color w:val="000000"/>
        </w:rPr>
        <w:t xml:space="preserve">. </w:t>
      </w:r>
      <w:r>
        <w:rPr>
          <w:color w:val="000000"/>
        </w:rPr>
        <w:t xml:space="preserve">The value of the </w:t>
      </w:r>
      <w:r>
        <w:rPr>
          <w:i/>
          <w:color w:val="000000"/>
        </w:rPr>
        <w:t xml:space="preserve">Vertical Offset </w:t>
      </w:r>
      <w:r>
        <w:rPr>
          <w:color w:val="000000"/>
        </w:rPr>
        <w:t>parameter determines the center of this range.</w:t>
      </w:r>
    </w:p>
    <w:p w:rsidR="004D6C31" w:rsidRDefault="004D6C31" w:rsidP="004D6C31">
      <w:pPr>
        <w:pStyle w:val="Body"/>
        <w:rPr>
          <w:color w:val="000000"/>
        </w:rPr>
      </w:pPr>
      <w:r>
        <w:rPr>
          <w:color w:val="000000"/>
        </w:rPr>
        <w:t xml:space="preserve">The </w:t>
      </w:r>
      <w:r w:rsidRPr="00416AC9">
        <w:rPr>
          <w:i/>
          <w:color w:val="000000"/>
        </w:rPr>
        <w:t>Vertical Offset</w:t>
      </w:r>
      <w:r>
        <w:rPr>
          <w:color w:val="000000"/>
        </w:rPr>
        <w:t xml:space="preserve"> attribute specifies the center of the range specified by the </w:t>
      </w:r>
      <w:r w:rsidRPr="00275E43">
        <w:rPr>
          <w:i/>
          <w:color w:val="000000"/>
        </w:rPr>
        <w:t>Vertical Range</w:t>
      </w:r>
      <w:r>
        <w:rPr>
          <w:color w:val="000000"/>
        </w:rPr>
        <w:t xml:space="preserve"> attribute with respect to ground. </w:t>
      </w:r>
    </w:p>
    <w:p w:rsidR="004D6C31" w:rsidRDefault="004D6C31" w:rsidP="004D6C31">
      <w:pPr>
        <w:pStyle w:val="Body"/>
        <w:rPr>
          <w:color w:val="000000"/>
        </w:rPr>
      </w:pPr>
      <w:r>
        <w:rPr>
          <w:color w:val="000000"/>
        </w:rPr>
        <w:t>It is important for these parameters to be set properly before a signal is measured</w:t>
      </w:r>
      <w:r w:rsidR="0080634C">
        <w:rPr>
          <w:color w:val="000000"/>
        </w:rPr>
        <w:t xml:space="preserve">. </w:t>
      </w:r>
      <w:r>
        <w:rPr>
          <w:color w:val="000000"/>
        </w:rPr>
        <w:t>Digitizers perform best if the input signal is scaled to a range that matches the physical measurement range of the analog-to-digital conversion hardware</w:t>
      </w:r>
      <w:r w:rsidR="0080634C">
        <w:rPr>
          <w:color w:val="000000"/>
        </w:rPr>
        <w:t xml:space="preserve">. </w:t>
      </w:r>
      <w:r>
        <w:rPr>
          <w:color w:val="000000"/>
        </w:rPr>
        <w:t xml:space="preserve">Otherwise, clipping of the signal may occur or quantization noise may increase. </w:t>
      </w:r>
      <w:r w:rsidR="00875082">
        <w:rPr>
          <w:color w:val="000000"/>
        </w:rPr>
        <w:fldChar w:fldCharType="begin"/>
      </w:r>
      <w:r w:rsidR="00E20BDC">
        <w:rPr>
          <w:color w:val="000000"/>
        </w:rPr>
        <w:instrText xml:space="preserve"> REF _Ref196202464 \h </w:instrText>
      </w:r>
      <w:r w:rsidR="00875082">
        <w:rPr>
          <w:color w:val="000000"/>
        </w:rPr>
      </w:r>
      <w:r w:rsidR="00875082">
        <w:rPr>
          <w:color w:val="000000"/>
        </w:rPr>
        <w:fldChar w:fldCharType="separate"/>
      </w:r>
      <w:r w:rsidR="00344F59">
        <w:t xml:space="preserve">Table </w:t>
      </w:r>
      <w:r w:rsidR="00344F59">
        <w:rPr>
          <w:noProof/>
        </w:rPr>
        <w:t>4</w:t>
      </w:r>
      <w:r w:rsidR="00344F59">
        <w:noBreakHyphen/>
      </w:r>
      <w:r w:rsidR="00344F59">
        <w:rPr>
          <w:noProof/>
        </w:rPr>
        <w:t>1</w:t>
      </w:r>
      <w:r w:rsidR="00875082">
        <w:rPr>
          <w:color w:val="000000"/>
        </w:rPr>
        <w:fldChar w:fldCharType="end"/>
      </w:r>
      <w:r>
        <w:rPr>
          <w:color w:val="000000"/>
        </w:rPr>
        <w:t>displays some relevant examples.</w:t>
      </w:r>
    </w:p>
    <w:p w:rsidR="00E20BDC" w:rsidRDefault="00E20BDC" w:rsidP="00E20BDC">
      <w:pPr>
        <w:pStyle w:val="Caption"/>
        <w:keepNext/>
        <w:jc w:val="center"/>
      </w:pPr>
      <w:bookmarkStart w:id="112" w:name="_Ref196202464"/>
      <w:r>
        <w:lastRenderedPageBreak/>
        <w:t xml:space="preserve">Table </w:t>
      </w:r>
      <w:fldSimple w:instr=" STYLEREF 1 \s ">
        <w:r w:rsidR="00344F59">
          <w:rPr>
            <w:noProof/>
          </w:rPr>
          <w:t>4</w:t>
        </w:r>
      </w:fldSimple>
      <w:r w:rsidR="00DC3915">
        <w:noBreakHyphen/>
      </w:r>
      <w:fldSimple w:instr=" SEQ Table \* ARABIC \s 1 ">
        <w:r w:rsidR="00344F59">
          <w:rPr>
            <w:noProof/>
          </w:rPr>
          <w:t>1</w:t>
        </w:r>
      </w:fldSimple>
      <w:bookmarkEnd w:id="112"/>
      <w:r>
        <w:t xml:space="preserve">. </w:t>
      </w:r>
      <w:r w:rsidRPr="00E20BDC">
        <w:rPr>
          <w:b w:val="0"/>
        </w:rPr>
        <w:t>Examples of sampled data versus channel property settings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00"/>
        <w:gridCol w:w="5076"/>
      </w:tblGrid>
      <w:tr w:rsidR="004D6C31" w:rsidRPr="00A47B1B" w:rsidTr="00A47B1B">
        <w:tc>
          <w:tcPr>
            <w:tcW w:w="4500" w:type="dxa"/>
            <w:vAlign w:val="center"/>
          </w:tcPr>
          <w:p w:rsidR="004D6C31" w:rsidRPr="00A47B1B" w:rsidRDefault="004D6C31" w:rsidP="00A47B1B">
            <w:pPr>
              <w:pStyle w:val="Body"/>
              <w:ind w:left="0"/>
              <w:rPr>
                <w:color w:val="000000"/>
              </w:rPr>
            </w:pPr>
            <w:r w:rsidRPr="00A47B1B">
              <w:rPr>
                <w:color w:val="000000"/>
              </w:rPr>
              <w:t>Actual applied signal (sinewave with 1-volt amplitude and 0.2-volt DC offset)</w:t>
            </w:r>
          </w:p>
        </w:tc>
        <w:tc>
          <w:tcPr>
            <w:tcW w:w="5076" w:type="dxa"/>
          </w:tcPr>
          <w:p w:rsidR="004D6C31" w:rsidRPr="00A47B1B" w:rsidRDefault="00875082" w:rsidP="00A47B1B">
            <w:pPr>
              <w:pStyle w:val="Body"/>
              <w:ind w:left="0"/>
              <w:rPr>
                <w:color w:val="000000"/>
              </w:rPr>
            </w:pPr>
            <w:r w:rsidRPr="00875082">
              <w:pict>
                <v:group id="_x0000_s1026" editas="canvas" style="width:243pt;height:114.05pt;mso-position-horizontal-relative:char;mso-position-vertical-relative:line" coordorigin="5940,5027" coordsize="4860,2281">
                  <o:lock v:ext="edit" aspectratio="t"/>
                  <v:shape id="_x0000_s1027" type="#_x0000_t75" style="position:absolute;left:5940;top:5027;width:4860;height:2281" o:preferrelative="f">
                    <v:fill o:detectmouseclick="t"/>
                    <v:path o:extrusionok="t" o:connecttype="none"/>
                    <o:lock v:ext="edit" text="t"/>
                  </v:shape>
                  <v:shape id="_x0000_s1028" type="#_x0000_t75" style="position:absolute;left:5940;top:5027;width:3240;height:2146" o:bwpure="highContrast" o:bwnormal="blackTextAndLines" fillcolor="#bbe0e3">
                    <v:fill o:detectmouseclick="t"/>
                    <v:stroke o:forcedash="t"/>
                    <v:imagedata r:id="rId16" o:title=""/>
                  </v:shape>
                  <w10:wrap type="none"/>
                  <w10:anchorlock/>
                </v:group>
                <o:OLEObject Type="Embed" ProgID="MSGraph.Chart.8" ShapeID="_x0000_s1028" DrawAspect="Content" ObjectID="_1385983535" r:id="rId17">
                  <o:FieldCodes>\s</o:FieldCodes>
                </o:OLEObject>
              </w:pict>
            </w:r>
          </w:p>
        </w:tc>
      </w:tr>
      <w:tr w:rsidR="004D6C31" w:rsidRPr="00A47B1B" w:rsidTr="00A47B1B">
        <w:tc>
          <w:tcPr>
            <w:tcW w:w="4500" w:type="dxa"/>
          </w:tcPr>
          <w:p w:rsidR="004D6C31" w:rsidRPr="00A47B1B" w:rsidRDefault="004D6C31" w:rsidP="00A47B1B">
            <w:pPr>
              <w:pStyle w:val="Body"/>
              <w:ind w:left="0"/>
              <w:rPr>
                <w:color w:val="000000"/>
              </w:rPr>
            </w:pPr>
            <w:r w:rsidRPr="00A47B1B">
              <w:rPr>
                <w:color w:val="000000"/>
              </w:rPr>
              <w:t>Measured data with:</w:t>
            </w:r>
          </w:p>
          <w:p w:rsidR="004D6C31" w:rsidRPr="00A47B1B" w:rsidRDefault="004D6C31" w:rsidP="00A47B1B">
            <w:pPr>
              <w:pStyle w:val="Body"/>
              <w:numPr>
                <w:ilvl w:val="0"/>
                <w:numId w:val="11"/>
              </w:numPr>
              <w:rPr>
                <w:color w:val="000000"/>
              </w:rPr>
            </w:pPr>
            <w:r w:rsidRPr="00A47B1B">
              <w:rPr>
                <w:color w:val="000000"/>
              </w:rPr>
              <w:t>Vertical offset = 0.2</w:t>
            </w:r>
          </w:p>
          <w:p w:rsidR="004D6C31" w:rsidRPr="00A47B1B" w:rsidRDefault="004D6C31" w:rsidP="00A47B1B">
            <w:pPr>
              <w:pStyle w:val="Body"/>
              <w:numPr>
                <w:ilvl w:val="0"/>
                <w:numId w:val="11"/>
              </w:numPr>
              <w:rPr>
                <w:color w:val="000000"/>
              </w:rPr>
            </w:pPr>
            <w:r w:rsidRPr="00A47B1B">
              <w:rPr>
                <w:color w:val="000000"/>
              </w:rPr>
              <w:t>Vertical range = 2</w:t>
            </w:r>
          </w:p>
          <w:p w:rsidR="004D6C31" w:rsidRPr="00A47B1B" w:rsidRDefault="004D6C31" w:rsidP="00A47B1B">
            <w:pPr>
              <w:pStyle w:val="Body"/>
              <w:numPr>
                <w:ilvl w:val="0"/>
                <w:numId w:val="11"/>
              </w:numPr>
              <w:rPr>
                <w:color w:val="000000"/>
              </w:rPr>
            </w:pPr>
            <w:r w:rsidRPr="00A47B1B">
              <w:rPr>
                <w:color w:val="000000"/>
              </w:rPr>
              <w:t>Coupling = DC</w:t>
            </w:r>
          </w:p>
        </w:tc>
        <w:tc>
          <w:tcPr>
            <w:tcW w:w="5076" w:type="dxa"/>
          </w:tcPr>
          <w:p w:rsidR="004D6C31" w:rsidRPr="00A47B1B" w:rsidRDefault="00875082" w:rsidP="00A47B1B">
            <w:pPr>
              <w:pStyle w:val="Body"/>
              <w:ind w:left="0"/>
              <w:rPr>
                <w:color w:val="000000"/>
              </w:rPr>
            </w:pPr>
            <w:r>
              <w:rPr>
                <w:color w:val="000000"/>
              </w:rPr>
            </w:r>
            <w:r>
              <w:rPr>
                <w:color w:val="000000"/>
              </w:rPr>
              <w:pict>
                <v:group id="_x0000_s1029" editas="canvas" style="width:243pt;height:114.05pt;mso-position-horizontal-relative:char;mso-position-vertical-relative:line" coordorigin="5940,5027" coordsize="4860,2281">
                  <o:lock v:ext="edit" aspectratio="t"/>
                  <v:shape id="_x0000_s1030" type="#_x0000_t75" style="position:absolute;left:5940;top:5027;width:4860;height:2281" o:preferrelative="f">
                    <v:fill o:detectmouseclick="t"/>
                    <v:path o:extrusionok="t" o:connecttype="none"/>
                    <o:lock v:ext="edit" text="t"/>
                  </v:shape>
                  <v:shape id="_x0000_s1031" type="#_x0000_t75" style="position:absolute;left:5940;top:5027;width:3240;height:2146" o:bwpure="highContrast" o:bwnormal="blackTextAndLines" fillcolor="#bbe0e3">
                    <v:fill o:detectmouseclick="t"/>
                    <v:stroke o:forcedash="t"/>
                    <v:imagedata r:id="rId16" o:title=""/>
                  </v:shape>
                  <v:line id="_x0000_s1032" style="position:absolute" from="6192,5970" to="8895,5970" strokeweight=".5pt">
                    <v:stroke dashstyle="dash"/>
                  </v:line>
                  <v:shapetype id="_x0000_t202" coordsize="21600,21600" o:spt="202" path="m,l,21600r21600,l21600,xe">
                    <v:stroke joinstyle="miter"/>
                    <v:path gradientshapeok="t" o:connecttype="rect"/>
                  </v:shapetype>
                  <v:shape id="_x0000_s1033" type="#_x0000_t202" style="position:absolute;left:7386;top:5572;width:1614;height:252;v-text-anchor:top-baseline" filled="f" fillcolor="#bbe0e3" stroked="f">
                    <v:textbox style="mso-next-textbox:#_x0000_s1033" inset="1.3208mm,.66039mm,1.3208mm,.66039mm">
                      <w:txbxContent>
                        <w:p w:rsidR="00641070" w:rsidRPr="00CB151C" w:rsidRDefault="00641070" w:rsidP="004D6C31">
                          <w:pPr>
                            <w:autoSpaceDE w:val="0"/>
                            <w:autoSpaceDN w:val="0"/>
                            <w:adjustRightInd w:val="0"/>
                            <w:rPr>
                              <w:rFonts w:ascii="Arial" w:hAnsi="Arial" w:cs="Arial"/>
                              <w:color w:val="000000"/>
                              <w:sz w:val="15"/>
                              <w:szCs w:val="28"/>
                            </w:rPr>
                          </w:pPr>
                          <w:r w:rsidRPr="00CB151C">
                            <w:rPr>
                              <w:rFonts w:ascii="Arial" w:hAnsi="Arial" w:cs="Arial"/>
                              <w:color w:val="000000"/>
                              <w:sz w:val="15"/>
                              <w:szCs w:val="28"/>
                            </w:rPr>
                            <w:t>Vertical offset = 0.2</w:t>
                          </w:r>
                        </w:p>
                      </w:txbxContent>
                    </v:textbox>
                  </v:shape>
                  <v:line id="_x0000_s1034" style="position:absolute;flip:x" from="7889,5782" to="8015,5970"/>
                  <v:line id="_x0000_s1035" style="position:absolute" from="6820,5341" to="9524,5341" strokeweight=".5pt">
                    <v:stroke dashstyle="dash"/>
                  </v:line>
                  <v:line id="_x0000_s1036" style="position:absolute" from="8015,6607" to="9524,6608" strokeweight=".5pt">
                    <v:stroke dashstyle="dash"/>
                  </v:line>
                  <v:line id="_x0000_s1037" style="position:absolute" from="9360,5341" to="9361,6599" strokeweight=".5pt">
                    <v:stroke startarrow="block" endarrow="block"/>
                  </v:line>
                  <v:shape id="_x0000_s1038" type="#_x0000_t202" style="position:absolute;left:9390;top:5907;width:1410;height:252;v-text-anchor:top-baseline" filled="f" fillcolor="#bbe0e3" stroked="f">
                    <v:textbox style="mso-next-textbox:#_x0000_s1038" inset="1.3208mm,.66039mm,1.3208mm,.66039mm">
                      <w:txbxContent>
                        <w:p w:rsidR="00641070" w:rsidRPr="00CB151C" w:rsidRDefault="00641070" w:rsidP="004D6C31">
                          <w:pPr>
                            <w:autoSpaceDE w:val="0"/>
                            <w:autoSpaceDN w:val="0"/>
                            <w:adjustRightInd w:val="0"/>
                            <w:rPr>
                              <w:rFonts w:ascii="Arial" w:hAnsi="Arial" w:cs="Arial"/>
                              <w:color w:val="000000"/>
                              <w:sz w:val="15"/>
                              <w:szCs w:val="28"/>
                            </w:rPr>
                          </w:pPr>
                          <w:r w:rsidRPr="00CB151C">
                            <w:rPr>
                              <w:rFonts w:ascii="Arial" w:hAnsi="Arial" w:cs="Arial"/>
                              <w:color w:val="000000"/>
                              <w:sz w:val="15"/>
                              <w:szCs w:val="28"/>
                            </w:rPr>
                            <w:t>Vertical range = 2</w:t>
                          </w:r>
                        </w:p>
                      </w:txbxContent>
                    </v:textbox>
                  </v:shape>
                  <w10:wrap type="none"/>
                  <w10:anchorlock/>
                </v:group>
                <o:OLEObject Type="Embed" ProgID="MSGraph.Chart.8" ShapeID="_x0000_s1031" DrawAspect="Content" ObjectID="_1385983536" r:id="rId18">
                  <o:FieldCodes>\s</o:FieldCodes>
                </o:OLEObject>
              </w:pict>
            </w:r>
          </w:p>
        </w:tc>
      </w:tr>
      <w:tr w:rsidR="004D6C31" w:rsidRPr="00A47B1B" w:rsidTr="00A47B1B">
        <w:tc>
          <w:tcPr>
            <w:tcW w:w="4500" w:type="dxa"/>
          </w:tcPr>
          <w:p w:rsidR="004D6C31" w:rsidRPr="00A47B1B" w:rsidRDefault="004D6C31" w:rsidP="00A47B1B">
            <w:pPr>
              <w:pStyle w:val="Body"/>
              <w:ind w:left="0"/>
              <w:rPr>
                <w:color w:val="000000"/>
              </w:rPr>
            </w:pPr>
            <w:r w:rsidRPr="00A47B1B">
              <w:rPr>
                <w:color w:val="000000"/>
              </w:rPr>
              <w:t>Measured data with:</w:t>
            </w:r>
          </w:p>
          <w:p w:rsidR="004D6C31" w:rsidRPr="00A47B1B" w:rsidRDefault="004D6C31" w:rsidP="00A47B1B">
            <w:pPr>
              <w:pStyle w:val="Body"/>
              <w:numPr>
                <w:ilvl w:val="0"/>
                <w:numId w:val="11"/>
              </w:numPr>
              <w:rPr>
                <w:color w:val="000000"/>
              </w:rPr>
            </w:pPr>
            <w:r w:rsidRPr="00A47B1B">
              <w:rPr>
                <w:color w:val="000000"/>
              </w:rPr>
              <w:t>Vertical offset = 0</w:t>
            </w:r>
          </w:p>
          <w:p w:rsidR="004D6C31" w:rsidRPr="00A47B1B" w:rsidRDefault="004D6C31" w:rsidP="00A47B1B">
            <w:pPr>
              <w:pStyle w:val="Body"/>
              <w:numPr>
                <w:ilvl w:val="0"/>
                <w:numId w:val="11"/>
              </w:numPr>
              <w:rPr>
                <w:color w:val="000000"/>
              </w:rPr>
            </w:pPr>
            <w:r w:rsidRPr="00A47B1B">
              <w:rPr>
                <w:color w:val="000000"/>
              </w:rPr>
              <w:t>Vertical range = 2</w:t>
            </w:r>
          </w:p>
          <w:p w:rsidR="004D6C31" w:rsidRPr="00A47B1B" w:rsidRDefault="004D6C31" w:rsidP="003616BB">
            <w:pPr>
              <w:pStyle w:val="Body"/>
              <w:numPr>
                <w:ilvl w:val="0"/>
                <w:numId w:val="22"/>
              </w:numPr>
              <w:tabs>
                <w:tab w:val="clear" w:pos="720"/>
                <w:tab w:val="num" w:pos="1080"/>
              </w:tabs>
              <w:ind w:firstLine="0"/>
              <w:rPr>
                <w:color w:val="000000"/>
              </w:rPr>
            </w:pPr>
            <w:r w:rsidRPr="00A47B1B">
              <w:rPr>
                <w:color w:val="000000"/>
              </w:rPr>
              <w:t>Coupling = DC</w:t>
            </w:r>
          </w:p>
        </w:tc>
        <w:tc>
          <w:tcPr>
            <w:tcW w:w="5076" w:type="dxa"/>
          </w:tcPr>
          <w:p w:rsidR="004D6C31" w:rsidRPr="00A47B1B" w:rsidRDefault="00875082" w:rsidP="00A47B1B">
            <w:pPr>
              <w:pStyle w:val="Body"/>
              <w:ind w:left="0"/>
              <w:rPr>
                <w:color w:val="000000"/>
              </w:rPr>
            </w:pPr>
            <w:r>
              <w:rPr>
                <w:color w:val="000000"/>
              </w:rPr>
            </w:r>
            <w:r>
              <w:rPr>
                <w:color w:val="000000"/>
              </w:rPr>
              <w:pict>
                <v:group id="_x0000_s1039" editas="canvas" style="width:243pt;height:114.05pt;mso-position-horizontal-relative:char;mso-position-vertical-relative:line" coordorigin="3929,4336" coordsize="12926,6143">
                  <o:lock v:ext="edit" aspectratio="t"/>
                  <v:shape id="_x0000_s1040" type="#_x0000_t75" style="position:absolute;left:3929;top:4336;width:12926;height:6143" o:preferrelative="f">
                    <v:fill o:detectmouseclick="t"/>
                    <v:path o:extrusionok="t" o:connecttype="none"/>
                    <o:lock v:ext="edit" text="t"/>
                  </v:shape>
                  <v:shape id="_x0000_s1041" type="#_x0000_t75" style="position:absolute;left:3929;top:4336;width:8533;height:6143" o:bwpure="highContrast" o:bwnormal="blackTextAndLines" fillcolor="#bbe0e3">
                    <v:fill o:detectmouseclick="t"/>
                    <v:stroke o:forcedash="t"/>
                    <v:imagedata r:id="rId19" o:title=""/>
                  </v:shape>
                  <v:shape id="_x0000_s1042" type="#_x0000_t202" style="position:absolute;left:8018;top:6256;width:3982;height:720;v-text-anchor:top-baseline" filled="f" fillcolor="#bbe0e3" stroked="f">
                    <v:textbox style="mso-next-textbox:#_x0000_s1042" inset="1.42239mm,.71119mm,1.42239mm,.71119mm">
                      <w:txbxContent>
                        <w:p w:rsidR="00641070" w:rsidRPr="0045369B" w:rsidRDefault="00641070" w:rsidP="004D6C31">
                          <w:pPr>
                            <w:autoSpaceDE w:val="0"/>
                            <w:autoSpaceDN w:val="0"/>
                            <w:adjustRightInd w:val="0"/>
                            <w:rPr>
                              <w:rFonts w:ascii="Arial" w:hAnsi="Arial" w:cs="Arial"/>
                              <w:color w:val="000000"/>
                              <w:sz w:val="15"/>
                              <w:szCs w:val="15"/>
                            </w:rPr>
                          </w:pPr>
                          <w:r w:rsidRPr="0045369B">
                            <w:rPr>
                              <w:rFonts w:ascii="Arial" w:hAnsi="Arial" w:cs="Arial"/>
                              <w:color w:val="000000"/>
                              <w:sz w:val="15"/>
                              <w:szCs w:val="15"/>
                            </w:rPr>
                            <w:t>Vertical offset = 0.</w:t>
                          </w:r>
                          <w:r>
                            <w:rPr>
                              <w:rFonts w:ascii="Arial" w:hAnsi="Arial" w:cs="Arial"/>
                              <w:color w:val="000000"/>
                              <w:sz w:val="15"/>
                              <w:szCs w:val="15"/>
                            </w:rPr>
                            <w:t>0</w:t>
                          </w:r>
                        </w:p>
                      </w:txbxContent>
                    </v:textbox>
                  </v:shape>
                  <v:line id="_x0000_s1043" style="position:absolute;flip:x" from="9440,6856" to="9796,7396" strokeweight=".5pt"/>
                  <v:line id="_x0000_s1044" style="position:absolute" from="6418,5596" to="14062,5596" strokeweight=".5pt">
                    <v:stroke dashstyle="dash"/>
                  </v:line>
                  <v:line id="_x0000_s1045" style="position:absolute" from="9796,9196" to="14062,9196" strokeweight=".5pt">
                    <v:stroke dashstyle="dash"/>
                  </v:line>
                  <v:line id="_x0000_s1046" style="position:absolute" from="13173,5596" to="13173,9196" strokeweight=".5pt">
                    <v:stroke startarrow="block" endarrow="block"/>
                  </v:line>
                  <v:shape id="_x0000_s1047" type="#_x0000_t202" style="position:absolute;left:13173;top:7216;width:3682;height:720;v-text-anchor:top-baseline" filled="f" fillcolor="#bbe0e3" stroked="f">
                    <v:textbox style="mso-next-textbox:#_x0000_s1047" inset="1.42239mm,.71119mm,1.42239mm,.71119mm">
                      <w:txbxContent>
                        <w:p w:rsidR="00641070" w:rsidRPr="0045369B" w:rsidRDefault="00641070" w:rsidP="004D6C31">
                          <w:pPr>
                            <w:autoSpaceDE w:val="0"/>
                            <w:autoSpaceDN w:val="0"/>
                            <w:adjustRightInd w:val="0"/>
                            <w:rPr>
                              <w:rFonts w:ascii="Arial" w:hAnsi="Arial" w:cs="Arial"/>
                              <w:color w:val="000000"/>
                              <w:sz w:val="15"/>
                              <w:szCs w:val="15"/>
                            </w:rPr>
                          </w:pPr>
                          <w:r w:rsidRPr="0045369B">
                            <w:rPr>
                              <w:rFonts w:ascii="Arial" w:hAnsi="Arial" w:cs="Arial"/>
                              <w:color w:val="000000"/>
                              <w:sz w:val="15"/>
                              <w:szCs w:val="15"/>
                            </w:rPr>
                            <w:t>Vertical range = 2</w:t>
                          </w:r>
                        </w:p>
                      </w:txbxContent>
                    </v:textbox>
                  </v:shape>
                  <w10:wrap type="none"/>
                  <w10:anchorlock/>
                </v:group>
                <o:OLEObject Type="Embed" ProgID="MSGraph.Chart.8" ShapeID="_x0000_s1041" DrawAspect="Content" ObjectID="_1385983537" r:id="rId20">
                  <o:FieldCodes>\s</o:FieldCodes>
                </o:OLEObject>
              </w:pict>
            </w:r>
          </w:p>
        </w:tc>
      </w:tr>
      <w:tr w:rsidR="004D6C31" w:rsidRPr="00A47B1B" w:rsidTr="00A47B1B">
        <w:tc>
          <w:tcPr>
            <w:tcW w:w="4500" w:type="dxa"/>
          </w:tcPr>
          <w:p w:rsidR="004D6C31" w:rsidRPr="00A47B1B" w:rsidRDefault="004D6C31" w:rsidP="00A47B1B">
            <w:pPr>
              <w:pStyle w:val="Body"/>
              <w:ind w:left="0"/>
              <w:rPr>
                <w:color w:val="000000"/>
              </w:rPr>
            </w:pPr>
            <w:r w:rsidRPr="00A47B1B">
              <w:rPr>
                <w:color w:val="000000"/>
              </w:rPr>
              <w:t>Measured data with:</w:t>
            </w:r>
          </w:p>
          <w:p w:rsidR="004D6C31" w:rsidRPr="00A47B1B" w:rsidRDefault="004D6C31" w:rsidP="00A47B1B">
            <w:pPr>
              <w:pStyle w:val="Body"/>
              <w:numPr>
                <w:ilvl w:val="0"/>
                <w:numId w:val="11"/>
              </w:numPr>
              <w:rPr>
                <w:color w:val="000000"/>
              </w:rPr>
            </w:pPr>
            <w:r w:rsidRPr="00A47B1B">
              <w:rPr>
                <w:color w:val="000000"/>
              </w:rPr>
              <w:t>Vertical offset = 0</w:t>
            </w:r>
          </w:p>
          <w:p w:rsidR="004D6C31" w:rsidRPr="00A47B1B" w:rsidRDefault="004D6C31" w:rsidP="00A47B1B">
            <w:pPr>
              <w:pStyle w:val="Body"/>
              <w:numPr>
                <w:ilvl w:val="0"/>
                <w:numId w:val="11"/>
              </w:numPr>
              <w:rPr>
                <w:color w:val="000000"/>
              </w:rPr>
            </w:pPr>
            <w:r w:rsidRPr="00A47B1B">
              <w:rPr>
                <w:color w:val="000000"/>
              </w:rPr>
              <w:t>Vertical range = 2</w:t>
            </w:r>
          </w:p>
          <w:p w:rsidR="004D6C31" w:rsidRPr="00A47B1B" w:rsidRDefault="004D6C31" w:rsidP="003616BB">
            <w:pPr>
              <w:pStyle w:val="Body"/>
              <w:numPr>
                <w:ilvl w:val="0"/>
                <w:numId w:val="23"/>
              </w:numPr>
              <w:tabs>
                <w:tab w:val="clear" w:pos="720"/>
                <w:tab w:val="num" w:pos="1080"/>
              </w:tabs>
              <w:ind w:left="1080"/>
              <w:rPr>
                <w:color w:val="000000"/>
              </w:rPr>
            </w:pPr>
            <w:r w:rsidRPr="00A47B1B">
              <w:rPr>
                <w:color w:val="000000"/>
              </w:rPr>
              <w:t>Coupling = AC</w:t>
            </w:r>
          </w:p>
        </w:tc>
        <w:tc>
          <w:tcPr>
            <w:tcW w:w="5076" w:type="dxa"/>
          </w:tcPr>
          <w:p w:rsidR="004D6C31" w:rsidRPr="00A47B1B" w:rsidRDefault="00875082" w:rsidP="00A47B1B">
            <w:pPr>
              <w:pStyle w:val="Body"/>
              <w:ind w:left="0"/>
              <w:rPr>
                <w:color w:val="000000"/>
              </w:rPr>
            </w:pPr>
            <w:r>
              <w:rPr>
                <w:color w:val="000000"/>
              </w:rPr>
            </w:r>
            <w:r>
              <w:rPr>
                <w:color w:val="000000"/>
              </w:rPr>
              <w:pict>
                <v:group id="_x0000_s1048" editas="canvas" style="width:243pt;height:114.05pt;mso-position-horizontal-relative:char;mso-position-vertical-relative:line" coordorigin="3269,7616" coordsize="12926,6143">
                  <o:lock v:ext="edit" aspectratio="t"/>
                  <v:shape id="_x0000_s1049" type="#_x0000_t75" style="position:absolute;left:3269;top:7616;width:12926;height:6143" o:preferrelative="f">
                    <v:fill o:detectmouseclick="t"/>
                    <v:path o:extrusionok="t" o:connecttype="none"/>
                    <o:lock v:ext="edit" text="t"/>
                  </v:shape>
                  <v:shape id="_x0000_s1050" type="#_x0000_t75" style="position:absolute;left:3269;top:7616;width:8533;height:6143" o:bwpure="highContrast" o:bwnormal="blackTextAndLines" fillcolor="#bbe0e3">
                    <v:fill o:detectmouseclick="t"/>
                    <v:stroke o:forcedash="t"/>
                    <v:imagedata r:id="rId21" o:title=""/>
                  </v:shape>
                  <v:shape id="_x0000_s1051" type="#_x0000_t202" style="position:absolute;left:7358;top:9536;width:3982;height:720;v-text-anchor:top-baseline" filled="f" fillcolor="#bbe0e3" stroked="f">
                    <v:textbox style="mso-next-textbox:#_x0000_s1051" inset="1.42239mm,.71119mm,1.42239mm,.71119mm">
                      <w:txbxContent>
                        <w:p w:rsidR="00641070" w:rsidRPr="0045369B" w:rsidRDefault="00641070" w:rsidP="004D6C31">
                          <w:pPr>
                            <w:autoSpaceDE w:val="0"/>
                            <w:autoSpaceDN w:val="0"/>
                            <w:adjustRightInd w:val="0"/>
                            <w:rPr>
                              <w:rFonts w:ascii="Arial" w:hAnsi="Arial" w:cs="Arial"/>
                              <w:color w:val="000000"/>
                              <w:sz w:val="15"/>
                              <w:szCs w:val="15"/>
                            </w:rPr>
                          </w:pPr>
                          <w:r w:rsidRPr="0045369B">
                            <w:rPr>
                              <w:rFonts w:ascii="Arial" w:hAnsi="Arial" w:cs="Arial"/>
                              <w:color w:val="000000"/>
                              <w:sz w:val="15"/>
                              <w:szCs w:val="15"/>
                            </w:rPr>
                            <w:t>Vertical offset = 0.0</w:t>
                          </w:r>
                        </w:p>
                      </w:txbxContent>
                    </v:textbox>
                  </v:shape>
                  <v:line id="_x0000_s1052" style="position:absolute;flip:x" from="8780,10136" to="9136,10676" strokeweight=".5pt"/>
                  <v:line id="_x0000_s1053" style="position:absolute" from="5758,8876" to="13402,8876" strokeweight=".5pt">
                    <v:stroke dashstyle="dash"/>
                  </v:line>
                  <v:line id="_x0000_s1054" style="position:absolute" from="9136,12476" to="13402,12476" strokeweight=".5pt">
                    <v:stroke dashstyle="dash"/>
                  </v:line>
                  <v:line id="_x0000_s1055" style="position:absolute" from="12513,8876" to="12513,12476" strokeweight=".5pt">
                    <v:stroke startarrow="block" endarrow="block"/>
                  </v:line>
                  <v:shape id="_x0000_s1056" type="#_x0000_t202" style="position:absolute;left:12513;top:10496;width:3682;height:720;v-text-anchor:top-baseline" filled="f" fillcolor="#bbe0e3" stroked="f">
                    <v:textbox style="mso-next-textbox:#_x0000_s1056" inset="1.42239mm,.71119mm,1.42239mm,.71119mm">
                      <w:txbxContent>
                        <w:p w:rsidR="00641070" w:rsidRPr="0045369B" w:rsidRDefault="00641070" w:rsidP="004D6C31">
                          <w:pPr>
                            <w:autoSpaceDE w:val="0"/>
                            <w:autoSpaceDN w:val="0"/>
                            <w:adjustRightInd w:val="0"/>
                            <w:rPr>
                              <w:rFonts w:ascii="Arial" w:hAnsi="Arial" w:cs="Arial"/>
                              <w:color w:val="000000"/>
                              <w:sz w:val="15"/>
                              <w:szCs w:val="15"/>
                            </w:rPr>
                          </w:pPr>
                          <w:r w:rsidRPr="0045369B">
                            <w:rPr>
                              <w:rFonts w:ascii="Arial" w:hAnsi="Arial" w:cs="Arial"/>
                              <w:color w:val="000000"/>
                              <w:sz w:val="15"/>
                              <w:szCs w:val="15"/>
                            </w:rPr>
                            <w:t>Vertical range = 2</w:t>
                          </w:r>
                        </w:p>
                      </w:txbxContent>
                    </v:textbox>
                  </v:shape>
                  <w10:wrap type="none"/>
                  <w10:anchorlock/>
                </v:group>
                <o:OLEObject Type="Embed" ProgID="MSGraph.Chart.8" ShapeID="_x0000_s1050" DrawAspect="Content" ObjectID="_1385983538" r:id="rId22">
                  <o:FieldCodes>\s</o:FieldCodes>
                </o:OLEObject>
              </w:pict>
            </w:r>
          </w:p>
        </w:tc>
      </w:tr>
      <w:tr w:rsidR="004D6C31" w:rsidRPr="00A47B1B" w:rsidTr="00A47B1B">
        <w:trPr>
          <w:cantSplit/>
        </w:trPr>
        <w:tc>
          <w:tcPr>
            <w:tcW w:w="4500" w:type="dxa"/>
          </w:tcPr>
          <w:p w:rsidR="004D6C31" w:rsidRPr="00A47B1B" w:rsidRDefault="004D6C31" w:rsidP="00A47B1B">
            <w:pPr>
              <w:pStyle w:val="Body"/>
              <w:ind w:left="0"/>
              <w:rPr>
                <w:color w:val="000000"/>
              </w:rPr>
            </w:pPr>
            <w:r w:rsidRPr="00A47B1B">
              <w:rPr>
                <w:color w:val="000000"/>
              </w:rPr>
              <w:t>Measured data with:</w:t>
            </w:r>
          </w:p>
          <w:p w:rsidR="004D6C31" w:rsidRPr="00A47B1B" w:rsidRDefault="004D6C31" w:rsidP="00A47B1B">
            <w:pPr>
              <w:pStyle w:val="Body"/>
              <w:numPr>
                <w:ilvl w:val="0"/>
                <w:numId w:val="11"/>
              </w:numPr>
              <w:rPr>
                <w:color w:val="000000"/>
              </w:rPr>
            </w:pPr>
            <w:r w:rsidRPr="00A47B1B">
              <w:rPr>
                <w:color w:val="000000"/>
              </w:rPr>
              <w:t>Vertical offset = 0.2</w:t>
            </w:r>
          </w:p>
          <w:p w:rsidR="004D6C31" w:rsidRPr="00A47B1B" w:rsidRDefault="004D6C31" w:rsidP="00A47B1B">
            <w:pPr>
              <w:pStyle w:val="Body"/>
              <w:numPr>
                <w:ilvl w:val="0"/>
                <w:numId w:val="11"/>
              </w:numPr>
              <w:rPr>
                <w:color w:val="000000"/>
              </w:rPr>
            </w:pPr>
            <w:r w:rsidRPr="00A47B1B">
              <w:rPr>
                <w:color w:val="000000"/>
              </w:rPr>
              <w:t>Vertical range = 2</w:t>
            </w:r>
          </w:p>
          <w:p w:rsidR="004D6C31" w:rsidRPr="00A47B1B" w:rsidRDefault="004D6C31" w:rsidP="003616BB">
            <w:pPr>
              <w:pStyle w:val="Body"/>
              <w:numPr>
                <w:ilvl w:val="0"/>
                <w:numId w:val="24"/>
              </w:numPr>
              <w:tabs>
                <w:tab w:val="clear" w:pos="720"/>
                <w:tab w:val="num" w:pos="1080"/>
              </w:tabs>
              <w:ind w:left="1080"/>
              <w:rPr>
                <w:color w:val="000000"/>
              </w:rPr>
            </w:pPr>
            <w:r w:rsidRPr="00A47B1B">
              <w:rPr>
                <w:color w:val="000000"/>
              </w:rPr>
              <w:t>Coupling = AC</w:t>
            </w:r>
          </w:p>
        </w:tc>
        <w:tc>
          <w:tcPr>
            <w:tcW w:w="5076" w:type="dxa"/>
          </w:tcPr>
          <w:p w:rsidR="004D6C31" w:rsidRPr="00A47B1B" w:rsidRDefault="00875082" w:rsidP="00A47B1B">
            <w:pPr>
              <w:pStyle w:val="Body"/>
              <w:ind w:left="0"/>
              <w:rPr>
                <w:color w:val="000000"/>
              </w:rPr>
            </w:pPr>
            <w:r>
              <w:rPr>
                <w:color w:val="000000"/>
              </w:rPr>
            </w:r>
            <w:r>
              <w:rPr>
                <w:color w:val="000000"/>
              </w:rPr>
              <w:pict>
                <v:group id="_x0000_s1057" editas="canvas" style="width:243pt;height:114.05pt;mso-position-horizontal-relative:char;mso-position-vertical-relative:line" coordorigin="1909,951" coordsize="12926,6143">
                  <o:lock v:ext="edit" aspectratio="t"/>
                  <v:shape id="_x0000_s1058" type="#_x0000_t75" style="position:absolute;left:1909;top:951;width:12926;height:6143" o:preferrelative="f">
                    <v:fill o:detectmouseclick="t"/>
                    <v:path o:extrusionok="t" o:connecttype="none"/>
                    <o:lock v:ext="edit" text="t"/>
                  </v:shape>
                  <v:shape id="_x0000_s1059" type="#_x0000_t75" style="position:absolute;left:1909;top:951;width:8533;height:6143" o:bwpure="highContrast" o:bwnormal="blackTextAndLines" fillcolor="#bbe0e3">
                    <v:fill o:detectmouseclick="t"/>
                    <v:stroke o:forcedash="t"/>
                    <v:imagedata r:id="rId23" o:title=""/>
                  </v:shape>
                  <v:shape id="_x0000_s1060" type="#_x0000_t202" style="position:absolute;left:5998;top:2511;width:3982;height:720;v-text-anchor:top-baseline" filled="f" fillcolor="#bbe0e3" stroked="f">
                    <v:textbox style="mso-next-textbox:#_x0000_s1060" inset="1.42239mm,.71119mm,1.42239mm,.71119mm">
                      <w:txbxContent>
                        <w:p w:rsidR="00641070" w:rsidRPr="00F849A2" w:rsidRDefault="00641070" w:rsidP="004D6C31">
                          <w:pPr>
                            <w:autoSpaceDE w:val="0"/>
                            <w:autoSpaceDN w:val="0"/>
                            <w:adjustRightInd w:val="0"/>
                            <w:rPr>
                              <w:rFonts w:ascii="Arial" w:hAnsi="Arial" w:cs="Arial"/>
                              <w:color w:val="000000"/>
                              <w:sz w:val="15"/>
                              <w:szCs w:val="15"/>
                            </w:rPr>
                          </w:pPr>
                          <w:r w:rsidRPr="00F849A2">
                            <w:rPr>
                              <w:rFonts w:ascii="Arial" w:hAnsi="Arial" w:cs="Arial"/>
                              <w:color w:val="000000"/>
                              <w:sz w:val="15"/>
                              <w:szCs w:val="15"/>
                            </w:rPr>
                            <w:t>Vertical offset = 0.2</w:t>
                          </w:r>
                        </w:p>
                      </w:txbxContent>
                    </v:textbox>
                  </v:shape>
                  <v:line id="_x0000_s1061" style="position:absolute;flip:x" from="7420,3111" to="7776,3651" strokeweight=".5pt"/>
                  <v:line id="_x0000_s1062" style="position:absolute" from="4398,1851" to="12042,1851" strokeweight=".5pt">
                    <v:stroke dashstyle="dash"/>
                  </v:line>
                  <v:line id="_x0000_s1063" style="position:absolute" from="8487,5451" to="12042,5451" strokeweight=".5pt">
                    <v:stroke dashstyle="dash"/>
                  </v:line>
                  <v:line id="_x0000_s1064" style="position:absolute" from="11153,1851" to="11153,5451" strokeweight=".5pt">
                    <v:stroke startarrow="block" endarrow="block"/>
                  </v:line>
                  <v:shape id="_x0000_s1065" type="#_x0000_t202" style="position:absolute;left:11153;top:3471;width:3682;height:720;v-text-anchor:top-baseline" filled="f" fillcolor="#bbe0e3" stroked="f">
                    <v:textbox style="mso-next-textbox:#_x0000_s1065" inset="1.42239mm,.71119mm,1.42239mm,.71119mm">
                      <w:txbxContent>
                        <w:p w:rsidR="00641070" w:rsidRPr="00F849A2" w:rsidRDefault="00641070" w:rsidP="004D6C31">
                          <w:pPr>
                            <w:autoSpaceDE w:val="0"/>
                            <w:autoSpaceDN w:val="0"/>
                            <w:adjustRightInd w:val="0"/>
                            <w:rPr>
                              <w:rFonts w:ascii="Arial" w:hAnsi="Arial" w:cs="Arial"/>
                              <w:color w:val="000000"/>
                              <w:sz w:val="15"/>
                              <w:szCs w:val="15"/>
                            </w:rPr>
                          </w:pPr>
                          <w:r w:rsidRPr="00F849A2">
                            <w:rPr>
                              <w:rFonts w:ascii="Arial" w:hAnsi="Arial" w:cs="Arial"/>
                              <w:color w:val="000000"/>
                              <w:sz w:val="15"/>
                              <w:szCs w:val="15"/>
                            </w:rPr>
                            <w:t>Vertical range = 2</w:t>
                          </w:r>
                        </w:p>
                      </w:txbxContent>
                    </v:textbox>
                  </v:shape>
                  <v:line id="_x0000_s1066" style="position:absolute" from="2798,3651" to="10265,3651" strokeweight=".5pt">
                    <v:stroke dashstyle="dash"/>
                  </v:line>
                  <w10:wrap type="none"/>
                  <w10:anchorlock/>
                </v:group>
                <o:OLEObject Type="Embed" ProgID="MSGraph.Chart.8" ShapeID="_x0000_s1059" DrawAspect="Content" ObjectID="_1385983539" r:id="rId24">
                  <o:FieldCodes>\s</o:FieldCodes>
                </o:OLEObject>
              </w:pict>
            </w:r>
          </w:p>
        </w:tc>
      </w:tr>
    </w:tbl>
    <w:p w:rsidR="00E236B8" w:rsidRPr="003957EA" w:rsidRDefault="00E236B8" w:rsidP="003957EA">
      <w:pPr>
        <w:pStyle w:val="Heading3"/>
      </w:pPr>
      <w:bookmarkStart w:id="113" w:name="_Toc460904174"/>
      <w:bookmarkStart w:id="114" w:name="_Toc536261095"/>
      <w:bookmarkStart w:id="115" w:name="_Toc188791597"/>
      <w:bookmarkStart w:id="116" w:name="_Ref225663637"/>
      <w:bookmarkStart w:id="117" w:name="_Toc304583588"/>
      <w:bookmarkStart w:id="118" w:name="_Toc306374439"/>
      <w:r w:rsidRPr="003957EA">
        <w:lastRenderedPageBreak/>
        <w:t>Acquisition Sub-System</w:t>
      </w:r>
      <w:bookmarkEnd w:id="113"/>
      <w:bookmarkEnd w:id="114"/>
      <w:bookmarkEnd w:id="115"/>
      <w:bookmarkEnd w:id="116"/>
      <w:bookmarkEnd w:id="117"/>
      <w:bookmarkEnd w:id="118"/>
    </w:p>
    <w:p w:rsidR="00E236B8" w:rsidRDefault="00E236B8" w:rsidP="00131671">
      <w:pPr>
        <w:pStyle w:val="Body"/>
        <w:rPr>
          <w:color w:val="000000"/>
        </w:rPr>
      </w:pPr>
      <w:r>
        <w:rPr>
          <w:color w:val="000000"/>
        </w:rPr>
        <w:t>The acquisition sub-system configures the number of waveform records, the size of each record, and the sample rate. The configurable Acquisition sub-system attributes include:</w:t>
      </w:r>
    </w:p>
    <w:p w:rsidR="00D81472" w:rsidRDefault="00D81472" w:rsidP="00D81472">
      <w:pPr>
        <w:pStyle w:val="ListBullet"/>
        <w:numPr>
          <w:ilvl w:val="0"/>
          <w:numId w:val="12"/>
        </w:numPr>
        <w:rPr>
          <w:lang w:val="fr-FR"/>
        </w:rPr>
      </w:pPr>
      <w:r>
        <w:rPr>
          <w:lang w:val="fr-FR"/>
        </w:rPr>
        <w:t>Sample Rate</w:t>
      </w:r>
    </w:p>
    <w:p w:rsidR="00E236B8" w:rsidRDefault="00E236B8" w:rsidP="00D80CF0">
      <w:pPr>
        <w:pStyle w:val="ListBullet"/>
        <w:numPr>
          <w:ilvl w:val="0"/>
          <w:numId w:val="12"/>
        </w:numPr>
        <w:rPr>
          <w:lang w:val="fr-FR"/>
        </w:rPr>
      </w:pPr>
      <w:r>
        <w:rPr>
          <w:lang w:val="fr-FR"/>
        </w:rPr>
        <w:t>Num Records</w:t>
      </w:r>
    </w:p>
    <w:p w:rsidR="00E236B8" w:rsidRDefault="00E236B8" w:rsidP="00D80CF0">
      <w:pPr>
        <w:pStyle w:val="ListBullet"/>
        <w:numPr>
          <w:ilvl w:val="0"/>
          <w:numId w:val="12"/>
        </w:numPr>
        <w:rPr>
          <w:lang w:val="fr-FR"/>
        </w:rPr>
      </w:pPr>
      <w:r>
        <w:rPr>
          <w:lang w:val="fr-FR"/>
        </w:rPr>
        <w:t>Record Size</w:t>
      </w:r>
    </w:p>
    <w:p w:rsidR="00D81472" w:rsidRPr="005D3730" w:rsidRDefault="00D81472" w:rsidP="003D4615">
      <w:pPr>
        <w:pStyle w:val="Body"/>
        <w:rPr>
          <w:color w:val="000000"/>
        </w:rPr>
      </w:pPr>
      <w:r w:rsidRPr="005D3730">
        <w:rPr>
          <w:color w:val="000000"/>
        </w:rPr>
        <w:t>While very simple digitizers may support only a single sample rate and can record only a single record, more advanced digitizers can vary the sample rate and can collect multiple independent sets of data with a single acquisition, with the ability to flexibly allocate memory resources as needed.</w:t>
      </w:r>
    </w:p>
    <w:p w:rsidR="00E35EA9" w:rsidRPr="005D3730" w:rsidRDefault="00D81472" w:rsidP="003D4615">
      <w:pPr>
        <w:pStyle w:val="Body"/>
        <w:rPr>
          <w:color w:val="000000"/>
        </w:rPr>
      </w:pPr>
      <w:r w:rsidRPr="005D3730">
        <w:rPr>
          <w:color w:val="000000"/>
        </w:rPr>
        <w:t xml:space="preserve">The </w:t>
      </w:r>
      <w:r w:rsidRPr="005D3730">
        <w:rPr>
          <w:i/>
          <w:color w:val="000000"/>
        </w:rPr>
        <w:t>Sample Rate</w:t>
      </w:r>
      <w:r w:rsidRPr="005D3730">
        <w:rPr>
          <w:color w:val="000000"/>
        </w:rPr>
        <w:t xml:space="preserve"> attribute controls the data sample rate, in number of samples per second</w:t>
      </w:r>
      <w:r w:rsidR="00F34532">
        <w:rPr>
          <w:color w:val="000000"/>
        </w:rPr>
        <w:t xml:space="preserve">. </w:t>
      </w:r>
      <w:r w:rsidRPr="005D3730">
        <w:rPr>
          <w:color w:val="000000"/>
        </w:rPr>
        <w:t>Some digitizers may have the ability to accept an arbitrary value for this attribute (up to a given limit), while others may support only one possible value or a list of discrete values</w:t>
      </w:r>
      <w:r w:rsidR="00F34532">
        <w:rPr>
          <w:color w:val="000000"/>
        </w:rPr>
        <w:t xml:space="preserve">. </w:t>
      </w:r>
      <w:r w:rsidRPr="005D3730">
        <w:rPr>
          <w:color w:val="000000"/>
        </w:rPr>
        <w:t>If a value is specified that the digitizer cannot support, the value is coerced to the next highest sample rate that can be supported</w:t>
      </w:r>
      <w:r w:rsidR="00F34532">
        <w:rPr>
          <w:color w:val="000000"/>
        </w:rPr>
        <w:t xml:space="preserve">. </w:t>
      </w:r>
      <w:r w:rsidRPr="005D3730">
        <w:rPr>
          <w:color w:val="000000"/>
        </w:rPr>
        <w:t>If a value is specified that is higher than the maximum sample rate available in the digitizer, an error will be returned.</w:t>
      </w:r>
    </w:p>
    <w:p w:rsidR="00E35EA9" w:rsidRPr="005D3730" w:rsidRDefault="00D81472" w:rsidP="003D4615">
      <w:pPr>
        <w:pStyle w:val="Body"/>
        <w:rPr>
          <w:color w:val="000000"/>
        </w:rPr>
      </w:pPr>
      <w:r w:rsidRPr="005D3730">
        <w:rPr>
          <w:color w:val="000000"/>
        </w:rPr>
        <w:t>Note that some digitizers have the ability to com</w:t>
      </w:r>
      <w:r w:rsidR="00E35EA9" w:rsidRPr="005D3730">
        <w:rPr>
          <w:color w:val="000000"/>
        </w:rPr>
        <w:t>bine multiple channels together, resulting in a single channel with twice the maximum sample rate</w:t>
      </w:r>
      <w:r w:rsidR="00F34532">
        <w:rPr>
          <w:color w:val="000000"/>
        </w:rPr>
        <w:t xml:space="preserve">. </w:t>
      </w:r>
      <w:r w:rsidR="003D4615" w:rsidRPr="005D3730">
        <w:rPr>
          <w:color w:val="000000"/>
        </w:rPr>
        <w:t xml:space="preserve">In the IviDigitizer interface, this feature is controlled with the </w:t>
      </w:r>
      <w:r w:rsidR="00F474DB" w:rsidRPr="005D3730">
        <w:rPr>
          <w:i/>
          <w:color w:val="000000"/>
        </w:rPr>
        <w:t>IviDigitizerTimeInterleavedChannels</w:t>
      </w:r>
      <w:r w:rsidR="003D4615" w:rsidRPr="005D3730">
        <w:rPr>
          <w:i/>
          <w:color w:val="000000"/>
        </w:rPr>
        <w:t xml:space="preserve"> </w:t>
      </w:r>
      <w:r w:rsidR="003D4615" w:rsidRPr="005D3730">
        <w:rPr>
          <w:color w:val="000000"/>
        </w:rPr>
        <w:t>extension group</w:t>
      </w:r>
      <w:r w:rsidR="00F34532">
        <w:rPr>
          <w:color w:val="000000"/>
        </w:rPr>
        <w:t xml:space="preserve">. </w:t>
      </w:r>
      <w:r w:rsidR="00E35EA9" w:rsidRPr="005D3730">
        <w:rPr>
          <w:color w:val="000000"/>
        </w:rPr>
        <w:t xml:space="preserve">The </w:t>
      </w:r>
      <w:r w:rsidR="00E35EA9" w:rsidRPr="005D3730">
        <w:rPr>
          <w:i/>
          <w:color w:val="000000"/>
        </w:rPr>
        <w:t>Sample Rate</w:t>
      </w:r>
      <w:r w:rsidR="00E35EA9" w:rsidRPr="005D3730">
        <w:rPr>
          <w:color w:val="000000"/>
        </w:rPr>
        <w:t xml:space="preserve"> attribute is sensitive to this feature</w:t>
      </w:r>
      <w:r w:rsidR="00F34532">
        <w:rPr>
          <w:color w:val="000000"/>
        </w:rPr>
        <w:t xml:space="preserve">. </w:t>
      </w:r>
      <w:r w:rsidR="00E35EA9" w:rsidRPr="005D3730">
        <w:rPr>
          <w:color w:val="000000"/>
        </w:rPr>
        <w:t xml:space="preserve">If channels are combined, the maximum value for </w:t>
      </w:r>
      <w:r w:rsidR="00E35EA9" w:rsidRPr="005D3730">
        <w:rPr>
          <w:i/>
          <w:color w:val="000000"/>
        </w:rPr>
        <w:t>Sample Rate</w:t>
      </w:r>
      <w:r w:rsidR="00E35EA9" w:rsidRPr="005D3730">
        <w:rPr>
          <w:color w:val="000000"/>
        </w:rPr>
        <w:t xml:space="preserve"> will increase accordingly.</w:t>
      </w:r>
    </w:p>
    <w:p w:rsidR="00E236B8" w:rsidRDefault="00D81472" w:rsidP="00E236B8">
      <w:pPr>
        <w:pStyle w:val="Body"/>
        <w:rPr>
          <w:color w:val="000000"/>
        </w:rPr>
      </w:pPr>
      <w:r w:rsidRPr="005D3730">
        <w:rPr>
          <w:color w:val="000000"/>
        </w:rPr>
        <w:t xml:space="preserve">The </w:t>
      </w:r>
      <w:r w:rsidRPr="005D3730">
        <w:rPr>
          <w:i/>
          <w:color w:val="000000"/>
        </w:rPr>
        <w:t>Num Records</w:t>
      </w:r>
      <w:r w:rsidRPr="005D3730">
        <w:rPr>
          <w:color w:val="000000"/>
        </w:rPr>
        <w:t xml:space="preserve"> </w:t>
      </w:r>
      <w:r w:rsidR="003D4615" w:rsidRPr="005D3730">
        <w:rPr>
          <w:color w:val="000000"/>
        </w:rPr>
        <w:t xml:space="preserve">and </w:t>
      </w:r>
      <w:r w:rsidR="003D4615" w:rsidRPr="005D3730">
        <w:rPr>
          <w:i/>
          <w:color w:val="000000"/>
        </w:rPr>
        <w:t xml:space="preserve">Record Size </w:t>
      </w:r>
      <w:r w:rsidRPr="005D3730">
        <w:rPr>
          <w:color w:val="000000"/>
        </w:rPr>
        <w:t>attribute</w:t>
      </w:r>
      <w:r w:rsidR="003D4615" w:rsidRPr="005D3730">
        <w:rPr>
          <w:color w:val="000000"/>
        </w:rPr>
        <w:t>s</w:t>
      </w:r>
      <w:r w:rsidRPr="005D3730">
        <w:rPr>
          <w:color w:val="000000"/>
        </w:rPr>
        <w:t xml:space="preserve"> control the number </w:t>
      </w:r>
      <w:r w:rsidR="003D4615" w:rsidRPr="005D3730">
        <w:rPr>
          <w:color w:val="000000"/>
        </w:rPr>
        <w:t xml:space="preserve">and size </w:t>
      </w:r>
      <w:r w:rsidRPr="005D3730">
        <w:rPr>
          <w:color w:val="000000"/>
        </w:rPr>
        <w:t xml:space="preserve">of distinct </w:t>
      </w:r>
      <w:r w:rsidR="00FE67A1" w:rsidRPr="005D3730">
        <w:rPr>
          <w:color w:val="000000"/>
        </w:rPr>
        <w:t xml:space="preserve">data </w:t>
      </w:r>
      <w:r w:rsidRPr="005D3730">
        <w:rPr>
          <w:color w:val="000000"/>
        </w:rPr>
        <w:t xml:space="preserve">records that a digitizer will </w:t>
      </w:r>
      <w:r w:rsidR="00FE67A1" w:rsidRPr="005D3730">
        <w:rPr>
          <w:color w:val="000000"/>
        </w:rPr>
        <w:t xml:space="preserve">capture </w:t>
      </w:r>
      <w:r w:rsidRPr="005D3730">
        <w:rPr>
          <w:color w:val="000000"/>
        </w:rPr>
        <w:t>for a single acquisition</w:t>
      </w:r>
      <w:r w:rsidR="00F34532">
        <w:rPr>
          <w:color w:val="000000"/>
        </w:rPr>
        <w:t xml:space="preserve">. </w:t>
      </w:r>
      <w:r w:rsidR="003D4615" w:rsidRPr="005D3730">
        <w:rPr>
          <w:color w:val="000000"/>
        </w:rPr>
        <w:t xml:space="preserve">An acquisition begins with a call to the </w:t>
      </w:r>
      <w:r w:rsidR="003D4615" w:rsidRPr="005D3730">
        <w:rPr>
          <w:i/>
          <w:color w:val="000000"/>
        </w:rPr>
        <w:t xml:space="preserve">Initiate Acquisition </w:t>
      </w:r>
      <w:r w:rsidR="003D4615" w:rsidRPr="005D3730">
        <w:rPr>
          <w:color w:val="000000"/>
        </w:rPr>
        <w:t>function</w:t>
      </w:r>
      <w:r w:rsidR="00F34532">
        <w:rPr>
          <w:color w:val="000000"/>
        </w:rPr>
        <w:t xml:space="preserve">. </w:t>
      </w:r>
      <w:r w:rsidR="003D4615" w:rsidRPr="005D3730">
        <w:rPr>
          <w:color w:val="000000"/>
        </w:rPr>
        <w:t xml:space="preserve">Generally speaking, when an acquisition is initiated the digitizer will wait for a trigger event to occur (see section </w:t>
      </w:r>
      <w:r w:rsidR="00875082">
        <w:rPr>
          <w:color w:val="000000"/>
          <w:lang w:val="fr-FR"/>
        </w:rPr>
        <w:fldChar w:fldCharType="begin"/>
      </w:r>
      <w:r w:rsidR="003D4615" w:rsidRPr="005D3730">
        <w:rPr>
          <w:color w:val="000000"/>
        </w:rPr>
        <w:instrText xml:space="preserve"> REF _Ref196205552 \r \h </w:instrText>
      </w:r>
      <w:r w:rsidR="00875082">
        <w:rPr>
          <w:color w:val="000000"/>
          <w:lang w:val="fr-FR"/>
        </w:rPr>
      </w:r>
      <w:r w:rsidR="00875082">
        <w:rPr>
          <w:color w:val="000000"/>
          <w:lang w:val="fr-FR"/>
        </w:rPr>
        <w:fldChar w:fldCharType="separate"/>
      </w:r>
      <w:r w:rsidR="00344F59">
        <w:rPr>
          <w:color w:val="000000"/>
        </w:rPr>
        <w:t>4.1.4</w:t>
      </w:r>
      <w:r w:rsidR="00875082">
        <w:rPr>
          <w:color w:val="000000"/>
          <w:lang w:val="fr-FR"/>
        </w:rPr>
        <w:fldChar w:fldCharType="end"/>
      </w:r>
      <w:r w:rsidR="003D4615" w:rsidRPr="005D3730">
        <w:rPr>
          <w:color w:val="000000"/>
        </w:rPr>
        <w:t xml:space="preserve"> </w:t>
      </w:r>
      <w:r w:rsidR="003D4615">
        <w:rPr>
          <w:color w:val="000000"/>
        </w:rPr>
        <w:t>for a description of the trigger sub-system) and will then record sampled data in a memory buffer</w:t>
      </w:r>
      <w:r w:rsidR="00F34532">
        <w:rPr>
          <w:color w:val="000000"/>
        </w:rPr>
        <w:t xml:space="preserve">. </w:t>
      </w:r>
      <w:r w:rsidR="003D4615">
        <w:rPr>
          <w:color w:val="000000"/>
        </w:rPr>
        <w:t>Each such data set is referred to as a record</w:t>
      </w:r>
      <w:r w:rsidR="00F34532">
        <w:rPr>
          <w:color w:val="000000"/>
        </w:rPr>
        <w:t xml:space="preserve">. </w:t>
      </w:r>
      <w:r w:rsidR="003D4615">
        <w:rPr>
          <w:color w:val="000000"/>
        </w:rPr>
        <w:t>Simple digitizers will be able to collect only a single record for each acquisition</w:t>
      </w:r>
      <w:r w:rsidR="00F34532">
        <w:rPr>
          <w:color w:val="000000"/>
        </w:rPr>
        <w:t xml:space="preserve">. </w:t>
      </w:r>
      <w:r w:rsidR="003D4615">
        <w:rPr>
          <w:color w:val="000000"/>
        </w:rPr>
        <w:t>More sophisticated digitizers will have the ability to collect multiple data</w:t>
      </w:r>
      <w:r w:rsidR="00FC04E7">
        <w:rPr>
          <w:color w:val="000000"/>
        </w:rPr>
        <w:t xml:space="preserve"> records in a single acquisition</w:t>
      </w:r>
      <w:r w:rsidR="00F34532">
        <w:rPr>
          <w:color w:val="000000"/>
        </w:rPr>
        <w:t xml:space="preserve">. </w:t>
      </w:r>
      <w:r w:rsidR="00FC04E7">
        <w:rPr>
          <w:color w:val="000000"/>
        </w:rPr>
        <w:t>This feature requires multiple trigger events</w:t>
      </w:r>
      <w:r w:rsidR="00F34532">
        <w:rPr>
          <w:color w:val="000000"/>
        </w:rPr>
        <w:t xml:space="preserve">. </w:t>
      </w:r>
      <w:r w:rsidR="00FC04E7">
        <w:rPr>
          <w:color w:val="000000"/>
        </w:rPr>
        <w:t xml:space="preserve">Before the acquisition begins, the </w:t>
      </w:r>
      <w:r w:rsidR="00FC04E7">
        <w:rPr>
          <w:i/>
          <w:color w:val="000000"/>
        </w:rPr>
        <w:t xml:space="preserve">Num Records </w:t>
      </w:r>
      <w:r w:rsidR="00FC04E7">
        <w:rPr>
          <w:color w:val="000000"/>
        </w:rPr>
        <w:t xml:space="preserve">attribute determines the number of records to capture, and the </w:t>
      </w:r>
      <w:r w:rsidR="00FC04E7">
        <w:rPr>
          <w:i/>
          <w:color w:val="000000"/>
        </w:rPr>
        <w:t xml:space="preserve">Record Size </w:t>
      </w:r>
      <w:r w:rsidR="00FC04E7">
        <w:rPr>
          <w:color w:val="000000"/>
        </w:rPr>
        <w:t>attribute determines the size of each record</w:t>
      </w:r>
      <w:r w:rsidR="00F34532">
        <w:rPr>
          <w:color w:val="000000"/>
        </w:rPr>
        <w:t xml:space="preserve">. </w:t>
      </w:r>
      <w:r w:rsidR="00FC04E7">
        <w:rPr>
          <w:color w:val="000000"/>
        </w:rPr>
        <w:t>When acquisition begins the digitizer fills up a record and waits for another trigger event before proceeding to fill up the next record</w:t>
      </w:r>
      <w:r w:rsidR="00F34532">
        <w:rPr>
          <w:color w:val="000000"/>
        </w:rPr>
        <w:t xml:space="preserve">. </w:t>
      </w:r>
      <w:r w:rsidR="00FC04E7">
        <w:rPr>
          <w:color w:val="000000"/>
        </w:rPr>
        <w:t xml:space="preserve">The process continutes until </w:t>
      </w:r>
      <w:r w:rsidR="00FC04E7">
        <w:rPr>
          <w:i/>
          <w:color w:val="000000"/>
        </w:rPr>
        <w:t xml:space="preserve">Num Records </w:t>
      </w:r>
      <w:r w:rsidR="00FC04E7">
        <w:rPr>
          <w:color w:val="000000"/>
        </w:rPr>
        <w:t>have been captured, at which time the digitizer will return to an idle state.</w:t>
      </w:r>
      <w:r w:rsidR="00403871">
        <w:rPr>
          <w:color w:val="000000"/>
        </w:rPr>
        <w:t xml:space="preserve"> To retrieve data from a multi-record acquisition, the Fetch functions from the </w:t>
      </w:r>
      <w:bookmarkStart w:id="119" w:name="OLE_LINK1"/>
      <w:bookmarkStart w:id="120" w:name="OLE_LINK2"/>
      <w:r w:rsidR="00403871">
        <w:rPr>
          <w:color w:val="000000"/>
        </w:rPr>
        <w:t>IviDigitizerMultiRecordAcquisition extension group</w:t>
      </w:r>
      <w:bookmarkEnd w:id="119"/>
      <w:bookmarkEnd w:id="120"/>
      <w:r w:rsidR="00403871">
        <w:rPr>
          <w:color w:val="000000"/>
        </w:rPr>
        <w:t xml:space="preserve"> (section </w:t>
      </w:r>
      <w:r w:rsidR="00875082">
        <w:rPr>
          <w:color w:val="000000"/>
        </w:rPr>
        <w:fldChar w:fldCharType="begin"/>
      </w:r>
      <w:r w:rsidR="00403871">
        <w:rPr>
          <w:color w:val="000000"/>
        </w:rPr>
        <w:instrText xml:space="preserve"> REF _Ref225566878 \r \h </w:instrText>
      </w:r>
      <w:r w:rsidR="00875082">
        <w:rPr>
          <w:color w:val="000000"/>
        </w:rPr>
      </w:r>
      <w:r w:rsidR="00875082">
        <w:rPr>
          <w:color w:val="000000"/>
        </w:rPr>
        <w:fldChar w:fldCharType="separate"/>
      </w:r>
      <w:r w:rsidR="00344F59">
        <w:rPr>
          <w:color w:val="000000"/>
        </w:rPr>
        <w:t>5</w:t>
      </w:r>
      <w:r w:rsidR="00875082">
        <w:rPr>
          <w:color w:val="000000"/>
        </w:rPr>
        <w:fldChar w:fldCharType="end"/>
      </w:r>
      <w:r w:rsidR="00403871">
        <w:rPr>
          <w:color w:val="000000"/>
        </w:rPr>
        <w:t>) must be used.</w:t>
      </w:r>
    </w:p>
    <w:p w:rsidR="00571D0E" w:rsidRDefault="00571D0E" w:rsidP="00E236B8">
      <w:pPr>
        <w:pStyle w:val="Body"/>
        <w:rPr>
          <w:color w:val="000000"/>
        </w:rPr>
      </w:pPr>
      <w:r>
        <w:rPr>
          <w:color w:val="000000"/>
        </w:rPr>
        <w:t>When capturing data, it is up to the user to manage the digitizer’s memory</w:t>
      </w:r>
      <w:r w:rsidR="00F34532">
        <w:rPr>
          <w:color w:val="000000"/>
        </w:rPr>
        <w:t xml:space="preserve">. </w:t>
      </w:r>
      <w:r>
        <w:rPr>
          <w:color w:val="000000"/>
        </w:rPr>
        <w:t>Some digitizers have fixed memory configurations while others may have global memory blocks that can be allocated as needed</w:t>
      </w:r>
      <w:r w:rsidR="00F34532">
        <w:rPr>
          <w:color w:val="000000"/>
        </w:rPr>
        <w:t xml:space="preserve">. </w:t>
      </w:r>
      <w:r>
        <w:rPr>
          <w:color w:val="000000"/>
        </w:rPr>
        <w:t xml:space="preserve">Each active channel will capture </w:t>
      </w:r>
      <w:r>
        <w:rPr>
          <w:i/>
          <w:color w:val="000000"/>
        </w:rPr>
        <w:t xml:space="preserve">Num Records </w:t>
      </w:r>
      <w:r>
        <w:rPr>
          <w:color w:val="000000"/>
        </w:rPr>
        <w:t>records</w:t>
      </w:r>
      <w:r w:rsidR="00F34532">
        <w:rPr>
          <w:color w:val="000000"/>
        </w:rPr>
        <w:t xml:space="preserve">. </w:t>
      </w:r>
      <w:r>
        <w:rPr>
          <w:color w:val="000000"/>
        </w:rPr>
        <w:t>The total amount of memory required for this depends on the number of records, the size of each record, and the number of active channels.</w:t>
      </w:r>
      <w:r w:rsidR="00456693">
        <w:rPr>
          <w:rStyle w:val="FootnoteReference"/>
          <w:color w:val="000000"/>
        </w:rPr>
        <w:footnoteReference w:id="1"/>
      </w:r>
      <w:r>
        <w:rPr>
          <w:color w:val="000000"/>
        </w:rPr>
        <w:t xml:space="preserve"> If the user attempts to allocate more memory than the digitizer has available, the driver will return an error.</w:t>
      </w:r>
    </w:p>
    <w:p w:rsidR="002862F8" w:rsidRDefault="002862F8" w:rsidP="00E236B8">
      <w:pPr>
        <w:pStyle w:val="Body"/>
        <w:rPr>
          <w:color w:val="000000"/>
        </w:rPr>
      </w:pPr>
      <w:r>
        <w:rPr>
          <w:color w:val="000000"/>
        </w:rPr>
        <w:t xml:space="preserve">The Fetch functions from the IviDigitizerMultiRecordAcquisition extension group (section </w:t>
      </w:r>
      <w:r w:rsidR="00875082">
        <w:rPr>
          <w:color w:val="000000"/>
        </w:rPr>
        <w:fldChar w:fldCharType="begin"/>
      </w:r>
      <w:r>
        <w:rPr>
          <w:color w:val="000000"/>
        </w:rPr>
        <w:instrText xml:space="preserve"> REF _Ref225566878 \r \h </w:instrText>
      </w:r>
      <w:r w:rsidR="00875082">
        <w:rPr>
          <w:color w:val="000000"/>
        </w:rPr>
      </w:r>
      <w:r w:rsidR="00875082">
        <w:rPr>
          <w:color w:val="000000"/>
        </w:rPr>
        <w:fldChar w:fldCharType="separate"/>
      </w:r>
      <w:r w:rsidR="00344F59">
        <w:rPr>
          <w:color w:val="000000"/>
        </w:rPr>
        <w:t>5</w:t>
      </w:r>
      <w:r w:rsidR="00875082">
        <w:rPr>
          <w:color w:val="000000"/>
        </w:rPr>
        <w:fldChar w:fldCharType="end"/>
      </w:r>
      <w:r>
        <w:rPr>
          <w:color w:val="000000"/>
        </w:rPr>
        <w:t>) can also be used for fetching partial records. This is useful for example when the digitizer memory is so large that the data must be fetched in chunks.</w:t>
      </w:r>
    </w:p>
    <w:p w:rsidR="00EA6AEF" w:rsidRPr="00893811" w:rsidRDefault="0018221C" w:rsidP="00F62366">
      <w:pPr>
        <w:pStyle w:val="Heading3"/>
        <w:pageBreakBefore/>
      </w:pPr>
      <w:bookmarkStart w:id="121" w:name="_Ref210622154"/>
      <w:bookmarkStart w:id="122" w:name="_Toc304583589"/>
      <w:bookmarkStart w:id="123" w:name="_Toc306374440"/>
      <w:r w:rsidRPr="00893811">
        <w:lastRenderedPageBreak/>
        <w:t>Ivi</w:t>
      </w:r>
      <w:r w:rsidR="00EA6AEF" w:rsidRPr="00893811">
        <w:t xml:space="preserve">Digitizer Arm and </w:t>
      </w:r>
      <w:smartTag w:uri="urn:schemas-microsoft-com:office:smarttags" w:element="place">
        <w:smartTag w:uri="urn:schemas-microsoft-com:office:smarttags" w:element="PlaceName">
          <w:r w:rsidR="00EA6AEF" w:rsidRPr="00893811">
            <w:t>Trigger</w:t>
          </w:r>
        </w:smartTag>
        <w:r w:rsidR="00EA6AEF" w:rsidRPr="00893811">
          <w:t xml:space="preserve"> </w:t>
        </w:r>
        <w:smartTag w:uri="urn:schemas-microsoft-com:office:smarttags" w:element="PlaceType">
          <w:r w:rsidR="00EA6AEF" w:rsidRPr="00893811">
            <w:t>States</w:t>
          </w:r>
        </w:smartTag>
      </w:smartTag>
      <w:bookmarkEnd w:id="121"/>
      <w:bookmarkEnd w:id="122"/>
      <w:bookmarkEnd w:id="123"/>
    </w:p>
    <w:p w:rsidR="00EA6AEF" w:rsidRDefault="00EA6AEF" w:rsidP="00227A97">
      <w:pPr>
        <w:pStyle w:val="Body"/>
        <w:rPr>
          <w:color w:val="000000"/>
        </w:rPr>
      </w:pPr>
      <w:r>
        <w:rPr>
          <w:color w:val="000000"/>
        </w:rPr>
        <w:t>The IviDigitizer interface supports both arming and triggering states in digitizers</w:t>
      </w:r>
      <w:r w:rsidR="00F34532">
        <w:rPr>
          <w:color w:val="000000"/>
        </w:rPr>
        <w:t xml:space="preserve">. </w:t>
      </w:r>
      <w:r>
        <w:rPr>
          <w:color w:val="000000"/>
        </w:rPr>
        <w:t xml:space="preserve">For digitizers that support it, the full state diagram is shown in </w:t>
      </w:r>
      <w:fldSimple w:instr=" REF _Ref210622040 \h  \* MERGEFORMAT ">
        <w:r w:rsidR="00344F59" w:rsidRPr="00344F59">
          <w:rPr>
            <w:color w:val="000000"/>
          </w:rPr>
          <w:t>Figure 4</w:t>
        </w:r>
        <w:r w:rsidR="00344F59" w:rsidRPr="00344F59">
          <w:rPr>
            <w:color w:val="000000"/>
          </w:rPr>
          <w:noBreakHyphen/>
          <w:t>1</w:t>
        </w:r>
      </w:fldSimple>
      <w:r w:rsidR="0018221C">
        <w:rPr>
          <w:color w:val="000000"/>
        </w:rPr>
        <w:t>.</w:t>
      </w:r>
    </w:p>
    <w:p w:rsidR="0018221C" w:rsidRDefault="00DB058F" w:rsidP="00B42B3C">
      <w:pPr>
        <w:pStyle w:val="Body"/>
        <w:keepNext/>
        <w:jc w:val="center"/>
      </w:pPr>
      <w:r>
        <w:pict>
          <v:shape id="_x0000_i1028" type="#_x0000_t75" style="width:379.5pt;height:493.5pt">
            <v:imagedata r:id="rId25" o:title=""/>
          </v:shape>
        </w:pict>
      </w:r>
    </w:p>
    <w:p w:rsidR="0018221C" w:rsidRDefault="0018221C" w:rsidP="0018221C">
      <w:pPr>
        <w:pStyle w:val="Caption"/>
        <w:jc w:val="center"/>
      </w:pPr>
      <w:bookmarkStart w:id="124" w:name="_Ref210622040"/>
      <w:r>
        <w:t xml:space="preserve">Figure </w:t>
      </w:r>
      <w:fldSimple w:instr=" STYLEREF 1 \s ">
        <w:r w:rsidR="00344F59">
          <w:rPr>
            <w:noProof/>
          </w:rPr>
          <w:t>4</w:t>
        </w:r>
      </w:fldSimple>
      <w:r>
        <w:noBreakHyphen/>
      </w:r>
      <w:fldSimple w:instr=" SEQ Figure \* ARABIC \s 1 ">
        <w:r w:rsidR="00344F59">
          <w:rPr>
            <w:noProof/>
          </w:rPr>
          <w:t>1</w:t>
        </w:r>
      </w:fldSimple>
      <w:bookmarkEnd w:id="124"/>
      <w:r>
        <w:t xml:space="preserve"> </w:t>
      </w:r>
      <w:r w:rsidRPr="00D636F1">
        <w:rPr>
          <w:b w:val="0"/>
        </w:rPr>
        <w:t>IviDigitizer Arm/Trigger Model</w:t>
      </w:r>
    </w:p>
    <w:p w:rsidR="00EA6AEF" w:rsidRPr="00571D0E" w:rsidRDefault="00EA6AEF" w:rsidP="00893811">
      <w:pPr>
        <w:pStyle w:val="Body"/>
        <w:rPr>
          <w:color w:val="000000"/>
        </w:rPr>
      </w:pPr>
      <w:r>
        <w:rPr>
          <w:color w:val="000000"/>
        </w:rPr>
        <w:t>Digitizers are not required to supp</w:t>
      </w:r>
      <w:r w:rsidR="00A6059B">
        <w:rPr>
          <w:color w:val="000000"/>
        </w:rPr>
        <w:t>ort all of the possible states.</w:t>
      </w:r>
      <w:r>
        <w:rPr>
          <w:color w:val="000000"/>
        </w:rPr>
        <w:t xml:space="preserve"> In particular, many dig</w:t>
      </w:r>
      <w:r w:rsidR="00A6059B">
        <w:rPr>
          <w:color w:val="000000"/>
        </w:rPr>
        <w:t xml:space="preserve">itizers do not support arming. </w:t>
      </w:r>
      <w:r>
        <w:rPr>
          <w:color w:val="000000"/>
        </w:rPr>
        <w:t>However, for digitizers that do support it, the IviDigitizer interface includes both a Trigger sub-system and an Arm sub-system, both of which work in the same fashion.</w:t>
      </w:r>
    </w:p>
    <w:p w:rsidR="00E236B8" w:rsidRPr="00CA551E" w:rsidRDefault="00E236B8" w:rsidP="00E236B8">
      <w:pPr>
        <w:pStyle w:val="Heading3"/>
      </w:pPr>
      <w:bookmarkStart w:id="125" w:name="_Toc460904175"/>
      <w:bookmarkStart w:id="126" w:name="_Toc536261096"/>
      <w:bookmarkStart w:id="127" w:name="_Toc188791598"/>
      <w:bookmarkStart w:id="128" w:name="_Ref196205536"/>
      <w:bookmarkStart w:id="129" w:name="_Ref196205552"/>
      <w:bookmarkStart w:id="130" w:name="_Toc304583590"/>
      <w:bookmarkStart w:id="131" w:name="_Toc306374441"/>
      <w:r w:rsidRPr="00CA551E">
        <w:lastRenderedPageBreak/>
        <w:t>Trigger Sub-System</w:t>
      </w:r>
      <w:bookmarkEnd w:id="125"/>
      <w:bookmarkEnd w:id="126"/>
      <w:bookmarkEnd w:id="127"/>
      <w:bookmarkEnd w:id="128"/>
      <w:bookmarkEnd w:id="129"/>
      <w:bookmarkEnd w:id="130"/>
      <w:bookmarkEnd w:id="131"/>
    </w:p>
    <w:p w:rsidR="00E236B8" w:rsidRDefault="00E236B8" w:rsidP="00893811">
      <w:pPr>
        <w:pStyle w:val="Body"/>
        <w:rPr>
          <w:color w:val="000000"/>
        </w:rPr>
      </w:pPr>
      <w:r>
        <w:rPr>
          <w:color w:val="000000"/>
        </w:rPr>
        <w:t>The trigger sub-system configures the type of event that triggers the digitizer. The global trigger sub</w:t>
      </w:r>
      <w:r>
        <w:rPr>
          <w:color w:val="000000"/>
        </w:rPr>
        <w:softHyphen/>
        <w:t>system attributes are:</w:t>
      </w:r>
    </w:p>
    <w:p w:rsidR="00AE4DD7" w:rsidRDefault="00AE4DD7" w:rsidP="00D80CF0">
      <w:pPr>
        <w:pStyle w:val="ListBullet"/>
        <w:numPr>
          <w:ilvl w:val="0"/>
          <w:numId w:val="13"/>
        </w:numPr>
      </w:pPr>
      <w:r>
        <w:t xml:space="preserve">Active </w:t>
      </w:r>
      <w:r w:rsidR="00E236B8">
        <w:t>Trigger</w:t>
      </w:r>
      <w:r>
        <w:t xml:space="preserve"> Source</w:t>
      </w:r>
    </w:p>
    <w:p w:rsidR="00AE4DD7" w:rsidRDefault="00AE4DD7" w:rsidP="00AE4DD7">
      <w:pPr>
        <w:pStyle w:val="ListBullet"/>
        <w:numPr>
          <w:ilvl w:val="0"/>
          <w:numId w:val="13"/>
        </w:numPr>
      </w:pPr>
      <w:r>
        <w:t>Trigger Delay</w:t>
      </w:r>
    </w:p>
    <w:p w:rsidR="00E236B8" w:rsidRDefault="00E236B8" w:rsidP="00D80CF0">
      <w:pPr>
        <w:pStyle w:val="ListBullet"/>
        <w:numPr>
          <w:ilvl w:val="0"/>
          <w:numId w:val="13"/>
        </w:numPr>
      </w:pPr>
      <w:r>
        <w:t xml:space="preserve">Trigger </w:t>
      </w:r>
      <w:r w:rsidR="0035460E">
        <w:t>Holdoff</w:t>
      </w:r>
    </w:p>
    <w:p w:rsidR="00AE4DD7" w:rsidRDefault="00AE4DD7" w:rsidP="00D80CF0">
      <w:pPr>
        <w:pStyle w:val="ListBullet"/>
        <w:numPr>
          <w:ilvl w:val="0"/>
          <w:numId w:val="13"/>
        </w:numPr>
      </w:pPr>
      <w:r>
        <w:t>Trigger Modifier</w:t>
      </w:r>
    </w:p>
    <w:p w:rsidR="00E236B8" w:rsidRDefault="00E236B8" w:rsidP="00D80CF0">
      <w:pPr>
        <w:pStyle w:val="ListBullet"/>
        <w:numPr>
          <w:ilvl w:val="0"/>
          <w:numId w:val="13"/>
        </w:numPr>
      </w:pPr>
      <w:r>
        <w:t xml:space="preserve">Pretrigger </w:t>
      </w:r>
      <w:r w:rsidR="00BE3588">
        <w:t>Samples</w:t>
      </w:r>
    </w:p>
    <w:p w:rsidR="00943CAC" w:rsidRDefault="00943CAC" w:rsidP="0035460E">
      <w:pPr>
        <w:pStyle w:val="Body"/>
      </w:pPr>
      <w:r>
        <w:t xml:space="preserve">The </w:t>
      </w:r>
      <w:r>
        <w:rPr>
          <w:i/>
        </w:rPr>
        <w:t xml:space="preserve">Active Trigger Source </w:t>
      </w:r>
      <w:r>
        <w:t>attribute (a string) specifies which of the available trigger sources is to be used.</w:t>
      </w:r>
    </w:p>
    <w:p w:rsidR="00A641E0" w:rsidRPr="0035460E" w:rsidRDefault="00A641E0" w:rsidP="00A641E0">
      <w:pPr>
        <w:pStyle w:val="Body"/>
        <w:rPr>
          <w:color w:val="000000"/>
        </w:rPr>
      </w:pPr>
      <w:r w:rsidRPr="0035460E">
        <w:rPr>
          <w:color w:val="000000"/>
        </w:rPr>
        <w:t xml:space="preserve">The </w:t>
      </w:r>
      <w:r w:rsidRPr="0035460E">
        <w:rPr>
          <w:i/>
          <w:color w:val="000000"/>
        </w:rPr>
        <w:t>Trigger Delay</w:t>
      </w:r>
      <w:r w:rsidRPr="0035460E">
        <w:rPr>
          <w:color w:val="000000"/>
        </w:rPr>
        <w:t xml:space="preserve"> attribute attribute specifies the position of the first point in the</w:t>
      </w:r>
      <w:r>
        <w:rPr>
          <w:color w:val="000000"/>
        </w:rPr>
        <w:t xml:space="preserve"> captured</w:t>
      </w:r>
      <w:r w:rsidRPr="0035460E">
        <w:rPr>
          <w:color w:val="000000"/>
        </w:rPr>
        <w:t xml:space="preserve"> waveform record relative to the Trigger Event. If the </w:t>
      </w:r>
      <w:r>
        <w:rPr>
          <w:i/>
          <w:color w:val="000000"/>
        </w:rPr>
        <w:t xml:space="preserve">Trigger Delay </w:t>
      </w:r>
      <w:r w:rsidRPr="0035460E">
        <w:rPr>
          <w:color w:val="000000"/>
        </w:rPr>
        <w:t>value is positive, the first point in the waveform record occurs after the trigger event. If the value is negative, the first point in the waveform record occurs before the trigger event</w:t>
      </w:r>
      <w:r w:rsidR="0080634C">
        <w:rPr>
          <w:color w:val="000000"/>
        </w:rPr>
        <w:t xml:space="preserve">. </w:t>
      </w:r>
      <w:r w:rsidR="006F72A7">
        <w:rPr>
          <w:color w:val="000000"/>
        </w:rPr>
        <w:t xml:space="preserve">Note that this specification uses the term </w:t>
      </w:r>
      <w:r w:rsidR="006F72A7" w:rsidRPr="006F72A7">
        <w:rPr>
          <w:i/>
          <w:color w:val="000000"/>
        </w:rPr>
        <w:t>Trigger Delay</w:t>
      </w:r>
      <w:r w:rsidR="006F72A7">
        <w:rPr>
          <w:color w:val="000000"/>
        </w:rPr>
        <w:t xml:space="preserve"> instead of the </w:t>
      </w:r>
      <w:r w:rsidR="006F72A7" w:rsidRPr="006F72A7">
        <w:rPr>
          <w:i/>
          <w:color w:val="000000"/>
        </w:rPr>
        <w:t>Acquisition Start Time</w:t>
      </w:r>
      <w:r w:rsidR="006F72A7">
        <w:rPr>
          <w:color w:val="000000"/>
        </w:rPr>
        <w:t xml:space="preserve"> terminology employed by the Iviscope specification</w:t>
      </w:r>
      <w:r w:rsidR="00F34532">
        <w:rPr>
          <w:color w:val="000000"/>
        </w:rPr>
        <w:t xml:space="preserve">. </w:t>
      </w:r>
      <w:r w:rsidR="006F72A7">
        <w:rPr>
          <w:color w:val="000000"/>
        </w:rPr>
        <w:t>In typical systems, these represent the same quantity.</w:t>
      </w:r>
    </w:p>
    <w:p w:rsidR="00E236B8" w:rsidRDefault="00E236B8" w:rsidP="00E236B8">
      <w:pPr>
        <w:pStyle w:val="Body"/>
        <w:rPr>
          <w:color w:val="000000"/>
        </w:rPr>
      </w:pPr>
      <w:r>
        <w:rPr>
          <w:color w:val="000000"/>
        </w:rPr>
        <w:t xml:space="preserve">The </w:t>
      </w:r>
      <w:r w:rsidRPr="00AB5D82">
        <w:rPr>
          <w:i/>
          <w:color w:val="000000"/>
        </w:rPr>
        <w:t xml:space="preserve">Trigger </w:t>
      </w:r>
      <w:r w:rsidR="0035460E">
        <w:rPr>
          <w:i/>
          <w:color w:val="000000"/>
        </w:rPr>
        <w:t>Holdoff</w:t>
      </w:r>
      <w:r w:rsidR="0035460E">
        <w:rPr>
          <w:color w:val="000000"/>
        </w:rPr>
        <w:t xml:space="preserve"> </w:t>
      </w:r>
      <w:r>
        <w:rPr>
          <w:color w:val="000000"/>
        </w:rPr>
        <w:t xml:space="preserve">attribute specifies the length of time after the digitizer detects a trigger during which the digitizer ignores additional triggers. The </w:t>
      </w:r>
      <w:r w:rsidRPr="00176627">
        <w:rPr>
          <w:i/>
          <w:color w:val="000000"/>
        </w:rPr>
        <w:t xml:space="preserve">Trigger </w:t>
      </w:r>
      <w:r w:rsidR="0035460E">
        <w:rPr>
          <w:i/>
          <w:color w:val="000000"/>
        </w:rPr>
        <w:t>Holdoff</w:t>
      </w:r>
      <w:r w:rsidR="0035460E">
        <w:rPr>
          <w:color w:val="000000"/>
        </w:rPr>
        <w:t xml:space="preserve"> </w:t>
      </w:r>
      <w:r>
        <w:rPr>
          <w:color w:val="000000"/>
        </w:rPr>
        <w:t xml:space="preserve">attribute affects the instrument operation only when the digitizer is configured to acquire multiple records (the </w:t>
      </w:r>
      <w:r w:rsidRPr="00176627">
        <w:rPr>
          <w:i/>
          <w:color w:val="000000"/>
        </w:rPr>
        <w:t>Num Records</w:t>
      </w:r>
      <w:r>
        <w:rPr>
          <w:color w:val="000000"/>
        </w:rPr>
        <w:t xml:space="preserve"> attribute is greater than 1)</w:t>
      </w:r>
      <w:r w:rsidR="00F34532">
        <w:rPr>
          <w:color w:val="000000"/>
        </w:rPr>
        <w:t xml:space="preserve">. </w:t>
      </w:r>
      <w:r w:rsidR="00E04EF5">
        <w:rPr>
          <w:color w:val="000000"/>
        </w:rPr>
        <w:t xml:space="preserve">If a trigger event occurs while the digitizer is still filling up a record, it will be ignored even if the </w:t>
      </w:r>
      <w:r w:rsidR="00E04EF5">
        <w:rPr>
          <w:i/>
          <w:color w:val="000000"/>
        </w:rPr>
        <w:t xml:space="preserve">Trigger Holdoff </w:t>
      </w:r>
      <w:r w:rsidR="00E04EF5">
        <w:rPr>
          <w:color w:val="000000"/>
        </w:rPr>
        <w:t>attribute is set to zero.</w:t>
      </w:r>
      <w:r w:rsidR="00A6059B">
        <w:rPr>
          <w:color w:val="000000"/>
        </w:rPr>
        <w:t xml:space="preserve"> </w:t>
      </w:r>
      <w:r w:rsidR="00A85722">
        <w:rPr>
          <w:color w:val="000000"/>
        </w:rPr>
        <w:t xml:space="preserve">This attribute is identical to the </w:t>
      </w:r>
      <w:r w:rsidR="00A85722">
        <w:rPr>
          <w:i/>
          <w:color w:val="000000"/>
        </w:rPr>
        <w:t xml:space="preserve">Trigger Holdoff </w:t>
      </w:r>
      <w:r w:rsidR="00A85722">
        <w:rPr>
          <w:color w:val="000000"/>
        </w:rPr>
        <w:t>attribute in the IviScope interface.</w:t>
      </w:r>
    </w:p>
    <w:p w:rsidR="006D12EA" w:rsidRDefault="006850A7" w:rsidP="006D12EA">
      <w:pPr>
        <w:pStyle w:val="Body"/>
        <w:rPr>
          <w:color w:val="000000"/>
        </w:rPr>
      </w:pPr>
      <w:r>
        <w:rPr>
          <w:color w:val="000000"/>
        </w:rPr>
        <w:t xml:space="preserve">The </w:t>
      </w:r>
      <w:r w:rsidRPr="00AB5D82">
        <w:rPr>
          <w:i/>
          <w:color w:val="000000"/>
        </w:rPr>
        <w:t xml:space="preserve">Trigger </w:t>
      </w:r>
      <w:r>
        <w:rPr>
          <w:i/>
          <w:color w:val="000000"/>
        </w:rPr>
        <w:t>Modifier</w:t>
      </w:r>
      <w:r>
        <w:rPr>
          <w:color w:val="000000"/>
        </w:rPr>
        <w:t xml:space="preserve"> attribute specifies</w:t>
      </w:r>
      <w:r w:rsidR="006D12EA" w:rsidRPr="006D12EA">
        <w:rPr>
          <w:color w:val="000000"/>
        </w:rPr>
        <w:t xml:space="preserve"> </w:t>
      </w:r>
      <w:r w:rsidR="006D12EA">
        <w:rPr>
          <w:color w:val="000000"/>
        </w:rPr>
        <w:t xml:space="preserve">the digitizer’s behavior in the absence of the configured trigger. This attribute is identical to the </w:t>
      </w:r>
      <w:r w:rsidR="006D12EA">
        <w:rPr>
          <w:i/>
          <w:color w:val="000000"/>
        </w:rPr>
        <w:t xml:space="preserve">Trigger Modifier </w:t>
      </w:r>
      <w:r w:rsidR="006D12EA">
        <w:rPr>
          <w:color w:val="000000"/>
        </w:rPr>
        <w:t>attribute in the IviScope interface.</w:t>
      </w:r>
    </w:p>
    <w:p w:rsidR="00E236B8" w:rsidRDefault="00E236B8" w:rsidP="00E236B8">
      <w:pPr>
        <w:pStyle w:val="Body"/>
        <w:rPr>
          <w:color w:val="000000"/>
        </w:rPr>
      </w:pPr>
      <w:r>
        <w:rPr>
          <w:color w:val="000000"/>
        </w:rPr>
        <w:t xml:space="preserve">The </w:t>
      </w:r>
      <w:r w:rsidRPr="00AB5D82">
        <w:rPr>
          <w:i/>
          <w:color w:val="000000"/>
        </w:rPr>
        <w:t xml:space="preserve">Pretrigger </w:t>
      </w:r>
      <w:r w:rsidR="00BE3588" w:rsidRPr="00AB5D82">
        <w:rPr>
          <w:i/>
          <w:color w:val="000000"/>
        </w:rPr>
        <w:t>Samples</w:t>
      </w:r>
      <w:r w:rsidR="000E63E7">
        <w:rPr>
          <w:color w:val="000000"/>
        </w:rPr>
        <w:t xml:space="preserve"> attribute </w:t>
      </w:r>
      <w:r>
        <w:rPr>
          <w:color w:val="000000"/>
        </w:rPr>
        <w:t xml:space="preserve">is defined as the </w:t>
      </w:r>
      <w:r w:rsidR="000E63E7">
        <w:rPr>
          <w:color w:val="000000"/>
        </w:rPr>
        <w:t xml:space="preserve">number of samples </w:t>
      </w:r>
      <w:r>
        <w:rPr>
          <w:color w:val="000000"/>
        </w:rPr>
        <w:t>needed to fill up the data</w:t>
      </w:r>
      <w:r w:rsidR="00A6059B">
        <w:rPr>
          <w:color w:val="000000"/>
        </w:rPr>
        <w:t xml:space="preserve"> buffer with pre-trigger data. </w:t>
      </w:r>
      <w:r>
        <w:rPr>
          <w:color w:val="000000"/>
        </w:rPr>
        <w:t>This attribute is used to capture as much pre-trigger data as possible without losing important events.</w:t>
      </w:r>
    </w:p>
    <w:p w:rsidR="00E04EF5" w:rsidRPr="007A3934" w:rsidRDefault="00E04EF5" w:rsidP="007A3934">
      <w:pPr>
        <w:pStyle w:val="Body"/>
        <w:rPr>
          <w:color w:val="000000"/>
        </w:rPr>
      </w:pPr>
      <w:r w:rsidRPr="007A3934">
        <w:rPr>
          <w:color w:val="000000"/>
        </w:rPr>
        <w:t>While the Pret</w:t>
      </w:r>
      <w:r w:rsidR="003E3610">
        <w:rPr>
          <w:color w:val="000000"/>
        </w:rPr>
        <w:t>r</w:t>
      </w:r>
      <w:r w:rsidRPr="007A3934">
        <w:rPr>
          <w:color w:val="000000"/>
        </w:rPr>
        <w:t>igger Samples attribute and the Trigger Holdoff attribute can be used to obtain similar results, these attributes actually perform quite different functions and are used for different applications</w:t>
      </w:r>
      <w:r w:rsidR="00F34532">
        <w:rPr>
          <w:color w:val="000000"/>
        </w:rPr>
        <w:t xml:space="preserve">. </w:t>
      </w:r>
    </w:p>
    <w:p w:rsidR="00E04EF5" w:rsidRPr="007A3934" w:rsidRDefault="00E04EF5" w:rsidP="003616BB">
      <w:pPr>
        <w:pStyle w:val="Body"/>
        <w:numPr>
          <w:ilvl w:val="0"/>
          <w:numId w:val="25"/>
        </w:numPr>
        <w:tabs>
          <w:tab w:val="clear" w:pos="720"/>
        </w:tabs>
        <w:ind w:left="900" w:hanging="180"/>
        <w:rPr>
          <w:color w:val="000000"/>
        </w:rPr>
      </w:pPr>
      <w:r w:rsidRPr="007A3934">
        <w:rPr>
          <w:color w:val="000000"/>
        </w:rPr>
        <w:t>Trigger Holdoff is measured from the time of a trigger event, and is specifi</w:t>
      </w:r>
      <w:r w:rsidR="00A6059B">
        <w:rPr>
          <w:color w:val="000000"/>
        </w:rPr>
        <w:t xml:space="preserve">ed in units of time (seconds). </w:t>
      </w:r>
      <w:r w:rsidRPr="007A3934">
        <w:rPr>
          <w:color w:val="000000"/>
        </w:rPr>
        <w:t>It is used in situations where the user is attempting to trigger on a pa</w:t>
      </w:r>
      <w:r w:rsidR="00A6059B">
        <w:rPr>
          <w:color w:val="000000"/>
        </w:rPr>
        <w:t xml:space="preserve">rt of a long repeating signal. </w:t>
      </w:r>
      <w:r w:rsidRPr="007A3934">
        <w:rPr>
          <w:color w:val="000000"/>
        </w:rPr>
        <w:t>When the data capture buffer is filled, the Trigger Holdoff attribute can be used to prevent the digitizer from triggering again until the sequence repeats itself</w:t>
      </w:r>
      <w:r w:rsidR="00F34532">
        <w:rPr>
          <w:color w:val="000000"/>
        </w:rPr>
        <w:t xml:space="preserve">. </w:t>
      </w:r>
      <w:r w:rsidR="004C403B">
        <w:rPr>
          <w:color w:val="000000"/>
        </w:rPr>
        <w:t>Trigger Holdoff is measured starting from the time of the trigger.</w:t>
      </w:r>
    </w:p>
    <w:p w:rsidR="00E04EF5" w:rsidRDefault="00E04EF5" w:rsidP="003616BB">
      <w:pPr>
        <w:pStyle w:val="Body"/>
        <w:numPr>
          <w:ilvl w:val="0"/>
          <w:numId w:val="25"/>
        </w:numPr>
        <w:tabs>
          <w:tab w:val="clear" w:pos="720"/>
        </w:tabs>
        <w:ind w:left="900" w:hanging="180"/>
        <w:rPr>
          <w:color w:val="000000"/>
        </w:rPr>
      </w:pPr>
      <w:r w:rsidRPr="007A3934">
        <w:rPr>
          <w:color w:val="000000"/>
        </w:rPr>
        <w:t>Pretrigger Samples is use</w:t>
      </w:r>
      <w:r w:rsidR="00960607">
        <w:rPr>
          <w:color w:val="000000"/>
        </w:rPr>
        <w:t>d</w:t>
      </w:r>
      <w:r w:rsidRPr="007A3934">
        <w:rPr>
          <w:color w:val="000000"/>
        </w:rPr>
        <w:t xml:space="preserve"> to gather as much pre-trigger data as possible, witho</w:t>
      </w:r>
      <w:r w:rsidR="00A6059B">
        <w:rPr>
          <w:color w:val="000000"/>
        </w:rPr>
        <w:t xml:space="preserve">ut missing an important event. </w:t>
      </w:r>
      <w:r w:rsidR="00A641E0" w:rsidRPr="007A3934">
        <w:rPr>
          <w:color w:val="000000"/>
        </w:rPr>
        <w:t>Pretrigger Samples is measured in number of samples and is the minimum number of samples that must be recorded before the digitizer w</w:t>
      </w:r>
      <w:r w:rsidR="00A6059B">
        <w:rPr>
          <w:color w:val="000000"/>
        </w:rPr>
        <w:t>ill respond to a trigger event.</w:t>
      </w:r>
      <w:r w:rsidR="00A641E0" w:rsidRPr="007A3934">
        <w:rPr>
          <w:color w:val="000000"/>
        </w:rPr>
        <w:t xml:space="preserve"> This guarantees that some data will be recorded before the trigger event occurs</w:t>
      </w:r>
      <w:r w:rsidR="00F34532">
        <w:rPr>
          <w:color w:val="000000"/>
        </w:rPr>
        <w:t xml:space="preserve">. </w:t>
      </w:r>
      <w:r w:rsidR="00D971F9">
        <w:rPr>
          <w:color w:val="000000"/>
        </w:rPr>
        <w:t>The counting of pretrigger samples begins when the user calls the Initiate Acquisi</w:t>
      </w:r>
      <w:r w:rsidR="00A6059B">
        <w:rPr>
          <w:color w:val="000000"/>
        </w:rPr>
        <w:t xml:space="preserve">tion function. </w:t>
      </w:r>
      <w:r w:rsidR="00D971F9">
        <w:rPr>
          <w:color w:val="000000"/>
        </w:rPr>
        <w:t xml:space="preserve">When recording multiple records, the counting of pretrigger samples begins </w:t>
      </w:r>
      <w:r w:rsidR="004267E5">
        <w:rPr>
          <w:color w:val="000000"/>
        </w:rPr>
        <w:t>after</w:t>
      </w:r>
      <w:r w:rsidR="00D971F9">
        <w:rPr>
          <w:color w:val="000000"/>
        </w:rPr>
        <w:t xml:space="preserve"> each prior record is filled</w:t>
      </w:r>
      <w:r w:rsidR="004267E5">
        <w:rPr>
          <w:color w:val="000000"/>
        </w:rPr>
        <w:t xml:space="preserve"> and when the digitizer is able to collect a new data record</w:t>
      </w:r>
      <w:r w:rsidR="004C403B">
        <w:rPr>
          <w:color w:val="000000"/>
        </w:rPr>
        <w:t>, i.e., at the end of the preceding record</w:t>
      </w:r>
      <w:r w:rsidR="004267E5">
        <w:rPr>
          <w:color w:val="000000"/>
        </w:rPr>
        <w:t xml:space="preserve"> plus any re-arm time that the digitizer may require</w:t>
      </w:r>
      <w:r w:rsidR="00366F30">
        <w:rPr>
          <w:color w:val="000000"/>
        </w:rPr>
        <w:t>.</w:t>
      </w:r>
    </w:p>
    <w:p w:rsidR="00366F30" w:rsidRPr="00366F30" w:rsidRDefault="00366F30" w:rsidP="00366F30">
      <w:pPr>
        <w:pStyle w:val="Body"/>
      </w:pPr>
      <w:r>
        <w:rPr>
          <w:color w:val="000000"/>
        </w:rPr>
        <w:t xml:space="preserve">Trigger Holdoff and Pretrigger Samples are </w:t>
      </w:r>
      <w:r>
        <w:rPr>
          <w:i/>
          <w:color w:val="000000"/>
        </w:rPr>
        <w:t xml:space="preserve">not </w:t>
      </w:r>
      <w:r>
        <w:rPr>
          <w:color w:val="000000"/>
        </w:rPr>
        <w:t>equivalent, although they</w:t>
      </w:r>
      <w:r w:rsidR="00A6059B">
        <w:rPr>
          <w:color w:val="000000"/>
        </w:rPr>
        <w:t xml:space="preserve"> do perform similar functions. </w:t>
      </w:r>
      <w:r>
        <w:rPr>
          <w:color w:val="000000"/>
        </w:rPr>
        <w:t>The difference lies in subtle timing relationships between these pa</w:t>
      </w:r>
      <w:r w:rsidR="00A6059B">
        <w:rPr>
          <w:color w:val="000000"/>
        </w:rPr>
        <w:t>rameters and the trigger event.</w:t>
      </w:r>
      <w:r>
        <w:rPr>
          <w:color w:val="000000"/>
        </w:rPr>
        <w:t xml:space="preserve"> Trigger Holdoff is measured starting f</w:t>
      </w:r>
      <w:r w:rsidR="00673639">
        <w:rPr>
          <w:color w:val="000000"/>
        </w:rPr>
        <w:t>rom the time of a trigger event, while</w:t>
      </w:r>
      <w:r>
        <w:rPr>
          <w:color w:val="000000"/>
        </w:rPr>
        <w:t xml:space="preserve"> Pretrigger Samples is measured from the </w:t>
      </w:r>
      <w:r w:rsidR="00F821D9">
        <w:rPr>
          <w:color w:val="000000"/>
        </w:rPr>
        <w:t>time that the digitizer is ready to capture a new record</w:t>
      </w:r>
      <w:r w:rsidR="004C58ED">
        <w:rPr>
          <w:color w:val="000000"/>
        </w:rPr>
        <w:t xml:space="preserve"> (the time recording the previous record is </w:t>
      </w:r>
      <w:r w:rsidR="004C58ED">
        <w:rPr>
          <w:color w:val="000000"/>
        </w:rPr>
        <w:lastRenderedPageBreak/>
        <w:t xml:space="preserve">finished </w:t>
      </w:r>
      <w:r w:rsidR="00A6059B">
        <w:rPr>
          <w:color w:val="000000"/>
        </w:rPr>
        <w:t xml:space="preserve">plus the re-arm time, if any). </w:t>
      </w:r>
      <w:r>
        <w:rPr>
          <w:color w:val="000000"/>
        </w:rPr>
        <w:t>This means that Pretrigger Samples timing is always synchronous with the sample clock</w:t>
      </w:r>
      <w:r w:rsidR="004C58ED">
        <w:rPr>
          <w:color w:val="000000"/>
        </w:rPr>
        <w:t>.</w:t>
      </w:r>
      <w:r>
        <w:rPr>
          <w:color w:val="000000"/>
        </w:rPr>
        <w:t xml:space="preserve"> Trigger Holdoff is </w:t>
      </w:r>
      <w:r>
        <w:rPr>
          <w:i/>
          <w:color w:val="000000"/>
        </w:rPr>
        <w:t xml:space="preserve">not </w:t>
      </w:r>
      <w:r>
        <w:rPr>
          <w:color w:val="000000"/>
        </w:rPr>
        <w:t>synchronous with the sample clock, since the actual trigger event may occur at any time.</w:t>
      </w:r>
    </w:p>
    <w:p w:rsidR="007A3934" w:rsidRDefault="00875082" w:rsidP="007A3934">
      <w:pPr>
        <w:pStyle w:val="Body"/>
        <w:rPr>
          <w:color w:val="000000"/>
        </w:rPr>
      </w:pPr>
      <w:r>
        <w:rPr>
          <w:color w:val="000000"/>
        </w:rPr>
        <w:fldChar w:fldCharType="begin"/>
      </w:r>
      <w:r w:rsidR="00032BE9">
        <w:rPr>
          <w:color w:val="000000"/>
        </w:rPr>
        <w:instrText xml:space="preserve"> REF _Ref216853377 \h </w:instrText>
      </w:r>
      <w:r>
        <w:rPr>
          <w:color w:val="000000"/>
        </w:rPr>
      </w:r>
      <w:r>
        <w:rPr>
          <w:color w:val="000000"/>
        </w:rPr>
        <w:fldChar w:fldCharType="separate"/>
      </w:r>
      <w:r w:rsidR="00344F59">
        <w:t xml:space="preserve">Figure </w:t>
      </w:r>
      <w:r w:rsidR="00344F59">
        <w:rPr>
          <w:noProof/>
        </w:rPr>
        <w:t>4</w:t>
      </w:r>
      <w:r w:rsidR="00344F59">
        <w:noBreakHyphen/>
      </w:r>
      <w:r w:rsidR="00344F59">
        <w:rPr>
          <w:noProof/>
        </w:rPr>
        <w:t>2</w:t>
      </w:r>
      <w:r>
        <w:rPr>
          <w:color w:val="000000"/>
        </w:rPr>
        <w:fldChar w:fldCharType="end"/>
      </w:r>
      <w:r w:rsidR="00032BE9">
        <w:rPr>
          <w:color w:val="000000"/>
        </w:rPr>
        <w:t xml:space="preserve"> </w:t>
      </w:r>
      <w:r w:rsidR="007A3934">
        <w:rPr>
          <w:color w:val="000000"/>
        </w:rPr>
        <w:t xml:space="preserve">below illustrates the relationship between </w:t>
      </w:r>
      <w:r w:rsidR="007A3934" w:rsidRPr="007A3934">
        <w:rPr>
          <w:i/>
          <w:color w:val="000000"/>
        </w:rPr>
        <w:t>Trigger Holdoff</w:t>
      </w:r>
      <w:r w:rsidR="007A3934">
        <w:rPr>
          <w:color w:val="000000"/>
        </w:rPr>
        <w:t xml:space="preserve"> and </w:t>
      </w:r>
      <w:r w:rsidR="007A3934" w:rsidRPr="007A3934">
        <w:rPr>
          <w:i/>
          <w:color w:val="000000"/>
        </w:rPr>
        <w:t>Pretrigger Samples</w:t>
      </w:r>
      <w:r w:rsidR="00F34532">
        <w:rPr>
          <w:color w:val="000000"/>
        </w:rPr>
        <w:t xml:space="preserve">. </w:t>
      </w:r>
      <w:r w:rsidR="007A3934">
        <w:rPr>
          <w:color w:val="000000"/>
        </w:rPr>
        <w:t>The upper half of the figure ill</w:t>
      </w:r>
      <w:r w:rsidR="00063239">
        <w:rPr>
          <w:color w:val="000000"/>
        </w:rPr>
        <w:t>ustrates</w:t>
      </w:r>
      <w:r w:rsidR="007A3934">
        <w:rPr>
          <w:color w:val="000000"/>
        </w:rPr>
        <w:t xml:space="preserve"> </w:t>
      </w:r>
      <w:r w:rsidR="007A3934">
        <w:rPr>
          <w:i/>
          <w:color w:val="000000"/>
        </w:rPr>
        <w:t>Trigger Holdoff</w:t>
      </w:r>
      <w:r w:rsidR="009A0A8D">
        <w:rPr>
          <w:i/>
          <w:color w:val="000000"/>
        </w:rPr>
        <w:t xml:space="preserve"> </w:t>
      </w:r>
      <w:r w:rsidR="009A0A8D">
        <w:rPr>
          <w:color w:val="000000"/>
        </w:rPr>
        <w:t xml:space="preserve">for an acquisition with </w:t>
      </w:r>
      <w:r w:rsidR="00A04EE1" w:rsidRPr="00A04EE1">
        <w:rPr>
          <w:i/>
          <w:color w:val="000000"/>
        </w:rPr>
        <w:t>N</w:t>
      </w:r>
      <w:r w:rsidR="009A0A8D" w:rsidRPr="00A04EE1">
        <w:rPr>
          <w:i/>
          <w:color w:val="000000"/>
        </w:rPr>
        <w:t>um</w:t>
      </w:r>
      <w:r w:rsidR="00A04EE1">
        <w:rPr>
          <w:i/>
          <w:color w:val="000000"/>
        </w:rPr>
        <w:t xml:space="preserve"> </w:t>
      </w:r>
      <w:r w:rsidR="009A0A8D" w:rsidRPr="00A04EE1">
        <w:rPr>
          <w:i/>
          <w:color w:val="000000"/>
        </w:rPr>
        <w:t>Records</w:t>
      </w:r>
      <w:r w:rsidR="009A0A8D">
        <w:rPr>
          <w:color w:val="000000"/>
        </w:rPr>
        <w:t xml:space="preserve"> greater than one</w:t>
      </w:r>
      <w:r w:rsidR="00F34532">
        <w:rPr>
          <w:i/>
          <w:color w:val="000000"/>
        </w:rPr>
        <w:t xml:space="preserve">. </w:t>
      </w:r>
      <w:r w:rsidR="00063239" w:rsidRPr="003E3610">
        <w:rPr>
          <w:color w:val="000000"/>
        </w:rPr>
        <w:t>Here</w:t>
      </w:r>
      <w:r w:rsidR="00063239">
        <w:rPr>
          <w:i/>
          <w:color w:val="000000"/>
        </w:rPr>
        <w:t>,</w:t>
      </w:r>
      <w:r w:rsidR="00940098">
        <w:rPr>
          <w:i/>
          <w:color w:val="000000"/>
        </w:rPr>
        <w:t xml:space="preserve"> </w:t>
      </w:r>
      <w:r w:rsidR="00063239">
        <w:rPr>
          <w:color w:val="000000"/>
        </w:rPr>
        <w:t>t</w:t>
      </w:r>
      <w:r w:rsidR="007A3934">
        <w:rPr>
          <w:color w:val="000000"/>
        </w:rPr>
        <w:t xml:space="preserve">he second </w:t>
      </w:r>
      <w:r w:rsidR="00063239">
        <w:rPr>
          <w:color w:val="000000"/>
        </w:rPr>
        <w:t xml:space="preserve">(and subsequent) </w:t>
      </w:r>
      <w:r w:rsidR="007A3934">
        <w:rPr>
          <w:color w:val="000000"/>
        </w:rPr>
        <w:t>trigger</w:t>
      </w:r>
      <w:r w:rsidR="00063239">
        <w:rPr>
          <w:color w:val="000000"/>
        </w:rPr>
        <w:t>s</w:t>
      </w:r>
      <w:r w:rsidR="007A3934">
        <w:rPr>
          <w:color w:val="000000"/>
        </w:rPr>
        <w:t xml:space="preserve"> will not be accepted </w:t>
      </w:r>
      <w:r w:rsidR="00063239">
        <w:rPr>
          <w:color w:val="000000"/>
        </w:rPr>
        <w:t xml:space="preserve">until the </w:t>
      </w:r>
      <w:r w:rsidR="009A0A8D">
        <w:rPr>
          <w:color w:val="000000"/>
        </w:rPr>
        <w:t xml:space="preserve">data acquisition is finished </w:t>
      </w:r>
      <w:r w:rsidR="009A0A8D">
        <w:rPr>
          <w:i/>
          <w:color w:val="000000"/>
        </w:rPr>
        <w:t xml:space="preserve">and </w:t>
      </w:r>
      <w:r w:rsidR="009A0A8D">
        <w:rPr>
          <w:color w:val="000000"/>
        </w:rPr>
        <w:t xml:space="preserve">the </w:t>
      </w:r>
      <w:r w:rsidR="00063239">
        <w:rPr>
          <w:color w:val="000000"/>
        </w:rPr>
        <w:t>holdoff period has expired</w:t>
      </w:r>
      <w:r w:rsidR="00F34532">
        <w:rPr>
          <w:color w:val="000000"/>
        </w:rPr>
        <w:t xml:space="preserve">. </w:t>
      </w:r>
      <w:r w:rsidR="00063239">
        <w:rPr>
          <w:color w:val="000000"/>
        </w:rPr>
        <w:t>The lower half illustrate</w:t>
      </w:r>
      <w:r w:rsidR="003E3610">
        <w:rPr>
          <w:color w:val="000000"/>
        </w:rPr>
        <w:t>s</w:t>
      </w:r>
      <w:r w:rsidR="00063239">
        <w:rPr>
          <w:color w:val="000000"/>
        </w:rPr>
        <w:t xml:space="preserve"> </w:t>
      </w:r>
      <w:r w:rsidR="00063239">
        <w:rPr>
          <w:i/>
          <w:color w:val="000000"/>
        </w:rPr>
        <w:t>Pretrigger</w:t>
      </w:r>
      <w:r w:rsidR="00D971F9">
        <w:rPr>
          <w:i/>
          <w:color w:val="000000"/>
        </w:rPr>
        <w:t xml:space="preserve"> S</w:t>
      </w:r>
      <w:r w:rsidR="00063239">
        <w:rPr>
          <w:i/>
          <w:color w:val="000000"/>
        </w:rPr>
        <w:t xml:space="preserve">amples </w:t>
      </w:r>
      <w:r w:rsidR="00063239">
        <w:rPr>
          <w:color w:val="000000"/>
        </w:rPr>
        <w:t>and shows how trigger events will not be accepted until a sufficient number of samples has been collected in the digitizer’s data buffer.</w:t>
      </w:r>
    </w:p>
    <w:p w:rsidR="00B97862" w:rsidRDefault="00E236B8" w:rsidP="00B42B3C">
      <w:pPr>
        <w:pStyle w:val="Caption"/>
        <w:ind w:left="720"/>
        <w:jc w:val="center"/>
        <w:rPr>
          <w:color w:val="000000"/>
        </w:rPr>
      </w:pPr>
      <w:r>
        <w:rPr>
          <w:color w:val="000000"/>
        </w:rPr>
        <w:tab/>
      </w:r>
      <w:r w:rsidR="00875082" w:rsidRPr="00875082">
        <w:rPr>
          <w:bCs w:val="0"/>
          <w:noProof/>
          <w:color w:val="000000"/>
        </w:rPr>
        <w:pict>
          <v:group id="_x0000_s1067" editas="canvas" style="position:absolute;margin-left:0;margin-top:0;width:423.7pt;height:268.8pt;z-index:251654656;mso-position-horizontal-relative:char;mso-position-vertical-relative:line" coordorigin="3526,6776" coordsize="6518,4162">
            <o:lock v:ext="edit" aspectratio="t"/>
            <v:shape id="_x0000_s1068" type="#_x0000_t75" style="position:absolute;left:3526;top:6776;width:6518;height:4162" o:preferrelative="f" stroked="t">
              <v:fill o:detectmouseclick="t"/>
              <v:path o:extrusionok="t" o:connecttype="none"/>
              <o:lock v:ext="edit" text="t"/>
            </v:shape>
            <v:shape id="_x0000_s1069" type="#_x0000_t75" style="position:absolute;left:3549;top:6776;width:6495;height:1858">
              <v:imagedata r:id="rId26" o:title=""/>
            </v:shape>
            <v:shape id="_x0000_s1070" type="#_x0000_t75" style="position:absolute;left:3526;top:9211;width:6266;height:1727;mso-wrap-style:none;mso-wrap-distance-left:0;mso-wrap-distance-right:0" fillcolor="#00e4a8">
              <v:imagedata r:id="rId27" o:title=""/>
              <v:shadow color="#1c1c1c"/>
            </v:shape>
          </v:group>
          <o:OLEObject Type="Embed" ProgID="Visio.Drawing.11" ShapeID="_x0000_s1069" DrawAspect="Content" ObjectID="_1385983540" r:id="rId28"/>
          <o:OLEObject Type="Embed" ProgID="Visio.Drawing.11" ShapeID="_x0000_s1070" DrawAspect="Content" ObjectID="_1385983541" r:id="rId29"/>
        </w:pict>
      </w:r>
      <w:r w:rsidR="00875082" w:rsidRPr="00875082">
        <w:rPr>
          <w:color w:val="000000"/>
        </w:rPr>
        <w:pict>
          <v:shape id="_x0000_i1029" type="#_x0000_t75" style="width:423.75pt;height:268.5pt">
            <v:imagedata croptop="-65520f" cropbottom="65520f"/>
          </v:shape>
        </w:pict>
      </w:r>
    </w:p>
    <w:p w:rsidR="00B97862" w:rsidRDefault="00875082" w:rsidP="00E236B8">
      <w:pPr>
        <w:pStyle w:val="Caption"/>
        <w:jc w:val="center"/>
        <w:rPr>
          <w:color w:val="000000"/>
        </w:rPr>
      </w:pPr>
      <w:r w:rsidRPr="00875082">
        <w:rPr>
          <w:noProof/>
        </w:rPr>
        <w:pict>
          <v:shape id="_x0000_s1071" type="#_x0000_t202" style="position:absolute;left:0;text-align:left;margin-left:40.15pt;margin-top:8pt;width:423.7pt;height:11.5pt;z-index:251655680" stroked="f">
            <v:textbox style="mso-next-textbox:#_x0000_s1071;mso-fit-shape-to-text:t" inset="0,0,0,0">
              <w:txbxContent>
                <w:p w:rsidR="00641070" w:rsidRPr="006552A2" w:rsidRDefault="00641070" w:rsidP="00592E28">
                  <w:pPr>
                    <w:pStyle w:val="Caption"/>
                    <w:jc w:val="center"/>
                    <w:rPr>
                      <w:color w:val="000000"/>
                    </w:rPr>
                  </w:pPr>
                  <w:bookmarkStart w:id="132" w:name="_Ref216853377"/>
                  <w:r>
                    <w:t xml:space="preserve">Figure </w:t>
                  </w:r>
                  <w:fldSimple w:instr=" STYLEREF 1 \s ">
                    <w:r w:rsidR="00344F59">
                      <w:rPr>
                        <w:noProof/>
                      </w:rPr>
                      <w:t>4</w:t>
                    </w:r>
                  </w:fldSimple>
                  <w:r>
                    <w:noBreakHyphen/>
                  </w:r>
                  <w:fldSimple w:instr=" SEQ Figure \* ARABIC \s 1 ">
                    <w:r w:rsidR="00344F59">
                      <w:rPr>
                        <w:noProof/>
                      </w:rPr>
                      <w:t>2</w:t>
                    </w:r>
                  </w:fldSimple>
                  <w:bookmarkEnd w:id="132"/>
                  <w:r>
                    <w:t xml:space="preserve"> </w:t>
                  </w:r>
                  <w:r w:rsidRPr="00592E28">
                    <w:rPr>
                      <w:b w:val="0"/>
                    </w:rPr>
                    <w:t>Trigger Holdoff and Pretrigger Samples</w:t>
                  </w:r>
                </w:p>
              </w:txbxContent>
            </v:textbox>
          </v:shape>
        </w:pict>
      </w:r>
    </w:p>
    <w:p w:rsidR="00E4066A" w:rsidRDefault="00E4066A" w:rsidP="00E4066A"/>
    <w:p w:rsidR="00E4066A" w:rsidRPr="00A6059B" w:rsidRDefault="00E4066A" w:rsidP="00A6059B">
      <w:pPr>
        <w:pStyle w:val="Heading4"/>
      </w:pPr>
      <w:r w:rsidRPr="00A6059B">
        <w:t>Setting Up Triggers</w:t>
      </w:r>
    </w:p>
    <w:p w:rsidR="00E4066A" w:rsidRDefault="00E4066A" w:rsidP="002516B6">
      <w:pPr>
        <w:spacing w:before="120"/>
        <w:ind w:left="720"/>
      </w:pPr>
      <w:r>
        <w:t>The process for setting triggers in the IviDigitizer interface is simple, but the IviDigitizer trigger subsystem works differently from triggers in the IviScope interface</w:t>
      </w:r>
      <w:r w:rsidR="00F34532">
        <w:t xml:space="preserve">. </w:t>
      </w:r>
      <w:r>
        <w:t>In IviDigitizer, triggers are a repeated capability</w:t>
      </w:r>
      <w:r w:rsidR="00F34532">
        <w:t xml:space="preserve">. </w:t>
      </w:r>
      <w:r>
        <w:t xml:space="preserve">Trigger parameters like the </w:t>
      </w:r>
      <w:r w:rsidR="002F13AA">
        <w:rPr>
          <w:i/>
        </w:rPr>
        <w:t>Trigger Coupling</w:t>
      </w:r>
      <w:r>
        <w:rPr>
          <w:i/>
        </w:rPr>
        <w:t xml:space="preserve"> </w:t>
      </w:r>
      <w:r>
        <w:t xml:space="preserve">and </w:t>
      </w:r>
      <w:r>
        <w:rPr>
          <w:i/>
        </w:rPr>
        <w:t xml:space="preserve">Trigger </w:t>
      </w:r>
      <w:r w:rsidR="002F13AA">
        <w:rPr>
          <w:i/>
        </w:rPr>
        <w:t>Level</w:t>
      </w:r>
      <w:r>
        <w:rPr>
          <w:i/>
        </w:rPr>
        <w:t xml:space="preserve"> </w:t>
      </w:r>
      <w:r>
        <w:t>attributes are associated with each trigger source – they are not global parameters as in the IviScope interface</w:t>
      </w:r>
      <w:r w:rsidR="00F34532">
        <w:t xml:space="preserve">. </w:t>
      </w:r>
      <w:r>
        <w:t xml:space="preserve">The interface includes an </w:t>
      </w:r>
      <w:r>
        <w:rPr>
          <w:i/>
        </w:rPr>
        <w:t xml:space="preserve">Active Trigger Source </w:t>
      </w:r>
      <w:r>
        <w:t>attribute (a string) that is used to specify which of the available trigger sources is to be used.</w:t>
      </w:r>
    </w:p>
    <w:p w:rsidR="00E4066A" w:rsidRDefault="00E4066A" w:rsidP="00A6059B">
      <w:pPr>
        <w:spacing w:before="120"/>
        <w:ind w:left="720"/>
      </w:pPr>
      <w:r>
        <w:t>To set up a trigger, simply follow these steps:</w:t>
      </w:r>
    </w:p>
    <w:p w:rsidR="00E4066A" w:rsidRDefault="00E4066A" w:rsidP="00A6059B">
      <w:pPr>
        <w:numPr>
          <w:ilvl w:val="0"/>
          <w:numId w:val="26"/>
        </w:numPr>
        <w:spacing w:before="200"/>
      </w:pPr>
      <w:r>
        <w:t xml:space="preserve">Set the </w:t>
      </w:r>
      <w:r>
        <w:rPr>
          <w:i/>
        </w:rPr>
        <w:t xml:space="preserve">Active Trigger Source </w:t>
      </w:r>
      <w:r>
        <w:t>attribute</w:t>
      </w:r>
      <w:r w:rsidR="00F34532">
        <w:t xml:space="preserve">. </w:t>
      </w:r>
      <w:r>
        <w:t>This is a string that specifies a particular trigger source, such as “Channel 1”</w:t>
      </w:r>
      <w:r w:rsidR="00F34532">
        <w:t xml:space="preserve">. </w:t>
      </w:r>
      <w:r>
        <w:t>Trigger sources are a repeated capability, and the valid trigger source names can be discovered by traversing the TriggerSource repeated capability list.</w:t>
      </w:r>
    </w:p>
    <w:p w:rsidR="00E4066A" w:rsidRDefault="00C060C7" w:rsidP="00A6059B">
      <w:pPr>
        <w:numPr>
          <w:ilvl w:val="0"/>
          <w:numId w:val="26"/>
        </w:numPr>
        <w:spacing w:before="200"/>
      </w:pPr>
      <w:r w:rsidRPr="00C060C7">
        <w:t xml:space="preserve">Set the </w:t>
      </w:r>
      <w:r w:rsidRPr="00C060C7">
        <w:rPr>
          <w:i/>
        </w:rPr>
        <w:t>Trigger Type</w:t>
      </w:r>
      <w:r w:rsidRPr="00C060C7">
        <w:t xml:space="preserve"> attribute. This attribute </w:t>
      </w:r>
      <w:del w:id="133" w:author="MAUMARY,YVES (A-Switzerland,ex1)" w:date="2011-10-14T15:38:00Z">
        <w:r w:rsidR="00E4066A">
          <w:delText>applies</w:delText>
        </w:r>
      </w:del>
      <w:ins w:id="134" w:author="MAUMARY,YVES (A-Switzerland,ex1)" w:date="2011-10-14T15:38:00Z">
        <w:r w:rsidRPr="00C060C7">
          <w:t>is specific</w:t>
        </w:r>
      </w:ins>
      <w:r w:rsidRPr="00C060C7">
        <w:t xml:space="preserve"> to </w:t>
      </w:r>
      <w:del w:id="135" w:author="MAUMARY,YVES (A-Switzerland,ex1)" w:date="2011-10-14T15:38:00Z">
        <w:r w:rsidR="00E4066A">
          <w:delText xml:space="preserve">the current </w:delText>
        </w:r>
        <w:r w:rsidR="00E4066A">
          <w:rPr>
            <w:i/>
          </w:rPr>
          <w:delText>Active</w:delText>
        </w:r>
      </w:del>
      <w:ins w:id="136" w:author="MAUMARY,YVES (A-Switzerland,ex1)" w:date="2011-10-14T15:38:00Z">
        <w:r w:rsidRPr="00C060C7">
          <w:t>each</w:t>
        </w:r>
      </w:ins>
      <w:r w:rsidRPr="00C060C7">
        <w:t xml:space="preserve"> Trigger Source. Like all other </w:t>
      </w:r>
      <w:del w:id="137" w:author="MAUMARY,YVES (A-Switzerland,ex1)" w:date="2011-10-14T15:38:00Z">
        <w:r w:rsidR="00E4066A">
          <w:delText>trigger</w:delText>
        </w:r>
      </w:del>
      <w:ins w:id="138" w:author="MAUMARY,YVES (A-Switzerland,ex1)" w:date="2011-10-14T15:38:00Z">
        <w:r w:rsidRPr="00C060C7">
          <w:t>Trigger Source</w:t>
        </w:r>
      </w:ins>
      <w:r w:rsidRPr="00C060C7">
        <w:t xml:space="preserve"> attributes, setting this attribute applies </w:t>
      </w:r>
      <w:r w:rsidRPr="00C060C7">
        <w:rPr>
          <w:b/>
        </w:rPr>
        <w:t>only</w:t>
      </w:r>
      <w:r w:rsidRPr="00C060C7">
        <w:t xml:space="preserve"> to the </w:t>
      </w:r>
      <w:del w:id="139" w:author="MAUMARY,YVES (A-Switzerland,ex1)" w:date="2011-10-14T15:38:00Z">
        <w:r w:rsidR="00E4066A">
          <w:delText>active</w:delText>
        </w:r>
      </w:del>
      <w:ins w:id="140" w:author="MAUMARY,YVES (A-Switzerland,ex1)" w:date="2011-10-14T15:38:00Z">
        <w:r w:rsidRPr="00C060C7">
          <w:t>specified</w:t>
        </w:r>
      </w:ins>
      <w:r w:rsidRPr="00C060C7">
        <w:t xml:space="preserve"> trigger source</w:t>
      </w:r>
      <w:ins w:id="141" w:author="MAUMARY,YVES (A-Switzerland,ex1)" w:date="2011-10-14T15:38:00Z">
        <w:r w:rsidRPr="00C060C7">
          <w:t xml:space="preserve"> repeated capability</w:t>
        </w:r>
      </w:ins>
      <w:r w:rsidRPr="00C060C7">
        <w:t xml:space="preserve">. If the </w:t>
      </w:r>
      <w:del w:id="142" w:author="MAUMARY,YVES (A-Switzerland,ex1)" w:date="2011-10-14T15:38:00Z">
        <w:r w:rsidR="00E4066A">
          <w:delText>trigger source</w:delText>
        </w:r>
      </w:del>
      <w:ins w:id="143" w:author="MAUMARY,YVES (A-Switzerland,ex1)" w:date="2011-10-14T15:38:00Z">
        <w:r w:rsidRPr="00C060C7">
          <w:t>Active Trigger Source</w:t>
        </w:r>
      </w:ins>
      <w:r w:rsidRPr="00C060C7">
        <w:t xml:space="preserve"> is changed</w:t>
      </w:r>
      <w:del w:id="144" w:author="MAUMARY,YVES (A-Switzerland,ex1)" w:date="2011-10-14T15:38:00Z">
        <w:r w:rsidR="00E4066A">
          <w:delText>, the</w:delText>
        </w:r>
      </w:del>
      <w:ins w:id="145" w:author="MAUMARY,YVES (A-Switzerland,ex1)" w:date="2011-10-14T15:38:00Z">
        <w:r w:rsidRPr="00C060C7">
          <w:t xml:space="preserve"> to another trigger source, the (active)</w:t>
        </w:r>
      </w:ins>
      <w:r w:rsidRPr="00C060C7">
        <w:t xml:space="preserve"> trigger type may change as well.</w:t>
      </w:r>
    </w:p>
    <w:p w:rsidR="00E4066A" w:rsidRDefault="00E4066A" w:rsidP="00A6059B">
      <w:pPr>
        <w:numPr>
          <w:ilvl w:val="0"/>
          <w:numId w:val="26"/>
        </w:numPr>
        <w:spacing w:before="200"/>
      </w:pPr>
      <w:r>
        <w:lastRenderedPageBreak/>
        <w:t xml:space="preserve">Refer to this document or to the vendor’s document to determine what other parameters need to be set for the given </w:t>
      </w:r>
      <w:r>
        <w:rPr>
          <w:i/>
        </w:rPr>
        <w:t>Trigger Type</w:t>
      </w:r>
      <w:r w:rsidR="00F34532">
        <w:rPr>
          <w:i/>
        </w:rPr>
        <w:t xml:space="preserve">. </w:t>
      </w:r>
      <w:r>
        <w:t xml:space="preserve">For instance, if using an edge trigger then the </w:t>
      </w:r>
      <w:r>
        <w:rPr>
          <w:i/>
        </w:rPr>
        <w:t xml:space="preserve">Trigger Level </w:t>
      </w:r>
      <w:r>
        <w:t xml:space="preserve">and </w:t>
      </w:r>
      <w:r>
        <w:rPr>
          <w:i/>
        </w:rPr>
        <w:t xml:space="preserve">Trigger Slope </w:t>
      </w:r>
      <w:r>
        <w:t>attributes should be set</w:t>
      </w:r>
      <w:r w:rsidR="00F34532">
        <w:t xml:space="preserve">. </w:t>
      </w:r>
      <w:r>
        <w:t>Different trigger types have different requirements.</w:t>
      </w:r>
    </w:p>
    <w:p w:rsidR="002F13AA" w:rsidRDefault="00A82832" w:rsidP="00A6059B">
      <w:pPr>
        <w:spacing w:before="200"/>
        <w:ind w:left="720"/>
      </w:pPr>
      <w:r>
        <w:rPr>
          <w:color w:val="000000"/>
        </w:rPr>
        <w:t xml:space="preserve">Each </w:t>
      </w:r>
      <w:r w:rsidR="002F13AA">
        <w:rPr>
          <w:color w:val="000000"/>
        </w:rPr>
        <w:t>trigger s</w:t>
      </w:r>
      <w:r>
        <w:rPr>
          <w:color w:val="000000"/>
        </w:rPr>
        <w:t>ource has the following attributes</w:t>
      </w:r>
      <w:r w:rsidR="002F13AA">
        <w:rPr>
          <w:color w:val="000000"/>
        </w:rPr>
        <w:t>:</w:t>
      </w:r>
    </w:p>
    <w:p w:rsidR="00E4066A" w:rsidRDefault="00E4066A" w:rsidP="00A6059B">
      <w:pPr>
        <w:pStyle w:val="ListBullet"/>
        <w:numPr>
          <w:ilvl w:val="0"/>
          <w:numId w:val="13"/>
        </w:numPr>
        <w:spacing w:before="200"/>
      </w:pPr>
      <w:r>
        <w:t>Trigger Coupling</w:t>
      </w:r>
    </w:p>
    <w:p w:rsidR="00FC4927" w:rsidRDefault="00FC4927" w:rsidP="00A6059B">
      <w:pPr>
        <w:pStyle w:val="ListBullet"/>
        <w:numPr>
          <w:ilvl w:val="0"/>
          <w:numId w:val="13"/>
        </w:numPr>
        <w:spacing w:before="200"/>
      </w:pPr>
      <w:r>
        <w:t>Trigger Hysteresis</w:t>
      </w:r>
    </w:p>
    <w:p w:rsidR="00FC4927" w:rsidRDefault="00FC4927" w:rsidP="00A6059B">
      <w:pPr>
        <w:pStyle w:val="ListBullet"/>
        <w:numPr>
          <w:ilvl w:val="0"/>
          <w:numId w:val="13"/>
        </w:numPr>
        <w:spacing w:before="200"/>
      </w:pPr>
      <w:r>
        <w:t>Trigger Level</w:t>
      </w:r>
    </w:p>
    <w:p w:rsidR="00E4066A" w:rsidRDefault="00FC4927" w:rsidP="00A6059B">
      <w:pPr>
        <w:pStyle w:val="ListBullet"/>
        <w:numPr>
          <w:ilvl w:val="0"/>
          <w:numId w:val="13"/>
        </w:numPr>
        <w:spacing w:before="200"/>
      </w:pPr>
      <w:r>
        <w:t>Trigger Type</w:t>
      </w:r>
    </w:p>
    <w:p w:rsidR="00E4066A" w:rsidRDefault="00E4066A" w:rsidP="00E4066A">
      <w:pPr>
        <w:pStyle w:val="Body"/>
        <w:rPr>
          <w:color w:val="000000"/>
        </w:rPr>
      </w:pPr>
      <w:r>
        <w:rPr>
          <w:color w:val="000000"/>
        </w:rPr>
        <w:t xml:space="preserve">The </w:t>
      </w:r>
      <w:r w:rsidRPr="00176627">
        <w:rPr>
          <w:i/>
          <w:color w:val="000000"/>
        </w:rPr>
        <w:t>Trigger Coupling</w:t>
      </w:r>
      <w:r>
        <w:rPr>
          <w:color w:val="000000"/>
        </w:rPr>
        <w:t xml:space="preserve"> attribute specifies how the digitizer couples the trigger source to the trigger sub-system</w:t>
      </w:r>
      <w:r w:rsidR="00F34532">
        <w:rPr>
          <w:color w:val="000000"/>
        </w:rPr>
        <w:t xml:space="preserve">. </w:t>
      </w:r>
      <w:r>
        <w:rPr>
          <w:color w:val="000000"/>
        </w:rPr>
        <w:t>Commonly, this attribute will be set to DC (which allows the trigger signal to be used without modification) or AC (which strips away any DC component of the trigger signal)</w:t>
      </w:r>
      <w:r w:rsidR="00F34532">
        <w:rPr>
          <w:color w:val="000000"/>
        </w:rPr>
        <w:t xml:space="preserve">. </w:t>
      </w:r>
      <w:r>
        <w:rPr>
          <w:color w:val="000000"/>
        </w:rPr>
        <w:t>The IviDigitizer interface also includes a number of more complex coupling types that mirror the capabilities in the IviScope interface.</w:t>
      </w:r>
    </w:p>
    <w:p w:rsidR="007007EC" w:rsidRDefault="007007EC" w:rsidP="00E4066A">
      <w:pPr>
        <w:pStyle w:val="Body"/>
        <w:rPr>
          <w:color w:val="000000"/>
        </w:rPr>
      </w:pPr>
      <w:r>
        <w:rPr>
          <w:color w:val="000000"/>
        </w:rPr>
        <w:t xml:space="preserve">The </w:t>
      </w:r>
      <w:r w:rsidRPr="00176627">
        <w:rPr>
          <w:i/>
          <w:color w:val="000000"/>
        </w:rPr>
        <w:t xml:space="preserve">Trigger </w:t>
      </w:r>
      <w:r>
        <w:rPr>
          <w:i/>
          <w:color w:val="000000"/>
        </w:rPr>
        <w:t>Hysteresis</w:t>
      </w:r>
      <w:r>
        <w:rPr>
          <w:color w:val="000000"/>
        </w:rPr>
        <w:t xml:space="preserve"> attribute specifies</w:t>
      </w:r>
      <w:r w:rsidR="002D336A" w:rsidRPr="002D336A">
        <w:t xml:space="preserve"> </w:t>
      </w:r>
      <w:r w:rsidR="002D336A">
        <w:t>the trigger hysteresis in Volts.</w:t>
      </w:r>
    </w:p>
    <w:p w:rsidR="007007EC" w:rsidRDefault="007007EC" w:rsidP="00E4066A">
      <w:pPr>
        <w:pStyle w:val="Body"/>
        <w:rPr>
          <w:color w:val="000000"/>
        </w:rPr>
      </w:pPr>
      <w:r>
        <w:rPr>
          <w:color w:val="000000"/>
        </w:rPr>
        <w:t xml:space="preserve">The </w:t>
      </w:r>
      <w:r w:rsidRPr="00176627">
        <w:rPr>
          <w:i/>
          <w:color w:val="000000"/>
        </w:rPr>
        <w:t xml:space="preserve">Trigger </w:t>
      </w:r>
      <w:r>
        <w:rPr>
          <w:i/>
          <w:color w:val="000000"/>
        </w:rPr>
        <w:t>Level</w:t>
      </w:r>
      <w:r>
        <w:rPr>
          <w:color w:val="000000"/>
        </w:rPr>
        <w:t xml:space="preserve"> attribute specifies</w:t>
      </w:r>
      <w:r w:rsidRPr="007007EC">
        <w:rPr>
          <w:color w:val="000000"/>
        </w:rPr>
        <w:t xml:space="preserve"> </w:t>
      </w:r>
      <w:r>
        <w:rPr>
          <w:color w:val="000000"/>
        </w:rPr>
        <w:t>the voltage threshold for the trigger sub-system.</w:t>
      </w:r>
    </w:p>
    <w:p w:rsidR="00E4066A" w:rsidRDefault="00E4066A" w:rsidP="00E4066A">
      <w:pPr>
        <w:pStyle w:val="Body"/>
        <w:rPr>
          <w:color w:val="000000"/>
        </w:rPr>
      </w:pPr>
      <w:r>
        <w:rPr>
          <w:color w:val="000000"/>
        </w:rPr>
        <w:t xml:space="preserve">The </w:t>
      </w:r>
      <w:r w:rsidRPr="00AB5D82">
        <w:rPr>
          <w:i/>
          <w:color w:val="000000"/>
        </w:rPr>
        <w:t>Trigger Type</w:t>
      </w:r>
      <w:r>
        <w:rPr>
          <w:color w:val="000000"/>
        </w:rPr>
        <w:t xml:space="preserve"> attribute specifies the type of event that triggers the digitizer</w:t>
      </w:r>
      <w:r w:rsidR="00F34532">
        <w:rPr>
          <w:color w:val="000000"/>
        </w:rPr>
        <w:t xml:space="preserve">. </w:t>
      </w:r>
      <w:r>
        <w:rPr>
          <w:color w:val="000000"/>
        </w:rPr>
        <w:t>The most common type of trigger is the edge trigger, which causes the instrument to trigger whenever a signal passes through a predefined voltage level</w:t>
      </w:r>
      <w:r w:rsidR="00F34532">
        <w:rPr>
          <w:color w:val="000000"/>
        </w:rPr>
        <w:t xml:space="preserve">. </w:t>
      </w:r>
      <w:r>
        <w:rPr>
          <w:color w:val="000000"/>
        </w:rPr>
        <w:t>The IviDigitizer interface mirrors the IviScope interface, and includes a number of complex trigger types that are supported identically in both IviDigitizer and IviScope</w:t>
      </w:r>
      <w:r w:rsidR="00F34532">
        <w:rPr>
          <w:color w:val="000000"/>
        </w:rPr>
        <w:t xml:space="preserve">. </w:t>
      </w:r>
      <w:r>
        <w:rPr>
          <w:color w:val="000000"/>
        </w:rPr>
        <w:t>For each supported trigger type, the IviDigitizer interface includes a number of special-purpose attributes that are used to control the triggering operation.</w:t>
      </w:r>
    </w:p>
    <w:p w:rsidR="00267459" w:rsidRPr="00A6059B" w:rsidRDefault="00267459" w:rsidP="00A6059B">
      <w:pPr>
        <w:spacing w:before="200"/>
        <w:ind w:left="720"/>
        <w:rPr>
          <w:color w:val="000000"/>
        </w:rPr>
      </w:pPr>
      <w:r w:rsidRPr="00A6059B">
        <w:rPr>
          <w:color w:val="000000"/>
        </w:rPr>
        <w:t>For digitizers that support it, the IviDigitizer interface includes the ability to specify arming conditions for triggering</w:t>
      </w:r>
      <w:r w:rsidR="00F34532">
        <w:rPr>
          <w:color w:val="000000"/>
        </w:rPr>
        <w:t xml:space="preserve">. </w:t>
      </w:r>
      <w:r w:rsidRPr="00A6059B">
        <w:rPr>
          <w:color w:val="000000"/>
        </w:rPr>
        <w:t>Arming is set up in the same fashion as triggering, using the IviDigitizerArm extension group.</w:t>
      </w:r>
    </w:p>
    <w:p w:rsidR="00E4066A" w:rsidRPr="00A6059B" w:rsidRDefault="00E4066A" w:rsidP="00A6059B">
      <w:pPr>
        <w:spacing w:before="200"/>
        <w:ind w:left="720"/>
        <w:rPr>
          <w:color w:val="000000"/>
        </w:rPr>
      </w:pPr>
      <w:r w:rsidRPr="00A6059B">
        <w:rPr>
          <w:color w:val="000000"/>
        </w:rPr>
        <w:t>The IviDigitizer interface also supports the use of multiple trigger sources for a single acquisition</w:t>
      </w:r>
      <w:r w:rsidR="00F34532">
        <w:rPr>
          <w:color w:val="000000"/>
        </w:rPr>
        <w:t xml:space="preserve">. </w:t>
      </w:r>
      <w:r w:rsidRPr="00A6059B">
        <w:rPr>
          <w:color w:val="000000"/>
        </w:rPr>
        <w:t>For digitizers that support it, this feature is controlled with the IviDigitizerMultiTrigger extension group</w:t>
      </w:r>
      <w:r w:rsidR="00F34532">
        <w:rPr>
          <w:color w:val="000000"/>
        </w:rPr>
        <w:t xml:space="preserve">. </w:t>
      </w:r>
      <w:r w:rsidRPr="00A6059B">
        <w:rPr>
          <w:color w:val="000000"/>
        </w:rPr>
        <w:t>This allows multiple trigger sources to be specified</w:t>
      </w:r>
      <w:r w:rsidR="00F34532">
        <w:rPr>
          <w:color w:val="000000"/>
        </w:rPr>
        <w:t xml:space="preserve">. </w:t>
      </w:r>
      <w:r w:rsidRPr="00A6059B">
        <w:rPr>
          <w:color w:val="000000"/>
        </w:rPr>
        <w:t>The trigger sources can be AND’ed together (so that all triggers must occur before the instrument to make a measurement) or OR’ed together (so that the first-occurring trigger event causes the instrument to make a measurement).</w:t>
      </w:r>
    </w:p>
    <w:p w:rsidR="00B051A3" w:rsidRPr="00DD7913" w:rsidRDefault="00B051A3" w:rsidP="00DD7913">
      <w:pPr>
        <w:pStyle w:val="Heading4"/>
      </w:pPr>
      <w:r w:rsidRPr="00DD7913">
        <w:t>Configuring Edge Triggers</w:t>
      </w:r>
    </w:p>
    <w:p w:rsidR="00B051A3" w:rsidRDefault="00B051A3" w:rsidP="00B051A3">
      <w:pPr>
        <w:pStyle w:val="Body"/>
        <w:rPr>
          <w:color w:val="000000"/>
        </w:rPr>
      </w:pPr>
      <w:r>
        <w:rPr>
          <w:color w:val="000000"/>
        </w:rPr>
        <w:t xml:space="preserve">The following attributes configure the edge trigger. These attributes can be set as a group with the Configure Edge Trigger Source function. </w:t>
      </w:r>
    </w:p>
    <w:p w:rsidR="00B051A3" w:rsidRDefault="00B051A3" w:rsidP="00DD7913">
      <w:pPr>
        <w:pStyle w:val="ListBullet"/>
        <w:numPr>
          <w:ilvl w:val="0"/>
          <w:numId w:val="14"/>
        </w:numPr>
        <w:spacing w:before="200"/>
      </w:pPr>
      <w:r>
        <w:t>Trigger Level</w:t>
      </w:r>
    </w:p>
    <w:p w:rsidR="00B051A3" w:rsidRDefault="00B051A3" w:rsidP="00DD7913">
      <w:pPr>
        <w:pStyle w:val="ListBullet"/>
        <w:numPr>
          <w:ilvl w:val="0"/>
          <w:numId w:val="14"/>
        </w:numPr>
        <w:spacing w:before="200"/>
      </w:pPr>
      <w:r>
        <w:t>Trigger Source</w:t>
      </w:r>
    </w:p>
    <w:p w:rsidR="00B051A3" w:rsidRDefault="00B051A3" w:rsidP="00DD7913">
      <w:pPr>
        <w:pStyle w:val="ListBullet"/>
        <w:numPr>
          <w:ilvl w:val="0"/>
          <w:numId w:val="14"/>
        </w:numPr>
        <w:spacing w:before="200"/>
      </w:pPr>
      <w:r>
        <w:t>Trigger Slope</w:t>
      </w:r>
    </w:p>
    <w:p w:rsidR="00B051A3" w:rsidRDefault="00B051A3" w:rsidP="00B051A3">
      <w:pPr>
        <w:pStyle w:val="Body"/>
        <w:rPr>
          <w:color w:val="000000"/>
        </w:rPr>
      </w:pPr>
      <w:r>
        <w:rPr>
          <w:color w:val="000000"/>
        </w:rPr>
        <w:t xml:space="preserve">The </w:t>
      </w:r>
      <w:r w:rsidRPr="00AB5D82">
        <w:rPr>
          <w:i/>
          <w:color w:val="000000"/>
        </w:rPr>
        <w:t>Trigger Level</w:t>
      </w:r>
      <w:r>
        <w:rPr>
          <w:color w:val="000000"/>
        </w:rPr>
        <w:t xml:space="preserve"> attribute specifies the voltage threshold for the trigger sub-system. The </w:t>
      </w:r>
      <w:r w:rsidRPr="00AB5D82">
        <w:rPr>
          <w:i/>
          <w:color w:val="000000"/>
        </w:rPr>
        <w:t>Trigger Source</w:t>
      </w:r>
      <w:r>
        <w:rPr>
          <w:color w:val="000000"/>
        </w:rPr>
        <w:t xml:space="preserve"> attribute specifies the source the digitizer monitors for the trigger event. Most of the trigger types use the values held in the </w:t>
      </w:r>
      <w:r w:rsidRPr="00AB5D82">
        <w:rPr>
          <w:i/>
          <w:color w:val="000000"/>
        </w:rPr>
        <w:t>Trigger Level</w:t>
      </w:r>
      <w:r>
        <w:rPr>
          <w:color w:val="000000"/>
        </w:rPr>
        <w:t xml:space="preserve"> and </w:t>
      </w:r>
      <w:r w:rsidRPr="00AB5D82">
        <w:rPr>
          <w:i/>
          <w:color w:val="000000"/>
        </w:rPr>
        <w:t>Trigger Source</w:t>
      </w:r>
      <w:r>
        <w:rPr>
          <w:color w:val="000000"/>
        </w:rPr>
        <w:t xml:space="preserve"> attributes.</w:t>
      </w:r>
    </w:p>
    <w:p w:rsidR="00B051A3" w:rsidRDefault="00DB058F" w:rsidP="00B051A3">
      <w:pPr>
        <w:pStyle w:val="Body"/>
        <w:jc w:val="center"/>
        <w:rPr>
          <w:color w:val="000000"/>
        </w:rPr>
      </w:pPr>
      <w:r w:rsidRPr="00875082">
        <w:rPr>
          <w:color w:val="000000"/>
        </w:rPr>
        <w:lastRenderedPageBreak/>
        <w:pict>
          <v:shape id="_x0000_i1030" type="#_x0000_t75" style="width:357.75pt;height:174pt">
            <v:imagedata r:id="rId30" o:title=""/>
          </v:shape>
        </w:pict>
      </w:r>
    </w:p>
    <w:p w:rsidR="00B051A3" w:rsidRDefault="00B051A3" w:rsidP="00B051A3">
      <w:pPr>
        <w:pStyle w:val="Caption"/>
        <w:jc w:val="center"/>
      </w:pPr>
      <w:r w:rsidRPr="00B45EAB">
        <w:t xml:space="preserve">Figure </w:t>
      </w:r>
      <w:fldSimple w:instr=" STYLEREF 1 \s ">
        <w:r w:rsidR="00344F59">
          <w:rPr>
            <w:noProof/>
          </w:rPr>
          <w:t>4</w:t>
        </w:r>
      </w:fldSimple>
      <w:r w:rsidR="0018221C">
        <w:noBreakHyphen/>
      </w:r>
      <w:fldSimple w:instr=" SEQ Figure \* ARABIC \s 1 ">
        <w:r w:rsidR="00344F59">
          <w:rPr>
            <w:noProof/>
          </w:rPr>
          <w:t>3</w:t>
        </w:r>
      </w:fldSimple>
      <w:r>
        <w:t xml:space="preserve">  </w:t>
      </w:r>
      <w:r>
        <w:rPr>
          <w:b w:val="0"/>
        </w:rPr>
        <w:t>Edge Triggers</w:t>
      </w:r>
    </w:p>
    <w:p w:rsidR="00B051A3" w:rsidRDefault="00B051A3" w:rsidP="00B051A3">
      <w:pPr>
        <w:pStyle w:val="Body"/>
        <w:rPr>
          <w:color w:val="000000"/>
        </w:rPr>
      </w:pPr>
      <w:r>
        <w:rPr>
          <w:color w:val="000000"/>
        </w:rPr>
        <w:t xml:space="preserve">The </w:t>
      </w:r>
      <w:r w:rsidRPr="00AB5D82">
        <w:rPr>
          <w:i/>
          <w:color w:val="000000"/>
        </w:rPr>
        <w:t>Trigger Slope</w:t>
      </w:r>
      <w:r>
        <w:rPr>
          <w:color w:val="000000"/>
        </w:rPr>
        <w:t xml:space="preserve"> attribute specifies whether a positive or negative edge triggers the digitizer.</w:t>
      </w:r>
    </w:p>
    <w:p w:rsidR="00EE1558" w:rsidRDefault="00B051A3" w:rsidP="008474E8">
      <w:pPr>
        <w:pStyle w:val="Body"/>
        <w:rPr>
          <w:color w:val="000000"/>
        </w:rPr>
      </w:pPr>
      <w:r>
        <w:rPr>
          <w:color w:val="000000"/>
        </w:rPr>
        <w:t xml:space="preserve">When the trigger type is edge, the values held in the </w:t>
      </w:r>
      <w:r w:rsidRPr="00AB5D82">
        <w:rPr>
          <w:i/>
          <w:color w:val="000000"/>
        </w:rPr>
        <w:t>Trigger Level</w:t>
      </w:r>
      <w:r>
        <w:rPr>
          <w:rStyle w:val="monospace"/>
          <w:color w:val="000000"/>
        </w:rPr>
        <w:t xml:space="preserve">, </w:t>
      </w:r>
      <w:r w:rsidRPr="00AB5D82">
        <w:rPr>
          <w:i/>
          <w:color w:val="000000"/>
        </w:rPr>
        <w:t>Trigger Source</w:t>
      </w:r>
      <w:r>
        <w:rPr>
          <w:rStyle w:val="monospace"/>
          <w:color w:val="000000"/>
        </w:rPr>
        <w:t>,</w:t>
      </w:r>
      <w:r>
        <w:rPr>
          <w:color w:val="000000"/>
        </w:rPr>
        <w:t xml:space="preserve"> and </w:t>
      </w:r>
      <w:r w:rsidRPr="00AB5D82">
        <w:rPr>
          <w:i/>
          <w:color w:val="000000"/>
        </w:rPr>
        <w:t>Trigger Slope</w:t>
      </w:r>
      <w:r>
        <w:rPr>
          <w:color w:val="000000"/>
        </w:rPr>
        <w:t xml:space="preserve"> attributes define the trigger event. The digitizer triggers when the signal from the trigger source crosses the threshold level with the polarity that the </w:t>
      </w:r>
      <w:r w:rsidRPr="00AB5D82">
        <w:rPr>
          <w:i/>
          <w:color w:val="000000"/>
        </w:rPr>
        <w:t>Trigger Level</w:t>
      </w:r>
      <w:r>
        <w:rPr>
          <w:color w:val="000000"/>
        </w:rPr>
        <w:t xml:space="preserve"> and</w:t>
      </w:r>
      <w:r>
        <w:rPr>
          <w:color w:val="000000"/>
          <w:sz w:val="18"/>
        </w:rPr>
        <w:t xml:space="preserve"> </w:t>
      </w:r>
      <w:r w:rsidRPr="00AB5D82">
        <w:rPr>
          <w:i/>
          <w:color w:val="000000"/>
        </w:rPr>
        <w:t>Trigger Coupling</w:t>
      </w:r>
      <w:r>
        <w:rPr>
          <w:color w:val="000000"/>
        </w:rPr>
        <w:t xml:space="preserve"> attributes specify.</w:t>
      </w:r>
    </w:p>
    <w:p w:rsidR="0070218C" w:rsidRPr="00DD7913" w:rsidRDefault="0070218C" w:rsidP="00DD7913">
      <w:pPr>
        <w:pStyle w:val="Heading4"/>
      </w:pPr>
      <w:r w:rsidRPr="00DD7913">
        <w:t>Software Triggers</w:t>
      </w:r>
    </w:p>
    <w:p w:rsidR="00F349AC" w:rsidRDefault="00F349AC" w:rsidP="0070218C">
      <w:pPr>
        <w:ind w:left="720"/>
      </w:pPr>
      <w:r>
        <w:t xml:space="preserve">One type of trigger source is “software”. Setting the </w:t>
      </w:r>
      <w:r w:rsidRPr="00F31D75">
        <w:rPr>
          <w:i/>
        </w:rPr>
        <w:t xml:space="preserve">Active Trigger Source </w:t>
      </w:r>
      <w:r>
        <w:t>attribute to Software means that the instrument will only trigger when given a software command. To execute a software trigger, use the SendSoftwareTrigger function.</w:t>
      </w:r>
    </w:p>
    <w:p w:rsidR="00882B3E" w:rsidRDefault="00F349AC" w:rsidP="00F31D75">
      <w:pPr>
        <w:spacing w:before="120"/>
        <w:ind w:left="720"/>
      </w:pPr>
      <w:r>
        <w:t xml:space="preserve">If the SendSoftwareTrigger function is called when the </w:t>
      </w:r>
      <w:r w:rsidRPr="00F31D75">
        <w:rPr>
          <w:i/>
        </w:rPr>
        <w:t xml:space="preserve">Active Trigger Source </w:t>
      </w:r>
      <w:r>
        <w:t>attribute is not set to Software, an error will be returned.</w:t>
      </w:r>
    </w:p>
    <w:p w:rsidR="00882B3E" w:rsidRDefault="00882B3E" w:rsidP="00F31D75">
      <w:pPr>
        <w:spacing w:before="120"/>
        <w:ind w:left="720"/>
      </w:pPr>
      <w:r>
        <w:t xml:space="preserve">For digitizers that support arming, the </w:t>
      </w:r>
      <w:r w:rsidRPr="00F31D75">
        <w:rPr>
          <w:i/>
        </w:rPr>
        <w:t xml:space="preserve">Active Arm Source </w:t>
      </w:r>
      <w:r>
        <w:t xml:space="preserve">can also be set to Software. In this circumstance the </w:t>
      </w:r>
      <w:r w:rsidR="006B60BC">
        <w:t xml:space="preserve">SendSoftwareArm </w:t>
      </w:r>
      <w:r>
        <w:t>command is used to arm the instrument.</w:t>
      </w:r>
    </w:p>
    <w:p w:rsidR="00B83233" w:rsidRPr="00DD7913" w:rsidRDefault="00B83233" w:rsidP="00DD7913">
      <w:pPr>
        <w:pStyle w:val="Heading4"/>
      </w:pPr>
      <w:r w:rsidRPr="00DD7913">
        <w:t>Immediate Triggers</w:t>
      </w:r>
    </w:p>
    <w:p w:rsidR="00B83233" w:rsidRDefault="00B83233" w:rsidP="00544D32">
      <w:pPr>
        <w:spacing w:before="120"/>
        <w:ind w:left="720"/>
      </w:pPr>
      <w:r>
        <w:t>Another type of trigger is “immediate”</w:t>
      </w:r>
      <w:r w:rsidR="00F34532">
        <w:t xml:space="preserve">. </w:t>
      </w:r>
      <w:r>
        <w:t>Settin</w:t>
      </w:r>
      <w:r w:rsidR="006B60BC">
        <w:t>g</w:t>
      </w:r>
      <w:r>
        <w:t xml:space="preserve"> the </w:t>
      </w:r>
      <w:r>
        <w:rPr>
          <w:i/>
        </w:rPr>
        <w:t xml:space="preserve">Active Trigger Source </w:t>
      </w:r>
      <w:r>
        <w:t>attribute to Immediate means that the instrument will trigger immediately, without waiting for any event.</w:t>
      </w:r>
    </w:p>
    <w:p w:rsidR="00B83233" w:rsidRDefault="00B83233" w:rsidP="00544D32">
      <w:pPr>
        <w:spacing w:before="120"/>
        <w:ind w:left="720"/>
      </w:pPr>
      <w:r>
        <w:t xml:space="preserve">The </w:t>
      </w:r>
      <w:r w:rsidRPr="00544D32">
        <w:t xml:space="preserve">Trigger Type </w:t>
      </w:r>
      <w:r>
        <w:t>attribute has no effect on Immediate triggers.</w:t>
      </w:r>
    </w:p>
    <w:p w:rsidR="00B83233" w:rsidRDefault="00B83233" w:rsidP="00544D32">
      <w:pPr>
        <w:spacing w:before="120"/>
        <w:ind w:left="720"/>
      </w:pPr>
      <w:r>
        <w:t>If using multiple triggers, Immediate cannot be one of the specified trigger sources</w:t>
      </w:r>
      <w:r w:rsidR="00F34532">
        <w:t xml:space="preserve">. </w:t>
      </w:r>
      <w:r>
        <w:t>Doing so will return an error.</w:t>
      </w:r>
    </w:p>
    <w:p w:rsidR="00590AB5" w:rsidRPr="00DD7913" w:rsidRDefault="00590AB5" w:rsidP="00DD7913">
      <w:pPr>
        <w:pStyle w:val="Heading4"/>
      </w:pPr>
      <w:r w:rsidRPr="00DD7913">
        <w:t xml:space="preserve">Using </w:t>
      </w:r>
      <w:r w:rsidR="00444F90">
        <w:t>D</w:t>
      </w:r>
      <w:r w:rsidRPr="00DD7913">
        <w:t xml:space="preserve">isabled </w:t>
      </w:r>
      <w:r w:rsidR="00444F90">
        <w:t>C</w:t>
      </w:r>
      <w:r w:rsidRPr="00DD7913">
        <w:t xml:space="preserve">hannels as </w:t>
      </w:r>
      <w:r w:rsidR="00444F90">
        <w:t>T</w:t>
      </w:r>
      <w:r w:rsidRPr="00DD7913">
        <w:t xml:space="preserve">rigger </w:t>
      </w:r>
      <w:r w:rsidR="00444F90">
        <w:t>S</w:t>
      </w:r>
      <w:r w:rsidRPr="00DD7913">
        <w:t>ources</w:t>
      </w:r>
    </w:p>
    <w:p w:rsidR="00806B90" w:rsidRDefault="00590AB5" w:rsidP="00806B90">
      <w:pPr>
        <w:spacing w:before="120"/>
        <w:ind w:left="720"/>
      </w:pPr>
      <w:r>
        <w:t>Some digitizer implementations include the ability to trigger on signals in disabled channels</w:t>
      </w:r>
      <w:r w:rsidR="00F34532">
        <w:t xml:space="preserve">. </w:t>
      </w:r>
      <w:r>
        <w:t>Although data is not available from disabled channels, they may still be available for use as trigger sources</w:t>
      </w:r>
      <w:r w:rsidR="00F34532">
        <w:t xml:space="preserve">. </w:t>
      </w:r>
      <w:r>
        <w:t xml:space="preserve">The IviDigitizer interface supports this functionality but does not require it. Users should refer to </w:t>
      </w:r>
      <w:r w:rsidR="005533D1">
        <w:t xml:space="preserve">the </w:t>
      </w:r>
      <w:r>
        <w:t>manufacturer’s documentation to learn more about this capability in any given digitizer.</w:t>
      </w:r>
    </w:p>
    <w:p w:rsidR="006F72A7" w:rsidRDefault="006F72A7" w:rsidP="00D25F91">
      <w:pPr>
        <w:pStyle w:val="Heading3"/>
        <w:pageBreakBefore/>
      </w:pPr>
      <w:bookmarkStart w:id="146" w:name="_Toc304583591"/>
      <w:bookmarkStart w:id="147" w:name="_Toc306374442"/>
      <w:r>
        <w:lastRenderedPageBreak/>
        <w:t>Reading Data</w:t>
      </w:r>
      <w:bookmarkEnd w:id="146"/>
      <w:bookmarkEnd w:id="147"/>
    </w:p>
    <w:p w:rsidR="00AA09E0" w:rsidRDefault="004257AB" w:rsidP="00A904C3">
      <w:pPr>
        <w:pStyle w:val="Body"/>
        <w:spacing w:before="120"/>
        <w:rPr>
          <w:color w:val="000000"/>
        </w:rPr>
      </w:pPr>
      <w:r>
        <w:rPr>
          <w:color w:val="000000"/>
        </w:rPr>
        <w:t>The</w:t>
      </w:r>
      <w:r w:rsidR="00AA09E0">
        <w:rPr>
          <w:color w:val="000000"/>
        </w:rPr>
        <w:t xml:space="preserve"> IviDigitizerBase Capabilities define functions that retrieve waveforms from the digitizer. These functions return the following information:</w:t>
      </w:r>
    </w:p>
    <w:p w:rsidR="00AA09E0" w:rsidRDefault="00AA09E0" w:rsidP="00AA09E0">
      <w:pPr>
        <w:pStyle w:val="ListBullet"/>
        <w:numPr>
          <w:ilvl w:val="0"/>
          <w:numId w:val="15"/>
        </w:numPr>
      </w:pPr>
      <w:r>
        <w:t>The waveform record as an array of voltages.</w:t>
      </w:r>
    </w:p>
    <w:p w:rsidR="00AA09E0" w:rsidRDefault="00AA09E0" w:rsidP="00AA09E0">
      <w:pPr>
        <w:pStyle w:val="ListBullet"/>
        <w:numPr>
          <w:ilvl w:val="0"/>
          <w:numId w:val="15"/>
        </w:numPr>
      </w:pPr>
      <w:r>
        <w:t>The time that corresponds to the first point in the waveform arra</w:t>
      </w:r>
      <w:r w:rsidR="00D00B03">
        <w:t xml:space="preserve">y relative to the trigger event (the </w:t>
      </w:r>
      <w:r w:rsidR="00D00B03">
        <w:rPr>
          <w:i/>
        </w:rPr>
        <w:t>InitialXOffset)</w:t>
      </w:r>
    </w:p>
    <w:p w:rsidR="00AA09E0" w:rsidRDefault="00AA09E0" w:rsidP="00AA09E0">
      <w:pPr>
        <w:pStyle w:val="ListBullet"/>
        <w:numPr>
          <w:ilvl w:val="0"/>
          <w:numId w:val="15"/>
        </w:numPr>
      </w:pPr>
      <w:r>
        <w:t>The first valid data point and the number of valid data points in the waveform record.</w:t>
      </w:r>
    </w:p>
    <w:p w:rsidR="00D00B03" w:rsidRPr="009A0A8D" w:rsidRDefault="00D00B03" w:rsidP="00DD7913">
      <w:pPr>
        <w:spacing w:before="200"/>
        <w:ind w:left="720"/>
        <w:rPr>
          <w:sz w:val="22"/>
        </w:rPr>
      </w:pPr>
      <w:r>
        <w:t xml:space="preserve">The true time reference for a captured waveform is the </w:t>
      </w:r>
      <w:r w:rsidRPr="0033162B">
        <w:rPr>
          <w:b/>
        </w:rPr>
        <w:t>Trigger Event</w:t>
      </w:r>
      <w:r>
        <w:t xml:space="preserve">, </w:t>
      </w:r>
      <w:r>
        <w:rPr>
          <w:i/>
        </w:rPr>
        <w:t>not</w:t>
      </w:r>
      <w:r>
        <w:t xml:space="preserve"> the sampling times, because the trigger event occurs asynchronously with respect to the sampling clock</w:t>
      </w:r>
      <w:r w:rsidR="00F34532">
        <w:t xml:space="preserve">. </w:t>
      </w:r>
      <w:r>
        <w:t>Thus, the time between the trigger event and the next sampling clock pulse varies randomly in the range [0 … sampling interval]</w:t>
      </w:r>
      <w:r w:rsidR="00F34532">
        <w:t xml:space="preserve">. </w:t>
      </w:r>
      <w:r>
        <w:t>When reading data, one value that is returned is t</w:t>
      </w:r>
      <w:r w:rsidRPr="006C0D1E">
        <w:t xml:space="preserve">he </w:t>
      </w:r>
      <w:r w:rsidRPr="00D00B03">
        <w:rPr>
          <w:i/>
        </w:rPr>
        <w:t>InitialXOffset</w:t>
      </w:r>
      <w:r>
        <w:t xml:space="preserve">, which </w:t>
      </w:r>
      <w:r w:rsidRPr="006C0D1E">
        <w:t xml:space="preserve">specifies the position of the first point in the waveform record relative to the trigger event. If the value is positive, the first point in the waveform record occurs </w:t>
      </w:r>
      <w:r w:rsidRPr="00167CE6">
        <w:rPr>
          <w:i/>
        </w:rPr>
        <w:t>after</w:t>
      </w:r>
      <w:r w:rsidRPr="006C0D1E">
        <w:t xml:space="preserve"> the trigger event. If t</w:t>
      </w:r>
      <w:r>
        <w:t xml:space="preserve">he value is negative, the first </w:t>
      </w:r>
      <w:r w:rsidRPr="006C0D1E">
        <w:t xml:space="preserve">point in the waveform record occurs </w:t>
      </w:r>
      <w:r w:rsidRPr="00167CE6">
        <w:rPr>
          <w:i/>
        </w:rPr>
        <w:t>before</w:t>
      </w:r>
      <w:r w:rsidRPr="006C0D1E">
        <w:t xml:space="preserve"> the trigger event. </w:t>
      </w:r>
      <w:r w:rsidR="00875082">
        <w:fldChar w:fldCharType="begin"/>
      </w:r>
      <w:r>
        <w:instrText xml:space="preserve"> REF _Ref193520701 \h </w:instrText>
      </w:r>
      <w:r w:rsidR="00875082">
        <w:fldChar w:fldCharType="separate"/>
      </w:r>
      <w:r w:rsidR="00344F59" w:rsidRPr="00B45EAB">
        <w:t xml:space="preserve">Figure </w:t>
      </w:r>
      <w:r w:rsidR="00344F59">
        <w:rPr>
          <w:noProof/>
        </w:rPr>
        <w:t>4</w:t>
      </w:r>
      <w:r w:rsidR="00344F59">
        <w:noBreakHyphen/>
      </w:r>
      <w:r w:rsidR="00344F59">
        <w:rPr>
          <w:noProof/>
        </w:rPr>
        <w:t>4</w:t>
      </w:r>
      <w:r w:rsidR="00875082">
        <w:fldChar w:fldCharType="end"/>
      </w:r>
      <w:r>
        <w:t xml:space="preserve"> hows an example of an acquisition with a positive acquisition start time</w:t>
      </w:r>
      <w:r w:rsidR="008621FA">
        <w:t xml:space="preserve"> (positive </w:t>
      </w:r>
      <w:r w:rsidR="008621FA">
        <w:rPr>
          <w:i/>
        </w:rPr>
        <w:t xml:space="preserve">Trigger Delay </w:t>
      </w:r>
      <w:r w:rsidR="008621FA">
        <w:t xml:space="preserve">attribute) while </w:t>
      </w:r>
      <w:r w:rsidR="00875082">
        <w:fldChar w:fldCharType="begin"/>
      </w:r>
      <w:r w:rsidR="008621FA">
        <w:instrText xml:space="preserve"> REF _Ref193520744 \h </w:instrText>
      </w:r>
      <w:r w:rsidR="00875082">
        <w:fldChar w:fldCharType="separate"/>
      </w:r>
      <w:r w:rsidR="00344F59" w:rsidRPr="00B45EAB">
        <w:t xml:space="preserve">Figure </w:t>
      </w:r>
      <w:r w:rsidR="00344F59">
        <w:rPr>
          <w:noProof/>
        </w:rPr>
        <w:t>4</w:t>
      </w:r>
      <w:r w:rsidR="00344F59">
        <w:noBreakHyphen/>
      </w:r>
      <w:r w:rsidR="00344F59">
        <w:rPr>
          <w:noProof/>
        </w:rPr>
        <w:t>5</w:t>
      </w:r>
      <w:r w:rsidR="00875082">
        <w:fldChar w:fldCharType="end"/>
      </w:r>
      <w:r w:rsidR="008621FA">
        <w:t xml:space="preserve"> sho</w:t>
      </w:r>
      <w:r>
        <w:t xml:space="preserve">ws the </w:t>
      </w:r>
      <w:r w:rsidRPr="006C0D1E">
        <w:t>effect of the negative acquisition start time value</w:t>
      </w:r>
      <w:r w:rsidR="008621FA">
        <w:t xml:space="preserve"> (negative </w:t>
      </w:r>
      <w:r w:rsidR="008621FA">
        <w:rPr>
          <w:i/>
        </w:rPr>
        <w:t>Trigger Delay)</w:t>
      </w:r>
      <w:r w:rsidR="00F34532">
        <w:t xml:space="preserve">. </w:t>
      </w:r>
      <w:r w:rsidR="009A0A8D">
        <w:t xml:space="preserve">Note that both figures show </w:t>
      </w:r>
      <w:r w:rsidR="009A0A8D">
        <w:rPr>
          <w:i/>
        </w:rPr>
        <w:t xml:space="preserve">Trigger Holdoff, </w:t>
      </w:r>
      <w:r w:rsidR="009A0A8D">
        <w:t>which only applies when multiple records are being captured.</w:t>
      </w:r>
    </w:p>
    <w:p w:rsidR="0030134D" w:rsidRDefault="0030134D" w:rsidP="0030134D">
      <w:pPr>
        <w:pStyle w:val="Caption"/>
        <w:jc w:val="center"/>
        <w:rPr>
          <w:noProof/>
        </w:rPr>
      </w:pPr>
      <w:bookmarkStart w:id="148" w:name="_Ref188788578"/>
    </w:p>
    <w:p w:rsidR="009C229D" w:rsidRPr="009C229D" w:rsidRDefault="00DB1CFA" w:rsidP="002C23A3">
      <w:pPr>
        <w:pBdr>
          <w:top w:val="single" w:sz="4" w:space="1" w:color="auto"/>
          <w:left w:val="single" w:sz="4" w:space="4" w:color="auto"/>
          <w:bottom w:val="single" w:sz="4" w:space="1" w:color="auto"/>
          <w:right w:val="single" w:sz="4" w:space="4" w:color="auto"/>
        </w:pBdr>
        <w:ind w:left="720"/>
        <w:jc w:val="center"/>
      </w:pPr>
      <w:r>
        <w:br/>
      </w:r>
      <w:r w:rsidR="009C229D">
        <w:object w:dxaOrig="8296" w:dyaOrig="4093">
          <v:shape id="_x0000_i1031" type="#_x0000_t75" style="width:415.5pt;height:204.75pt" o:ole="">
            <v:imagedata r:id="rId31" o:title=""/>
          </v:shape>
          <o:OLEObject Type="Embed" ProgID="Visio.Drawing.11" ShapeID="_x0000_i1031" DrawAspect="Content" ObjectID="_1385983529" r:id="rId32"/>
        </w:object>
      </w:r>
      <w:r>
        <w:br/>
      </w:r>
    </w:p>
    <w:p w:rsidR="00E236B8" w:rsidRDefault="00E236B8" w:rsidP="00E236B8">
      <w:pPr>
        <w:pStyle w:val="Caption"/>
        <w:jc w:val="center"/>
      </w:pPr>
      <w:bookmarkStart w:id="149" w:name="_Ref193520701"/>
      <w:r w:rsidRPr="00B45EAB">
        <w:t xml:space="preserve">Figure </w:t>
      </w:r>
      <w:fldSimple w:instr=" STYLEREF 1 \s ">
        <w:r w:rsidR="00344F59">
          <w:rPr>
            <w:noProof/>
          </w:rPr>
          <w:t>4</w:t>
        </w:r>
      </w:fldSimple>
      <w:r w:rsidR="0018221C">
        <w:noBreakHyphen/>
      </w:r>
      <w:fldSimple w:instr=" SEQ Figure \* ARABIC \s 1 ">
        <w:r w:rsidR="00344F59">
          <w:rPr>
            <w:noProof/>
          </w:rPr>
          <w:t>4</w:t>
        </w:r>
      </w:fldSimple>
      <w:bookmarkEnd w:id="148"/>
      <w:bookmarkEnd w:id="149"/>
      <w:r>
        <w:t xml:space="preserve"> </w:t>
      </w:r>
      <w:r>
        <w:rPr>
          <w:b w:val="0"/>
        </w:rPr>
        <w:t>Positive Trigger Delay</w:t>
      </w:r>
    </w:p>
    <w:p w:rsidR="00E236B8" w:rsidRDefault="00E236B8" w:rsidP="00E236B8">
      <w:pPr>
        <w:pStyle w:val="Caption"/>
        <w:jc w:val="center"/>
      </w:pPr>
    </w:p>
    <w:p w:rsidR="0030134D" w:rsidRDefault="00DB1CFA" w:rsidP="002C23A3">
      <w:pPr>
        <w:pStyle w:val="Caption"/>
        <w:pBdr>
          <w:top w:val="single" w:sz="4" w:space="1" w:color="auto"/>
          <w:left w:val="single" w:sz="4" w:space="4" w:color="auto"/>
          <w:bottom w:val="single" w:sz="4" w:space="1" w:color="auto"/>
          <w:right w:val="single" w:sz="4" w:space="4" w:color="auto"/>
        </w:pBdr>
        <w:ind w:left="720"/>
        <w:jc w:val="center"/>
      </w:pPr>
      <w:bookmarkStart w:id="150" w:name="_Ref188788625"/>
      <w:r>
        <w:rPr>
          <w:noProof/>
        </w:rPr>
        <w:lastRenderedPageBreak/>
        <w:br/>
      </w:r>
      <w:r w:rsidR="009C229D">
        <w:rPr>
          <w:noProof/>
        </w:rPr>
        <w:object w:dxaOrig="8317" w:dyaOrig="3966">
          <v:shape id="_x0000_i1032" type="#_x0000_t75" style="width:415.5pt;height:198.75pt" o:ole="">
            <v:imagedata r:id="rId33" o:title=""/>
          </v:shape>
          <o:OLEObject Type="Embed" ProgID="Visio.Drawing.11" ShapeID="_x0000_i1032" DrawAspect="Content" ObjectID="_1385983530" r:id="rId34"/>
        </w:object>
      </w:r>
      <w:r>
        <w:rPr>
          <w:noProof/>
        </w:rPr>
        <w:br/>
      </w:r>
    </w:p>
    <w:p w:rsidR="00E236B8" w:rsidRDefault="00E236B8" w:rsidP="00E236B8">
      <w:pPr>
        <w:pStyle w:val="Caption"/>
        <w:jc w:val="center"/>
      </w:pPr>
      <w:bookmarkStart w:id="151" w:name="_Ref193520744"/>
      <w:r w:rsidRPr="00B45EAB">
        <w:t xml:space="preserve">Figure </w:t>
      </w:r>
      <w:fldSimple w:instr=" STYLEREF 1 \s ">
        <w:r w:rsidR="00344F59">
          <w:rPr>
            <w:noProof/>
          </w:rPr>
          <w:t>4</w:t>
        </w:r>
      </w:fldSimple>
      <w:r w:rsidR="0018221C">
        <w:noBreakHyphen/>
      </w:r>
      <w:fldSimple w:instr=" SEQ Figure \* ARABIC \s 1 ">
        <w:r w:rsidR="00344F59">
          <w:rPr>
            <w:noProof/>
          </w:rPr>
          <w:t>5</w:t>
        </w:r>
      </w:fldSimple>
      <w:bookmarkEnd w:id="150"/>
      <w:bookmarkEnd w:id="151"/>
      <w:r>
        <w:t xml:space="preserve"> </w:t>
      </w:r>
      <w:r>
        <w:rPr>
          <w:b w:val="0"/>
        </w:rPr>
        <w:t>Negative Trigger Delay</w:t>
      </w:r>
    </w:p>
    <w:p w:rsidR="00921BA3" w:rsidRPr="00D45BDA" w:rsidRDefault="00921BA3" w:rsidP="00183D19">
      <w:pPr>
        <w:spacing w:before="200"/>
        <w:ind w:left="720"/>
      </w:pPr>
      <w:r w:rsidRPr="00D45BDA">
        <w:t xml:space="preserve">The </w:t>
      </w:r>
      <w:r w:rsidRPr="00D45BDA">
        <w:rPr>
          <w:b/>
        </w:rPr>
        <w:t xml:space="preserve">Trigger Offset </w:t>
      </w:r>
      <w:r w:rsidRPr="00D45BDA">
        <w:t>value shown in these figures measures the time between the trigger event and the first captured data point</w:t>
      </w:r>
      <w:r w:rsidR="00F34532">
        <w:t xml:space="preserve">. </w:t>
      </w:r>
      <w:r w:rsidRPr="00D45BDA">
        <w:t xml:space="preserve">Some digitizers feature a </w:t>
      </w:r>
      <w:r w:rsidRPr="00D45BDA">
        <w:rPr>
          <w:b/>
        </w:rPr>
        <w:t>Trigger Time Interpolator</w:t>
      </w:r>
      <w:r w:rsidRPr="00D45BDA">
        <w:t xml:space="preserve"> (TTI) which shifts all the samples in time using interpolation in order to align the first sample with the start of the acquisition. In such a case, the value of InitialX is always exactly equal to the acquisition start time</w:t>
      </w:r>
      <w:r w:rsidR="00960607" w:rsidRPr="00D45BDA">
        <w:t xml:space="preserve"> (and it will match the </w:t>
      </w:r>
      <w:r w:rsidR="00960607" w:rsidRPr="00D45BDA">
        <w:rPr>
          <w:b/>
        </w:rPr>
        <w:t>Trigger Delay)</w:t>
      </w:r>
      <w:r w:rsidRPr="00D45BDA">
        <w:t>.</w:t>
      </w:r>
    </w:p>
    <w:p w:rsidR="00921BA3" w:rsidRPr="00D45BDA" w:rsidRDefault="00921BA3" w:rsidP="00183D19">
      <w:pPr>
        <w:spacing w:before="200"/>
        <w:ind w:left="720"/>
      </w:pPr>
      <w:r w:rsidRPr="00D45BDA">
        <w:t xml:space="preserve">The </w:t>
      </w:r>
      <w:r w:rsidRPr="00D45BDA">
        <w:rPr>
          <w:b/>
        </w:rPr>
        <w:t>Re-arm Time</w:t>
      </w:r>
      <w:r w:rsidRPr="00D45BDA">
        <w:t xml:space="preserve"> value shown in these figures is an important characteristic of some digitizers</w:t>
      </w:r>
      <w:r w:rsidR="00F34532">
        <w:t xml:space="preserve">. </w:t>
      </w:r>
      <w:r w:rsidRPr="00D45BDA">
        <w:t>These digitizers are not able to start a new acquisition immediately following the preceding acquisition – they require some time for memory management and other internal functions</w:t>
      </w:r>
      <w:r w:rsidR="00F34532">
        <w:t xml:space="preserve">. </w:t>
      </w:r>
      <w:r w:rsidRPr="00D45BDA">
        <w:t>The re-arm time is not controllable by the user and is not addressed in the IviDigitizer interface, but it is important to consider when writing software to control digitizers.</w:t>
      </w:r>
    </w:p>
    <w:p w:rsidR="001C1D25" w:rsidRDefault="001C1D25" w:rsidP="001C1D25">
      <w:pPr>
        <w:pStyle w:val="Heading4"/>
      </w:pPr>
      <w:bookmarkStart w:id="152" w:name="_Ref225076723"/>
      <w:r>
        <w:t>Allocating Waveform Buffer Memory</w:t>
      </w:r>
      <w:bookmarkEnd w:id="152"/>
    </w:p>
    <w:p w:rsidR="001C1D25" w:rsidRPr="00D45BDA" w:rsidRDefault="001C1D25" w:rsidP="00A904C3">
      <w:pPr>
        <w:spacing w:before="120"/>
        <w:ind w:left="720"/>
      </w:pPr>
      <w:r w:rsidRPr="00D45BDA">
        <w:t xml:space="preserve">In Read and Fetch calls, it is important to allocate sufficient amounts of </w:t>
      </w:r>
      <w:r>
        <w:t>memory for the waveform buffer.</w:t>
      </w:r>
      <w:r w:rsidRPr="00D45BDA">
        <w:t xml:space="preserve"> If the waveform buffer is not large enough to hold all of the requested data, the driver will fill the buffer as fully as possible and return the number of points that were actually retrieved in the function </w:t>
      </w:r>
      <w:r>
        <w:t xml:space="preserve">call’s </w:t>
      </w:r>
      <w:r w:rsidRPr="00750AE9">
        <w:rPr>
          <w:i/>
        </w:rPr>
        <w:t>ActualPoints</w:t>
      </w:r>
      <w:r>
        <w:t xml:space="preserve"> parameter. </w:t>
      </w:r>
      <w:r w:rsidRPr="00D45BDA">
        <w:t xml:space="preserve">To retrieve the remainder of the data, </w:t>
      </w:r>
      <w:r w:rsidR="00DD0F51">
        <w:t xml:space="preserve">one or more additional </w:t>
      </w:r>
      <w:r>
        <w:t>Fetch call</w:t>
      </w:r>
      <w:r w:rsidR="00DD0F51">
        <w:t>s</w:t>
      </w:r>
      <w:r>
        <w:t xml:space="preserve"> must be made. </w:t>
      </w:r>
      <w:r w:rsidRPr="00D45BDA">
        <w:t>Although the IviDigitizer driver supports this operation, i</w:t>
      </w:r>
      <w:r>
        <w:t>t results in a performance degra</w:t>
      </w:r>
      <w:r w:rsidRPr="00D45BDA">
        <w:t>dation that is unnecessary if enough memory is available.</w:t>
      </w:r>
    </w:p>
    <w:p w:rsidR="001C1D25" w:rsidRDefault="001C1D25" w:rsidP="00183D19">
      <w:pPr>
        <w:spacing w:before="200"/>
        <w:ind w:left="720"/>
      </w:pPr>
      <w:r w:rsidRPr="00D45BDA">
        <w:t xml:space="preserve">The amount of memory needed may be </w:t>
      </w:r>
      <w:r>
        <w:t xml:space="preserve">greater than one might expect. </w:t>
      </w:r>
      <w:r w:rsidRPr="00D45BDA">
        <w:t>To maximize data transfer rates, some digitizers are designed to perform DMA transfers at defined memory boundaries</w:t>
      </w:r>
      <w:r w:rsidR="00F34532">
        <w:t xml:space="preserve">. </w:t>
      </w:r>
      <w:r w:rsidRPr="00D45BDA">
        <w:t>Depending on the alignment of the data buffer, this can result in a few “garbage” data points a</w:t>
      </w:r>
      <w:r>
        <w:t xml:space="preserve">t the beginning of the buffer. </w:t>
      </w:r>
      <w:r w:rsidRPr="00D45BDA">
        <w:t xml:space="preserve">(These invalid points are identified by means of the </w:t>
      </w:r>
      <w:r w:rsidRPr="00750AE9">
        <w:rPr>
          <w:i/>
        </w:rPr>
        <w:t>FirstValidPoint</w:t>
      </w:r>
      <w:r w:rsidRPr="00D45BDA">
        <w:t xml:space="preserve"> parameter in Read and Fetch function </w:t>
      </w:r>
      <w:r>
        <w:t xml:space="preserve">calls.) </w:t>
      </w:r>
      <w:r w:rsidRPr="00D45BDA">
        <w:t>Other digitizers may make temporary use of extra buffer memory to increase performance whe</w:t>
      </w:r>
      <w:r>
        <w:t xml:space="preserve">n retrieving multiple records. In the case of multi-record acquisitions, the digitizer’s memory is divided into segments, one for each record. Some digitizers manage their internal memory by pages of fixed size, with the constraint that a segment must start at the beginning of a page. Readout may also be constrained by entire pages, and may be further complicated when time- or data-interleaving of channels is used. All these constraints can introduce significant overhead in the amount of memory that must be reserved for each record, especially when the number of points per record is small. Finally, for digitizers allowing the capture of pre-trigger data, the memory is used as a circular buffer continuously recording samples, until the acceptance of a valid trigger defines the actual beginning of the record. In this case, the superfluous </w:t>
      </w:r>
      <w:r>
        <w:lastRenderedPageBreak/>
        <w:t>samples may be located anywhere in the segment, so that a reordering of the samples by the driver must be performed. An additional segment of memory allows performing this operation more efficiently.</w:t>
      </w:r>
    </w:p>
    <w:p w:rsidR="001C1D25" w:rsidRDefault="001C1D25" w:rsidP="00183D19">
      <w:pPr>
        <w:spacing w:before="200"/>
        <w:ind w:left="720"/>
      </w:pPr>
      <w:r>
        <w:t xml:space="preserve">An example of the memory after a 5-record acquisition with a digitizer using circular buffers, and requiring segment </w:t>
      </w:r>
      <w:r w:rsidRPr="00D45BDA">
        <w:t>“</w:t>
      </w:r>
      <w:r>
        <w:t>padding</w:t>
      </w:r>
      <w:r w:rsidRPr="00D45BDA">
        <w:t>”</w:t>
      </w:r>
      <w:r>
        <w:t xml:space="preserve"> and reordering is shown in </w:t>
      </w:r>
      <w:r w:rsidR="00875082">
        <w:fldChar w:fldCharType="begin"/>
      </w:r>
      <w:r>
        <w:instrText xml:space="preserve"> REF _Ref225424223 \h </w:instrText>
      </w:r>
      <w:r w:rsidR="00875082">
        <w:fldChar w:fldCharType="separate"/>
      </w:r>
      <w:r w:rsidR="00344F59">
        <w:t>Figure 4-</w:t>
      </w:r>
      <w:r w:rsidR="00344F59">
        <w:rPr>
          <w:noProof/>
        </w:rPr>
        <w:t>6</w:t>
      </w:r>
      <w:r w:rsidR="00875082">
        <w:fldChar w:fldCharType="end"/>
      </w:r>
      <w:r>
        <w:t>.</w:t>
      </w:r>
    </w:p>
    <w:p w:rsidR="001C1D25" w:rsidRDefault="001C1D25" w:rsidP="001C1D25">
      <w:pPr>
        <w:ind w:left="720"/>
      </w:pPr>
    </w:p>
    <w:p w:rsidR="001C1D25" w:rsidRDefault="00DB058F" w:rsidP="000878A2">
      <w:pPr>
        <w:pStyle w:val="Caption"/>
        <w:pBdr>
          <w:top w:val="single" w:sz="4" w:space="0" w:color="auto"/>
          <w:left w:val="single" w:sz="4" w:space="0" w:color="auto"/>
          <w:bottom w:val="single" w:sz="4" w:space="0" w:color="auto"/>
          <w:right w:val="single" w:sz="4" w:space="0" w:color="auto"/>
        </w:pBdr>
        <w:ind w:left="720"/>
        <w:jc w:val="center"/>
      </w:pPr>
      <w:r>
        <w:pict>
          <v:shape id="_x0000_i1033" type="#_x0000_t75" style="width:270pt;height:165.75pt" o:bordertopcolor="this" o:borderleftcolor="this" o:borderbottomcolor="this" o:borderrightcolor="this">
            <v:imagedata r:id="rId35" o:title="WfBuffer1"/>
          </v:shape>
        </w:pict>
      </w:r>
    </w:p>
    <w:p w:rsidR="001C1D25" w:rsidRDefault="001C1D25" w:rsidP="001C1D25">
      <w:pPr>
        <w:pStyle w:val="Caption"/>
        <w:jc w:val="center"/>
      </w:pPr>
      <w:bookmarkStart w:id="153" w:name="_Ref225424223"/>
      <w:r>
        <w:t xml:space="preserve">Figure </w:t>
      </w:r>
      <w:fldSimple w:instr=" REF _Ref225679630 \r ">
        <w:r w:rsidR="00344F59">
          <w:t>4</w:t>
        </w:r>
      </w:fldSimple>
      <w:r>
        <w:t>-</w:t>
      </w:r>
      <w:fldSimple w:instr=" SEQ Figure \* ARABIC ">
        <w:r w:rsidR="00344F59">
          <w:rPr>
            <w:noProof/>
          </w:rPr>
          <w:t>6</w:t>
        </w:r>
      </w:fldSimple>
      <w:bookmarkEnd w:id="153"/>
      <w:r>
        <w:t xml:space="preserve"> </w:t>
      </w:r>
      <w:r w:rsidRPr="00894E0A">
        <w:rPr>
          <w:b w:val="0"/>
        </w:rPr>
        <w:t>Digitizer memory immediately after a multi-record acquisition</w:t>
      </w:r>
    </w:p>
    <w:p w:rsidR="001C1D25" w:rsidRDefault="001C1D25" w:rsidP="00183D19">
      <w:pPr>
        <w:spacing w:before="200"/>
        <w:ind w:left="720"/>
      </w:pPr>
      <w:r>
        <w:t xml:space="preserve">The best readout performance (especially for small record sizes) is usually obtained by transferring the whole acquisition at once, and to perform the reordering on the host computer. To be able to easily perform this reordering of each record, a digitizer manufacturer may choose to require the waveform buffer to be larger than the digitizer memory by one segment, as shown in </w:t>
      </w:r>
      <w:r w:rsidR="00875082">
        <w:fldChar w:fldCharType="begin"/>
      </w:r>
      <w:r>
        <w:instrText xml:space="preserve"> REF _Ref225424264 \h </w:instrText>
      </w:r>
      <w:r w:rsidR="00875082">
        <w:fldChar w:fldCharType="separate"/>
      </w:r>
      <w:r w:rsidR="00344F59">
        <w:t>Figure 4-</w:t>
      </w:r>
      <w:r w:rsidR="00344F59">
        <w:rPr>
          <w:noProof/>
        </w:rPr>
        <w:t>7</w:t>
      </w:r>
      <w:r w:rsidR="00875082">
        <w:fldChar w:fldCharType="end"/>
      </w:r>
      <w:r>
        <w:t>.</w:t>
      </w:r>
    </w:p>
    <w:p w:rsidR="001C1D25" w:rsidRDefault="001C1D25" w:rsidP="001C1D25">
      <w:pPr>
        <w:ind w:left="720"/>
      </w:pPr>
    </w:p>
    <w:p w:rsidR="001C1D25" w:rsidRDefault="00DB058F" w:rsidP="000878A2">
      <w:pPr>
        <w:pStyle w:val="Caption"/>
        <w:keepNext/>
        <w:pBdr>
          <w:top w:val="single" w:sz="4" w:space="0" w:color="auto"/>
          <w:left w:val="single" w:sz="4" w:space="0" w:color="auto"/>
          <w:bottom w:val="single" w:sz="4" w:space="0" w:color="auto"/>
          <w:right w:val="single" w:sz="4" w:space="0" w:color="auto"/>
        </w:pBdr>
        <w:ind w:left="720"/>
        <w:jc w:val="center"/>
      </w:pPr>
      <w:r>
        <w:pict>
          <v:shape id="_x0000_i1034" type="#_x0000_t75" style="width:279pt;height:187.5pt" o:bordertopcolor="this" o:borderleftcolor="this" o:borderbottomcolor="this" o:borderrightcolor="this">
            <v:imagedata r:id="rId36" o:title="WfBuffer2"/>
          </v:shape>
        </w:pict>
      </w:r>
    </w:p>
    <w:p w:rsidR="001C1D25" w:rsidRPr="00894E0A" w:rsidRDefault="001C1D25" w:rsidP="001C1D25">
      <w:pPr>
        <w:pStyle w:val="Caption"/>
        <w:jc w:val="center"/>
        <w:rPr>
          <w:b w:val="0"/>
        </w:rPr>
      </w:pPr>
      <w:bookmarkStart w:id="154" w:name="_Ref225424264"/>
      <w:r>
        <w:t xml:space="preserve">Figure </w:t>
      </w:r>
      <w:fldSimple w:instr=" REF _Ref225679630 \r ">
        <w:r w:rsidR="00344F59">
          <w:t>4</w:t>
        </w:r>
      </w:fldSimple>
      <w:r>
        <w:t>-</w:t>
      </w:r>
      <w:fldSimple w:instr=" SEQ Figure \* ARABIC ">
        <w:r w:rsidR="00344F59">
          <w:rPr>
            <w:noProof/>
          </w:rPr>
          <w:t>7</w:t>
        </w:r>
      </w:fldSimple>
      <w:bookmarkEnd w:id="154"/>
      <w:r>
        <w:t xml:space="preserve"> </w:t>
      </w:r>
      <w:r>
        <w:rPr>
          <w:b w:val="0"/>
        </w:rPr>
        <w:t>Waveform buffer memory for multi-record readout</w:t>
      </w:r>
    </w:p>
    <w:p w:rsidR="001C1D25" w:rsidRDefault="001C1D25" w:rsidP="000F6ACD">
      <w:pPr>
        <w:spacing w:before="200"/>
        <w:ind w:left="720"/>
      </w:pPr>
      <w:r>
        <w:t xml:space="preserve">The whole acquisition is transferred as depicted in </w:t>
      </w:r>
      <w:fldSimple w:instr=" REF _Ref225424812 \h  \* MERGEFORMAT ">
        <w:r w:rsidR="00344F59">
          <w:t>Figure 4-8</w:t>
        </w:r>
      </w:fldSimple>
      <w:r w:rsidR="00A63905">
        <w:t xml:space="preserve"> (note that this is an intermediate state)</w:t>
      </w:r>
      <w:r>
        <w:t xml:space="preserve">, and the reordering can then be performed as shown in </w:t>
      </w:r>
      <w:r w:rsidR="00875082">
        <w:fldChar w:fldCharType="begin"/>
      </w:r>
      <w:r>
        <w:instrText xml:space="preserve"> REF _Ref224551588 \h </w:instrText>
      </w:r>
      <w:r w:rsidR="00875082">
        <w:fldChar w:fldCharType="separate"/>
      </w:r>
      <w:r w:rsidR="00344F59">
        <w:t>Figure 4-</w:t>
      </w:r>
      <w:r w:rsidR="00344F59">
        <w:rPr>
          <w:noProof/>
        </w:rPr>
        <w:t>9</w:t>
      </w:r>
      <w:r w:rsidR="00875082">
        <w:fldChar w:fldCharType="end"/>
      </w:r>
      <w:r>
        <w:t>.</w:t>
      </w:r>
    </w:p>
    <w:p w:rsidR="001C1D25" w:rsidRDefault="00DB058F" w:rsidP="000878A2">
      <w:pPr>
        <w:pStyle w:val="Caption"/>
        <w:keepNext/>
        <w:pBdr>
          <w:top w:val="single" w:sz="4" w:space="1" w:color="auto"/>
          <w:left w:val="single" w:sz="4" w:space="4" w:color="auto"/>
          <w:bottom w:val="single" w:sz="4" w:space="1" w:color="auto"/>
          <w:right w:val="single" w:sz="4" w:space="4" w:color="auto"/>
        </w:pBdr>
        <w:ind w:left="720"/>
        <w:jc w:val="center"/>
      </w:pPr>
      <w:r>
        <w:lastRenderedPageBreak/>
        <w:pict>
          <v:shape id="_x0000_i1035" type="#_x0000_t75" style="width:431.25pt;height:154.5pt" o:bordertopcolor="this" o:borderleftcolor="this" o:borderbottomcolor="this" o:borderrightcolor="this">
            <v:imagedata r:id="rId37" o:title="WfBuffer3"/>
          </v:shape>
        </w:pict>
      </w:r>
    </w:p>
    <w:p w:rsidR="001C1D25" w:rsidRDefault="001C1D25" w:rsidP="001C1D25">
      <w:pPr>
        <w:pStyle w:val="Caption"/>
        <w:jc w:val="center"/>
      </w:pPr>
      <w:bookmarkStart w:id="155" w:name="_Ref225424812"/>
      <w:r>
        <w:t xml:space="preserve">Figure </w:t>
      </w:r>
      <w:fldSimple w:instr=" REF _Ref225679630 \r ">
        <w:r w:rsidR="00344F59">
          <w:t>4</w:t>
        </w:r>
      </w:fldSimple>
      <w:r>
        <w:t>-</w:t>
      </w:r>
      <w:fldSimple w:instr=" SEQ Figure \* ARABIC ">
        <w:r w:rsidR="00344F59">
          <w:rPr>
            <w:noProof/>
          </w:rPr>
          <w:t>8</w:t>
        </w:r>
      </w:fldSimple>
      <w:bookmarkEnd w:id="155"/>
      <w:r>
        <w:t xml:space="preserve"> </w:t>
      </w:r>
      <w:r w:rsidRPr="00164579">
        <w:rPr>
          <w:b w:val="0"/>
        </w:rPr>
        <w:t>Multi-record transfer</w:t>
      </w:r>
    </w:p>
    <w:p w:rsidR="001C1D25" w:rsidRDefault="001C1D25" w:rsidP="001C1D25">
      <w:pPr>
        <w:ind w:left="720"/>
      </w:pPr>
    </w:p>
    <w:p w:rsidR="001C1D25" w:rsidRDefault="00DB058F" w:rsidP="000878A2">
      <w:pPr>
        <w:pStyle w:val="Caption"/>
        <w:keepNext/>
        <w:pBdr>
          <w:top w:val="single" w:sz="4" w:space="1" w:color="auto"/>
          <w:left w:val="single" w:sz="4" w:space="4" w:color="auto"/>
          <w:bottom w:val="single" w:sz="4" w:space="1" w:color="auto"/>
          <w:right w:val="single" w:sz="4" w:space="4" w:color="auto"/>
        </w:pBdr>
        <w:ind w:left="720"/>
        <w:jc w:val="center"/>
      </w:pPr>
      <w:r>
        <w:pict>
          <v:shape id="_x0000_i1036" type="#_x0000_t75" style="width:4in;height:217.5pt" o:bordertopcolor="this" o:borderleftcolor="this" o:borderbottomcolor="this" o:borderrightcolor="this">
            <v:imagedata r:id="rId38" o:title="WfBuffer4"/>
          </v:shape>
        </w:pict>
      </w:r>
    </w:p>
    <w:p w:rsidR="001C1D25" w:rsidRPr="00EC0205" w:rsidRDefault="001C1D25" w:rsidP="001C1D25">
      <w:pPr>
        <w:pStyle w:val="Caption"/>
        <w:jc w:val="center"/>
        <w:rPr>
          <w:b w:val="0"/>
        </w:rPr>
      </w:pPr>
      <w:bookmarkStart w:id="156" w:name="_Ref224551588"/>
      <w:r>
        <w:t xml:space="preserve">Figure </w:t>
      </w:r>
      <w:fldSimple w:instr=" REF _Ref225679630 \r ">
        <w:r w:rsidR="00344F59">
          <w:t>4</w:t>
        </w:r>
      </w:fldSimple>
      <w:r>
        <w:t>-</w:t>
      </w:r>
      <w:fldSimple w:instr=" SEQ Figure \* ARABIC ">
        <w:r w:rsidR="00344F59">
          <w:rPr>
            <w:noProof/>
          </w:rPr>
          <w:t>9</w:t>
        </w:r>
      </w:fldSimple>
      <w:bookmarkEnd w:id="156"/>
      <w:r>
        <w:rPr>
          <w:b w:val="0"/>
        </w:rPr>
        <w:t xml:space="preserve"> Reordering of the records</w:t>
      </w:r>
    </w:p>
    <w:p w:rsidR="001C1D25" w:rsidRDefault="001C1D25" w:rsidP="000F6ACD">
      <w:pPr>
        <w:spacing w:before="200"/>
        <w:ind w:left="720"/>
      </w:pPr>
      <w:r>
        <w:t xml:space="preserve">After reordering, each record has contiguous samples. All records may also be placed contiguously, and the (consolidated) padding pushed to the end of the buffer, e.g. as shown in </w:t>
      </w:r>
      <w:r w:rsidR="00875082">
        <w:fldChar w:fldCharType="begin"/>
      </w:r>
      <w:r>
        <w:instrText xml:space="preserve"> REF _Ref224492089 \h </w:instrText>
      </w:r>
      <w:r w:rsidR="00875082">
        <w:fldChar w:fldCharType="separate"/>
      </w:r>
      <w:r w:rsidR="00344F59">
        <w:t>Figure 4-</w:t>
      </w:r>
      <w:r w:rsidR="00344F59">
        <w:rPr>
          <w:noProof/>
        </w:rPr>
        <w:t>10</w:t>
      </w:r>
      <w:r w:rsidR="00875082">
        <w:fldChar w:fldCharType="end"/>
      </w:r>
      <w:r>
        <w:t>.</w:t>
      </w:r>
    </w:p>
    <w:p w:rsidR="001C1D25" w:rsidRDefault="00875082" w:rsidP="00DF79E7">
      <w:pPr>
        <w:pStyle w:val="Caption"/>
        <w:pBdr>
          <w:top w:val="single" w:sz="4" w:space="1" w:color="auto"/>
          <w:left w:val="single" w:sz="4" w:space="4" w:color="auto"/>
          <w:bottom w:val="single" w:sz="4" w:space="1" w:color="auto"/>
          <w:right w:val="single" w:sz="4" w:space="4" w:color="auto"/>
        </w:pBdr>
        <w:ind w:left="720"/>
        <w:jc w:val="center"/>
      </w:pPr>
      <w:r>
        <w:lastRenderedPageBreak/>
        <w:pict>
          <v:shape id="_x0000_i1037" type="#_x0000_t75" style="width:249pt;height:218.25pt" o:bordertopcolor="this" o:borderleftcolor="this" o:borderbottomcolor="this" o:borderrightcolor="this">
            <v:imagedata r:id="rId39" o:title="WfBuffer5"/>
          </v:shape>
        </w:pict>
      </w:r>
    </w:p>
    <w:p w:rsidR="001C1D25" w:rsidRPr="00C02726" w:rsidRDefault="001C1D25" w:rsidP="001C1D25">
      <w:pPr>
        <w:pStyle w:val="Caption"/>
        <w:jc w:val="center"/>
        <w:rPr>
          <w:b w:val="0"/>
        </w:rPr>
      </w:pPr>
      <w:bookmarkStart w:id="157" w:name="_Ref224492089"/>
      <w:r>
        <w:t xml:space="preserve">Figure </w:t>
      </w:r>
      <w:fldSimple w:instr=" REF _Ref225679630 \r ">
        <w:r w:rsidR="00344F59">
          <w:t>4</w:t>
        </w:r>
      </w:fldSimple>
      <w:r>
        <w:t>-</w:t>
      </w:r>
      <w:fldSimple w:instr=" SEQ Figure \* ARABIC ">
        <w:r w:rsidR="00344F59">
          <w:rPr>
            <w:noProof/>
          </w:rPr>
          <w:t>10</w:t>
        </w:r>
      </w:fldSimple>
      <w:bookmarkEnd w:id="157"/>
      <w:r>
        <w:t xml:space="preserve"> </w:t>
      </w:r>
      <w:r>
        <w:rPr>
          <w:b w:val="0"/>
        </w:rPr>
        <w:t>Waveform buffer memory after circular buffer reordering of the records</w:t>
      </w:r>
    </w:p>
    <w:p w:rsidR="001C1D25" w:rsidRDefault="001C1D25" w:rsidP="000F6ACD">
      <w:pPr>
        <w:spacing w:before="200"/>
        <w:ind w:left="720"/>
      </w:pPr>
      <w:r>
        <w:t xml:space="preserve">Another example for a 5-records acquisition is shown in </w:t>
      </w:r>
      <w:r w:rsidR="00875082">
        <w:fldChar w:fldCharType="begin"/>
      </w:r>
      <w:r>
        <w:instrText xml:space="preserve"> REF _Ref224987595 \h </w:instrText>
      </w:r>
      <w:r w:rsidR="00875082">
        <w:fldChar w:fldCharType="separate"/>
      </w:r>
      <w:r w:rsidR="00344F59">
        <w:t>Figure 4-</w:t>
      </w:r>
      <w:r w:rsidR="00344F59">
        <w:rPr>
          <w:noProof/>
        </w:rPr>
        <w:t>11</w:t>
      </w:r>
      <w:r w:rsidR="00875082">
        <w:fldChar w:fldCharType="end"/>
      </w:r>
      <w:r>
        <w:t xml:space="preserve">. In this case, all records have been transferred from the digitizer into the waveform buffer as contiguous data blocks and do not require reordering of the record samples. However, alignment constraints may still exist. As a result, the return parameter </w:t>
      </w:r>
      <w:r w:rsidRPr="00FD3685">
        <w:rPr>
          <w:i/>
        </w:rPr>
        <w:t>FirstValidPoin</w:t>
      </w:r>
      <w:r>
        <w:rPr>
          <w:i/>
        </w:rPr>
        <w:t>t</w:t>
      </w:r>
      <w:r>
        <w:t xml:space="preserve"> must be used to obtain the index of the first point of each record when reading the waveform.</w:t>
      </w:r>
    </w:p>
    <w:p w:rsidR="001C1D25" w:rsidRPr="004547D3" w:rsidRDefault="001C1D25" w:rsidP="001C1D25"/>
    <w:p w:rsidR="001C1D25" w:rsidRDefault="00DB058F" w:rsidP="00DF79E7">
      <w:pPr>
        <w:pStyle w:val="Caption"/>
        <w:keepNext/>
        <w:pBdr>
          <w:top w:val="single" w:sz="4" w:space="1" w:color="auto"/>
          <w:left w:val="single" w:sz="4" w:space="4" w:color="auto"/>
          <w:bottom w:val="single" w:sz="4" w:space="1" w:color="auto"/>
          <w:right w:val="single" w:sz="4" w:space="4" w:color="auto"/>
        </w:pBdr>
        <w:ind w:left="720"/>
        <w:jc w:val="center"/>
      </w:pPr>
      <w:r>
        <w:pict>
          <v:shape id="_x0000_i1038" type="#_x0000_t75" style="width:286.5pt;height:188.25pt" o:bordertopcolor="this" o:borderleftcolor="this" o:borderbottomcolor="this" o:borderrightcolor="this">
            <v:imagedata r:id="rId40" o:title="WfBuffer6"/>
          </v:shape>
        </w:pict>
      </w:r>
    </w:p>
    <w:p w:rsidR="001C1D25" w:rsidRPr="003B59FF" w:rsidRDefault="001C1D25" w:rsidP="001C1D25">
      <w:pPr>
        <w:pStyle w:val="Caption"/>
        <w:jc w:val="center"/>
        <w:rPr>
          <w:b w:val="0"/>
        </w:rPr>
      </w:pPr>
      <w:bookmarkStart w:id="158" w:name="_Ref224987595"/>
      <w:r>
        <w:t xml:space="preserve">Figure </w:t>
      </w:r>
      <w:fldSimple w:instr=" REF _Ref225679630 \r ">
        <w:r w:rsidR="00344F59">
          <w:t>4</w:t>
        </w:r>
      </w:fldSimple>
      <w:r>
        <w:t>-</w:t>
      </w:r>
      <w:fldSimple w:instr=" SEQ Figure \* ARABIC ">
        <w:r w:rsidR="00344F59">
          <w:rPr>
            <w:noProof/>
          </w:rPr>
          <w:t>11</w:t>
        </w:r>
      </w:fldSimple>
      <w:bookmarkEnd w:id="158"/>
      <w:r>
        <w:rPr>
          <w:b w:val="0"/>
        </w:rPr>
        <w:t xml:space="preserve"> Waveform buffer memory not requiring circular buffer reordering of the records</w:t>
      </w:r>
    </w:p>
    <w:p w:rsidR="001C1D25" w:rsidRDefault="001C1D25" w:rsidP="000F6ACD">
      <w:pPr>
        <w:spacing w:before="200"/>
        <w:ind w:left="720"/>
      </w:pPr>
      <w:r>
        <w:t xml:space="preserve">It is important to understand that the transition between </w:t>
      </w:r>
      <w:fldSimple w:instr=" REF _Ref225424223 \h  \* MERGEFORMAT ">
        <w:r w:rsidR="00344F59">
          <w:t>Figure 4-6</w:t>
        </w:r>
      </w:fldSimple>
      <w:r>
        <w:t xml:space="preserve"> (i.e. data in the digitizer memory) and </w:t>
      </w:r>
      <w:fldSimple w:instr=" REF _Ref224492089 \h  \* MERGEFORMAT ">
        <w:r w:rsidR="00344F59">
          <w:t>Figure 4-10</w:t>
        </w:r>
      </w:fldSimple>
      <w:r>
        <w:t xml:space="preserve"> or </w:t>
      </w:r>
      <w:fldSimple w:instr=" REF _Ref224987595 \h  \* MERGEFORMAT ">
        <w:r w:rsidR="00344F59">
          <w:t>Figure 4-11</w:t>
        </w:r>
      </w:fldSimple>
      <w:r>
        <w:t xml:space="preserve"> (i.e. data in the waveform buffer memory, ready to be accessed by the user) is done by the digitizer and/or the driver, </w:t>
      </w:r>
      <w:r w:rsidRPr="000F6ACD">
        <w:t>not</w:t>
      </w:r>
      <w:r>
        <w:t xml:space="preserve"> the user.</w:t>
      </w:r>
    </w:p>
    <w:p w:rsidR="001C1D25" w:rsidRPr="00D45BDA" w:rsidRDefault="001C1D25" w:rsidP="000F6ACD">
      <w:pPr>
        <w:spacing w:before="200"/>
        <w:ind w:left="720"/>
      </w:pPr>
      <w:r w:rsidRPr="00D45BDA">
        <w:t>Vendors generally publish these types of memory requirements in their documentation, but the IviDigitizer interface also supports a function (</w:t>
      </w:r>
      <w:r w:rsidRPr="000F6ACD">
        <w:t>QueryMinWaveformMemory</w:t>
      </w:r>
      <w:r w:rsidRPr="00D45BDA">
        <w:t>) that returns the number of samples that should be allocated for best data transfer performance.</w:t>
      </w:r>
      <w:r>
        <w:t xml:space="preserve"> For single record Read and Fetch calls, the maximum possible value that the </w:t>
      </w:r>
      <w:r w:rsidRPr="000F6ACD">
        <w:t>FirstValidPoint</w:t>
      </w:r>
      <w:r>
        <w:t xml:space="preserve"> output parameter may assume can be queried with the </w:t>
      </w:r>
      <w:r w:rsidRPr="000F6ACD">
        <w:t>MaxFirstValidPointValue</w:t>
      </w:r>
      <w:r>
        <w:t xml:space="preserve"> read-only attribute.</w:t>
      </w:r>
    </w:p>
    <w:p w:rsidR="001C1D25" w:rsidRDefault="001C1D25" w:rsidP="000F6ACD">
      <w:pPr>
        <w:spacing w:before="200"/>
        <w:ind w:left="720"/>
      </w:pPr>
      <w:r w:rsidRPr="00D45BDA">
        <w:lastRenderedPageBreak/>
        <w:t>In IVI-COM, the Read and Fetch calls will allocate the proper amount of memory automatically</w:t>
      </w:r>
      <w:r w:rsidR="00F34532">
        <w:t xml:space="preserve">. </w:t>
      </w:r>
      <w:r w:rsidRPr="00D45BDA">
        <w:t xml:space="preserve">Instead of passing an array into the function calls, simply pass a pointer to a NULL </w:t>
      </w:r>
      <w:r>
        <w:t xml:space="preserve">SAFEARRAY. </w:t>
      </w:r>
      <w:r w:rsidRPr="00D45BDA">
        <w:t xml:space="preserve">The driver will then allocate </w:t>
      </w:r>
      <w:r>
        <w:t xml:space="preserve">sufficient memory automatically. It is also allowed to pass a pointer to a non-NULL (user allocated, or driver allocated from a previous call) SAFEARRAY, in which case the driver shall not reallocate memory. For best performance, i.e. to avoid allocating the waveform buffer memory for every Read or Fetch call, the user should let the driver allocate the SAFEARRAY buffer memory by passing </w:t>
      </w:r>
      <w:r w:rsidRPr="00D45BDA">
        <w:t xml:space="preserve">a pointer to a NULL </w:t>
      </w:r>
      <w:r>
        <w:t>SAFEARRAY on the first call, ensuring sufficient memory is allocated. Then the same SAFEARRAY should be reused for subsequent calls, until acquisition parameters changes require a larger buffer size.</w:t>
      </w:r>
    </w:p>
    <w:p w:rsidR="001C1D25" w:rsidRPr="00D45BDA" w:rsidRDefault="001C1D25" w:rsidP="000F6ACD">
      <w:pPr>
        <w:spacing w:before="200"/>
        <w:ind w:left="720"/>
      </w:pPr>
      <w:r w:rsidRPr="00D45BDA">
        <w:t xml:space="preserve">In IVI-C, the </w:t>
      </w:r>
      <w:r>
        <w:t xml:space="preserve">waveform </w:t>
      </w:r>
      <w:r w:rsidRPr="00D45BDA">
        <w:t>buffer memory must be allocated in advance</w:t>
      </w:r>
      <w:r w:rsidRPr="00B342D2">
        <w:t xml:space="preserve"> </w:t>
      </w:r>
      <w:r>
        <w:t>by the user</w:t>
      </w:r>
      <w:r w:rsidRPr="00D45BDA">
        <w:t>.</w:t>
      </w:r>
    </w:p>
    <w:p w:rsidR="001C1D25" w:rsidRDefault="001C1D25" w:rsidP="001C1D25">
      <w:pPr>
        <w:pStyle w:val="Heading4"/>
      </w:pPr>
      <w:bookmarkStart w:id="159" w:name="_Ref225680169"/>
      <w:r>
        <w:t>Valid Data Points</w:t>
      </w:r>
      <w:bookmarkEnd w:id="159"/>
    </w:p>
    <w:p w:rsidR="001C1D25" w:rsidRPr="00D45BDA" w:rsidRDefault="001C1D25" w:rsidP="00017996">
      <w:pPr>
        <w:spacing w:before="120"/>
        <w:ind w:left="720"/>
      </w:pPr>
      <w:r w:rsidRPr="00D45BDA">
        <w:t>The Read and Fetch functions in the IviDigitizer interface</w:t>
      </w:r>
      <w:r>
        <w:t xml:space="preserve">, including those of the </w:t>
      </w:r>
      <w:r w:rsidRPr="002303EA">
        <w:t>IviDigitizerMultiRecordAcquisition extension group</w:t>
      </w:r>
      <w:r>
        <w:t>,</w:t>
      </w:r>
      <w:r w:rsidRPr="00D45BDA">
        <w:t xml:space="preserve"> utilize several parameters that may require some explanation:</w:t>
      </w:r>
    </w:p>
    <w:p w:rsidR="001C1D25" w:rsidRPr="00D45BDA" w:rsidRDefault="001C1D25" w:rsidP="000F6ACD">
      <w:pPr>
        <w:numPr>
          <w:ilvl w:val="0"/>
          <w:numId w:val="15"/>
        </w:numPr>
        <w:spacing w:before="200"/>
      </w:pPr>
      <w:r w:rsidRPr="00D45BDA">
        <w:t>OffsetWithinRecord</w:t>
      </w:r>
    </w:p>
    <w:p w:rsidR="001C1D25" w:rsidRPr="00D45BDA" w:rsidRDefault="001C1D25" w:rsidP="000F6ACD">
      <w:pPr>
        <w:numPr>
          <w:ilvl w:val="0"/>
          <w:numId w:val="15"/>
        </w:numPr>
        <w:spacing w:before="200"/>
      </w:pPr>
      <w:r w:rsidRPr="00D45BDA">
        <w:t>ActualPoints</w:t>
      </w:r>
    </w:p>
    <w:p w:rsidR="001C1D25" w:rsidRPr="00D45BDA" w:rsidRDefault="001C1D25" w:rsidP="000F6ACD">
      <w:pPr>
        <w:numPr>
          <w:ilvl w:val="0"/>
          <w:numId w:val="15"/>
        </w:numPr>
        <w:spacing w:before="200"/>
      </w:pPr>
      <w:r w:rsidRPr="00D45BDA">
        <w:t>FirstValidPoint</w:t>
      </w:r>
    </w:p>
    <w:p w:rsidR="001C1D25" w:rsidRDefault="001C1D25" w:rsidP="000F6ACD">
      <w:pPr>
        <w:spacing w:before="200"/>
        <w:ind w:left="720"/>
      </w:pPr>
      <w:r w:rsidRPr="000F6ACD">
        <w:t xml:space="preserve">OffsetWithinRecord </w:t>
      </w:r>
      <w:r w:rsidRPr="00D45BDA">
        <w:t xml:space="preserve">is </w:t>
      </w:r>
      <w:r>
        <w:t>the offset within a record to begin fetching data from. A common reason to use this parameter would be when</w:t>
      </w:r>
      <w:r w:rsidRPr="00D45BDA">
        <w:t xml:space="preserve"> the digitizer’s data record is too large to be retr</w:t>
      </w:r>
      <w:r>
        <w:t>ieved with a single Read/Fetch call.</w:t>
      </w:r>
      <w:r w:rsidRPr="00D45BDA">
        <w:t xml:space="preserve"> </w:t>
      </w:r>
      <w:r w:rsidRPr="000F6ACD">
        <w:t xml:space="preserve">OffsetWithinRecord </w:t>
      </w:r>
      <w:r w:rsidRPr="00D45BDA">
        <w:t>specifies an offset int</w:t>
      </w:r>
      <w:r>
        <w:t xml:space="preserve">o the digitizer’s data record. </w:t>
      </w:r>
      <w:r w:rsidRPr="00D45BDA">
        <w:t xml:space="preserve">The first retrieved data point will come from that offset – data that comes before the </w:t>
      </w:r>
      <w:r w:rsidRPr="000F6ACD">
        <w:t xml:space="preserve">OffsetWithinRecord </w:t>
      </w:r>
      <w:r w:rsidRPr="00D45BDA">
        <w:t>index will not be retrieved</w:t>
      </w:r>
      <w:r w:rsidR="00F34532">
        <w:t xml:space="preserve">. </w:t>
      </w:r>
      <w:r w:rsidRPr="00D45BDA">
        <w:t xml:space="preserve">Using multiple Fetch calls with appropriate values for </w:t>
      </w:r>
      <w:r w:rsidRPr="000F6ACD">
        <w:t xml:space="preserve">OffsetWithinRecord </w:t>
      </w:r>
      <w:r w:rsidRPr="00D45BDA">
        <w:t xml:space="preserve">and </w:t>
      </w:r>
      <w:r w:rsidRPr="000F6ACD">
        <w:t>NumPointsPerRecord</w:t>
      </w:r>
      <w:r w:rsidRPr="00D45BDA">
        <w:t xml:space="preserve"> allows data from a single record to be retrieved in chunks.</w:t>
      </w:r>
      <w:r>
        <w:t xml:space="preserve"> An example of the retrieval of a partial record is shown in </w:t>
      </w:r>
      <w:fldSimple w:instr=" REF _Ref225522671 \h  \* MERGEFORMAT ">
        <w:r w:rsidR="00344F59">
          <w:t>Figure 4-12</w:t>
        </w:r>
      </w:fldSimple>
      <w:r>
        <w:t>.</w:t>
      </w:r>
    </w:p>
    <w:p w:rsidR="001C1D25" w:rsidRDefault="001C1D25" w:rsidP="001C1D25">
      <w:pPr>
        <w:ind w:left="720"/>
      </w:pPr>
    </w:p>
    <w:p w:rsidR="001C1D25" w:rsidRDefault="00DB058F" w:rsidP="00DF79E7">
      <w:pPr>
        <w:pStyle w:val="Caption"/>
        <w:keepNext/>
        <w:pBdr>
          <w:top w:val="single" w:sz="4" w:space="1" w:color="auto"/>
          <w:left w:val="single" w:sz="4" w:space="4" w:color="auto"/>
          <w:bottom w:val="single" w:sz="4" w:space="1" w:color="auto"/>
          <w:right w:val="single" w:sz="4" w:space="4" w:color="auto"/>
        </w:pBdr>
        <w:ind w:left="720"/>
        <w:jc w:val="center"/>
      </w:pPr>
      <w:r>
        <w:pict>
          <v:shape id="_x0000_i1039" type="#_x0000_t75" style="width:6in;height:222.75pt" o:bordertopcolor="this" o:borderleftcolor="this" o:borderbottomcolor="this" o:borderrightcolor="this">
            <v:imagedata r:id="rId41" o:title="WfBuffer7"/>
          </v:shape>
        </w:pict>
      </w:r>
    </w:p>
    <w:p w:rsidR="001C1D25" w:rsidRPr="00916068" w:rsidRDefault="001C1D25" w:rsidP="001C1D25">
      <w:pPr>
        <w:pStyle w:val="Caption"/>
        <w:jc w:val="center"/>
        <w:rPr>
          <w:b w:val="0"/>
        </w:rPr>
      </w:pPr>
      <w:bookmarkStart w:id="160" w:name="_Ref225522671"/>
      <w:r>
        <w:t xml:space="preserve">Figure </w:t>
      </w:r>
      <w:fldSimple w:instr=" REF _Ref225679630 \r ">
        <w:r w:rsidR="00344F59">
          <w:t>4</w:t>
        </w:r>
      </w:fldSimple>
      <w:r>
        <w:t>-</w:t>
      </w:r>
      <w:fldSimple w:instr=" SEQ Figure \* ARABIC ">
        <w:r w:rsidR="00344F59">
          <w:rPr>
            <w:noProof/>
          </w:rPr>
          <w:t>12</w:t>
        </w:r>
      </w:fldSimple>
      <w:bookmarkEnd w:id="160"/>
      <w:r>
        <w:rPr>
          <w:b w:val="0"/>
        </w:rPr>
        <w:t xml:space="preserve"> Retrieving a partial record</w:t>
      </w:r>
    </w:p>
    <w:p w:rsidR="001C1D25" w:rsidRPr="00D45BDA" w:rsidRDefault="001C1D25" w:rsidP="001C1D25">
      <w:pPr>
        <w:ind w:left="720"/>
      </w:pPr>
    </w:p>
    <w:p w:rsidR="001C1D25" w:rsidRPr="00D45BDA" w:rsidRDefault="001C1D25" w:rsidP="001C1D25">
      <w:pPr>
        <w:ind w:left="720"/>
      </w:pPr>
      <w:r w:rsidRPr="00D45BDA">
        <w:t xml:space="preserve">The </w:t>
      </w:r>
      <w:r w:rsidRPr="00D45BDA">
        <w:rPr>
          <w:i/>
        </w:rPr>
        <w:t xml:space="preserve">ActualPoints </w:t>
      </w:r>
      <w:r w:rsidRPr="00D45BDA">
        <w:t>parameter returns the number of valid data points that were</w:t>
      </w:r>
      <w:r>
        <w:t xml:space="preserve"> retrieved from the digitizer. </w:t>
      </w:r>
      <w:r w:rsidRPr="00D45BDA">
        <w:t xml:space="preserve">This number may be less than the full size of the </w:t>
      </w:r>
      <w:r w:rsidRPr="00D45BDA">
        <w:rPr>
          <w:i/>
        </w:rPr>
        <w:t xml:space="preserve">WaveformArray </w:t>
      </w:r>
      <w:r>
        <w:t xml:space="preserve">memory buffer. </w:t>
      </w:r>
      <w:r w:rsidRPr="00D45BDA">
        <w:t xml:space="preserve">This may happen for any of several reasons – the memory buffer may be larger than needed, or the data acquisition might have been </w:t>
      </w:r>
      <w:r w:rsidRPr="00D45BDA">
        <w:lastRenderedPageBreak/>
        <w:t xml:space="preserve">interrupted before </w:t>
      </w:r>
      <w:r>
        <w:t>it was finished, for instance.</w:t>
      </w:r>
      <w:r w:rsidRPr="00071DEB">
        <w:t xml:space="preserve"> </w:t>
      </w:r>
      <w:r>
        <w:t xml:space="preserve">Also, if </w:t>
      </w:r>
      <w:r w:rsidRPr="00D45BDA">
        <w:rPr>
          <w:i/>
        </w:rPr>
        <w:t>FirstValidPoint</w:t>
      </w:r>
      <w:r>
        <w:t xml:space="preserve"> (see below for more details on this parameter) is non-zero, it will necessarily be smaller than the length of the </w:t>
      </w:r>
      <w:r w:rsidRPr="00D45BDA">
        <w:rPr>
          <w:i/>
        </w:rPr>
        <w:t xml:space="preserve">WaveformArray </w:t>
      </w:r>
      <w:r>
        <w:t xml:space="preserve">buffer. </w:t>
      </w:r>
      <w:r w:rsidRPr="00D45BDA">
        <w:t xml:space="preserve">The </w:t>
      </w:r>
      <w:r w:rsidRPr="00D45BDA">
        <w:rPr>
          <w:i/>
        </w:rPr>
        <w:t xml:space="preserve">ActualPoints </w:t>
      </w:r>
      <w:r w:rsidRPr="00D45BDA">
        <w:t>parameter should be examined after Read or Fetch calls to ensure that valid data was returned.</w:t>
      </w:r>
    </w:p>
    <w:p w:rsidR="001C1D25" w:rsidRDefault="001C1D25" w:rsidP="00503182">
      <w:pPr>
        <w:spacing w:before="200"/>
        <w:ind w:left="720"/>
      </w:pPr>
      <w:r w:rsidRPr="00D45BDA">
        <w:rPr>
          <w:i/>
        </w:rPr>
        <w:t xml:space="preserve">FirstValidPoint </w:t>
      </w:r>
      <w:r w:rsidRPr="00D45BDA">
        <w:t>is used to maxim</w:t>
      </w:r>
      <w:r>
        <w:t xml:space="preserve">ize data transfer performance. </w:t>
      </w:r>
      <w:r w:rsidRPr="00D45BDA">
        <w:t>Some digitizers transfer data to the computer using DMA channels that must be aligne</w:t>
      </w:r>
      <w:r>
        <w:t xml:space="preserve">d at specific byte boundaries. </w:t>
      </w:r>
      <w:r w:rsidRPr="00D45BDA">
        <w:t>Transferring data into non-aligned memory would cause</w:t>
      </w:r>
      <w:r>
        <w:t xml:space="preserve"> a severe performance penalty. </w:t>
      </w:r>
      <w:r w:rsidRPr="00D45BDA">
        <w:t xml:space="preserve">The data </w:t>
      </w:r>
      <w:r w:rsidRPr="00D45BDA">
        <w:rPr>
          <w:i/>
        </w:rPr>
        <w:t xml:space="preserve">WaveformArray </w:t>
      </w:r>
      <w:r w:rsidRPr="00D45BDA">
        <w:t>parameter, which is intended to receive the data from the digitizer, may not be aligned a</w:t>
      </w:r>
      <w:r>
        <w:t xml:space="preserve">t the correct memory boundary. </w:t>
      </w:r>
      <w:r w:rsidRPr="00D45BDA">
        <w:t xml:space="preserve">In that case the digitizer may transfer its data into </w:t>
      </w:r>
      <w:r w:rsidRPr="00D45BDA">
        <w:rPr>
          <w:i/>
        </w:rPr>
        <w:t xml:space="preserve">WaveformArray </w:t>
      </w:r>
      <w:r w:rsidRPr="00D45BDA">
        <w:t>memory space starting at the first available memory loca</w:t>
      </w:r>
      <w:r>
        <w:t xml:space="preserve">tion that is properly aligned. </w:t>
      </w:r>
      <w:r w:rsidRPr="00D45BDA">
        <w:t xml:space="preserve">In these cases, the first few bytes of the </w:t>
      </w:r>
      <w:r w:rsidRPr="00D45BDA">
        <w:rPr>
          <w:i/>
        </w:rPr>
        <w:t xml:space="preserve">WaveformArray </w:t>
      </w:r>
      <w:r w:rsidRPr="00D45BDA">
        <w:t>memory buffe</w:t>
      </w:r>
      <w:r>
        <w:t xml:space="preserve">r will not contain valid data (see an example of this in section </w:t>
      </w:r>
      <w:r w:rsidR="00875082">
        <w:fldChar w:fldCharType="begin"/>
      </w:r>
      <w:r>
        <w:instrText xml:space="preserve"> REF _Ref225076723 \r \h </w:instrText>
      </w:r>
      <w:r w:rsidR="00875082">
        <w:fldChar w:fldCharType="separate"/>
      </w:r>
      <w:r w:rsidR="00344F59">
        <w:t>4.1.5.1</w:t>
      </w:r>
      <w:r w:rsidR="00875082">
        <w:fldChar w:fldCharType="end"/>
      </w:r>
      <w:r>
        <w:t xml:space="preserve">, </w:t>
      </w:r>
      <w:r w:rsidR="00875082">
        <w:fldChar w:fldCharType="begin"/>
      </w:r>
      <w:r>
        <w:instrText xml:space="preserve"> REF _Ref224987595 \h </w:instrText>
      </w:r>
      <w:r w:rsidR="00875082">
        <w:fldChar w:fldCharType="separate"/>
      </w:r>
      <w:r w:rsidR="00344F59">
        <w:t>Figure 4-</w:t>
      </w:r>
      <w:r w:rsidR="00344F59">
        <w:rPr>
          <w:noProof/>
        </w:rPr>
        <w:t>11</w:t>
      </w:r>
      <w:r w:rsidR="00875082">
        <w:fldChar w:fldCharType="end"/>
      </w:r>
      <w:r>
        <w:t xml:space="preserve">). </w:t>
      </w:r>
      <w:r w:rsidRPr="00D45BDA">
        <w:t xml:space="preserve">The </w:t>
      </w:r>
      <w:r w:rsidRPr="00D45BDA">
        <w:rPr>
          <w:i/>
        </w:rPr>
        <w:t xml:space="preserve">FirstValidPoint </w:t>
      </w:r>
      <w:r w:rsidRPr="00D45BDA">
        <w:t>parameter should be examined to determine i</w:t>
      </w:r>
      <w:r>
        <w:t xml:space="preserve">f this situation has occurred. </w:t>
      </w:r>
      <w:r w:rsidRPr="00D45BDA">
        <w:t xml:space="preserve">It gives the offset into the </w:t>
      </w:r>
      <w:r w:rsidRPr="00D45BDA">
        <w:rPr>
          <w:i/>
        </w:rPr>
        <w:t xml:space="preserve">WaveformArray </w:t>
      </w:r>
      <w:r w:rsidRPr="00D45BDA">
        <w:t>memory buffer where the first val</w:t>
      </w:r>
      <w:r>
        <w:t xml:space="preserve">id data point can be found. </w:t>
      </w:r>
      <w:r w:rsidRPr="00D45BDA">
        <w:t>The digitizer’s manufacturer should supply documentation as to whether this situation should be expected to occur.</w:t>
      </w:r>
    </w:p>
    <w:p w:rsidR="008B34FD" w:rsidRDefault="008B34FD" w:rsidP="008B34FD">
      <w:pPr>
        <w:pStyle w:val="Heading3"/>
      </w:pPr>
      <w:bookmarkStart w:id="161" w:name="_Toc210637657"/>
      <w:bookmarkStart w:id="162" w:name="_Toc304583592"/>
      <w:bookmarkStart w:id="163" w:name="_Toc306374443"/>
      <w:bookmarkEnd w:id="161"/>
      <w:r>
        <w:t>Combining Channels</w:t>
      </w:r>
      <w:bookmarkEnd w:id="162"/>
      <w:bookmarkEnd w:id="163"/>
    </w:p>
    <w:p w:rsidR="00361952" w:rsidRPr="00D45BDA" w:rsidRDefault="00361952" w:rsidP="0008200A">
      <w:pPr>
        <w:pStyle w:val="Body1"/>
        <w:spacing w:before="120"/>
      </w:pPr>
      <w:r w:rsidRPr="00D45BDA">
        <w:t>The IviDigitizer interface allows digitizer channels to be combined in two different ways, and for two different reasons:</w:t>
      </w:r>
    </w:p>
    <w:p w:rsidR="00C15E5E" w:rsidRPr="00D45BDA" w:rsidRDefault="00C15E5E" w:rsidP="00C15E5E">
      <w:pPr>
        <w:pStyle w:val="Body"/>
        <w:numPr>
          <w:ilvl w:val="0"/>
          <w:numId w:val="15"/>
        </w:numPr>
      </w:pPr>
      <w:r w:rsidRPr="00D45BDA">
        <w:t>Some digitizers have the ability to interleave multiple analog-to-digital converter channels into a single, higher-rate channel</w:t>
      </w:r>
      <w:r w:rsidR="00F34532">
        <w:t xml:space="preserve">. </w:t>
      </w:r>
      <w:r w:rsidRPr="00D45BDA">
        <w:t>This is accomplished by forcing each channel to sample the same data with a small time offset</w:t>
      </w:r>
      <w:r w:rsidR="00F34532">
        <w:t xml:space="preserve">. </w:t>
      </w:r>
      <w:r w:rsidR="00095F84" w:rsidRPr="00D45BDA">
        <w:t>(Note that this means that one of the digitizer’s physical input connections will be unused – the signal applied to one input connector will be internally</w:t>
      </w:r>
      <w:r w:rsidR="00F34532">
        <w:t xml:space="preserve"> routed to two different ADCs.)</w:t>
      </w:r>
      <w:r w:rsidR="00095F84" w:rsidRPr="00D45BDA">
        <w:t xml:space="preserve"> </w:t>
      </w:r>
      <w:r w:rsidRPr="00D45BDA">
        <w:t>If two channels are combined, then the ADC in the first channel samples the data, followed by the ADC from the second channel</w:t>
      </w:r>
      <w:r w:rsidR="00F34532">
        <w:t xml:space="preserve">. </w:t>
      </w:r>
      <w:r w:rsidR="00E66A7A" w:rsidRPr="00D45BDA">
        <w:t>T</w:t>
      </w:r>
      <w:r w:rsidRPr="00D45BDA">
        <w:t xml:space="preserve">he two </w:t>
      </w:r>
      <w:r w:rsidR="00E66A7A" w:rsidRPr="00D45BDA">
        <w:t xml:space="preserve">ADCs </w:t>
      </w:r>
      <w:r w:rsidRPr="00D45BDA">
        <w:t xml:space="preserve">proceed to sample </w:t>
      </w:r>
      <w:r w:rsidR="00E66A7A" w:rsidRPr="00D45BDA">
        <w:t xml:space="preserve">the rest of the </w:t>
      </w:r>
      <w:r w:rsidRPr="00D45BDA">
        <w:t>data in a ping-pong fashion</w:t>
      </w:r>
      <w:r w:rsidR="00F34532">
        <w:t xml:space="preserve">. </w:t>
      </w:r>
      <w:r w:rsidRPr="00D45BDA">
        <w:t>This results in a sample rate that is twice the rate that either ADC could accomplish by itself.</w:t>
      </w:r>
      <w:r w:rsidRPr="00D45BDA">
        <w:br/>
      </w:r>
      <w:r w:rsidRPr="00D45BDA">
        <w:br/>
        <w:t>To combine channels in this fashion, use the IviDigitizerTimeInterleavedChannels extension group</w:t>
      </w:r>
      <w:r w:rsidR="00F34532">
        <w:t xml:space="preserve">. </w:t>
      </w:r>
      <w:r w:rsidRPr="00D45BDA">
        <w:t>Channels are combined using a simple comma-separated list.</w:t>
      </w:r>
      <w:r w:rsidRPr="00D45BDA">
        <w:br/>
      </w:r>
      <w:r w:rsidRPr="00D45BDA">
        <w:br/>
        <w:t>In addition, some digitizers have the ability to automatically combine channels based on a desired sample rate</w:t>
      </w:r>
      <w:r w:rsidR="00F34532">
        <w:t xml:space="preserve">. </w:t>
      </w:r>
      <w:r w:rsidRPr="00D45BDA">
        <w:t>If the Sample Rate attribute is set to a value that is higher than a single channel can support, multiple channels will automatically be combined to achieve the desired sample rate</w:t>
      </w:r>
      <w:r w:rsidR="0080634C">
        <w:t xml:space="preserve">. </w:t>
      </w:r>
      <w:r w:rsidRPr="00D45BDA">
        <w:t>The IviDigitizerTimeInterleavedChannelListAuto attribute is used to control this feature</w:t>
      </w:r>
      <w:r w:rsidR="0080634C">
        <w:t xml:space="preserve">. </w:t>
      </w:r>
      <w:r w:rsidR="001D69D8" w:rsidRPr="00D45BDA">
        <w:t>This feature should be used, if possible, in cases where instrument interchangeability is desired since the use of the IviDigitizerTimeInterleavedChannelListAuto attribute does not depend on the name of a channel.</w:t>
      </w:r>
    </w:p>
    <w:p w:rsidR="00C15E5E" w:rsidRPr="00D45BDA" w:rsidRDefault="00C15E5E" w:rsidP="00C15E5E">
      <w:pPr>
        <w:pStyle w:val="Body"/>
        <w:numPr>
          <w:ilvl w:val="0"/>
          <w:numId w:val="15"/>
        </w:numPr>
        <w:rPr>
          <w:color w:val="000000"/>
        </w:rPr>
      </w:pPr>
      <w:r w:rsidRPr="00D45BDA">
        <w:rPr>
          <w:color w:val="000000"/>
        </w:rPr>
        <w:t>Some digitizers include a feature that allows data from two channels to be interleaved</w:t>
      </w:r>
      <w:r w:rsidR="0080634C">
        <w:rPr>
          <w:color w:val="000000"/>
        </w:rPr>
        <w:t xml:space="preserve">. </w:t>
      </w:r>
      <w:r w:rsidRPr="00D45BDA">
        <w:rPr>
          <w:color w:val="000000"/>
        </w:rPr>
        <w:t>Usually, the data from two channels is interleaved so that a read or fetch call returns complex (I/Q) data</w:t>
      </w:r>
      <w:r w:rsidR="0080634C">
        <w:rPr>
          <w:color w:val="000000"/>
        </w:rPr>
        <w:t xml:space="preserve">. </w:t>
      </w:r>
      <w:r w:rsidRPr="00D45BDA">
        <w:rPr>
          <w:color w:val="000000"/>
        </w:rPr>
        <w:t>Use the IviDigitizerDataInterleavedChannels extension group to control this feature</w:t>
      </w:r>
      <w:r w:rsidR="0080634C">
        <w:rPr>
          <w:color w:val="000000"/>
        </w:rPr>
        <w:t xml:space="preserve">. </w:t>
      </w:r>
      <w:r w:rsidRPr="00D45BDA">
        <w:rPr>
          <w:color w:val="000000"/>
        </w:rPr>
        <w:t xml:space="preserve">Like the </w:t>
      </w:r>
      <w:r w:rsidRPr="00D45BDA">
        <w:t xml:space="preserve">IviDigitizerTimeInterleavedChannels extension group, the </w:t>
      </w:r>
      <w:r w:rsidRPr="00D45BDA">
        <w:rPr>
          <w:color w:val="000000"/>
        </w:rPr>
        <w:t>IviDigitizerDataInterleavedChannels extension group combines channels using a comma-separated list.</w:t>
      </w:r>
      <w:r w:rsidR="00CC5C3E" w:rsidRPr="00D45BDA">
        <w:rPr>
          <w:color w:val="000000"/>
        </w:rPr>
        <w:br/>
      </w:r>
      <w:r w:rsidR="00CC5C3E" w:rsidRPr="00D45BDA">
        <w:rPr>
          <w:color w:val="000000"/>
        </w:rPr>
        <w:br/>
        <w:t>The IviDigitizerDataInterleavedChannels extension group specifically allows digitizers to return complex data values</w:t>
      </w:r>
      <w:r w:rsidR="0080634C">
        <w:rPr>
          <w:color w:val="000000"/>
        </w:rPr>
        <w:t xml:space="preserve">. </w:t>
      </w:r>
      <w:r w:rsidR="00CC5C3E" w:rsidRPr="00D45BDA">
        <w:rPr>
          <w:color w:val="000000"/>
        </w:rPr>
        <w:t>If the real and imaginary parts of a complex signal (I and Q) are connected to two digitizer channels, this extension group allows that data to be interleaved in read and fetch calls, resulting in an array of complex data.</w:t>
      </w:r>
    </w:p>
    <w:p w:rsidR="00C64998" w:rsidRPr="00D45BDA" w:rsidRDefault="00C64998" w:rsidP="00503182">
      <w:pPr>
        <w:pStyle w:val="Body1"/>
        <w:spacing w:before="200"/>
      </w:pPr>
      <w:r w:rsidRPr="00D45BDA">
        <w:t>These features are distinguished in the following ways:</w:t>
      </w:r>
    </w:p>
    <w:p w:rsidR="00C64998" w:rsidRPr="00D45BDA" w:rsidRDefault="00C15E5E" w:rsidP="00C64998">
      <w:pPr>
        <w:pStyle w:val="Body"/>
        <w:numPr>
          <w:ilvl w:val="0"/>
          <w:numId w:val="15"/>
        </w:numPr>
      </w:pPr>
      <w:r w:rsidRPr="00D45BDA">
        <w:t>When using time-interleaved channels, the data returned by a fetch or read call consists of points that are sequential in time, at a higher data rate than a single ADC could support</w:t>
      </w:r>
      <w:r w:rsidR="00CC5C3E" w:rsidRPr="00D45BDA">
        <w:t>.</w:t>
      </w:r>
    </w:p>
    <w:p w:rsidR="00C15E5E" w:rsidRPr="00D45BDA" w:rsidRDefault="00C15E5E" w:rsidP="00E734A4">
      <w:pPr>
        <w:pStyle w:val="Body"/>
        <w:numPr>
          <w:ilvl w:val="0"/>
          <w:numId w:val="15"/>
        </w:numPr>
      </w:pPr>
      <w:r w:rsidRPr="00D45BDA">
        <w:t>When using data-interleaved channels, the data returned by a fetch or read call consists of several</w:t>
      </w:r>
      <w:r w:rsidR="00CC5C3E" w:rsidRPr="00D45BDA">
        <w:t xml:space="preserve"> </w:t>
      </w:r>
      <w:r w:rsidRPr="00D45BDA">
        <w:t xml:space="preserve">points (one per combined channel) that were taken at the </w:t>
      </w:r>
      <w:r w:rsidRPr="00D45BDA">
        <w:rPr>
          <w:i/>
        </w:rPr>
        <w:t xml:space="preserve">same </w:t>
      </w:r>
      <w:r w:rsidRPr="00D45BDA">
        <w:t>time – one for each channel</w:t>
      </w:r>
      <w:r w:rsidR="0080634C">
        <w:t xml:space="preserve">. </w:t>
      </w:r>
      <w:r w:rsidRPr="00D45BDA">
        <w:t xml:space="preserve">The </w:t>
      </w:r>
      <w:r w:rsidRPr="00D45BDA">
        <w:lastRenderedPageBreak/>
        <w:t>following data values return data for the next time point (again, one point for each channel, sampled at the same time).</w:t>
      </w:r>
    </w:p>
    <w:p w:rsidR="00ED6024" w:rsidRDefault="00C15E5E" w:rsidP="00503182">
      <w:pPr>
        <w:spacing w:before="200"/>
        <w:ind w:left="720"/>
      </w:pPr>
      <w:bookmarkStart w:id="164" w:name="_Toc200345226"/>
      <w:r w:rsidRPr="00D45BDA">
        <w:t>Channels can be combined in both ways at the same time</w:t>
      </w:r>
      <w:r w:rsidR="0080634C">
        <w:t xml:space="preserve">. </w:t>
      </w:r>
      <w:r w:rsidRPr="00D45BDA">
        <w:t>If so, then time-interleaving applies before data-interleaving</w:t>
      </w:r>
      <w:r w:rsidR="0080634C">
        <w:t xml:space="preserve">. </w:t>
      </w:r>
      <w:r w:rsidRPr="00D45BDA">
        <w:t xml:space="preserve">For instance, a four-channel digitizer may combine channels 1 and </w:t>
      </w:r>
      <w:r w:rsidR="00301539" w:rsidRPr="00D45BDA">
        <w:t>2</w:t>
      </w:r>
      <w:r w:rsidRPr="00D45BDA">
        <w:t xml:space="preserve"> to achieve a higher data rate, and may then combine channels 3 and 4 to achieve the same data rate</w:t>
      </w:r>
      <w:r w:rsidR="0080634C">
        <w:t xml:space="preserve">. </w:t>
      </w:r>
      <w:r w:rsidRPr="00D45BDA">
        <w:t>Then the two remaining active channels (channel 1 and channel 3) may be data-interleaved.</w:t>
      </w:r>
      <w:bookmarkStart w:id="165" w:name="_Toc200186245"/>
      <w:bookmarkStart w:id="166" w:name="_Toc200326809"/>
      <w:bookmarkStart w:id="167" w:name="_Toc200344518"/>
      <w:bookmarkStart w:id="168" w:name="_Toc200344873"/>
      <w:bookmarkStart w:id="169" w:name="_Toc200345227"/>
      <w:bookmarkEnd w:id="164"/>
      <w:bookmarkEnd w:id="165"/>
      <w:bookmarkEnd w:id="166"/>
      <w:bookmarkEnd w:id="167"/>
      <w:bookmarkEnd w:id="168"/>
      <w:bookmarkEnd w:id="169"/>
    </w:p>
    <w:p w:rsidR="007F2938" w:rsidRPr="00D45BDA" w:rsidRDefault="00D45BDA" w:rsidP="0069651C">
      <w:pPr>
        <w:spacing w:before="200"/>
        <w:ind w:left="720"/>
      </w:pPr>
      <w:r>
        <w:t xml:space="preserve">When interleaving channels, the Record Size is the number of points across all channels. </w:t>
      </w:r>
      <w:r w:rsidR="007F2938" w:rsidRPr="00D45BDA">
        <w:t>Note that data-interleaved channels cannot return an arbitrary number of data points</w:t>
      </w:r>
      <w:r w:rsidR="0080634C">
        <w:t xml:space="preserve">. </w:t>
      </w:r>
      <w:r w:rsidR="007F2938" w:rsidRPr="00D45BDA">
        <w:t>If two channels are data-combined, then the number of returned points must always be a multiple of two, because each of the two channels will return one data point per time sample</w:t>
      </w:r>
      <w:r w:rsidR="0080634C">
        <w:t xml:space="preserve">. </w:t>
      </w:r>
      <w:r w:rsidR="007F2938" w:rsidRPr="00D45BDA">
        <w:t>In th</w:t>
      </w:r>
      <w:r w:rsidR="00DF7F95" w:rsidRPr="00D45BDA">
        <w:t>is</w:t>
      </w:r>
      <w:r w:rsidR="007F2938" w:rsidRPr="00D45BDA">
        <w:t xml:space="preserve"> case, attempting to retrieve an odd number of data points would result in a meaningless request</w:t>
      </w:r>
      <w:r w:rsidR="0080634C">
        <w:t xml:space="preserve">. </w:t>
      </w:r>
      <w:r w:rsidR="007F2938" w:rsidRPr="00D45BDA">
        <w:t>In Read and Fetch calls, the number of points requested must then be a multiple of the number of combined channels</w:t>
      </w:r>
      <w:r w:rsidR="0080634C">
        <w:t xml:space="preserve">. </w:t>
      </w:r>
      <w:r w:rsidR="007F2938" w:rsidRPr="00D45BDA">
        <w:t>Otherwise, an error will occur</w:t>
      </w:r>
      <w:r w:rsidR="0080634C">
        <w:t xml:space="preserve">. </w:t>
      </w:r>
      <w:r w:rsidR="007F2938" w:rsidRPr="00D45BDA">
        <w:t>This is not the case with time-interleaved channels, where any number of points can be returned.</w:t>
      </w:r>
    </w:p>
    <w:p w:rsidR="00BF1179" w:rsidRDefault="00213C67" w:rsidP="00310396">
      <w:pPr>
        <w:pStyle w:val="Heading4"/>
        <w:rPr>
          <w:sz w:val="22"/>
        </w:rPr>
      </w:pPr>
      <w:r>
        <w:rPr>
          <w:sz w:val="22"/>
        </w:rPr>
        <w:t xml:space="preserve">Notes on the </w:t>
      </w:r>
      <w:r w:rsidR="00444F90">
        <w:rPr>
          <w:sz w:val="22"/>
        </w:rPr>
        <w:t>U</w:t>
      </w:r>
      <w:r>
        <w:rPr>
          <w:sz w:val="22"/>
        </w:rPr>
        <w:t xml:space="preserve">se of </w:t>
      </w:r>
      <w:r w:rsidR="00444F90">
        <w:rPr>
          <w:sz w:val="22"/>
        </w:rPr>
        <w:t>I</w:t>
      </w:r>
      <w:r w:rsidR="00310396">
        <w:rPr>
          <w:sz w:val="22"/>
        </w:rPr>
        <w:t xml:space="preserve">nterleaved </w:t>
      </w:r>
      <w:r w:rsidR="00444F90">
        <w:rPr>
          <w:sz w:val="22"/>
        </w:rPr>
        <w:t>C</w:t>
      </w:r>
      <w:r w:rsidR="00310396">
        <w:rPr>
          <w:sz w:val="22"/>
        </w:rPr>
        <w:t>hannels</w:t>
      </w:r>
    </w:p>
    <w:p w:rsidR="00310396" w:rsidRPr="00722667" w:rsidRDefault="00310396" w:rsidP="0008200A">
      <w:pPr>
        <w:spacing w:before="120"/>
        <w:ind w:left="720"/>
      </w:pPr>
      <w:r w:rsidRPr="00722667">
        <w:t>Users who often switch interleaving features on and off should be aware of some subtleties that may be encountered.</w:t>
      </w:r>
    </w:p>
    <w:p w:rsidR="003D2F5F" w:rsidRPr="00722667" w:rsidRDefault="00310396" w:rsidP="0008200A">
      <w:pPr>
        <w:spacing w:before="120"/>
        <w:ind w:left="720"/>
      </w:pPr>
      <w:r w:rsidRPr="00722667">
        <w:t>Like all IVI drivers, the IviDigitizer interface is in some cases designed to support functionality that is not implemented in all digitizers</w:t>
      </w:r>
      <w:r w:rsidR="0080634C">
        <w:t xml:space="preserve">. </w:t>
      </w:r>
      <w:r w:rsidRPr="00722667">
        <w:t>The IviDigitizer interface allows for (but does not require) very general interleaving capabilities</w:t>
      </w:r>
      <w:r w:rsidR="0080634C">
        <w:t xml:space="preserve">. </w:t>
      </w:r>
      <w:r w:rsidRPr="00722667">
        <w:t xml:space="preserve">Digitizers that do not support the </w:t>
      </w:r>
      <w:r w:rsidR="003D2F5F" w:rsidRPr="00722667">
        <w:t>full generality of this interface are free to implement a subset, but this subset’s behavior must be documented.</w:t>
      </w:r>
    </w:p>
    <w:p w:rsidR="003D2F5F" w:rsidRPr="00722667" w:rsidRDefault="00310396" w:rsidP="0008200A">
      <w:pPr>
        <w:spacing w:before="120"/>
        <w:ind w:left="720"/>
      </w:pPr>
      <w:r w:rsidRPr="00722667">
        <w:t>For instance, the i</w:t>
      </w:r>
      <w:r w:rsidR="003D2F5F" w:rsidRPr="00722667">
        <w:t>nterface makes it possible to combine any two channels in a four-channel digitizer</w:t>
      </w:r>
      <w:r w:rsidR="005B1C69" w:rsidRPr="00722667">
        <w:t xml:space="preserve"> to achieve a higher sample rate</w:t>
      </w:r>
      <w:r w:rsidR="0080634C">
        <w:t xml:space="preserve">. </w:t>
      </w:r>
      <w:r w:rsidR="003D2F5F" w:rsidRPr="00722667">
        <w:t>The digitizer ha</w:t>
      </w:r>
      <w:r w:rsidR="00C07304" w:rsidRPr="00722667">
        <w:t xml:space="preserve">rdware may then require the </w:t>
      </w:r>
      <w:r w:rsidR="003D2F5F" w:rsidRPr="00722667">
        <w:t>other two channels be combined as well (so there is only a single time base for the entire digitizer)</w:t>
      </w:r>
      <w:r w:rsidR="0080634C">
        <w:t xml:space="preserve">. </w:t>
      </w:r>
      <w:r w:rsidR="003D2F5F" w:rsidRPr="00722667">
        <w:t>In such a case, there must be two active channels – one chosen by the user when the two original channels are combined, and one chosen by the digitizer when it combines the remaining pair of channels</w:t>
      </w:r>
      <w:r w:rsidR="0080634C">
        <w:t xml:space="preserve">. </w:t>
      </w:r>
      <w:r w:rsidR="003D2F5F" w:rsidRPr="00722667">
        <w:t>In this case, the remaining “active” channel should be the lowest-numbered channel on the digitizer, as documented by the hardware manufacturer</w:t>
      </w:r>
      <w:r w:rsidR="0080634C">
        <w:t xml:space="preserve">. </w:t>
      </w:r>
      <w:r w:rsidR="003D2F5F" w:rsidRPr="00722667">
        <w:t>But users should be free to change the second active channel, if desired.</w:t>
      </w:r>
    </w:p>
    <w:p w:rsidR="005B1C69" w:rsidRPr="00722667" w:rsidRDefault="005B1C69" w:rsidP="0008200A">
      <w:pPr>
        <w:spacing w:before="120"/>
        <w:ind w:left="720"/>
      </w:pPr>
      <w:r w:rsidRPr="00722667">
        <w:t>A similar situation applies to data-interleaved channels</w:t>
      </w:r>
      <w:r w:rsidR="0080634C">
        <w:t xml:space="preserve">. </w:t>
      </w:r>
      <w:r w:rsidRPr="00722667">
        <w:t>It must be possible for users to choose which two channels are to be data-interleaved, and to change this selection as needed.</w:t>
      </w:r>
    </w:p>
    <w:p w:rsidR="003D2F5F" w:rsidRPr="00722667" w:rsidRDefault="003D2F5F" w:rsidP="0008200A">
      <w:pPr>
        <w:spacing w:before="120"/>
        <w:ind w:left="720"/>
      </w:pPr>
      <w:r w:rsidRPr="00722667">
        <w:t>Another common use case is for users to route signals to two different inputs of a digitizer and then combine the channels to achieve higher sample rates</w:t>
      </w:r>
      <w:r w:rsidR="0080634C">
        <w:t xml:space="preserve">. </w:t>
      </w:r>
      <w:r w:rsidRPr="00722667">
        <w:t>In this case, one of the combined channels becomes the active channel and the other is set to the inactive state</w:t>
      </w:r>
      <w:r w:rsidR="0080634C">
        <w:t xml:space="preserve">. </w:t>
      </w:r>
      <w:r w:rsidRPr="00722667">
        <w:t>Users can then change the active channel setting to take data from the alternate input connectors.</w:t>
      </w:r>
    </w:p>
    <w:p w:rsidR="003D2F5F" w:rsidRPr="00722667" w:rsidRDefault="003D2F5F" w:rsidP="0008200A">
      <w:pPr>
        <w:spacing w:before="120"/>
        <w:ind w:left="720"/>
      </w:pPr>
      <w:r w:rsidRPr="00722667">
        <w:t xml:space="preserve">In </w:t>
      </w:r>
      <w:r w:rsidR="005B1C69" w:rsidRPr="00722667">
        <w:t xml:space="preserve">all </w:t>
      </w:r>
      <w:r w:rsidRPr="00722667">
        <w:t xml:space="preserve">of these cases, the programmer must first </w:t>
      </w:r>
      <w:r w:rsidR="007305DD" w:rsidRPr="00722667">
        <w:t xml:space="preserve">disable </w:t>
      </w:r>
      <w:r w:rsidRPr="00722667">
        <w:t xml:space="preserve">the </w:t>
      </w:r>
      <w:r w:rsidR="007305DD" w:rsidRPr="00722667">
        <w:t>active channel</w:t>
      </w:r>
      <w:r w:rsidRPr="00722667">
        <w:t xml:space="preserve"> before changing the active channel</w:t>
      </w:r>
      <w:r w:rsidR="0080634C">
        <w:t xml:space="preserve">. </w:t>
      </w:r>
      <w:r w:rsidR="007A1B58" w:rsidRPr="00722667">
        <w:t xml:space="preserve">This is necessary in order to avoid “invisible” coupling between the Enabled state of each channel and the </w:t>
      </w:r>
      <w:r w:rsidR="000E384B" w:rsidRPr="00722667">
        <w:t>‘</w:t>
      </w:r>
      <w:r w:rsidR="007A1B58" w:rsidRPr="00722667">
        <w:t>combined channel</w:t>
      </w:r>
      <w:r w:rsidR="000E384B" w:rsidRPr="00722667">
        <w:t>’</w:t>
      </w:r>
      <w:r w:rsidR="007A1B58" w:rsidRPr="00722667">
        <w:t xml:space="preserve"> list</w:t>
      </w:r>
      <w:r w:rsidR="0080634C">
        <w:t xml:space="preserve">. </w:t>
      </w:r>
      <w:r w:rsidR="007A1B58" w:rsidRPr="00722667">
        <w:t>In the IVI interface, the state of the TimeInterleavedChannelList property (which is a property of each channel) is ignored if value of the Enabled flag is ‘false’</w:t>
      </w:r>
      <w:r w:rsidR="0080634C">
        <w:t xml:space="preserve">. </w:t>
      </w:r>
      <w:r w:rsidR="007A1B58" w:rsidRPr="00722667">
        <w:t>The TimeInterleavedChannelList property is only used for active channels</w:t>
      </w:r>
      <w:r w:rsidR="0080634C">
        <w:t xml:space="preserve">. </w:t>
      </w:r>
      <w:r w:rsidR="000E384B" w:rsidRPr="00722667">
        <w:t>The same is true of the DataInterleavedChannelList.</w:t>
      </w:r>
    </w:p>
    <w:p w:rsidR="007A1B58" w:rsidRPr="00722667" w:rsidRDefault="007A1B58" w:rsidP="0008200A">
      <w:pPr>
        <w:spacing w:before="120"/>
        <w:ind w:left="720"/>
      </w:pPr>
      <w:r w:rsidRPr="00722667">
        <w:t>For example, suppose a two-channel digitizer is initialized so that Channel 1 is enabled, Channel 2 is disabled, and the TimeInterleavedChannelList property of Channel 1 contains the name of Channel 2</w:t>
      </w:r>
      <w:r w:rsidR="0080634C">
        <w:t xml:space="preserve">. </w:t>
      </w:r>
      <w:r w:rsidRPr="00722667">
        <w:t>Data can then be taken from Channel 1 at double-data-rate speeds.</w:t>
      </w:r>
    </w:p>
    <w:p w:rsidR="007305DD" w:rsidRPr="00722667" w:rsidRDefault="007A1B58" w:rsidP="0008200A">
      <w:pPr>
        <w:spacing w:before="120"/>
        <w:ind w:left="720"/>
      </w:pPr>
      <w:r w:rsidRPr="00722667">
        <w:t>To change the active channel in this example to Channel 2, Channel 1 must be disabled, Channel 2 enabled, and the TimeInterleavedChannelList property for Channel 2 must contain the name of Channel 1</w:t>
      </w:r>
      <w:r w:rsidR="0080634C">
        <w:t xml:space="preserve">. </w:t>
      </w:r>
      <w:r w:rsidRPr="00722667">
        <w:t>Both channels cannot be enabled at the same time if they are combined, and attempts to do so will result in an error</w:t>
      </w:r>
      <w:r w:rsidR="0080634C">
        <w:t xml:space="preserve">. </w:t>
      </w:r>
      <w:r w:rsidR="007305DD" w:rsidRPr="00722667">
        <w:t>However, both channels can be disabled at the same time as long as no Fetch/Read calls are made while the channels are in the disabled state.</w:t>
      </w:r>
    </w:p>
    <w:p w:rsidR="00004825" w:rsidRDefault="00004825" w:rsidP="00ED6024">
      <w:pPr>
        <w:pStyle w:val="Heading2"/>
      </w:pPr>
      <w:bookmarkStart w:id="170" w:name="_Toc304583593"/>
      <w:bookmarkStart w:id="171" w:name="_Toc306374444"/>
      <w:r>
        <w:lastRenderedPageBreak/>
        <w:t>IviDigitizerBase Attributes</w:t>
      </w:r>
      <w:bookmarkEnd w:id="107"/>
      <w:bookmarkEnd w:id="108"/>
      <w:bookmarkEnd w:id="170"/>
      <w:bookmarkEnd w:id="171"/>
    </w:p>
    <w:p w:rsidR="003540CF" w:rsidRPr="0008200A" w:rsidRDefault="00004825" w:rsidP="0008200A">
      <w:pPr>
        <w:pStyle w:val="Body1"/>
        <w:spacing w:before="120"/>
      </w:pPr>
      <w:r w:rsidRPr="0008200A">
        <w:t>The IviDigitizerBase capability group defines the following attributes:</w:t>
      </w:r>
    </w:p>
    <w:p w:rsidR="003540CF" w:rsidRDefault="003540CF" w:rsidP="0008200A">
      <w:pPr>
        <w:pStyle w:val="ListBullet"/>
        <w:numPr>
          <w:ilvl w:val="0"/>
          <w:numId w:val="42"/>
        </w:numPr>
      </w:pPr>
      <w:r>
        <w:t>Active Trigger Source</w:t>
      </w:r>
      <w:r w:rsidRPr="00CD1F40">
        <w:t xml:space="preserve"> </w:t>
      </w:r>
    </w:p>
    <w:p w:rsidR="00004825" w:rsidRDefault="00004825" w:rsidP="0008200A">
      <w:pPr>
        <w:pStyle w:val="ListBullet"/>
        <w:numPr>
          <w:ilvl w:val="0"/>
          <w:numId w:val="42"/>
        </w:numPr>
      </w:pPr>
      <w:r>
        <w:t>Channel Count</w:t>
      </w:r>
    </w:p>
    <w:p w:rsidR="00004825" w:rsidRDefault="00004825" w:rsidP="0008200A">
      <w:pPr>
        <w:pStyle w:val="ListBullet"/>
        <w:numPr>
          <w:ilvl w:val="0"/>
          <w:numId w:val="42"/>
        </w:numPr>
      </w:pPr>
      <w:r>
        <w:t>Channel Enabled</w:t>
      </w:r>
    </w:p>
    <w:p w:rsidR="00004825" w:rsidRDefault="00004825" w:rsidP="0008200A">
      <w:pPr>
        <w:pStyle w:val="ListBullet"/>
        <w:numPr>
          <w:ilvl w:val="0"/>
          <w:numId w:val="42"/>
        </w:numPr>
      </w:pPr>
      <w:r>
        <w:t>Channel Item</w:t>
      </w:r>
      <w:r w:rsidR="003B79D7">
        <w:t xml:space="preserve"> (IVI-COM</w:t>
      </w:r>
      <w:r w:rsidR="00AE1FD6">
        <w:t xml:space="preserve"> and IVI.NET</w:t>
      </w:r>
      <w:r w:rsidR="003B79D7">
        <w:t xml:space="preserve"> only)</w:t>
      </w:r>
    </w:p>
    <w:p w:rsidR="00004825" w:rsidRDefault="00004825" w:rsidP="0008200A">
      <w:pPr>
        <w:pStyle w:val="ListBullet"/>
        <w:numPr>
          <w:ilvl w:val="0"/>
          <w:numId w:val="42"/>
        </w:numPr>
      </w:pPr>
      <w:r>
        <w:t>Channel Name</w:t>
      </w:r>
      <w:r w:rsidR="003B79D7">
        <w:t xml:space="preserve"> (IVI-COM</w:t>
      </w:r>
      <w:r w:rsidR="00AE1FD6">
        <w:t xml:space="preserve"> and IVI.NET</w:t>
      </w:r>
      <w:r w:rsidR="003B79D7">
        <w:t xml:space="preserve"> only)</w:t>
      </w:r>
    </w:p>
    <w:p w:rsidR="000E1A79" w:rsidRDefault="000E1A79" w:rsidP="0008200A">
      <w:pPr>
        <w:pStyle w:val="ListBullet"/>
        <w:numPr>
          <w:ilvl w:val="0"/>
          <w:numId w:val="42"/>
        </w:numPr>
      </w:pPr>
      <w:r>
        <w:t>Input Connector Selection</w:t>
      </w:r>
    </w:p>
    <w:p w:rsidR="00004825" w:rsidRDefault="00004825" w:rsidP="0008200A">
      <w:pPr>
        <w:pStyle w:val="ListBullet"/>
        <w:numPr>
          <w:ilvl w:val="0"/>
          <w:numId w:val="42"/>
        </w:numPr>
      </w:pPr>
      <w:r>
        <w:t>Input Impedance</w:t>
      </w:r>
    </w:p>
    <w:p w:rsidR="004F4AC5" w:rsidRDefault="004F4AC5" w:rsidP="0008200A">
      <w:pPr>
        <w:pStyle w:val="ListBullet"/>
        <w:numPr>
          <w:ilvl w:val="0"/>
          <w:numId w:val="42"/>
        </w:numPr>
      </w:pPr>
      <w:r>
        <w:t>Is Idle</w:t>
      </w:r>
    </w:p>
    <w:p w:rsidR="004F4AC5" w:rsidRDefault="004F4AC5" w:rsidP="0008200A">
      <w:pPr>
        <w:pStyle w:val="ListBullet"/>
        <w:numPr>
          <w:ilvl w:val="0"/>
          <w:numId w:val="42"/>
        </w:numPr>
      </w:pPr>
      <w:r>
        <w:t>Is Measuring</w:t>
      </w:r>
    </w:p>
    <w:p w:rsidR="004F4AC5" w:rsidRDefault="004F4AC5" w:rsidP="0008200A">
      <w:pPr>
        <w:pStyle w:val="ListBullet"/>
        <w:numPr>
          <w:ilvl w:val="0"/>
          <w:numId w:val="42"/>
        </w:numPr>
      </w:pPr>
      <w:r>
        <w:t>Is Waiting For Arm</w:t>
      </w:r>
    </w:p>
    <w:p w:rsidR="004F4AC5" w:rsidRDefault="004F4AC5" w:rsidP="0008200A">
      <w:pPr>
        <w:pStyle w:val="ListBullet"/>
        <w:numPr>
          <w:ilvl w:val="0"/>
          <w:numId w:val="42"/>
        </w:numPr>
      </w:pPr>
      <w:r>
        <w:t>Is Waiting For Trigger</w:t>
      </w:r>
    </w:p>
    <w:p w:rsidR="0032435C" w:rsidRDefault="0032435C" w:rsidP="0008200A">
      <w:pPr>
        <w:pStyle w:val="ListBullet"/>
        <w:numPr>
          <w:ilvl w:val="0"/>
          <w:numId w:val="42"/>
        </w:numPr>
      </w:pPr>
      <w:r>
        <w:t>Max First Valid Point Value</w:t>
      </w:r>
    </w:p>
    <w:p w:rsidR="00004825" w:rsidRDefault="00004825" w:rsidP="0008200A">
      <w:pPr>
        <w:pStyle w:val="ListBullet"/>
        <w:numPr>
          <w:ilvl w:val="0"/>
          <w:numId w:val="42"/>
        </w:numPr>
      </w:pPr>
      <w:r>
        <w:t>Max Samples Per Channel</w:t>
      </w:r>
    </w:p>
    <w:p w:rsidR="00004825" w:rsidRDefault="00004825" w:rsidP="0008200A">
      <w:pPr>
        <w:pStyle w:val="ListBullet"/>
        <w:numPr>
          <w:ilvl w:val="0"/>
          <w:numId w:val="42"/>
        </w:numPr>
      </w:pPr>
      <w:r>
        <w:t>Min Record Size</w:t>
      </w:r>
    </w:p>
    <w:p w:rsidR="00004825" w:rsidRDefault="00004825" w:rsidP="0008200A">
      <w:pPr>
        <w:pStyle w:val="ListBullet"/>
        <w:numPr>
          <w:ilvl w:val="0"/>
          <w:numId w:val="42"/>
        </w:numPr>
      </w:pPr>
      <w:r>
        <w:t>Num Acquired Records</w:t>
      </w:r>
    </w:p>
    <w:p w:rsidR="00004825" w:rsidRDefault="00004825" w:rsidP="0008200A">
      <w:pPr>
        <w:pStyle w:val="ListBullet"/>
        <w:numPr>
          <w:ilvl w:val="0"/>
          <w:numId w:val="42"/>
        </w:numPr>
      </w:pPr>
      <w:r>
        <w:t>Num Records</w:t>
      </w:r>
      <w:r w:rsidR="00FA1BDF">
        <w:t xml:space="preserve"> </w:t>
      </w:r>
      <w:r w:rsidR="00FA1BDF">
        <w:rPr>
          <w:color w:val="auto"/>
        </w:rPr>
        <w:t>To Acquire</w:t>
      </w:r>
    </w:p>
    <w:p w:rsidR="00004825" w:rsidRDefault="00004825" w:rsidP="0008200A">
      <w:pPr>
        <w:pStyle w:val="ListBullet"/>
        <w:numPr>
          <w:ilvl w:val="0"/>
          <w:numId w:val="42"/>
        </w:numPr>
      </w:pPr>
      <w:r>
        <w:t>Record Size</w:t>
      </w:r>
    </w:p>
    <w:p w:rsidR="00C253CB" w:rsidRDefault="00004825" w:rsidP="0008200A">
      <w:pPr>
        <w:pStyle w:val="ListBullet"/>
        <w:numPr>
          <w:ilvl w:val="0"/>
          <w:numId w:val="42"/>
        </w:numPr>
      </w:pPr>
      <w:r>
        <w:t>Sample Rate</w:t>
      </w:r>
    </w:p>
    <w:p w:rsidR="00B047DD" w:rsidRDefault="00004825" w:rsidP="0008200A">
      <w:pPr>
        <w:pStyle w:val="ListBullet"/>
        <w:numPr>
          <w:ilvl w:val="0"/>
          <w:numId w:val="42"/>
        </w:numPr>
      </w:pPr>
      <w:r>
        <w:t>Trigger Coupling</w:t>
      </w:r>
      <w:r w:rsidR="00C253CB" w:rsidRPr="00C253CB">
        <w:t xml:space="preserve"> </w:t>
      </w:r>
    </w:p>
    <w:p w:rsidR="00004825" w:rsidRDefault="00B047DD" w:rsidP="0008200A">
      <w:pPr>
        <w:pStyle w:val="ListBullet"/>
        <w:numPr>
          <w:ilvl w:val="0"/>
          <w:numId w:val="42"/>
        </w:numPr>
      </w:pPr>
      <w:r>
        <w:t>Trigger Delay</w:t>
      </w:r>
    </w:p>
    <w:p w:rsidR="00004825" w:rsidRDefault="00004825" w:rsidP="0008200A">
      <w:pPr>
        <w:pStyle w:val="ListBullet"/>
        <w:numPr>
          <w:ilvl w:val="0"/>
          <w:numId w:val="42"/>
        </w:numPr>
      </w:pPr>
      <w:r>
        <w:t>Trigger</w:t>
      </w:r>
      <w:r w:rsidR="00C253CB">
        <w:t xml:space="preserve"> </w:t>
      </w:r>
      <w:r>
        <w:t>Hysteresis</w:t>
      </w:r>
    </w:p>
    <w:p w:rsidR="00004825" w:rsidRDefault="00004825" w:rsidP="0008200A">
      <w:pPr>
        <w:pStyle w:val="ListBullet"/>
        <w:numPr>
          <w:ilvl w:val="0"/>
          <w:numId w:val="42"/>
        </w:numPr>
      </w:pPr>
      <w:r>
        <w:t>Trigger Level</w:t>
      </w:r>
      <w:r w:rsidR="00C253CB" w:rsidRPr="00C253CB">
        <w:t xml:space="preserve"> </w:t>
      </w:r>
    </w:p>
    <w:p w:rsidR="00842DC8" w:rsidRDefault="00842DC8" w:rsidP="0008200A">
      <w:pPr>
        <w:pStyle w:val="ListBullet"/>
        <w:numPr>
          <w:ilvl w:val="0"/>
          <w:numId w:val="42"/>
        </w:numPr>
      </w:pPr>
      <w:r>
        <w:t>Trigger Output Enabled</w:t>
      </w:r>
    </w:p>
    <w:p w:rsidR="00CD1F40" w:rsidRDefault="00004825" w:rsidP="0008200A">
      <w:pPr>
        <w:pStyle w:val="ListBullet"/>
        <w:numPr>
          <w:ilvl w:val="0"/>
          <w:numId w:val="42"/>
        </w:numPr>
      </w:pPr>
      <w:r>
        <w:t>Trigger Slope</w:t>
      </w:r>
      <w:r w:rsidR="00CD1F40" w:rsidRPr="00CD1F40">
        <w:t xml:space="preserve"> </w:t>
      </w:r>
    </w:p>
    <w:p w:rsidR="00CD1F40" w:rsidRDefault="00CD1F40" w:rsidP="0008200A">
      <w:pPr>
        <w:pStyle w:val="ListBullet"/>
        <w:numPr>
          <w:ilvl w:val="0"/>
          <w:numId w:val="42"/>
        </w:numPr>
      </w:pPr>
      <w:r>
        <w:t>Trigger Source Count</w:t>
      </w:r>
      <w:r w:rsidRPr="00CD1F40">
        <w:t xml:space="preserve"> </w:t>
      </w:r>
    </w:p>
    <w:p w:rsidR="00CD1F40" w:rsidRDefault="00CD1F40" w:rsidP="0008200A">
      <w:pPr>
        <w:pStyle w:val="ListBullet"/>
        <w:numPr>
          <w:ilvl w:val="0"/>
          <w:numId w:val="42"/>
        </w:numPr>
      </w:pPr>
      <w:r>
        <w:t>Trigger Source Item (IVI-COM</w:t>
      </w:r>
      <w:r w:rsidR="00FB33AE" w:rsidRPr="00FB33AE">
        <w:t xml:space="preserve"> </w:t>
      </w:r>
      <w:r w:rsidR="00FB33AE">
        <w:t>and IVI.NET</w:t>
      </w:r>
      <w:r>
        <w:t xml:space="preserve"> only)</w:t>
      </w:r>
      <w:r w:rsidRPr="00CD1F40">
        <w:t xml:space="preserve"> </w:t>
      </w:r>
    </w:p>
    <w:p w:rsidR="00004825" w:rsidRDefault="00CD1F40" w:rsidP="0008200A">
      <w:pPr>
        <w:pStyle w:val="ListBullet"/>
        <w:numPr>
          <w:ilvl w:val="0"/>
          <w:numId w:val="42"/>
        </w:numPr>
      </w:pPr>
      <w:r>
        <w:t xml:space="preserve">Trigger Source Name (IVI-COM </w:t>
      </w:r>
      <w:r w:rsidR="00FB33AE">
        <w:t xml:space="preserve">and IVI.NET </w:t>
      </w:r>
      <w:r>
        <w:t>only)</w:t>
      </w:r>
    </w:p>
    <w:p w:rsidR="00004825" w:rsidRDefault="00004825" w:rsidP="0008200A">
      <w:pPr>
        <w:pStyle w:val="ListBullet"/>
        <w:numPr>
          <w:ilvl w:val="0"/>
          <w:numId w:val="42"/>
        </w:numPr>
      </w:pPr>
      <w:r>
        <w:t>Trigger Type</w:t>
      </w:r>
    </w:p>
    <w:p w:rsidR="00004825" w:rsidRDefault="00004825" w:rsidP="0008200A">
      <w:pPr>
        <w:pStyle w:val="ListBullet"/>
        <w:numPr>
          <w:ilvl w:val="0"/>
          <w:numId w:val="42"/>
        </w:numPr>
      </w:pPr>
      <w:r>
        <w:t>Vertical Coupling</w:t>
      </w:r>
    </w:p>
    <w:p w:rsidR="00004825" w:rsidRDefault="00004825" w:rsidP="0008200A">
      <w:pPr>
        <w:pStyle w:val="ListBullet"/>
        <w:numPr>
          <w:ilvl w:val="0"/>
          <w:numId w:val="42"/>
        </w:numPr>
      </w:pPr>
      <w:r>
        <w:t>Vertical Offset</w:t>
      </w:r>
    </w:p>
    <w:p w:rsidR="00004825" w:rsidRDefault="00004825" w:rsidP="0008200A">
      <w:pPr>
        <w:pStyle w:val="ListBullet"/>
        <w:numPr>
          <w:ilvl w:val="0"/>
          <w:numId w:val="42"/>
        </w:numPr>
      </w:pPr>
      <w:smartTag w:uri="urn:schemas-microsoft-com:office:smarttags" w:element="place">
        <w:smartTag w:uri="urn:schemas-microsoft-com:office:smarttags" w:element="PlaceName">
          <w:r>
            <w:t>Vertical</w:t>
          </w:r>
        </w:smartTag>
        <w:r>
          <w:t xml:space="preserve"> </w:t>
        </w:r>
        <w:smartTag w:uri="urn:schemas-microsoft-com:office:smarttags" w:element="PlaceType">
          <w:r>
            <w:t>Range</w:t>
          </w:r>
        </w:smartTag>
      </w:smartTag>
    </w:p>
    <w:p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BB7805" w:rsidRDefault="00BB7805" w:rsidP="00E97089">
      <w:pPr>
        <w:pStyle w:val="Heading3"/>
        <w:pageBreakBefore/>
      </w:pPr>
      <w:bookmarkStart w:id="172" w:name="_Toc304583594"/>
      <w:bookmarkStart w:id="173" w:name="_Toc306374445"/>
      <w:r>
        <w:lastRenderedPageBreak/>
        <w:t>Active Trigger Source</w:t>
      </w:r>
      <w:bookmarkEnd w:id="172"/>
      <w:bookmarkEnd w:id="173"/>
    </w:p>
    <w:p w:rsidR="00BB7805" w:rsidRDefault="00BB7805" w:rsidP="00BB780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BB7805" w:rsidTr="007469BC">
        <w:trPr>
          <w:cantSplit/>
          <w:tblHeader/>
        </w:trPr>
        <w:tc>
          <w:tcPr>
            <w:tcW w:w="1170" w:type="dxa"/>
            <w:tcBorders>
              <w:top w:val="single" w:sz="4" w:space="0" w:color="auto"/>
              <w:left w:val="single" w:sz="4" w:space="0" w:color="auto"/>
              <w:bottom w:val="double" w:sz="6" w:space="0" w:color="auto"/>
            </w:tcBorders>
          </w:tcPr>
          <w:p w:rsidR="00BB7805" w:rsidRDefault="00BB7805" w:rsidP="007469BC">
            <w:pPr>
              <w:pStyle w:val="TableHead"/>
            </w:pPr>
            <w:r>
              <w:t>Data Type</w:t>
            </w:r>
          </w:p>
        </w:tc>
        <w:tc>
          <w:tcPr>
            <w:tcW w:w="810" w:type="dxa"/>
            <w:tcBorders>
              <w:top w:val="single" w:sz="4" w:space="0" w:color="auto"/>
              <w:bottom w:val="double" w:sz="6" w:space="0" w:color="auto"/>
            </w:tcBorders>
          </w:tcPr>
          <w:p w:rsidR="00BB7805" w:rsidRDefault="00BB7805" w:rsidP="007469BC">
            <w:pPr>
              <w:pStyle w:val="TableHead"/>
            </w:pPr>
            <w:r>
              <w:t>Access</w:t>
            </w:r>
          </w:p>
        </w:tc>
        <w:tc>
          <w:tcPr>
            <w:tcW w:w="1530" w:type="dxa"/>
            <w:tcBorders>
              <w:top w:val="single" w:sz="4" w:space="0" w:color="auto"/>
              <w:bottom w:val="double" w:sz="6" w:space="0" w:color="auto"/>
            </w:tcBorders>
          </w:tcPr>
          <w:p w:rsidR="00BB7805" w:rsidRDefault="00BB7805" w:rsidP="007469BC">
            <w:pPr>
              <w:pStyle w:val="TableHead"/>
            </w:pPr>
            <w:r>
              <w:t>Applies To</w:t>
            </w:r>
          </w:p>
        </w:tc>
        <w:tc>
          <w:tcPr>
            <w:tcW w:w="1080" w:type="dxa"/>
            <w:tcBorders>
              <w:top w:val="single" w:sz="4" w:space="0" w:color="auto"/>
              <w:bottom w:val="double" w:sz="6" w:space="0" w:color="auto"/>
            </w:tcBorders>
          </w:tcPr>
          <w:p w:rsidR="00BB7805" w:rsidRDefault="00BB7805" w:rsidP="007469BC">
            <w:pPr>
              <w:pStyle w:val="TableHead"/>
            </w:pPr>
            <w:r>
              <w:t>Coercion</w:t>
            </w:r>
          </w:p>
        </w:tc>
        <w:tc>
          <w:tcPr>
            <w:tcW w:w="4770" w:type="dxa"/>
            <w:tcBorders>
              <w:top w:val="single" w:sz="4" w:space="0" w:color="auto"/>
              <w:bottom w:val="double" w:sz="6" w:space="0" w:color="auto"/>
              <w:right w:val="single" w:sz="6" w:space="0" w:color="auto"/>
            </w:tcBorders>
          </w:tcPr>
          <w:p w:rsidR="00BB7805" w:rsidRDefault="00BB7805" w:rsidP="007469BC">
            <w:pPr>
              <w:pStyle w:val="TableHead"/>
            </w:pPr>
            <w:r>
              <w:t>High Level Functions</w:t>
            </w:r>
          </w:p>
        </w:tc>
      </w:tr>
      <w:tr w:rsidR="00BB7805" w:rsidTr="007469BC">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B7805" w:rsidRDefault="00BB7805" w:rsidP="007469BC">
            <w:pPr>
              <w:pStyle w:val="TableCellCourierNew"/>
            </w:pPr>
            <w:r>
              <w:t>ViString</w:t>
            </w:r>
          </w:p>
        </w:tc>
        <w:tc>
          <w:tcPr>
            <w:tcW w:w="810" w:type="dxa"/>
            <w:tcBorders>
              <w:top w:val="double" w:sz="6" w:space="0" w:color="auto"/>
            </w:tcBorders>
          </w:tcPr>
          <w:p w:rsidR="00BB7805" w:rsidRDefault="00BB7805" w:rsidP="007469BC">
            <w:pPr>
              <w:pStyle w:val="TableCell"/>
            </w:pPr>
            <w:r>
              <w:t>R/W</w:t>
            </w:r>
          </w:p>
        </w:tc>
        <w:tc>
          <w:tcPr>
            <w:tcW w:w="1530" w:type="dxa"/>
            <w:tcBorders>
              <w:top w:val="double" w:sz="6" w:space="0" w:color="auto"/>
            </w:tcBorders>
          </w:tcPr>
          <w:p w:rsidR="00BB7805" w:rsidRDefault="00BD4DD8" w:rsidP="007469BC">
            <w:pPr>
              <w:pStyle w:val="TableCell"/>
            </w:pPr>
            <w:r>
              <w:t>N/A</w:t>
            </w:r>
          </w:p>
        </w:tc>
        <w:tc>
          <w:tcPr>
            <w:tcW w:w="1080" w:type="dxa"/>
            <w:tcBorders>
              <w:top w:val="double" w:sz="6" w:space="0" w:color="auto"/>
            </w:tcBorders>
          </w:tcPr>
          <w:p w:rsidR="00BB7805" w:rsidRDefault="00BB7805" w:rsidP="007469BC">
            <w:pPr>
              <w:pStyle w:val="TableCell"/>
            </w:pPr>
            <w:r>
              <w:t>None</w:t>
            </w:r>
          </w:p>
        </w:tc>
        <w:tc>
          <w:tcPr>
            <w:tcW w:w="4770" w:type="dxa"/>
            <w:tcBorders>
              <w:top w:val="double" w:sz="6" w:space="0" w:color="auto"/>
            </w:tcBorders>
          </w:tcPr>
          <w:p w:rsidR="00BB7805" w:rsidRDefault="00BB7805" w:rsidP="007469BC">
            <w:pPr>
              <w:pStyle w:val="TableCell"/>
            </w:pPr>
            <w:del w:id="174" w:author="MAUMARY,YVES (A-Switzerland,ex1)" w:date="2011-10-14T15:38:00Z">
              <w:r>
                <w:delText>N/A</w:delText>
              </w:r>
            </w:del>
            <w:ins w:id="175" w:author="MAUMARY,YVES (A-Switzerland,ex1)" w:date="2011-10-14T15:38:00Z">
              <w:r w:rsidR="00B348F9">
                <w:t>ConfigureActiveTriggerSource</w:t>
              </w:r>
            </w:ins>
          </w:p>
        </w:tc>
      </w:tr>
    </w:tbl>
    <w:p w:rsidR="00AE1FD6" w:rsidRDefault="00AE1FD6" w:rsidP="00AE1FD6">
      <w:pPr>
        <w:pStyle w:val="FunctionHead"/>
      </w:pPr>
      <w:r>
        <w:t>.NET Property Name</w:t>
      </w:r>
    </w:p>
    <w:p w:rsidR="00AE1FD6" w:rsidRDefault="00AE1FD6" w:rsidP="00AE1FD6">
      <w:pPr>
        <w:pStyle w:val="Body1"/>
        <w:rPr>
          <w:rStyle w:val="monospace"/>
        </w:rPr>
      </w:pPr>
      <w:r>
        <w:rPr>
          <w:rStyle w:val="monospace"/>
        </w:rPr>
        <w:t>Trigger.ActiveSource</w:t>
      </w:r>
    </w:p>
    <w:p w:rsidR="00BB7805" w:rsidRDefault="00BB7805" w:rsidP="00BB7805">
      <w:pPr>
        <w:pStyle w:val="FunctionHead"/>
      </w:pPr>
      <w:r>
        <w:t>COM Property Name</w:t>
      </w:r>
    </w:p>
    <w:p w:rsidR="00BB7805" w:rsidRDefault="00BB7805" w:rsidP="00BB7805">
      <w:pPr>
        <w:pStyle w:val="Body1"/>
        <w:rPr>
          <w:rStyle w:val="monospace"/>
        </w:rPr>
      </w:pPr>
      <w:r>
        <w:rPr>
          <w:rStyle w:val="monospace"/>
        </w:rPr>
        <w:t>Trigger.ActiveSource</w:t>
      </w:r>
    </w:p>
    <w:p w:rsidR="00BB7805" w:rsidRDefault="00BB7805" w:rsidP="00BB7805">
      <w:pPr>
        <w:pStyle w:val="FunctionHead"/>
      </w:pPr>
      <w:r>
        <w:t>C Constant Name</w:t>
      </w:r>
    </w:p>
    <w:p w:rsidR="00BB7805" w:rsidRDefault="00BB7805" w:rsidP="00BB7805">
      <w:pPr>
        <w:pStyle w:val="Body1"/>
      </w:pPr>
      <w:r>
        <w:rPr>
          <w:rFonts w:ascii="Courier New" w:hAnsi="Courier New" w:cs="Courier New"/>
          <w:sz w:val="18"/>
          <w:szCs w:val="18"/>
        </w:rPr>
        <w:t>IVIDIGITIZER_ATTR_ACTIVE_TRIGGER_SOURCE</w:t>
      </w:r>
    </w:p>
    <w:p w:rsidR="00BB7805" w:rsidRDefault="00BB7805" w:rsidP="00BB7805">
      <w:pPr>
        <w:pStyle w:val="FunctionHead"/>
      </w:pPr>
      <w:r>
        <w:t>Description</w:t>
      </w:r>
    </w:p>
    <w:p w:rsidR="003F6CDE" w:rsidRDefault="00BB7805" w:rsidP="00BB7805">
      <w:pPr>
        <w:pStyle w:val="Body1"/>
      </w:pPr>
      <w:r w:rsidRPr="00BB7805">
        <w:t xml:space="preserve">Specifies the source the digitizer monitors for </w:t>
      </w:r>
      <w:r>
        <w:t>the trigger</w:t>
      </w:r>
      <w:r w:rsidRPr="00BB7805">
        <w:t xml:space="preserve"> event. The value specified here must be one of the valid repeated capability names for the </w:t>
      </w:r>
      <w:r>
        <w:t>Trigger</w:t>
      </w:r>
      <w:r w:rsidRPr="00BB7805">
        <w:t>Source repeated capability.</w:t>
      </w:r>
    </w:p>
    <w:p w:rsidR="00220660" w:rsidRDefault="00097AE6" w:rsidP="00097AE6">
      <w:pPr>
        <w:pStyle w:val="Body"/>
      </w:pPr>
      <w:r>
        <w:t xml:space="preserve">If an IVI driver supports a trigger source and the trigger source is listed in IVI-3.3 </w:t>
      </w:r>
      <w:r w:rsidRPr="00097AE6">
        <w:rPr>
          <w:i/>
        </w:rPr>
        <w:t>Cross Class Capabilities Specification</w:t>
      </w:r>
      <w:r>
        <w:t>, Section 3, then</w:t>
      </w:r>
      <w:r w:rsidR="00220660">
        <w:t xml:space="preserve"> the IVI driver shall accept the standard string for that trigger source. This attribute is case insensitive, but case preserving. That is, the setting is case insensitive but when reading it back the programmed case is returned. IVI specific drivers may define new trigger source strings for trigger sources that are not defined by IVI-3.3 </w:t>
      </w:r>
      <w:r w:rsidR="00220660" w:rsidRPr="00097AE6">
        <w:rPr>
          <w:i/>
        </w:rPr>
        <w:t>Cross Class Capabilities Specification</w:t>
      </w:r>
      <w:r w:rsidR="00220660">
        <w:t xml:space="preserve"> if needed.</w:t>
      </w:r>
    </w:p>
    <w:p w:rsidR="00BB7805" w:rsidRDefault="003F6CDE" w:rsidP="00220660">
      <w:pPr>
        <w:pStyle w:val="Body"/>
      </w:pPr>
      <w:r>
        <w:t>This attribute only affects instrument behavior when either the</w:t>
      </w:r>
      <w:r w:rsidR="008C5DA6">
        <w:t xml:space="preserve"> IviDigitizerMultiTrigger extens</w:t>
      </w:r>
      <w:r>
        <w:t>ion group is not supported or the Trigger Source Operator is set to None.</w:t>
      </w:r>
    </w:p>
    <w:p w:rsidR="00AE1FD6" w:rsidRPr="00F7116C" w:rsidRDefault="00AE1FD6" w:rsidP="00AE1FD6">
      <w:pPr>
        <w:pStyle w:val="AttrFuncSubheading"/>
        <w:rPr>
          <w:color w:val="auto"/>
        </w:rPr>
      </w:pPr>
      <w:r w:rsidRPr="00F7116C">
        <w:rPr>
          <w:color w:val="auto"/>
        </w:rPr>
        <w:t>.NET Exceptions</w:t>
      </w:r>
    </w:p>
    <w:p w:rsidR="00AE1FD6" w:rsidRDefault="00AE1FD6" w:rsidP="00AE1FD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9D526C">
      <w:pPr>
        <w:pStyle w:val="Heading3"/>
        <w:pageBreakBefore/>
      </w:pPr>
      <w:bookmarkStart w:id="176" w:name="_Toc304583595"/>
      <w:bookmarkStart w:id="177" w:name="_Toc306374446"/>
      <w:r>
        <w:lastRenderedPageBreak/>
        <w:t>Channel Count</w:t>
      </w:r>
      <w:bookmarkEnd w:id="176"/>
      <w:bookmarkEnd w:id="177"/>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RO</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004825">
            <w:pPr>
              <w:pStyle w:val="TableCell"/>
            </w:pPr>
            <w:r>
              <w:t>N/A</w:t>
            </w:r>
          </w:p>
        </w:tc>
      </w:tr>
    </w:tbl>
    <w:p w:rsidR="00AE1FD6" w:rsidRDefault="00AE1FD6" w:rsidP="00AE1FD6">
      <w:pPr>
        <w:pStyle w:val="FunctionHead"/>
      </w:pPr>
      <w:r>
        <w:t>.NET Property Name</w:t>
      </w:r>
    </w:p>
    <w:p w:rsidR="00AE1FD6" w:rsidRDefault="00AE1FD6" w:rsidP="00AE1FD6">
      <w:pPr>
        <w:pStyle w:val="Body1"/>
        <w:rPr>
          <w:rStyle w:val="monospace"/>
        </w:rPr>
      </w:pPr>
      <w:r>
        <w:rPr>
          <w:rStyle w:val="monospace"/>
        </w:rPr>
        <w:t>Channels.Count</w:t>
      </w:r>
    </w:p>
    <w:p w:rsidR="00AE1FD6" w:rsidRPr="00DD4C54" w:rsidRDefault="00AE1FD6" w:rsidP="00AE1FD6">
      <w:pPr>
        <w:pStyle w:val="IVIAttributeText"/>
      </w:pPr>
      <w:r w:rsidRPr="00996058">
        <w:rPr>
          <w:rFonts w:ascii="Times New Roman" w:hAnsi="Times New Roman"/>
          <w:sz w:val="20"/>
        </w:rPr>
        <w:t xml:space="preserve">This property is inherited from </w:t>
      </w:r>
      <w:r w:rsidRPr="009E28B6">
        <w:t>IIviRepeatedCapabilityCollection</w:t>
      </w:r>
      <w:r w:rsidRPr="00DD4C54">
        <w:rPr>
          <w:rFonts w:ascii="Times New Roman" w:hAnsi="Times New Roman"/>
        </w:rPr>
        <w:t>.</w:t>
      </w:r>
    </w:p>
    <w:p w:rsidR="00004825" w:rsidRDefault="00004825">
      <w:pPr>
        <w:pStyle w:val="FunctionHead"/>
      </w:pPr>
      <w:r>
        <w:t>COM Property Name</w:t>
      </w:r>
    </w:p>
    <w:p w:rsidR="00004825" w:rsidRDefault="00004825">
      <w:pPr>
        <w:pStyle w:val="Body1"/>
        <w:rPr>
          <w:rStyle w:val="monospace"/>
        </w:rPr>
      </w:pPr>
      <w:r>
        <w:rPr>
          <w:rStyle w:val="monospace"/>
        </w:rPr>
        <w:t>Channels.Count</w:t>
      </w:r>
    </w:p>
    <w:p w:rsidR="00004825" w:rsidRDefault="00004825">
      <w:pPr>
        <w:pStyle w:val="FunctionHead"/>
      </w:pPr>
      <w:r>
        <w:t>C Constant Name</w:t>
      </w:r>
    </w:p>
    <w:p w:rsidR="001721C4" w:rsidRDefault="001721C4" w:rsidP="001721C4">
      <w:pPr>
        <w:pStyle w:val="Body1"/>
      </w:pPr>
      <w:r>
        <w:rPr>
          <w:rFonts w:ascii="Courier New" w:hAnsi="Courier New" w:cs="Courier New"/>
          <w:sz w:val="18"/>
          <w:szCs w:val="18"/>
        </w:rPr>
        <w:t>IVIDIGITIZER_ATTR_CHANNEL_COUNT</w:t>
      </w:r>
    </w:p>
    <w:p w:rsidR="00004825" w:rsidRDefault="00004825">
      <w:pPr>
        <w:pStyle w:val="FunctionHead"/>
      </w:pPr>
      <w:r>
        <w:t>Description</w:t>
      </w:r>
    </w:p>
    <w:p w:rsidR="00004825" w:rsidRDefault="00004825">
      <w:pPr>
        <w:pStyle w:val="Body1"/>
      </w:pPr>
      <w:r>
        <w:t>Returns the number of channels available on the device.</w:t>
      </w:r>
    </w:p>
    <w:p w:rsidR="00004825" w:rsidRDefault="00004825">
      <w:pPr>
        <w:pStyle w:val="Body1"/>
        <w:rPr>
          <w:sz w:val="12"/>
          <w:szCs w:val="12"/>
        </w:rPr>
      </w:pPr>
    </w:p>
    <w:p w:rsidR="00AE1FD6" w:rsidRPr="00F7116C" w:rsidRDefault="00AE1FD6" w:rsidP="00AE1FD6">
      <w:pPr>
        <w:pStyle w:val="AttrFuncSubheading"/>
        <w:rPr>
          <w:color w:val="auto"/>
        </w:rPr>
      </w:pPr>
      <w:r w:rsidRPr="00F7116C">
        <w:rPr>
          <w:color w:val="auto"/>
        </w:rPr>
        <w:t>.NET Exceptions</w:t>
      </w:r>
    </w:p>
    <w:p w:rsidR="00AE1FD6" w:rsidRDefault="00AE1FD6" w:rsidP="00AE1FD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9D526C">
      <w:pPr>
        <w:pStyle w:val="Heading3"/>
        <w:pageBreakBefore/>
      </w:pPr>
      <w:bookmarkStart w:id="178" w:name="_Toc304583596"/>
      <w:bookmarkStart w:id="179" w:name="_Toc306374447"/>
      <w:r>
        <w:lastRenderedPageBreak/>
        <w:t>Channel Enabled</w:t>
      </w:r>
      <w:bookmarkEnd w:id="178"/>
      <w:bookmarkEnd w:id="179"/>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ViBoolean</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Channel</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340CF4">
            <w:pPr>
              <w:pStyle w:val="TableCell"/>
            </w:pPr>
            <w:r>
              <w:t>Configure Channel</w:t>
            </w:r>
          </w:p>
        </w:tc>
      </w:tr>
    </w:tbl>
    <w:p w:rsidR="00AE1FD6" w:rsidRDefault="00AE1FD6" w:rsidP="00AE1FD6">
      <w:pPr>
        <w:pStyle w:val="FunctionHead"/>
      </w:pPr>
      <w:r>
        <w:t>.NET Property Name</w:t>
      </w:r>
    </w:p>
    <w:p w:rsidR="00AE1FD6" w:rsidRDefault="00AE1FD6" w:rsidP="00AE1FD6">
      <w:pPr>
        <w:pStyle w:val="Body1"/>
        <w:rPr>
          <w:rStyle w:val="monospace"/>
        </w:rPr>
      </w:pPr>
      <w:r>
        <w:rPr>
          <w:rStyle w:val="monospace"/>
        </w:rPr>
        <w:t>Channels[].Enabled</w:t>
      </w:r>
    </w:p>
    <w:p w:rsidR="00004825" w:rsidRDefault="00004825">
      <w:pPr>
        <w:pStyle w:val="FunctionHead"/>
      </w:pPr>
      <w:r>
        <w:t>COM Property Name</w:t>
      </w:r>
    </w:p>
    <w:p w:rsidR="00004825" w:rsidRDefault="00004825">
      <w:pPr>
        <w:pStyle w:val="Body1"/>
        <w:rPr>
          <w:rStyle w:val="monospace"/>
        </w:rPr>
      </w:pPr>
      <w:r>
        <w:rPr>
          <w:rStyle w:val="monospace"/>
        </w:rPr>
        <w:t>Channels.Item().Enabled</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IVIDIGITIZER_ATTR_CHANNEL_ENABLED</w:t>
      </w:r>
    </w:p>
    <w:p w:rsidR="00004825" w:rsidRDefault="00004825">
      <w:pPr>
        <w:pStyle w:val="FunctionHead"/>
      </w:pPr>
      <w:r>
        <w:t>Description</w:t>
      </w:r>
    </w:p>
    <w:p w:rsidR="00004825" w:rsidRDefault="00004825">
      <w:pPr>
        <w:pStyle w:val="Body1"/>
      </w:pPr>
      <w:r>
        <w:t>Specifies whether the digitizer acquires a waveform for the channel.</w:t>
      </w:r>
    </w:p>
    <w:p w:rsidR="00004825" w:rsidRDefault="00004825">
      <w:pPr>
        <w:pStyle w:val="Body1"/>
        <w:rPr>
          <w:sz w:val="12"/>
          <w:szCs w:val="12"/>
        </w:rPr>
      </w:pPr>
    </w:p>
    <w:p w:rsidR="00AE1FD6" w:rsidRPr="00F7116C" w:rsidRDefault="00AE1FD6" w:rsidP="00AE1FD6">
      <w:pPr>
        <w:pStyle w:val="AttrFuncSubheading"/>
        <w:rPr>
          <w:color w:val="auto"/>
        </w:rPr>
      </w:pPr>
      <w:r w:rsidRPr="00F7116C">
        <w:rPr>
          <w:color w:val="auto"/>
        </w:rPr>
        <w:t>.NET Exceptions</w:t>
      </w:r>
    </w:p>
    <w:p w:rsidR="00AE1FD6" w:rsidRDefault="00AE1FD6" w:rsidP="00AE1FD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9D526C">
      <w:pPr>
        <w:pStyle w:val="Heading3"/>
        <w:pageBreakBefore/>
      </w:pPr>
      <w:bookmarkStart w:id="180" w:name="_Toc304583597"/>
      <w:bookmarkStart w:id="181" w:name="_Toc306374448"/>
      <w:r>
        <w:lastRenderedPageBreak/>
        <w:t>Channel Item</w:t>
      </w:r>
      <w:r w:rsidR="001721C4">
        <w:t xml:space="preserve"> (IVI-COM</w:t>
      </w:r>
      <w:r w:rsidR="007C1FE8">
        <w:t xml:space="preserve"> &amp; IVI.NET</w:t>
      </w:r>
      <w:r w:rsidR="001721C4">
        <w:t xml:space="preserve"> </w:t>
      </w:r>
      <w:r w:rsidR="005B763D">
        <w:t>Only</w:t>
      </w:r>
      <w:r w:rsidR="001721C4">
        <w:t>)</w:t>
      </w:r>
      <w:bookmarkEnd w:id="180"/>
      <w:bookmarkEnd w:id="181"/>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446"/>
        <w:gridCol w:w="990"/>
        <w:gridCol w:w="1530"/>
        <w:gridCol w:w="1800"/>
        <w:gridCol w:w="2594"/>
      </w:tblGrid>
      <w:tr w:rsidR="00004825" w:rsidTr="00AE1FD6">
        <w:trPr>
          <w:cantSplit/>
          <w:tblHeader/>
        </w:trPr>
        <w:tc>
          <w:tcPr>
            <w:tcW w:w="2446" w:type="dxa"/>
            <w:tcBorders>
              <w:top w:val="single" w:sz="4" w:space="0" w:color="auto"/>
              <w:left w:val="single" w:sz="4" w:space="0" w:color="auto"/>
              <w:bottom w:val="double" w:sz="6" w:space="0" w:color="auto"/>
            </w:tcBorders>
          </w:tcPr>
          <w:p w:rsidR="00004825" w:rsidRDefault="00004825">
            <w:pPr>
              <w:pStyle w:val="TableHead"/>
            </w:pPr>
            <w:r>
              <w:t>Data Type</w:t>
            </w:r>
          </w:p>
        </w:tc>
        <w:tc>
          <w:tcPr>
            <w:tcW w:w="99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800" w:type="dxa"/>
            <w:tcBorders>
              <w:top w:val="single" w:sz="4" w:space="0" w:color="auto"/>
              <w:bottom w:val="double" w:sz="6" w:space="0" w:color="auto"/>
            </w:tcBorders>
          </w:tcPr>
          <w:p w:rsidR="00004825" w:rsidRDefault="00004825">
            <w:pPr>
              <w:pStyle w:val="TableHead"/>
            </w:pPr>
            <w:r>
              <w:t>Coercion</w:t>
            </w:r>
          </w:p>
        </w:tc>
        <w:tc>
          <w:tcPr>
            <w:tcW w:w="2594"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rsidTr="00AE1FD6">
        <w:tblPrEx>
          <w:tblBorders>
            <w:top w:val="single" w:sz="6" w:space="0" w:color="auto"/>
            <w:left w:val="single" w:sz="6" w:space="0" w:color="auto"/>
            <w:bottom w:val="single" w:sz="6" w:space="0" w:color="auto"/>
            <w:right w:val="single" w:sz="6" w:space="0" w:color="auto"/>
          </w:tblBorders>
        </w:tblPrEx>
        <w:trPr>
          <w:cantSplit/>
        </w:trPr>
        <w:tc>
          <w:tcPr>
            <w:tcW w:w="2446" w:type="dxa"/>
            <w:tcBorders>
              <w:top w:val="double" w:sz="6" w:space="0" w:color="auto"/>
            </w:tcBorders>
          </w:tcPr>
          <w:p w:rsidR="00004825" w:rsidRDefault="004E60E1">
            <w:pPr>
              <w:pStyle w:val="TableCellCourierNew"/>
            </w:pPr>
            <w:r>
              <w:t>IIviDigitizerChannel</w:t>
            </w:r>
            <w:r w:rsidR="00AE1FD6">
              <w:t>*</w:t>
            </w:r>
          </w:p>
        </w:tc>
        <w:tc>
          <w:tcPr>
            <w:tcW w:w="990" w:type="dxa"/>
            <w:tcBorders>
              <w:top w:val="double" w:sz="6" w:space="0" w:color="auto"/>
            </w:tcBorders>
          </w:tcPr>
          <w:p w:rsidR="00004825" w:rsidRDefault="00004825">
            <w:pPr>
              <w:pStyle w:val="TableCell"/>
            </w:pPr>
            <w:r>
              <w:t>RO</w:t>
            </w:r>
          </w:p>
        </w:tc>
        <w:tc>
          <w:tcPr>
            <w:tcW w:w="1530" w:type="dxa"/>
            <w:tcBorders>
              <w:top w:val="double" w:sz="6" w:space="0" w:color="auto"/>
            </w:tcBorders>
          </w:tcPr>
          <w:p w:rsidR="00004825" w:rsidRDefault="003B79D7">
            <w:pPr>
              <w:pStyle w:val="TableCell"/>
            </w:pPr>
            <w:r>
              <w:t>Channel</w:t>
            </w:r>
          </w:p>
        </w:tc>
        <w:tc>
          <w:tcPr>
            <w:tcW w:w="1800" w:type="dxa"/>
            <w:tcBorders>
              <w:top w:val="double" w:sz="6" w:space="0" w:color="auto"/>
            </w:tcBorders>
          </w:tcPr>
          <w:p w:rsidR="00004825" w:rsidRDefault="00004825">
            <w:pPr>
              <w:pStyle w:val="TableCell"/>
            </w:pPr>
            <w:r>
              <w:t>None</w:t>
            </w:r>
          </w:p>
        </w:tc>
        <w:tc>
          <w:tcPr>
            <w:tcW w:w="2594" w:type="dxa"/>
            <w:tcBorders>
              <w:top w:val="double" w:sz="6" w:space="0" w:color="auto"/>
            </w:tcBorders>
          </w:tcPr>
          <w:p w:rsidR="00004825" w:rsidRDefault="00004825">
            <w:pPr>
              <w:pStyle w:val="TableCell"/>
            </w:pPr>
            <w:r>
              <w:t>N/A</w:t>
            </w:r>
          </w:p>
        </w:tc>
      </w:tr>
    </w:tbl>
    <w:p w:rsidR="00AE1FD6" w:rsidRDefault="00AE1FD6" w:rsidP="00AE1FD6">
      <w:pPr>
        <w:pStyle w:val="FunctionHead"/>
      </w:pPr>
      <w:r>
        <w:t>.NET Property Name</w:t>
      </w:r>
    </w:p>
    <w:p w:rsidR="00AE1FD6" w:rsidRPr="001063CB" w:rsidRDefault="00AE1FD6" w:rsidP="00AE1FD6">
      <w:pPr>
        <w:pStyle w:val="Body1"/>
        <w:rPr>
          <w:rStyle w:val="monospace"/>
        </w:rPr>
      </w:pPr>
      <w:r w:rsidRPr="001063CB">
        <w:rPr>
          <w:rStyle w:val="monospace"/>
        </w:rPr>
        <w:t>IIviDigitizerChannel Channels[String name];</w:t>
      </w:r>
    </w:p>
    <w:p w:rsidR="00AE1FD6" w:rsidRPr="00996058" w:rsidRDefault="00AE1FD6" w:rsidP="00AE1FD6">
      <w:pPr>
        <w:pStyle w:val="IVIAttributeText"/>
        <w:rPr>
          <w:rFonts w:ascii="Times New Roman" w:hAnsi="Times New Roman"/>
          <w:sz w:val="20"/>
        </w:rPr>
      </w:pPr>
      <w:r w:rsidRPr="00996058">
        <w:rPr>
          <w:rFonts w:ascii="Times New Roman" w:hAnsi="Times New Roman"/>
          <w:sz w:val="20"/>
        </w:rPr>
        <w:t>Th</w:t>
      </w:r>
      <w:r w:rsidR="001063CB" w:rsidRPr="00996058">
        <w:rPr>
          <w:rFonts w:ascii="Times New Roman" w:hAnsi="Times New Roman"/>
          <w:sz w:val="20"/>
        </w:rPr>
        <w:t>is</w:t>
      </w:r>
      <w:r w:rsidRPr="00996058">
        <w:rPr>
          <w:rFonts w:ascii="Times New Roman" w:hAnsi="Times New Roman"/>
          <w:sz w:val="20"/>
        </w:rPr>
        <w:t xml:space="preserve"> indexer</w:t>
      </w:r>
      <w:r w:rsidR="001063CB" w:rsidRPr="00996058">
        <w:rPr>
          <w:rFonts w:ascii="Times New Roman" w:hAnsi="Times New Roman"/>
          <w:sz w:val="20"/>
        </w:rPr>
        <w:t xml:space="preserve"> i</w:t>
      </w:r>
      <w:r w:rsidRPr="00996058">
        <w:rPr>
          <w:rFonts w:ascii="Times New Roman" w:hAnsi="Times New Roman"/>
          <w:sz w:val="20"/>
        </w:rPr>
        <w:t xml:space="preserve">s inherited from </w:t>
      </w:r>
      <w:r>
        <w:t>IIviRepeatedCapabilityCollection</w:t>
      </w:r>
      <w:r w:rsidR="00C06F58">
        <w:rPr>
          <w:rFonts w:ascii="Times New Roman" w:hAnsi="Times New Roman"/>
        </w:rPr>
        <w:t>.</w:t>
      </w:r>
      <w:r w:rsidR="00C06F58" w:rsidRPr="00996058">
        <w:rPr>
          <w:rFonts w:ascii="Times New Roman" w:hAnsi="Times New Roman"/>
          <w:sz w:val="20"/>
        </w:rPr>
        <w:t xml:space="preserve"> </w:t>
      </w:r>
      <w:r w:rsidRPr="00996058">
        <w:rPr>
          <w:rFonts w:ascii="Times New Roman" w:hAnsi="Times New Roman"/>
          <w:sz w:val="20"/>
        </w:rPr>
        <w:t>The name parameter uniquely identif</w:t>
      </w:r>
      <w:r w:rsidR="001063CB" w:rsidRPr="00996058">
        <w:rPr>
          <w:rFonts w:ascii="Times New Roman" w:hAnsi="Times New Roman"/>
          <w:sz w:val="20"/>
        </w:rPr>
        <w:t>ies</w:t>
      </w:r>
      <w:r w:rsidRPr="00996058">
        <w:rPr>
          <w:rFonts w:ascii="Times New Roman" w:hAnsi="Times New Roman"/>
          <w:sz w:val="20"/>
        </w:rPr>
        <w:t xml:space="preserve"> a particular channel in the channels collection.</w:t>
      </w:r>
    </w:p>
    <w:p w:rsidR="00004825" w:rsidRDefault="00004825">
      <w:pPr>
        <w:pStyle w:val="FunctionHead"/>
      </w:pPr>
      <w:r>
        <w:t>COM Property Name</w:t>
      </w:r>
    </w:p>
    <w:p w:rsidR="00004825" w:rsidRDefault="00004825">
      <w:pPr>
        <w:pStyle w:val="Body1"/>
        <w:rPr>
          <w:rStyle w:val="monospace"/>
        </w:rPr>
      </w:pPr>
      <w:r>
        <w:rPr>
          <w:rStyle w:val="monospace"/>
        </w:rPr>
        <w:t>Channels.Item</w:t>
      </w:r>
      <w:r w:rsidR="001721C4">
        <w:rPr>
          <w:rStyle w:val="monospace"/>
        </w:rPr>
        <w:t>([in] BSTR Name)</w:t>
      </w:r>
    </w:p>
    <w:p w:rsidR="00004825" w:rsidRDefault="00004825">
      <w:pPr>
        <w:pStyle w:val="FunctionHead"/>
      </w:pPr>
      <w:r>
        <w:t>C Constant Name</w:t>
      </w:r>
    </w:p>
    <w:p w:rsidR="00004825" w:rsidRDefault="00004825">
      <w:pPr>
        <w:pStyle w:val="Body1"/>
      </w:pPr>
      <w:r>
        <w:rPr>
          <w:rFonts w:ascii="Courier New" w:hAnsi="Courier New" w:cs="Courier New"/>
          <w:sz w:val="18"/>
          <w:szCs w:val="18"/>
        </w:rPr>
        <w:t>N/A</w:t>
      </w:r>
    </w:p>
    <w:p w:rsidR="00004825" w:rsidRDefault="00004825">
      <w:pPr>
        <w:pStyle w:val="FunctionHead"/>
      </w:pPr>
      <w:r>
        <w:t>Description</w:t>
      </w:r>
    </w:p>
    <w:p w:rsidR="00AE1FD6" w:rsidRDefault="00AE1FD6" w:rsidP="00AE1FD6">
      <w:pPr>
        <w:pStyle w:val="Body"/>
      </w:pPr>
      <w:r>
        <w:t>Channel Item uniquely identifies a channel in the channels collection. It returns an interface pointer which can be used to control the attributes and other functionality of that channel.</w:t>
      </w:r>
    </w:p>
    <w:p w:rsidR="00AE1FD6" w:rsidRDefault="00AE1FD6" w:rsidP="00AE1FD6">
      <w:pPr>
        <w:pStyle w:val="Body"/>
      </w:pPr>
      <w:r>
        <w:t xml:space="preserve">The Item property </w:t>
      </w:r>
      <w:r w:rsidR="001063CB">
        <w:t>t</w:t>
      </w:r>
      <w:r>
        <w:t>ake</w:t>
      </w:r>
      <w:r w:rsidR="001063CB">
        <w:t>s</w:t>
      </w:r>
      <w:r>
        <w:t xml:space="preserve"> a channel name</w:t>
      </w:r>
      <w:r w:rsidR="00C06F58">
        <w:t xml:space="preserve">. </w:t>
      </w:r>
      <w:r>
        <w:rPr>
          <w:rFonts w:eastAsia="MS Mincho"/>
          <w:color w:val="000000"/>
          <w:lang w:eastAsia="ja-JP"/>
        </w:rPr>
        <w:t xml:space="preserve">If the user passes an invalid value for the </w:t>
      </w:r>
      <w:r>
        <w:rPr>
          <w:rFonts w:ascii="Courier New" w:eastAsia="MS Mincho" w:hAnsi="Courier New"/>
          <w:color w:val="000000"/>
          <w:sz w:val="18"/>
          <w:lang w:eastAsia="ja-JP"/>
        </w:rPr>
        <w:t>Name</w:t>
      </w:r>
      <w:r w:rsidRPr="001A0261">
        <w:rPr>
          <w:rFonts w:eastAsia="MS Mincho"/>
          <w:color w:val="000000"/>
          <w:lang w:eastAsia="ja-JP"/>
        </w:rPr>
        <w:t xml:space="preserve"> </w:t>
      </w:r>
      <w:r>
        <w:rPr>
          <w:rFonts w:eastAsia="MS Mincho"/>
          <w:color w:val="000000"/>
          <w:lang w:eastAsia="ja-JP"/>
        </w:rPr>
        <w:t>parameter, the property returns an error.</w:t>
      </w:r>
    </w:p>
    <w:p w:rsidR="00AE1FD6" w:rsidRPr="00555D6A" w:rsidRDefault="00AE1FD6" w:rsidP="00AE1FD6">
      <w:pPr>
        <w:pStyle w:val="IVIBody"/>
      </w:pPr>
      <w:r>
        <w:t>Valid names include physical repeated capability identifiers and virtual repeated capability identifiers</w:t>
      </w:r>
      <w:r w:rsidRPr="00555D6A">
        <w:t>.</w:t>
      </w:r>
    </w:p>
    <w:p w:rsidR="00004825" w:rsidRDefault="00004825">
      <w:pPr>
        <w:pStyle w:val="Body1"/>
        <w:rPr>
          <w:sz w:val="12"/>
          <w:szCs w:val="12"/>
        </w:rPr>
      </w:pPr>
    </w:p>
    <w:p w:rsidR="00AE1FD6" w:rsidRPr="00F7116C" w:rsidRDefault="00AE1FD6" w:rsidP="00AE1FD6">
      <w:pPr>
        <w:pStyle w:val="AttrFuncSubheading"/>
        <w:rPr>
          <w:color w:val="auto"/>
        </w:rPr>
      </w:pPr>
      <w:r w:rsidRPr="00F7116C">
        <w:rPr>
          <w:color w:val="auto"/>
        </w:rPr>
        <w:t>.NET Exceptions</w:t>
      </w:r>
    </w:p>
    <w:p w:rsidR="00AE1FD6" w:rsidRDefault="00AE1FD6" w:rsidP="00AE1FD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9D526C">
      <w:pPr>
        <w:pStyle w:val="Heading3"/>
        <w:pageBreakBefore/>
      </w:pPr>
      <w:bookmarkStart w:id="182" w:name="_Toc304583598"/>
      <w:bookmarkStart w:id="183" w:name="_Toc306374449"/>
      <w:r>
        <w:lastRenderedPageBreak/>
        <w:t>Channel Name</w:t>
      </w:r>
      <w:r w:rsidR="003B79D7">
        <w:t xml:space="preserve"> (IVI-COM</w:t>
      </w:r>
      <w:r w:rsidR="007C1FE8">
        <w:t xml:space="preserve"> &amp; IVI.NET</w:t>
      </w:r>
      <w:r w:rsidR="003B79D7">
        <w:t xml:space="preserve"> </w:t>
      </w:r>
      <w:r w:rsidR="005B763D">
        <w:t>Only</w:t>
      </w:r>
      <w:r w:rsidR="003B79D7">
        <w:t>)</w:t>
      </w:r>
      <w:bookmarkEnd w:id="182"/>
      <w:bookmarkEnd w:id="183"/>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ViString</w:t>
            </w:r>
          </w:p>
        </w:tc>
        <w:tc>
          <w:tcPr>
            <w:tcW w:w="810" w:type="dxa"/>
            <w:tcBorders>
              <w:top w:val="double" w:sz="6" w:space="0" w:color="auto"/>
            </w:tcBorders>
          </w:tcPr>
          <w:p w:rsidR="00004825" w:rsidRDefault="00004825">
            <w:pPr>
              <w:pStyle w:val="TableCell"/>
            </w:pPr>
            <w:r>
              <w:t>RO</w:t>
            </w:r>
          </w:p>
        </w:tc>
        <w:tc>
          <w:tcPr>
            <w:tcW w:w="1530" w:type="dxa"/>
            <w:tcBorders>
              <w:top w:val="double" w:sz="6" w:space="0" w:color="auto"/>
            </w:tcBorders>
          </w:tcPr>
          <w:p w:rsidR="00004825" w:rsidRDefault="00BD4DD8">
            <w:pPr>
              <w:pStyle w:val="TableCell"/>
            </w:pPr>
            <w:r>
              <w:t>Channel</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004825">
            <w:pPr>
              <w:pStyle w:val="TableCell"/>
            </w:pPr>
            <w:r>
              <w:t>N/A</w:t>
            </w:r>
          </w:p>
        </w:tc>
      </w:tr>
    </w:tbl>
    <w:p w:rsidR="00AE1FD6" w:rsidRPr="00916954" w:rsidRDefault="00AE1FD6" w:rsidP="00AE1FD6">
      <w:pPr>
        <w:pStyle w:val="AttrFuncSubheading"/>
        <w:rPr>
          <w:color w:val="auto"/>
        </w:rPr>
      </w:pPr>
      <w:r w:rsidRPr="00916954">
        <w:rPr>
          <w:color w:val="auto"/>
        </w:rPr>
        <w:t>.NET Property Name</w:t>
      </w:r>
    </w:p>
    <w:p w:rsidR="00AE1FD6" w:rsidRDefault="00AE1FD6" w:rsidP="00AE1FD6">
      <w:pPr>
        <w:pStyle w:val="IVIAttributeText"/>
      </w:pPr>
      <w:r>
        <w:t>Channels[]</w:t>
      </w:r>
      <w:r w:rsidRPr="00555D6A">
        <w:t>.</w:t>
      </w:r>
      <w:r>
        <w:t>Name</w:t>
      </w:r>
    </w:p>
    <w:p w:rsidR="00AE1FD6" w:rsidRPr="00DD4C54" w:rsidRDefault="00AE1FD6" w:rsidP="00AE1FD6">
      <w:pPr>
        <w:pStyle w:val="IVIAttributeText"/>
        <w:rPr>
          <w:rFonts w:ascii="Times New Roman" w:hAnsi="Times New Roman"/>
        </w:rPr>
      </w:pPr>
      <w:r w:rsidRPr="00E55E72">
        <w:rPr>
          <w:rFonts w:ascii="Times New Roman" w:hAnsi="Times New Roman"/>
          <w:sz w:val="20"/>
        </w:rPr>
        <w:t xml:space="preserve">This property is inherited from </w:t>
      </w:r>
      <w:r w:rsidRPr="00DD4C54">
        <w:rPr>
          <w:rFonts w:cs="Courier New"/>
        </w:rPr>
        <w:t>IIviRepeatedCapabilityIdentification</w:t>
      </w:r>
      <w:r w:rsidRPr="00DD4C54">
        <w:rPr>
          <w:rFonts w:ascii="Times New Roman" w:hAnsi="Times New Roman"/>
        </w:rPr>
        <w:t>.</w:t>
      </w:r>
    </w:p>
    <w:p w:rsidR="00004825" w:rsidRDefault="00004825">
      <w:pPr>
        <w:pStyle w:val="FunctionHead"/>
      </w:pPr>
      <w:r>
        <w:t>COM Property Name</w:t>
      </w:r>
    </w:p>
    <w:p w:rsidR="00004825" w:rsidRDefault="00004825">
      <w:pPr>
        <w:pStyle w:val="Body1"/>
        <w:rPr>
          <w:rStyle w:val="monospace"/>
        </w:rPr>
      </w:pPr>
      <w:r>
        <w:rPr>
          <w:rStyle w:val="monospace"/>
        </w:rPr>
        <w:t>Channels.Name</w:t>
      </w:r>
      <w:r w:rsidR="00BD1D73">
        <w:rPr>
          <w:rStyle w:val="monospace"/>
        </w:rPr>
        <w:t>([in] LONG index)</w:t>
      </w:r>
    </w:p>
    <w:p w:rsidR="00004825" w:rsidRDefault="00004825">
      <w:pPr>
        <w:pStyle w:val="FunctionHead"/>
      </w:pPr>
      <w:r>
        <w:t>C Constant Name</w:t>
      </w:r>
    </w:p>
    <w:p w:rsidR="003B79D7" w:rsidRPr="003B79D7" w:rsidRDefault="00004825" w:rsidP="00190B3F">
      <w:pPr>
        <w:pStyle w:val="Body1"/>
      </w:pPr>
      <w:r>
        <w:rPr>
          <w:rFonts w:ascii="Courier New" w:hAnsi="Courier New" w:cs="Courier New"/>
          <w:sz w:val="18"/>
          <w:szCs w:val="18"/>
        </w:rPr>
        <w:t>N/A</w:t>
      </w:r>
      <w:r w:rsidR="00190B3F">
        <w:rPr>
          <w:rFonts w:ascii="Courier New" w:hAnsi="Courier New" w:cs="Courier New"/>
          <w:sz w:val="18"/>
          <w:szCs w:val="18"/>
        </w:rPr>
        <w:br/>
      </w:r>
      <w:r w:rsidR="003B79D7">
        <w:t xml:space="preserve">(Use the </w:t>
      </w:r>
      <w:r w:rsidR="003B79D7" w:rsidRPr="00190B3F">
        <w:rPr>
          <w:rFonts w:ascii="Courier New" w:hAnsi="Courier New" w:cs="Courier New"/>
          <w:sz w:val="18"/>
          <w:szCs w:val="18"/>
        </w:rPr>
        <w:t>GetChannelName</w:t>
      </w:r>
      <w:r w:rsidR="003B79D7">
        <w:t xml:space="preserve"> function.)</w:t>
      </w:r>
    </w:p>
    <w:p w:rsidR="00004825" w:rsidRDefault="00004825">
      <w:pPr>
        <w:pStyle w:val="FunctionHead"/>
      </w:pPr>
      <w:r>
        <w:t>Description</w:t>
      </w:r>
    </w:p>
    <w:p w:rsidR="00AE1FD6" w:rsidRDefault="009D208C" w:rsidP="009D208C">
      <w:pPr>
        <w:ind w:left="720"/>
      </w:pPr>
      <w:r w:rsidRPr="00555D6A">
        <w:t xml:space="preserve">This property returns the physical </w:t>
      </w:r>
      <w:r>
        <w:t>channel</w:t>
      </w:r>
      <w:r w:rsidRPr="00555D6A">
        <w:t xml:space="preserve"> identifier that corresponds to the one-based index that the user specifies. </w:t>
      </w:r>
      <w:r>
        <w:t>If the driver defines a qualified channel name, this property returns the qualified name</w:t>
      </w:r>
      <w:r w:rsidR="00876C99">
        <w:t>.</w:t>
      </w:r>
      <w:r>
        <w:t>.</w:t>
      </w:r>
    </w:p>
    <w:p w:rsidR="00AE1FD6" w:rsidRDefault="00AE1FD6" w:rsidP="009D208C">
      <w:pPr>
        <w:ind w:left="720"/>
      </w:pPr>
    </w:p>
    <w:p w:rsidR="009D208C" w:rsidRPr="005D679A" w:rsidRDefault="00AE1FD6" w:rsidP="009D208C">
      <w:pPr>
        <w:ind w:left="720"/>
      </w:pPr>
      <w:r>
        <w:t>For COM, i</w:t>
      </w:r>
      <w:r w:rsidR="009D208C" w:rsidRPr="00555D6A">
        <w:t xml:space="preserve">f the value that the user passes for the Index parameter is less than one or greater than the value of the </w:t>
      </w:r>
      <w:r w:rsidR="009D208C">
        <w:t>Channel</w:t>
      </w:r>
      <w:r w:rsidR="009D208C" w:rsidRPr="00555D6A">
        <w:t xml:space="preserve"> Count attribute, the property returns an empty string in the Name parameter and returns the Invalid Value error.</w:t>
      </w:r>
    </w:p>
    <w:p w:rsidR="00AE1FD6" w:rsidRPr="00F7116C" w:rsidRDefault="00AE1FD6" w:rsidP="00AE1FD6">
      <w:pPr>
        <w:pStyle w:val="AttrFuncSubheading"/>
        <w:rPr>
          <w:color w:val="auto"/>
        </w:rPr>
      </w:pPr>
      <w:r w:rsidRPr="00F7116C">
        <w:rPr>
          <w:color w:val="auto"/>
        </w:rPr>
        <w:t>.NET Exceptions</w:t>
      </w:r>
    </w:p>
    <w:p w:rsidR="00AE1FD6" w:rsidRDefault="00AE1FD6" w:rsidP="00AE1FD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FB04A5" w:rsidRDefault="00FB04A5" w:rsidP="009D526C">
      <w:pPr>
        <w:pStyle w:val="Heading3"/>
        <w:pageBreakBefore/>
      </w:pPr>
      <w:bookmarkStart w:id="184" w:name="_Toc304583599"/>
      <w:bookmarkStart w:id="185" w:name="_Toc306374450"/>
      <w:r>
        <w:lastRenderedPageBreak/>
        <w:t>Input Connector Selection</w:t>
      </w:r>
      <w:bookmarkEnd w:id="184"/>
      <w:bookmarkEnd w:id="185"/>
    </w:p>
    <w:p w:rsidR="00FB04A5" w:rsidRDefault="00FB04A5" w:rsidP="00FB04A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FB04A5" w:rsidTr="007E66D8">
        <w:trPr>
          <w:cantSplit/>
          <w:tblHeader/>
        </w:trPr>
        <w:tc>
          <w:tcPr>
            <w:tcW w:w="1170" w:type="dxa"/>
            <w:tcBorders>
              <w:top w:val="single" w:sz="4" w:space="0" w:color="auto"/>
              <w:left w:val="single" w:sz="4" w:space="0" w:color="auto"/>
              <w:bottom w:val="double" w:sz="6" w:space="0" w:color="auto"/>
            </w:tcBorders>
          </w:tcPr>
          <w:p w:rsidR="00FB04A5" w:rsidRDefault="00FB04A5" w:rsidP="007E66D8">
            <w:pPr>
              <w:pStyle w:val="TableHead"/>
            </w:pPr>
            <w:r>
              <w:t>Data Type</w:t>
            </w:r>
          </w:p>
        </w:tc>
        <w:tc>
          <w:tcPr>
            <w:tcW w:w="810" w:type="dxa"/>
            <w:tcBorders>
              <w:top w:val="single" w:sz="4" w:space="0" w:color="auto"/>
              <w:bottom w:val="double" w:sz="6" w:space="0" w:color="auto"/>
            </w:tcBorders>
          </w:tcPr>
          <w:p w:rsidR="00FB04A5" w:rsidRDefault="00FB04A5" w:rsidP="007E66D8">
            <w:pPr>
              <w:pStyle w:val="TableHead"/>
            </w:pPr>
            <w:r>
              <w:t>Access</w:t>
            </w:r>
          </w:p>
        </w:tc>
        <w:tc>
          <w:tcPr>
            <w:tcW w:w="1530" w:type="dxa"/>
            <w:tcBorders>
              <w:top w:val="single" w:sz="4" w:space="0" w:color="auto"/>
              <w:bottom w:val="double" w:sz="6" w:space="0" w:color="auto"/>
            </w:tcBorders>
          </w:tcPr>
          <w:p w:rsidR="00FB04A5" w:rsidRDefault="00FB04A5" w:rsidP="007E66D8">
            <w:pPr>
              <w:pStyle w:val="TableHead"/>
            </w:pPr>
            <w:r>
              <w:t>Applies To</w:t>
            </w:r>
          </w:p>
        </w:tc>
        <w:tc>
          <w:tcPr>
            <w:tcW w:w="1080" w:type="dxa"/>
            <w:tcBorders>
              <w:top w:val="single" w:sz="4" w:space="0" w:color="auto"/>
              <w:bottom w:val="double" w:sz="6" w:space="0" w:color="auto"/>
            </w:tcBorders>
          </w:tcPr>
          <w:p w:rsidR="00FB04A5" w:rsidRDefault="00FB04A5" w:rsidP="007E66D8">
            <w:pPr>
              <w:pStyle w:val="TableHead"/>
            </w:pPr>
            <w:r>
              <w:t>Coercion</w:t>
            </w:r>
          </w:p>
        </w:tc>
        <w:tc>
          <w:tcPr>
            <w:tcW w:w="4770" w:type="dxa"/>
            <w:tcBorders>
              <w:top w:val="single" w:sz="4" w:space="0" w:color="auto"/>
              <w:bottom w:val="double" w:sz="6" w:space="0" w:color="auto"/>
              <w:right w:val="single" w:sz="6" w:space="0" w:color="auto"/>
            </w:tcBorders>
          </w:tcPr>
          <w:p w:rsidR="00FB04A5" w:rsidRDefault="00FB04A5" w:rsidP="007E66D8">
            <w:pPr>
              <w:pStyle w:val="TableHead"/>
            </w:pPr>
            <w:r>
              <w:t>High Level Functions</w:t>
            </w:r>
          </w:p>
        </w:tc>
      </w:tr>
      <w:tr w:rsidR="00FB04A5" w:rsidTr="007E66D8">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FB04A5" w:rsidRDefault="00FB04A5" w:rsidP="007E66D8">
            <w:pPr>
              <w:pStyle w:val="TableCellCourierNew"/>
            </w:pPr>
            <w:r>
              <w:t>ViInt32</w:t>
            </w:r>
          </w:p>
        </w:tc>
        <w:tc>
          <w:tcPr>
            <w:tcW w:w="810" w:type="dxa"/>
            <w:tcBorders>
              <w:top w:val="double" w:sz="6" w:space="0" w:color="auto"/>
            </w:tcBorders>
          </w:tcPr>
          <w:p w:rsidR="00FB04A5" w:rsidRDefault="00FB04A5" w:rsidP="007E66D8">
            <w:pPr>
              <w:pStyle w:val="TableCell"/>
            </w:pPr>
            <w:r>
              <w:t>R/W</w:t>
            </w:r>
          </w:p>
        </w:tc>
        <w:tc>
          <w:tcPr>
            <w:tcW w:w="1530" w:type="dxa"/>
            <w:tcBorders>
              <w:top w:val="double" w:sz="6" w:space="0" w:color="auto"/>
            </w:tcBorders>
          </w:tcPr>
          <w:p w:rsidR="00FB04A5" w:rsidRDefault="00FB04A5" w:rsidP="007E66D8">
            <w:pPr>
              <w:pStyle w:val="TableCell"/>
            </w:pPr>
            <w:r>
              <w:t>Channel</w:t>
            </w:r>
          </w:p>
        </w:tc>
        <w:tc>
          <w:tcPr>
            <w:tcW w:w="1080" w:type="dxa"/>
            <w:tcBorders>
              <w:top w:val="double" w:sz="6" w:space="0" w:color="auto"/>
            </w:tcBorders>
          </w:tcPr>
          <w:p w:rsidR="00FB04A5" w:rsidRDefault="00FB04A5" w:rsidP="007E66D8">
            <w:pPr>
              <w:pStyle w:val="TableCell"/>
            </w:pPr>
            <w:r>
              <w:t>None</w:t>
            </w:r>
          </w:p>
        </w:tc>
        <w:tc>
          <w:tcPr>
            <w:tcW w:w="4770" w:type="dxa"/>
            <w:tcBorders>
              <w:top w:val="double" w:sz="6" w:space="0" w:color="auto"/>
            </w:tcBorders>
          </w:tcPr>
          <w:p w:rsidR="00FB04A5" w:rsidRDefault="00FB04A5" w:rsidP="007E66D8">
            <w:pPr>
              <w:pStyle w:val="TableCell"/>
            </w:pPr>
            <w:r>
              <w:t>N/A</w:t>
            </w:r>
          </w:p>
        </w:tc>
      </w:tr>
    </w:tbl>
    <w:p w:rsidR="00AE1FD6" w:rsidRDefault="00AE1FD6" w:rsidP="00AE1FD6">
      <w:pPr>
        <w:pStyle w:val="FunctionHead"/>
      </w:pPr>
      <w:r>
        <w:t>.NET Property Name</w:t>
      </w:r>
    </w:p>
    <w:p w:rsidR="00AE1FD6" w:rsidRDefault="00AE1FD6" w:rsidP="00AE1FD6">
      <w:pPr>
        <w:pStyle w:val="Body1"/>
        <w:rPr>
          <w:rStyle w:val="monospace"/>
        </w:rPr>
      </w:pPr>
      <w:r>
        <w:rPr>
          <w:rStyle w:val="monospace"/>
        </w:rPr>
        <w:t>Channels[].InputConnectorSelection</w:t>
      </w:r>
    </w:p>
    <w:p w:rsidR="00FB04A5" w:rsidRDefault="00FB04A5" w:rsidP="00FB04A5">
      <w:pPr>
        <w:pStyle w:val="FunctionHead"/>
      </w:pPr>
      <w:r>
        <w:t>COM Property Name</w:t>
      </w:r>
    </w:p>
    <w:p w:rsidR="00FB04A5" w:rsidRDefault="00FB04A5" w:rsidP="00FB04A5">
      <w:pPr>
        <w:pStyle w:val="Body1"/>
        <w:rPr>
          <w:rStyle w:val="monospace"/>
        </w:rPr>
      </w:pPr>
      <w:r>
        <w:rPr>
          <w:rStyle w:val="monospace"/>
        </w:rPr>
        <w:t>Channels.Item().InputConnectorSelection</w:t>
      </w:r>
    </w:p>
    <w:p w:rsidR="00FB04A5" w:rsidRDefault="00FB04A5" w:rsidP="00FB04A5">
      <w:pPr>
        <w:pStyle w:val="FunctionHead"/>
      </w:pPr>
      <w:r>
        <w:t>C Constant Name</w:t>
      </w:r>
    </w:p>
    <w:p w:rsidR="00FB04A5" w:rsidRDefault="00FB04A5" w:rsidP="00FB04A5">
      <w:pPr>
        <w:pStyle w:val="Body1"/>
      </w:pPr>
      <w:r>
        <w:rPr>
          <w:rFonts w:ascii="Courier New" w:hAnsi="Courier New" w:cs="Courier New"/>
          <w:sz w:val="18"/>
          <w:szCs w:val="18"/>
        </w:rPr>
        <w:t>IVIDIGITIZER_ATTR_INPUT_CONNECTOR_SELECTION</w:t>
      </w:r>
    </w:p>
    <w:p w:rsidR="00FB04A5" w:rsidRDefault="00FB04A5" w:rsidP="00FB04A5">
      <w:pPr>
        <w:pStyle w:val="FunctionHead"/>
      </w:pPr>
      <w:r>
        <w:t>Description</w:t>
      </w:r>
    </w:p>
    <w:p w:rsidR="00FB04A5" w:rsidRDefault="00FB04A5" w:rsidP="00FB04A5">
      <w:pPr>
        <w:pStyle w:val="Body1"/>
      </w:pPr>
      <w:r>
        <w:t>Some digitizers include multiple connectors for</w:t>
      </w:r>
      <w:r w:rsidR="009D526C">
        <w:t xml:space="preserve"> each digitizer input channel. </w:t>
      </w:r>
      <w:r>
        <w:t>These connectors are often simply a matter of convenience for system cabling – multiple signals can be</w:t>
      </w:r>
      <w:r w:rsidR="00ED17E0">
        <w:t xml:space="preserve"> routed to the various connectors</w:t>
      </w:r>
      <w:r>
        <w:t xml:space="preserve">, the desired signal can be </w:t>
      </w:r>
      <w:r w:rsidR="00ED17E0">
        <w:t>sent in</w:t>
      </w:r>
      <w:r>
        <w:t>to the digitizer by changing an internal switch</w:t>
      </w:r>
      <w:r w:rsidR="0080634C">
        <w:t xml:space="preserve">. </w:t>
      </w:r>
      <w:r>
        <w:t>With other digitizers, the connectors may be of different types</w:t>
      </w:r>
      <w:r w:rsidR="009D526C">
        <w:t xml:space="preserve"> or even different impedances. </w:t>
      </w:r>
      <w:r>
        <w:t>This attribute is used to determine which connector is to be used.</w:t>
      </w:r>
    </w:p>
    <w:p w:rsidR="00FB04A5" w:rsidRPr="008F4E35" w:rsidRDefault="00FB04A5" w:rsidP="00FB04A5">
      <w:pPr>
        <w:pStyle w:val="Body"/>
      </w:pPr>
      <w:r>
        <w:t>Values for this attribute are 1-based. Digitizers that have only a single connector for each channel should onl</w:t>
      </w:r>
      <w:r w:rsidR="00ED17E0">
        <w:t>y</w:t>
      </w:r>
      <w:r>
        <w:t xml:space="preserve"> support a value of 1 for this attribute.</w:t>
      </w:r>
    </w:p>
    <w:p w:rsidR="003F398C" w:rsidRPr="00F7116C" w:rsidRDefault="003F398C" w:rsidP="003F398C">
      <w:pPr>
        <w:pStyle w:val="AttrFuncSubheading"/>
        <w:rPr>
          <w:color w:val="auto"/>
        </w:rPr>
      </w:pPr>
      <w:r w:rsidRPr="00F7116C">
        <w:rPr>
          <w:color w:val="auto"/>
        </w:rPr>
        <w:t>.NET Exceptions</w:t>
      </w:r>
    </w:p>
    <w:p w:rsidR="003F398C" w:rsidRDefault="003F398C" w:rsidP="003F398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9D526C">
      <w:pPr>
        <w:pStyle w:val="Heading3"/>
        <w:pageBreakBefore/>
      </w:pPr>
      <w:bookmarkStart w:id="186" w:name="_Toc304583600"/>
      <w:bookmarkStart w:id="187" w:name="_Toc306374451"/>
      <w:r>
        <w:lastRenderedPageBreak/>
        <w:t>Input Impedance</w:t>
      </w:r>
      <w:bookmarkEnd w:id="186"/>
      <w:bookmarkEnd w:id="187"/>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Channel</w:t>
            </w:r>
          </w:p>
        </w:tc>
        <w:tc>
          <w:tcPr>
            <w:tcW w:w="1080" w:type="dxa"/>
            <w:tcBorders>
              <w:top w:val="double" w:sz="6" w:space="0" w:color="auto"/>
            </w:tcBorders>
          </w:tcPr>
          <w:p w:rsidR="00004825" w:rsidRDefault="00654CC3">
            <w:pPr>
              <w:pStyle w:val="TableCell"/>
            </w:pPr>
            <w:r>
              <w:t>Up</w:t>
            </w:r>
          </w:p>
        </w:tc>
        <w:tc>
          <w:tcPr>
            <w:tcW w:w="4770" w:type="dxa"/>
            <w:tcBorders>
              <w:top w:val="double" w:sz="6" w:space="0" w:color="auto"/>
            </w:tcBorders>
          </w:tcPr>
          <w:p w:rsidR="00004825" w:rsidRDefault="00004825">
            <w:pPr>
              <w:pStyle w:val="TableCell"/>
            </w:pPr>
            <w:r>
              <w:t>N/A</w:t>
            </w:r>
          </w:p>
        </w:tc>
      </w:tr>
    </w:tbl>
    <w:p w:rsidR="003F398C" w:rsidRDefault="003F398C" w:rsidP="003F398C">
      <w:pPr>
        <w:pStyle w:val="FunctionHead"/>
      </w:pPr>
      <w:r>
        <w:t>.NET Property Name</w:t>
      </w:r>
    </w:p>
    <w:p w:rsidR="003F398C" w:rsidRDefault="003F398C" w:rsidP="003F398C">
      <w:pPr>
        <w:pStyle w:val="Body1"/>
        <w:rPr>
          <w:rStyle w:val="monospace"/>
        </w:rPr>
      </w:pPr>
      <w:r>
        <w:rPr>
          <w:rStyle w:val="monospace"/>
        </w:rPr>
        <w:t>Channels[].InputImpedance</w:t>
      </w:r>
    </w:p>
    <w:p w:rsidR="00004825" w:rsidRDefault="00004825">
      <w:pPr>
        <w:pStyle w:val="FunctionHead"/>
      </w:pPr>
      <w:r>
        <w:t>COM Property Name</w:t>
      </w:r>
    </w:p>
    <w:p w:rsidR="00004825" w:rsidRDefault="00004825">
      <w:pPr>
        <w:pStyle w:val="Body1"/>
        <w:rPr>
          <w:rStyle w:val="monospace"/>
        </w:rPr>
      </w:pPr>
      <w:r>
        <w:rPr>
          <w:rStyle w:val="monospace"/>
        </w:rPr>
        <w:t>Channels.Item().InputImpedance</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IVIDIGITIZER_ATTR_INPUT_IMPEDANCE</w:t>
      </w:r>
    </w:p>
    <w:p w:rsidR="00004825" w:rsidRDefault="00004825">
      <w:pPr>
        <w:pStyle w:val="FunctionHead"/>
      </w:pPr>
      <w:r>
        <w:t>Description</w:t>
      </w:r>
    </w:p>
    <w:p w:rsidR="00004825" w:rsidRDefault="00004825">
      <w:pPr>
        <w:pStyle w:val="Body1"/>
      </w:pPr>
      <w:r>
        <w:t>The input impedance of this channel</w:t>
      </w:r>
      <w:r w:rsidR="0080634C">
        <w:t xml:space="preserve">. </w:t>
      </w:r>
      <w:r>
        <w:t>The units are Ohms</w:t>
      </w:r>
      <w:r w:rsidR="00C95F35">
        <w:t>.</w:t>
      </w:r>
    </w:p>
    <w:p w:rsidR="004F4AC5" w:rsidRDefault="004F4AC5" w:rsidP="00FB04A5"/>
    <w:p w:rsidR="003F398C" w:rsidRPr="00F7116C" w:rsidRDefault="003F398C" w:rsidP="003F398C">
      <w:pPr>
        <w:pStyle w:val="AttrFuncSubheading"/>
        <w:rPr>
          <w:color w:val="auto"/>
        </w:rPr>
      </w:pPr>
      <w:r w:rsidRPr="00F7116C">
        <w:rPr>
          <w:color w:val="auto"/>
        </w:rPr>
        <w:t>.NET Exceptions</w:t>
      </w:r>
    </w:p>
    <w:p w:rsidR="003F398C" w:rsidRDefault="003F398C" w:rsidP="003F398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4F4AC5" w:rsidRDefault="004F4AC5" w:rsidP="009D526C">
      <w:pPr>
        <w:pStyle w:val="Heading3"/>
        <w:pageBreakBefore/>
      </w:pPr>
      <w:bookmarkStart w:id="188" w:name="_Toc304583601"/>
      <w:bookmarkStart w:id="189" w:name="_Toc306374452"/>
      <w:r>
        <w:lastRenderedPageBreak/>
        <w:t>Is Idle</w:t>
      </w:r>
      <w:bookmarkEnd w:id="188"/>
      <w:bookmarkEnd w:id="189"/>
    </w:p>
    <w:p w:rsidR="004F4AC5" w:rsidRDefault="004F4AC5" w:rsidP="004F4AC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4F4AC5" w:rsidTr="00515A06">
        <w:trPr>
          <w:cantSplit/>
          <w:tblHeader/>
        </w:trPr>
        <w:tc>
          <w:tcPr>
            <w:tcW w:w="1170" w:type="dxa"/>
            <w:tcBorders>
              <w:top w:val="single" w:sz="4" w:space="0" w:color="auto"/>
              <w:left w:val="single" w:sz="4" w:space="0" w:color="auto"/>
              <w:bottom w:val="double" w:sz="6" w:space="0" w:color="auto"/>
            </w:tcBorders>
          </w:tcPr>
          <w:p w:rsidR="004F4AC5" w:rsidRDefault="004F4AC5" w:rsidP="00515A06">
            <w:pPr>
              <w:pStyle w:val="TableHead"/>
            </w:pPr>
            <w:r>
              <w:t>Data Type</w:t>
            </w:r>
          </w:p>
        </w:tc>
        <w:tc>
          <w:tcPr>
            <w:tcW w:w="810" w:type="dxa"/>
            <w:tcBorders>
              <w:top w:val="single" w:sz="4" w:space="0" w:color="auto"/>
              <w:bottom w:val="double" w:sz="6" w:space="0" w:color="auto"/>
            </w:tcBorders>
          </w:tcPr>
          <w:p w:rsidR="004F4AC5" w:rsidRDefault="004F4AC5" w:rsidP="00515A06">
            <w:pPr>
              <w:pStyle w:val="TableHead"/>
            </w:pPr>
            <w:r>
              <w:t>Access</w:t>
            </w:r>
          </w:p>
        </w:tc>
        <w:tc>
          <w:tcPr>
            <w:tcW w:w="1530" w:type="dxa"/>
            <w:tcBorders>
              <w:top w:val="single" w:sz="4" w:space="0" w:color="auto"/>
              <w:bottom w:val="double" w:sz="6" w:space="0" w:color="auto"/>
            </w:tcBorders>
          </w:tcPr>
          <w:p w:rsidR="004F4AC5" w:rsidRDefault="004F4AC5" w:rsidP="00515A06">
            <w:pPr>
              <w:pStyle w:val="TableHead"/>
            </w:pPr>
            <w:r>
              <w:t>Applies To</w:t>
            </w:r>
          </w:p>
        </w:tc>
        <w:tc>
          <w:tcPr>
            <w:tcW w:w="1080" w:type="dxa"/>
            <w:tcBorders>
              <w:top w:val="single" w:sz="4" w:space="0" w:color="auto"/>
              <w:bottom w:val="double" w:sz="6" w:space="0" w:color="auto"/>
            </w:tcBorders>
          </w:tcPr>
          <w:p w:rsidR="004F4AC5" w:rsidRDefault="004F4AC5" w:rsidP="00515A06">
            <w:pPr>
              <w:pStyle w:val="TableHead"/>
            </w:pPr>
            <w:r>
              <w:t>Coercion</w:t>
            </w:r>
          </w:p>
        </w:tc>
        <w:tc>
          <w:tcPr>
            <w:tcW w:w="4770" w:type="dxa"/>
            <w:tcBorders>
              <w:top w:val="single" w:sz="4" w:space="0" w:color="auto"/>
              <w:bottom w:val="double" w:sz="6" w:space="0" w:color="auto"/>
              <w:right w:val="single" w:sz="6" w:space="0" w:color="auto"/>
            </w:tcBorders>
          </w:tcPr>
          <w:p w:rsidR="004F4AC5" w:rsidRDefault="004F4AC5" w:rsidP="00515A06">
            <w:pPr>
              <w:pStyle w:val="TableHead"/>
            </w:pPr>
            <w:r>
              <w:t>High Level Functions</w:t>
            </w:r>
          </w:p>
        </w:tc>
      </w:tr>
      <w:tr w:rsidR="004F4AC5" w:rsidTr="00515A06">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4F4AC5" w:rsidRDefault="004F4AC5" w:rsidP="004B1474">
            <w:pPr>
              <w:pStyle w:val="TableCellCourierNew"/>
            </w:pPr>
            <w:r>
              <w:t>Vi</w:t>
            </w:r>
            <w:r w:rsidR="004B1474">
              <w:t>Int32</w:t>
            </w:r>
          </w:p>
        </w:tc>
        <w:tc>
          <w:tcPr>
            <w:tcW w:w="810" w:type="dxa"/>
            <w:tcBorders>
              <w:top w:val="double" w:sz="6" w:space="0" w:color="auto"/>
            </w:tcBorders>
          </w:tcPr>
          <w:p w:rsidR="004F4AC5" w:rsidRDefault="004F4AC5" w:rsidP="00515A06">
            <w:pPr>
              <w:pStyle w:val="TableCell"/>
            </w:pPr>
            <w:r>
              <w:t>RO</w:t>
            </w:r>
          </w:p>
        </w:tc>
        <w:tc>
          <w:tcPr>
            <w:tcW w:w="1530" w:type="dxa"/>
            <w:tcBorders>
              <w:top w:val="double" w:sz="6" w:space="0" w:color="auto"/>
            </w:tcBorders>
          </w:tcPr>
          <w:p w:rsidR="004F4AC5" w:rsidRDefault="004F4AC5" w:rsidP="00515A06">
            <w:pPr>
              <w:pStyle w:val="TableCell"/>
            </w:pPr>
            <w:r>
              <w:t>N/A</w:t>
            </w:r>
          </w:p>
        </w:tc>
        <w:tc>
          <w:tcPr>
            <w:tcW w:w="1080" w:type="dxa"/>
            <w:tcBorders>
              <w:top w:val="double" w:sz="6" w:space="0" w:color="auto"/>
            </w:tcBorders>
          </w:tcPr>
          <w:p w:rsidR="004F4AC5" w:rsidRDefault="004F4AC5" w:rsidP="00515A06">
            <w:pPr>
              <w:pStyle w:val="TableCell"/>
            </w:pPr>
            <w:r>
              <w:t>None</w:t>
            </w:r>
          </w:p>
        </w:tc>
        <w:tc>
          <w:tcPr>
            <w:tcW w:w="4770" w:type="dxa"/>
            <w:tcBorders>
              <w:top w:val="double" w:sz="6" w:space="0" w:color="auto"/>
            </w:tcBorders>
          </w:tcPr>
          <w:p w:rsidR="004F4AC5" w:rsidRDefault="00111E58" w:rsidP="00515A06">
            <w:pPr>
              <w:pStyle w:val="TableCell"/>
            </w:pPr>
            <w:r>
              <w:t>Is Idle (IVI-C only)</w:t>
            </w:r>
          </w:p>
        </w:tc>
      </w:tr>
    </w:tbl>
    <w:p w:rsidR="003F398C" w:rsidRDefault="003F398C" w:rsidP="003F398C">
      <w:pPr>
        <w:pStyle w:val="FunctionHead"/>
      </w:pPr>
      <w:r>
        <w:t>.NET Property Name</w:t>
      </w:r>
    </w:p>
    <w:p w:rsidR="003F398C" w:rsidRDefault="003F398C" w:rsidP="003F398C">
      <w:pPr>
        <w:pStyle w:val="Body1"/>
        <w:rPr>
          <w:rStyle w:val="monospace"/>
        </w:rPr>
      </w:pPr>
      <w:r>
        <w:rPr>
          <w:rStyle w:val="monospace"/>
        </w:rPr>
        <w:t>Acquisition.Status.IsIdle</w:t>
      </w:r>
    </w:p>
    <w:p w:rsidR="003F398C" w:rsidRDefault="003F398C" w:rsidP="003F398C">
      <w:pPr>
        <w:pStyle w:val="FunctionHead"/>
      </w:pPr>
      <w:r>
        <w:t>.NET Enumeration Name</w:t>
      </w:r>
    </w:p>
    <w:p w:rsidR="003F398C" w:rsidRDefault="003F398C" w:rsidP="003F398C">
      <w:pPr>
        <w:pStyle w:val="Code1"/>
      </w:pPr>
      <w:r>
        <w:t>AcquisitionStatusResult</w:t>
      </w:r>
    </w:p>
    <w:p w:rsidR="004F4AC5" w:rsidRDefault="004F4AC5" w:rsidP="004F4AC5">
      <w:pPr>
        <w:pStyle w:val="FunctionHead"/>
      </w:pPr>
      <w:r>
        <w:t>COM Property Name</w:t>
      </w:r>
    </w:p>
    <w:p w:rsidR="004F4AC5" w:rsidRDefault="004F4AC5" w:rsidP="004F4AC5">
      <w:pPr>
        <w:pStyle w:val="Body1"/>
        <w:rPr>
          <w:rStyle w:val="monospace"/>
        </w:rPr>
      </w:pPr>
      <w:r>
        <w:rPr>
          <w:rStyle w:val="monospace"/>
        </w:rPr>
        <w:t>Acquisition.Status.IsIdle</w:t>
      </w:r>
    </w:p>
    <w:p w:rsidR="004F4AC5" w:rsidRDefault="004F4AC5" w:rsidP="004F4AC5">
      <w:pPr>
        <w:pStyle w:val="FunctionHead"/>
      </w:pPr>
      <w:r>
        <w:t>COM Enumeration Name</w:t>
      </w:r>
    </w:p>
    <w:p w:rsidR="004F4AC5" w:rsidRDefault="004F4AC5" w:rsidP="004F4AC5">
      <w:pPr>
        <w:pStyle w:val="Code1"/>
      </w:pPr>
      <w:r>
        <w:t>IviDigitizer</w:t>
      </w:r>
      <w:r w:rsidR="004B1474">
        <w:t>AcquisitionStatusResult</w:t>
      </w:r>
      <w:r>
        <w:t>Enum</w:t>
      </w:r>
    </w:p>
    <w:p w:rsidR="004F4AC5" w:rsidRDefault="004F4AC5" w:rsidP="004F4AC5">
      <w:pPr>
        <w:pStyle w:val="FunctionHead"/>
      </w:pPr>
      <w:r>
        <w:t>C Constant Name</w:t>
      </w:r>
    </w:p>
    <w:p w:rsidR="004F4AC5" w:rsidRDefault="004F4AC5" w:rsidP="004F4AC5">
      <w:pPr>
        <w:pStyle w:val="Body1"/>
      </w:pPr>
      <w:r>
        <w:rPr>
          <w:rFonts w:ascii="Courier New" w:hAnsi="Courier New" w:cs="Courier New"/>
          <w:sz w:val="18"/>
          <w:szCs w:val="18"/>
        </w:rPr>
        <w:t>IVIDIGITIZER_ATTR_IS_IDLE</w:t>
      </w:r>
    </w:p>
    <w:p w:rsidR="004F4AC5" w:rsidRDefault="004F4AC5" w:rsidP="004F4AC5">
      <w:pPr>
        <w:pStyle w:val="FunctionHead"/>
      </w:pPr>
      <w:r>
        <w:t>Description</w:t>
      </w:r>
    </w:p>
    <w:p w:rsidR="004F4AC5" w:rsidRDefault="004F4AC5" w:rsidP="004F4AC5">
      <w:pPr>
        <w:pStyle w:val="Body1"/>
      </w:pPr>
      <w:r>
        <w:t>Returns whether the device is currently in the Idle state</w:t>
      </w:r>
      <w:r w:rsidR="0080634C">
        <w:t xml:space="preserve">. </w:t>
      </w:r>
      <w:r>
        <w:t>If the driver cannot query the digitizer to return its state, the driver returns the value Unknown.</w:t>
      </w:r>
    </w:p>
    <w:p w:rsidR="004F4AC5" w:rsidRDefault="004F4AC5" w:rsidP="004F4AC5">
      <w:pPr>
        <w:pStyle w:val="FunctionHead"/>
      </w:pPr>
      <w:r>
        <w:t>Defined Values</w:t>
      </w:r>
    </w:p>
    <w:tbl>
      <w:tblPr>
        <w:tblW w:w="0" w:type="auto"/>
        <w:tblInd w:w="722" w:type="dxa"/>
        <w:tblLayout w:type="fixed"/>
        <w:tblLook w:val="0000"/>
      </w:tblPr>
      <w:tblGrid>
        <w:gridCol w:w="1456"/>
        <w:gridCol w:w="540"/>
        <w:gridCol w:w="1080"/>
        <w:gridCol w:w="5564"/>
      </w:tblGrid>
      <w:tr w:rsidR="004F4AC5" w:rsidTr="009D526C">
        <w:trPr>
          <w:cantSplit/>
          <w:trHeight w:val="158"/>
        </w:trPr>
        <w:tc>
          <w:tcPr>
            <w:tcW w:w="1456" w:type="dxa"/>
            <w:vMerge w:val="restart"/>
            <w:tcBorders>
              <w:top w:val="single" w:sz="4" w:space="0" w:color="auto"/>
              <w:left w:val="single" w:sz="6" w:space="0" w:color="auto"/>
              <w:right w:val="single" w:sz="6" w:space="0" w:color="auto"/>
            </w:tcBorders>
            <w:shd w:val="clear" w:color="auto" w:fill="C0C0C0"/>
          </w:tcPr>
          <w:p w:rsidR="004F4AC5" w:rsidRDefault="004F4AC5" w:rsidP="00515A06">
            <w:pPr>
              <w:pStyle w:val="TableHead"/>
              <w:jc w:val="left"/>
              <w:rPr>
                <w:i/>
                <w:iCs/>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rsidR="004F4AC5" w:rsidRDefault="004F4AC5" w:rsidP="00515A06">
            <w:pPr>
              <w:pStyle w:val="TableHead"/>
              <w:jc w:val="left"/>
              <w:rPr>
                <w:i/>
                <w:iCs/>
              </w:rPr>
            </w:pPr>
            <w:r>
              <w:rPr>
                <w:i/>
                <w:iCs/>
              </w:rPr>
              <w:t>Description</w:t>
            </w:r>
          </w:p>
        </w:tc>
      </w:tr>
      <w:tr w:rsidR="004F4AC5" w:rsidTr="005F1FB4">
        <w:trPr>
          <w:cantSplit/>
          <w:trHeight w:val="157"/>
        </w:trPr>
        <w:tc>
          <w:tcPr>
            <w:tcW w:w="1456" w:type="dxa"/>
            <w:vMerge/>
            <w:tcBorders>
              <w:left w:val="single" w:sz="6" w:space="0" w:color="auto"/>
              <w:bottom w:val="double" w:sz="6" w:space="0" w:color="auto"/>
              <w:right w:val="single" w:sz="6" w:space="0" w:color="auto"/>
            </w:tcBorders>
            <w:shd w:val="clear" w:color="auto" w:fill="C0C0C0"/>
          </w:tcPr>
          <w:p w:rsidR="004F4AC5" w:rsidRDefault="004F4AC5" w:rsidP="00515A06">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rsidR="004F4AC5" w:rsidRDefault="004F4AC5" w:rsidP="00515A06">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4F4AC5" w:rsidRDefault="004F4AC5" w:rsidP="00515A06">
            <w:pPr>
              <w:pStyle w:val="TableHead"/>
              <w:jc w:val="left"/>
              <w:rPr>
                <w:i/>
                <w:iCs/>
              </w:rPr>
            </w:pPr>
            <w:r>
              <w:rPr>
                <w:i/>
                <w:iCs/>
              </w:rPr>
              <w:t>Language</w:t>
            </w:r>
          </w:p>
        </w:tc>
        <w:tc>
          <w:tcPr>
            <w:tcW w:w="5564" w:type="dxa"/>
            <w:tcBorders>
              <w:top w:val="single" w:sz="4" w:space="0" w:color="auto"/>
              <w:left w:val="single" w:sz="6" w:space="0" w:color="auto"/>
              <w:bottom w:val="double" w:sz="6" w:space="0" w:color="auto"/>
              <w:right w:val="single" w:sz="6" w:space="0" w:color="auto"/>
            </w:tcBorders>
            <w:shd w:val="clear" w:color="auto" w:fill="C0C0C0"/>
          </w:tcPr>
          <w:p w:rsidR="004F4AC5" w:rsidRDefault="004F4AC5" w:rsidP="00515A06">
            <w:pPr>
              <w:pStyle w:val="TableHead"/>
              <w:jc w:val="left"/>
              <w:rPr>
                <w:i/>
                <w:iCs/>
              </w:rPr>
            </w:pPr>
            <w:r>
              <w:rPr>
                <w:i/>
                <w:iCs/>
              </w:rPr>
              <w:t>Identifier</w:t>
            </w:r>
          </w:p>
        </w:tc>
      </w:tr>
      <w:tr w:rsidR="004F4AC5" w:rsidTr="005F1FB4">
        <w:trPr>
          <w:cantSplit/>
          <w:trHeight w:val="423"/>
        </w:trPr>
        <w:tc>
          <w:tcPr>
            <w:tcW w:w="1456" w:type="dxa"/>
            <w:vMerge w:val="restart"/>
            <w:tcBorders>
              <w:top w:val="single" w:sz="6" w:space="0" w:color="auto"/>
              <w:left w:val="single" w:sz="6" w:space="0" w:color="auto"/>
              <w:right w:val="single" w:sz="6" w:space="0" w:color="auto"/>
            </w:tcBorders>
          </w:tcPr>
          <w:p w:rsidR="004F4AC5" w:rsidRDefault="004F4AC5" w:rsidP="00515A06">
            <w:pPr>
              <w:pStyle w:val="TableCell"/>
            </w:pPr>
            <w:r>
              <w:t>True</w:t>
            </w:r>
          </w:p>
        </w:tc>
        <w:tc>
          <w:tcPr>
            <w:tcW w:w="7184" w:type="dxa"/>
            <w:gridSpan w:val="3"/>
            <w:tcBorders>
              <w:top w:val="single" w:sz="6" w:space="0" w:color="auto"/>
              <w:left w:val="single" w:sz="6" w:space="0" w:color="auto"/>
              <w:bottom w:val="single" w:sz="4" w:space="0" w:color="auto"/>
              <w:right w:val="single" w:sz="6" w:space="0" w:color="auto"/>
            </w:tcBorders>
          </w:tcPr>
          <w:p w:rsidR="004F4AC5" w:rsidRDefault="004F4AC5" w:rsidP="00515A06">
            <w:pPr>
              <w:pStyle w:val="TableCell"/>
            </w:pPr>
            <w:r>
              <w:t>The digitizer is currently in the Idle state.</w:t>
            </w:r>
          </w:p>
        </w:tc>
      </w:tr>
      <w:tr w:rsidR="003F398C" w:rsidTr="005F1FB4">
        <w:trPr>
          <w:cantSplit/>
          <w:trHeight w:val="338"/>
        </w:trPr>
        <w:tc>
          <w:tcPr>
            <w:tcW w:w="1456" w:type="dxa"/>
            <w:vMerge/>
            <w:tcBorders>
              <w:left w:val="single" w:sz="6" w:space="0" w:color="auto"/>
              <w:right w:val="single" w:sz="6" w:space="0" w:color="auto"/>
            </w:tcBorders>
          </w:tcPr>
          <w:p w:rsidR="003F398C" w:rsidRDefault="003F398C" w:rsidP="00515A06">
            <w:pPr>
              <w:pStyle w:val="TableCell"/>
            </w:pPr>
          </w:p>
        </w:tc>
        <w:tc>
          <w:tcPr>
            <w:tcW w:w="540" w:type="dxa"/>
            <w:vMerge w:val="restart"/>
            <w:tcBorders>
              <w:top w:val="single" w:sz="4" w:space="0" w:color="auto"/>
              <w:left w:val="single" w:sz="6" w:space="0" w:color="auto"/>
              <w:right w:val="single" w:sz="6" w:space="0" w:color="auto"/>
            </w:tcBorders>
          </w:tcPr>
          <w:p w:rsidR="003F398C" w:rsidRDefault="003F398C"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3F398C" w:rsidRDefault="00EC06E5" w:rsidP="00515A06">
            <w:pPr>
              <w:pStyle w:val="TableCell"/>
            </w:pPr>
            <w:r>
              <w:t>.NET</w:t>
            </w:r>
          </w:p>
        </w:tc>
        <w:tc>
          <w:tcPr>
            <w:tcW w:w="5564" w:type="dxa"/>
            <w:tcBorders>
              <w:top w:val="single" w:sz="4" w:space="0" w:color="auto"/>
              <w:left w:val="single" w:sz="6" w:space="0" w:color="auto"/>
              <w:bottom w:val="single" w:sz="4" w:space="0" w:color="auto"/>
              <w:right w:val="single" w:sz="6" w:space="0" w:color="auto"/>
            </w:tcBorders>
          </w:tcPr>
          <w:p w:rsidR="003F398C" w:rsidRDefault="001710A4" w:rsidP="004F4AC5">
            <w:pPr>
              <w:pStyle w:val="TableCellCourierNew"/>
            </w:pPr>
            <w:r>
              <w:t>AcquisitionStatusResult.</w:t>
            </w:r>
            <w:r w:rsidR="00EC06E5">
              <w:t>True</w:t>
            </w:r>
          </w:p>
        </w:tc>
      </w:tr>
      <w:tr w:rsidR="003F398C" w:rsidTr="00740DB0">
        <w:trPr>
          <w:cantSplit/>
          <w:trHeight w:val="338"/>
        </w:trPr>
        <w:tc>
          <w:tcPr>
            <w:tcW w:w="1456" w:type="dxa"/>
            <w:vMerge/>
            <w:tcBorders>
              <w:left w:val="single" w:sz="6" w:space="0" w:color="auto"/>
              <w:right w:val="single" w:sz="6" w:space="0" w:color="auto"/>
            </w:tcBorders>
          </w:tcPr>
          <w:p w:rsidR="003F398C" w:rsidRDefault="003F398C" w:rsidP="00515A06">
            <w:pPr>
              <w:pStyle w:val="TableCell"/>
            </w:pPr>
          </w:p>
        </w:tc>
        <w:tc>
          <w:tcPr>
            <w:tcW w:w="540" w:type="dxa"/>
            <w:vMerge/>
            <w:tcBorders>
              <w:left w:val="single" w:sz="6" w:space="0" w:color="auto"/>
              <w:right w:val="single" w:sz="6" w:space="0" w:color="auto"/>
            </w:tcBorders>
          </w:tcPr>
          <w:p w:rsidR="003F398C" w:rsidRDefault="003F398C"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3F398C" w:rsidRDefault="003F398C" w:rsidP="00515A06">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rsidR="003F398C" w:rsidRDefault="003F398C" w:rsidP="004F4AC5">
            <w:pPr>
              <w:pStyle w:val="TableCellCourierNew"/>
            </w:pPr>
            <w:r>
              <w:t>IVIDIGITIZER_VAL_ACQUISITION_STATUS_RESULT_TRUE</w:t>
            </w:r>
          </w:p>
        </w:tc>
      </w:tr>
      <w:tr w:rsidR="003F398C" w:rsidTr="005F1FB4">
        <w:trPr>
          <w:cantSplit/>
          <w:trHeight w:val="337"/>
        </w:trPr>
        <w:tc>
          <w:tcPr>
            <w:tcW w:w="1456" w:type="dxa"/>
            <w:vMerge/>
            <w:tcBorders>
              <w:left w:val="single" w:sz="6" w:space="0" w:color="auto"/>
              <w:bottom w:val="single" w:sz="6" w:space="0" w:color="auto"/>
              <w:right w:val="single" w:sz="6" w:space="0" w:color="auto"/>
            </w:tcBorders>
          </w:tcPr>
          <w:p w:rsidR="003F398C" w:rsidRDefault="003F398C" w:rsidP="00515A06">
            <w:pPr>
              <w:pStyle w:val="TableCell"/>
            </w:pPr>
          </w:p>
        </w:tc>
        <w:tc>
          <w:tcPr>
            <w:tcW w:w="540" w:type="dxa"/>
            <w:vMerge/>
            <w:tcBorders>
              <w:left w:val="single" w:sz="6" w:space="0" w:color="auto"/>
              <w:bottom w:val="single" w:sz="6" w:space="0" w:color="auto"/>
              <w:right w:val="single" w:sz="6" w:space="0" w:color="auto"/>
            </w:tcBorders>
          </w:tcPr>
          <w:p w:rsidR="003F398C" w:rsidRDefault="003F398C" w:rsidP="00515A06">
            <w:pPr>
              <w:pStyle w:val="TableCell"/>
            </w:pPr>
          </w:p>
        </w:tc>
        <w:tc>
          <w:tcPr>
            <w:tcW w:w="1080" w:type="dxa"/>
            <w:tcBorders>
              <w:top w:val="single" w:sz="4" w:space="0" w:color="auto"/>
              <w:left w:val="single" w:sz="6" w:space="0" w:color="auto"/>
              <w:bottom w:val="single" w:sz="6" w:space="0" w:color="auto"/>
              <w:right w:val="single" w:sz="6" w:space="0" w:color="auto"/>
            </w:tcBorders>
          </w:tcPr>
          <w:p w:rsidR="003F398C" w:rsidRDefault="003F398C" w:rsidP="00515A06">
            <w:pPr>
              <w:pStyle w:val="TableCell"/>
            </w:pPr>
            <w:r>
              <w:t>COM</w:t>
            </w:r>
          </w:p>
        </w:tc>
        <w:tc>
          <w:tcPr>
            <w:tcW w:w="5564" w:type="dxa"/>
            <w:tcBorders>
              <w:top w:val="single" w:sz="4" w:space="0" w:color="auto"/>
              <w:left w:val="single" w:sz="6" w:space="0" w:color="auto"/>
              <w:bottom w:val="single" w:sz="6" w:space="0" w:color="auto"/>
              <w:right w:val="single" w:sz="6" w:space="0" w:color="auto"/>
            </w:tcBorders>
          </w:tcPr>
          <w:p w:rsidR="003F398C" w:rsidRDefault="003F398C" w:rsidP="004F4AC5">
            <w:pPr>
              <w:pStyle w:val="TableCell"/>
              <w:rPr>
                <w:rFonts w:ascii="Courier New" w:hAnsi="Courier New" w:cs="Courier New"/>
                <w:sz w:val="18"/>
                <w:szCs w:val="18"/>
              </w:rPr>
            </w:pPr>
            <w:r>
              <w:rPr>
                <w:rFonts w:ascii="Courier New" w:hAnsi="Courier New" w:cs="Courier New"/>
                <w:sz w:val="18"/>
                <w:szCs w:val="18"/>
              </w:rPr>
              <w:t>IviDigitizerAcquisitionStatusResultTrue</w:t>
            </w:r>
          </w:p>
        </w:tc>
      </w:tr>
      <w:tr w:rsidR="004F4AC5" w:rsidTr="005F1FB4">
        <w:trPr>
          <w:cantSplit/>
          <w:trHeight w:val="453"/>
        </w:trPr>
        <w:tc>
          <w:tcPr>
            <w:tcW w:w="1456" w:type="dxa"/>
            <w:vMerge w:val="restart"/>
            <w:tcBorders>
              <w:top w:val="single" w:sz="6" w:space="0" w:color="auto"/>
              <w:left w:val="single" w:sz="6" w:space="0" w:color="auto"/>
              <w:right w:val="single" w:sz="6" w:space="0" w:color="auto"/>
            </w:tcBorders>
          </w:tcPr>
          <w:p w:rsidR="004F4AC5" w:rsidRDefault="004F4AC5" w:rsidP="00515A06">
            <w:pPr>
              <w:pStyle w:val="TableCell"/>
            </w:pPr>
            <w:r>
              <w:t>False</w:t>
            </w:r>
          </w:p>
        </w:tc>
        <w:tc>
          <w:tcPr>
            <w:tcW w:w="7184" w:type="dxa"/>
            <w:gridSpan w:val="3"/>
            <w:tcBorders>
              <w:top w:val="single" w:sz="6" w:space="0" w:color="auto"/>
              <w:left w:val="single" w:sz="6" w:space="0" w:color="auto"/>
              <w:bottom w:val="single" w:sz="4" w:space="0" w:color="auto"/>
              <w:right w:val="single" w:sz="6" w:space="0" w:color="auto"/>
            </w:tcBorders>
          </w:tcPr>
          <w:p w:rsidR="004F4AC5" w:rsidRDefault="004F4AC5" w:rsidP="00515A06">
            <w:pPr>
              <w:pStyle w:val="TableCell"/>
            </w:pPr>
            <w:r>
              <w:t>The digitizer is not currently in the Idle state..</w:t>
            </w:r>
          </w:p>
        </w:tc>
      </w:tr>
      <w:tr w:rsidR="00EC06E5" w:rsidTr="005F1FB4">
        <w:trPr>
          <w:cantSplit/>
          <w:trHeight w:val="338"/>
        </w:trPr>
        <w:tc>
          <w:tcPr>
            <w:tcW w:w="1456" w:type="dxa"/>
            <w:vMerge/>
            <w:tcBorders>
              <w:left w:val="single" w:sz="6" w:space="0" w:color="auto"/>
              <w:right w:val="single" w:sz="6" w:space="0" w:color="auto"/>
            </w:tcBorders>
          </w:tcPr>
          <w:p w:rsidR="00EC06E5" w:rsidRDefault="00EC06E5" w:rsidP="00515A06">
            <w:pPr>
              <w:pStyle w:val="TableCell"/>
            </w:pPr>
          </w:p>
        </w:tc>
        <w:tc>
          <w:tcPr>
            <w:tcW w:w="540" w:type="dxa"/>
            <w:vMerge w:val="restart"/>
            <w:tcBorders>
              <w:top w:val="single" w:sz="4" w:space="0" w:color="auto"/>
              <w:left w:val="single" w:sz="6" w:space="0" w:color="auto"/>
              <w:right w:val="single" w:sz="6" w:space="0" w:color="auto"/>
            </w:tcBorders>
          </w:tcPr>
          <w:p w:rsidR="00EC06E5" w:rsidRDefault="00EC06E5"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EC06E5" w:rsidRDefault="00EC06E5" w:rsidP="00515A06">
            <w:pPr>
              <w:pStyle w:val="TableCell"/>
            </w:pPr>
            <w:r>
              <w:t>.NET</w:t>
            </w:r>
          </w:p>
        </w:tc>
        <w:tc>
          <w:tcPr>
            <w:tcW w:w="5564" w:type="dxa"/>
            <w:tcBorders>
              <w:top w:val="single" w:sz="4" w:space="0" w:color="auto"/>
              <w:left w:val="single" w:sz="6" w:space="0" w:color="auto"/>
              <w:bottom w:val="single" w:sz="4" w:space="0" w:color="auto"/>
              <w:right w:val="single" w:sz="6" w:space="0" w:color="auto"/>
            </w:tcBorders>
          </w:tcPr>
          <w:p w:rsidR="00EC06E5" w:rsidRDefault="001710A4" w:rsidP="003716F0">
            <w:pPr>
              <w:pStyle w:val="TableCellCourierNew"/>
            </w:pPr>
            <w:r>
              <w:t>AcquisitionStatusResult.</w:t>
            </w:r>
            <w:r w:rsidR="00EC06E5">
              <w:t>False</w:t>
            </w:r>
          </w:p>
        </w:tc>
      </w:tr>
      <w:tr w:rsidR="00EC06E5" w:rsidTr="00740DB0">
        <w:trPr>
          <w:cantSplit/>
          <w:trHeight w:val="338"/>
        </w:trPr>
        <w:tc>
          <w:tcPr>
            <w:tcW w:w="1456" w:type="dxa"/>
            <w:vMerge/>
            <w:tcBorders>
              <w:left w:val="single" w:sz="6" w:space="0" w:color="auto"/>
              <w:right w:val="single" w:sz="6" w:space="0" w:color="auto"/>
            </w:tcBorders>
          </w:tcPr>
          <w:p w:rsidR="00EC06E5" w:rsidRDefault="00EC06E5" w:rsidP="00515A06">
            <w:pPr>
              <w:pStyle w:val="TableCell"/>
            </w:pPr>
          </w:p>
        </w:tc>
        <w:tc>
          <w:tcPr>
            <w:tcW w:w="540" w:type="dxa"/>
            <w:vMerge/>
            <w:tcBorders>
              <w:left w:val="single" w:sz="6" w:space="0" w:color="auto"/>
              <w:right w:val="single" w:sz="6" w:space="0" w:color="auto"/>
            </w:tcBorders>
          </w:tcPr>
          <w:p w:rsidR="00EC06E5" w:rsidRDefault="00EC06E5"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EC06E5" w:rsidRDefault="00EC06E5" w:rsidP="00515A06">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rsidR="00EC06E5" w:rsidRDefault="00EC06E5" w:rsidP="003716F0">
            <w:pPr>
              <w:pStyle w:val="TableCellCourierNew"/>
            </w:pPr>
            <w:r>
              <w:t>IVIDIGITIZER_VAL_ACQUISITION_STATUS_RESULT_FALSE</w:t>
            </w:r>
          </w:p>
        </w:tc>
      </w:tr>
      <w:tr w:rsidR="00EC06E5" w:rsidTr="005F1FB4">
        <w:trPr>
          <w:cantSplit/>
          <w:trHeight w:val="337"/>
        </w:trPr>
        <w:tc>
          <w:tcPr>
            <w:tcW w:w="1456" w:type="dxa"/>
            <w:vMerge/>
            <w:tcBorders>
              <w:left w:val="single" w:sz="6" w:space="0" w:color="auto"/>
              <w:bottom w:val="single" w:sz="6" w:space="0" w:color="auto"/>
              <w:right w:val="single" w:sz="6" w:space="0" w:color="auto"/>
            </w:tcBorders>
          </w:tcPr>
          <w:p w:rsidR="00EC06E5" w:rsidRDefault="00EC06E5" w:rsidP="00515A06">
            <w:pPr>
              <w:pStyle w:val="TableCell"/>
            </w:pPr>
          </w:p>
        </w:tc>
        <w:tc>
          <w:tcPr>
            <w:tcW w:w="540" w:type="dxa"/>
            <w:vMerge/>
            <w:tcBorders>
              <w:left w:val="single" w:sz="6" w:space="0" w:color="auto"/>
              <w:bottom w:val="single" w:sz="6" w:space="0" w:color="auto"/>
              <w:right w:val="single" w:sz="6" w:space="0" w:color="auto"/>
            </w:tcBorders>
          </w:tcPr>
          <w:p w:rsidR="00EC06E5" w:rsidRDefault="00EC06E5" w:rsidP="00515A06">
            <w:pPr>
              <w:pStyle w:val="TableCell"/>
            </w:pPr>
          </w:p>
        </w:tc>
        <w:tc>
          <w:tcPr>
            <w:tcW w:w="1080" w:type="dxa"/>
            <w:tcBorders>
              <w:top w:val="single" w:sz="4" w:space="0" w:color="auto"/>
              <w:left w:val="single" w:sz="6" w:space="0" w:color="auto"/>
              <w:bottom w:val="single" w:sz="6" w:space="0" w:color="auto"/>
              <w:right w:val="single" w:sz="6" w:space="0" w:color="auto"/>
            </w:tcBorders>
          </w:tcPr>
          <w:p w:rsidR="00EC06E5" w:rsidRDefault="00EC06E5" w:rsidP="00515A06">
            <w:pPr>
              <w:pStyle w:val="TableCell"/>
            </w:pPr>
            <w:r>
              <w:t>COM</w:t>
            </w:r>
          </w:p>
        </w:tc>
        <w:tc>
          <w:tcPr>
            <w:tcW w:w="5564" w:type="dxa"/>
            <w:tcBorders>
              <w:top w:val="single" w:sz="4" w:space="0" w:color="auto"/>
              <w:left w:val="single" w:sz="6" w:space="0" w:color="auto"/>
              <w:bottom w:val="single" w:sz="6" w:space="0" w:color="auto"/>
              <w:right w:val="single" w:sz="6" w:space="0" w:color="auto"/>
            </w:tcBorders>
          </w:tcPr>
          <w:p w:rsidR="00EC06E5" w:rsidRDefault="00EC06E5" w:rsidP="00515A06">
            <w:pPr>
              <w:pStyle w:val="TableCell"/>
              <w:rPr>
                <w:rFonts w:ascii="Courier New" w:hAnsi="Courier New" w:cs="Courier New"/>
                <w:sz w:val="18"/>
                <w:szCs w:val="18"/>
              </w:rPr>
            </w:pPr>
            <w:r>
              <w:rPr>
                <w:rFonts w:ascii="Courier New" w:hAnsi="Courier New" w:cs="Courier New"/>
                <w:sz w:val="18"/>
                <w:szCs w:val="18"/>
              </w:rPr>
              <w:t>IviDigitizerAcquisitionStatusResultFalse</w:t>
            </w:r>
          </w:p>
        </w:tc>
      </w:tr>
      <w:tr w:rsidR="00EC06E5" w:rsidTr="005F1FB4">
        <w:trPr>
          <w:cantSplit/>
          <w:trHeight w:val="462"/>
        </w:trPr>
        <w:tc>
          <w:tcPr>
            <w:tcW w:w="1456" w:type="dxa"/>
            <w:vMerge w:val="restart"/>
            <w:tcBorders>
              <w:top w:val="single" w:sz="6" w:space="0" w:color="auto"/>
              <w:left w:val="single" w:sz="6" w:space="0" w:color="auto"/>
              <w:right w:val="single" w:sz="6" w:space="0" w:color="auto"/>
            </w:tcBorders>
          </w:tcPr>
          <w:p w:rsidR="00EC06E5" w:rsidRDefault="00EC06E5" w:rsidP="00515A06">
            <w:pPr>
              <w:pStyle w:val="TableCell"/>
            </w:pPr>
            <w:r>
              <w:t>Unknown</w:t>
            </w:r>
          </w:p>
        </w:tc>
        <w:tc>
          <w:tcPr>
            <w:tcW w:w="7184" w:type="dxa"/>
            <w:gridSpan w:val="3"/>
            <w:tcBorders>
              <w:top w:val="single" w:sz="6" w:space="0" w:color="auto"/>
              <w:left w:val="single" w:sz="6" w:space="0" w:color="auto"/>
              <w:bottom w:val="single" w:sz="4" w:space="0" w:color="auto"/>
              <w:right w:val="single" w:sz="6" w:space="0" w:color="auto"/>
            </w:tcBorders>
          </w:tcPr>
          <w:p w:rsidR="00EC06E5" w:rsidRDefault="00EC06E5" w:rsidP="00515A06">
            <w:pPr>
              <w:pStyle w:val="TableCell"/>
            </w:pPr>
            <w:r>
              <w:t>The driver cannot query the instrument to determine if the digitizer is in the Idle state.</w:t>
            </w:r>
          </w:p>
        </w:tc>
      </w:tr>
      <w:tr w:rsidR="00EC06E5" w:rsidTr="005F1FB4">
        <w:trPr>
          <w:cantSplit/>
          <w:trHeight w:val="338"/>
        </w:trPr>
        <w:tc>
          <w:tcPr>
            <w:tcW w:w="1456" w:type="dxa"/>
            <w:vMerge/>
            <w:tcBorders>
              <w:left w:val="single" w:sz="6" w:space="0" w:color="auto"/>
              <w:right w:val="single" w:sz="6" w:space="0" w:color="auto"/>
            </w:tcBorders>
          </w:tcPr>
          <w:p w:rsidR="00EC06E5" w:rsidRDefault="00EC06E5" w:rsidP="00515A06">
            <w:pPr>
              <w:pStyle w:val="TableCell"/>
            </w:pPr>
          </w:p>
        </w:tc>
        <w:tc>
          <w:tcPr>
            <w:tcW w:w="540" w:type="dxa"/>
            <w:vMerge w:val="restart"/>
            <w:tcBorders>
              <w:top w:val="single" w:sz="4" w:space="0" w:color="auto"/>
              <w:left w:val="single" w:sz="6" w:space="0" w:color="auto"/>
              <w:right w:val="single" w:sz="6" w:space="0" w:color="auto"/>
            </w:tcBorders>
          </w:tcPr>
          <w:p w:rsidR="00EC06E5" w:rsidRDefault="00EC06E5"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EC06E5" w:rsidRDefault="00EC06E5" w:rsidP="00515A06">
            <w:pPr>
              <w:pStyle w:val="TableCell"/>
            </w:pPr>
            <w:r>
              <w:t>.NET</w:t>
            </w:r>
          </w:p>
        </w:tc>
        <w:tc>
          <w:tcPr>
            <w:tcW w:w="5564" w:type="dxa"/>
            <w:tcBorders>
              <w:top w:val="single" w:sz="4" w:space="0" w:color="auto"/>
              <w:left w:val="single" w:sz="6" w:space="0" w:color="auto"/>
              <w:bottom w:val="single" w:sz="4" w:space="0" w:color="auto"/>
              <w:right w:val="single" w:sz="6" w:space="0" w:color="auto"/>
            </w:tcBorders>
          </w:tcPr>
          <w:p w:rsidR="00EC06E5" w:rsidRDefault="001710A4" w:rsidP="003716F0">
            <w:pPr>
              <w:pStyle w:val="TableCellCourierNew"/>
            </w:pPr>
            <w:r>
              <w:t>AcquisitionStatusResult.</w:t>
            </w:r>
            <w:r w:rsidR="00EC06E5">
              <w:t>Unknown</w:t>
            </w:r>
          </w:p>
        </w:tc>
      </w:tr>
      <w:tr w:rsidR="00EC06E5" w:rsidTr="00740DB0">
        <w:trPr>
          <w:cantSplit/>
          <w:trHeight w:val="338"/>
        </w:trPr>
        <w:tc>
          <w:tcPr>
            <w:tcW w:w="1456" w:type="dxa"/>
            <w:vMerge/>
            <w:tcBorders>
              <w:left w:val="single" w:sz="6" w:space="0" w:color="auto"/>
              <w:right w:val="single" w:sz="6" w:space="0" w:color="auto"/>
            </w:tcBorders>
          </w:tcPr>
          <w:p w:rsidR="00EC06E5" w:rsidRDefault="00EC06E5" w:rsidP="00515A06">
            <w:pPr>
              <w:pStyle w:val="TableCell"/>
            </w:pPr>
          </w:p>
        </w:tc>
        <w:tc>
          <w:tcPr>
            <w:tcW w:w="540" w:type="dxa"/>
            <w:vMerge/>
            <w:tcBorders>
              <w:left w:val="single" w:sz="6" w:space="0" w:color="auto"/>
              <w:right w:val="single" w:sz="6" w:space="0" w:color="auto"/>
            </w:tcBorders>
          </w:tcPr>
          <w:p w:rsidR="00EC06E5" w:rsidRDefault="00EC06E5"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EC06E5" w:rsidRDefault="00EC06E5" w:rsidP="00515A06">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rsidR="00EC06E5" w:rsidRDefault="00EC06E5" w:rsidP="003716F0">
            <w:pPr>
              <w:pStyle w:val="TableCellCourierNew"/>
            </w:pPr>
            <w:r>
              <w:t>IVIDIGITIZER_VAL_ACQUISITION_STATUS_RESULT_UNKNOWN</w:t>
            </w:r>
          </w:p>
        </w:tc>
      </w:tr>
      <w:tr w:rsidR="00EC06E5" w:rsidTr="005F1FB4">
        <w:trPr>
          <w:cantSplit/>
          <w:trHeight w:val="188"/>
        </w:trPr>
        <w:tc>
          <w:tcPr>
            <w:tcW w:w="1456" w:type="dxa"/>
            <w:vMerge/>
            <w:tcBorders>
              <w:left w:val="single" w:sz="6" w:space="0" w:color="auto"/>
              <w:bottom w:val="single" w:sz="6" w:space="0" w:color="auto"/>
              <w:right w:val="single" w:sz="6" w:space="0" w:color="auto"/>
            </w:tcBorders>
          </w:tcPr>
          <w:p w:rsidR="00EC06E5" w:rsidRDefault="00EC06E5" w:rsidP="00515A06">
            <w:pPr>
              <w:pStyle w:val="TableCell"/>
            </w:pPr>
          </w:p>
        </w:tc>
        <w:tc>
          <w:tcPr>
            <w:tcW w:w="540" w:type="dxa"/>
            <w:vMerge/>
            <w:tcBorders>
              <w:left w:val="single" w:sz="6" w:space="0" w:color="auto"/>
              <w:bottom w:val="single" w:sz="6" w:space="0" w:color="auto"/>
              <w:right w:val="single" w:sz="6" w:space="0" w:color="auto"/>
            </w:tcBorders>
          </w:tcPr>
          <w:p w:rsidR="00EC06E5" w:rsidRDefault="00EC06E5" w:rsidP="00515A06">
            <w:pPr>
              <w:pStyle w:val="TableCell"/>
            </w:pPr>
          </w:p>
        </w:tc>
        <w:tc>
          <w:tcPr>
            <w:tcW w:w="1080" w:type="dxa"/>
            <w:tcBorders>
              <w:top w:val="single" w:sz="4" w:space="0" w:color="auto"/>
              <w:left w:val="single" w:sz="6" w:space="0" w:color="auto"/>
              <w:bottom w:val="single" w:sz="6" w:space="0" w:color="auto"/>
              <w:right w:val="single" w:sz="6" w:space="0" w:color="auto"/>
            </w:tcBorders>
          </w:tcPr>
          <w:p w:rsidR="00EC06E5" w:rsidRDefault="00EC06E5" w:rsidP="00515A06">
            <w:pPr>
              <w:pStyle w:val="TableCell"/>
            </w:pPr>
            <w:r>
              <w:t>COM</w:t>
            </w:r>
          </w:p>
        </w:tc>
        <w:tc>
          <w:tcPr>
            <w:tcW w:w="5564" w:type="dxa"/>
            <w:tcBorders>
              <w:top w:val="single" w:sz="4" w:space="0" w:color="auto"/>
              <w:left w:val="single" w:sz="6" w:space="0" w:color="auto"/>
              <w:bottom w:val="single" w:sz="6" w:space="0" w:color="auto"/>
              <w:right w:val="single" w:sz="6" w:space="0" w:color="auto"/>
            </w:tcBorders>
          </w:tcPr>
          <w:p w:rsidR="00EC06E5" w:rsidRDefault="00EC06E5" w:rsidP="00515A06">
            <w:pPr>
              <w:pStyle w:val="TableCell"/>
              <w:rPr>
                <w:rFonts w:ascii="Courier New" w:hAnsi="Courier New" w:cs="Courier New"/>
                <w:sz w:val="18"/>
                <w:szCs w:val="18"/>
              </w:rPr>
            </w:pPr>
            <w:r>
              <w:rPr>
                <w:rFonts w:ascii="Courier New" w:hAnsi="Courier New" w:cs="Courier New"/>
                <w:sz w:val="18"/>
                <w:szCs w:val="18"/>
              </w:rPr>
              <w:t>IviDigitizerAcquisitionStatusResultUnknown</w:t>
            </w:r>
          </w:p>
        </w:tc>
      </w:tr>
    </w:tbl>
    <w:p w:rsidR="00515A06" w:rsidRDefault="00515A06" w:rsidP="004B1474"/>
    <w:p w:rsidR="003F398C" w:rsidRPr="00F7116C" w:rsidRDefault="003F398C" w:rsidP="003F398C">
      <w:pPr>
        <w:pStyle w:val="AttrFuncSubheading"/>
        <w:rPr>
          <w:color w:val="auto"/>
        </w:rPr>
      </w:pPr>
      <w:r w:rsidRPr="00F7116C">
        <w:rPr>
          <w:color w:val="auto"/>
        </w:rPr>
        <w:lastRenderedPageBreak/>
        <w:t>.NET Exceptions</w:t>
      </w:r>
    </w:p>
    <w:p w:rsidR="003F398C" w:rsidRDefault="003F398C" w:rsidP="003F398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515A06" w:rsidRPr="00515A06" w:rsidRDefault="00515A06" w:rsidP="009D526C">
      <w:pPr>
        <w:pStyle w:val="Heading3"/>
        <w:pageBreakBefore/>
      </w:pPr>
      <w:bookmarkStart w:id="190" w:name="_Toc304583602"/>
      <w:bookmarkStart w:id="191" w:name="_Toc306374453"/>
      <w:r>
        <w:lastRenderedPageBreak/>
        <w:t>Is Measuring</w:t>
      </w:r>
      <w:bookmarkEnd w:id="190"/>
      <w:bookmarkEnd w:id="191"/>
    </w:p>
    <w:p w:rsidR="004B1474" w:rsidRDefault="004B1474" w:rsidP="004B1474"/>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4B1474" w:rsidTr="00515A06">
        <w:trPr>
          <w:cantSplit/>
          <w:tblHeader/>
        </w:trPr>
        <w:tc>
          <w:tcPr>
            <w:tcW w:w="1170" w:type="dxa"/>
            <w:tcBorders>
              <w:top w:val="single" w:sz="4" w:space="0" w:color="auto"/>
              <w:left w:val="single" w:sz="4" w:space="0" w:color="auto"/>
              <w:bottom w:val="double" w:sz="6" w:space="0" w:color="auto"/>
            </w:tcBorders>
          </w:tcPr>
          <w:p w:rsidR="004B1474" w:rsidRDefault="004B1474" w:rsidP="00515A06">
            <w:pPr>
              <w:pStyle w:val="TableHead"/>
            </w:pPr>
            <w:r>
              <w:t>Data Type</w:t>
            </w:r>
          </w:p>
        </w:tc>
        <w:tc>
          <w:tcPr>
            <w:tcW w:w="810" w:type="dxa"/>
            <w:tcBorders>
              <w:top w:val="single" w:sz="4" w:space="0" w:color="auto"/>
              <w:bottom w:val="double" w:sz="6" w:space="0" w:color="auto"/>
            </w:tcBorders>
          </w:tcPr>
          <w:p w:rsidR="004B1474" w:rsidRDefault="004B1474" w:rsidP="00515A06">
            <w:pPr>
              <w:pStyle w:val="TableHead"/>
            </w:pPr>
            <w:r>
              <w:t>Access</w:t>
            </w:r>
          </w:p>
        </w:tc>
        <w:tc>
          <w:tcPr>
            <w:tcW w:w="1530" w:type="dxa"/>
            <w:tcBorders>
              <w:top w:val="single" w:sz="4" w:space="0" w:color="auto"/>
              <w:bottom w:val="double" w:sz="6" w:space="0" w:color="auto"/>
            </w:tcBorders>
          </w:tcPr>
          <w:p w:rsidR="004B1474" w:rsidRDefault="004B1474" w:rsidP="00515A06">
            <w:pPr>
              <w:pStyle w:val="TableHead"/>
            </w:pPr>
            <w:r>
              <w:t>Applies To</w:t>
            </w:r>
          </w:p>
        </w:tc>
        <w:tc>
          <w:tcPr>
            <w:tcW w:w="1080" w:type="dxa"/>
            <w:tcBorders>
              <w:top w:val="single" w:sz="4" w:space="0" w:color="auto"/>
              <w:bottom w:val="double" w:sz="6" w:space="0" w:color="auto"/>
            </w:tcBorders>
          </w:tcPr>
          <w:p w:rsidR="004B1474" w:rsidRDefault="004B1474" w:rsidP="00515A06">
            <w:pPr>
              <w:pStyle w:val="TableHead"/>
            </w:pPr>
            <w:r>
              <w:t>Coercion</w:t>
            </w:r>
          </w:p>
        </w:tc>
        <w:tc>
          <w:tcPr>
            <w:tcW w:w="4770" w:type="dxa"/>
            <w:tcBorders>
              <w:top w:val="single" w:sz="4" w:space="0" w:color="auto"/>
              <w:bottom w:val="double" w:sz="6" w:space="0" w:color="auto"/>
              <w:right w:val="single" w:sz="6" w:space="0" w:color="auto"/>
            </w:tcBorders>
          </w:tcPr>
          <w:p w:rsidR="004B1474" w:rsidRDefault="004B1474" w:rsidP="00515A06">
            <w:pPr>
              <w:pStyle w:val="TableHead"/>
            </w:pPr>
            <w:r>
              <w:t>High Level Functions</w:t>
            </w:r>
          </w:p>
        </w:tc>
      </w:tr>
      <w:tr w:rsidR="004B1474" w:rsidTr="00515A06">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4B1474" w:rsidRDefault="004B1474" w:rsidP="00515A06">
            <w:pPr>
              <w:pStyle w:val="TableCellCourierNew"/>
            </w:pPr>
            <w:r>
              <w:t>ViInt32</w:t>
            </w:r>
          </w:p>
        </w:tc>
        <w:tc>
          <w:tcPr>
            <w:tcW w:w="810" w:type="dxa"/>
            <w:tcBorders>
              <w:top w:val="double" w:sz="6" w:space="0" w:color="auto"/>
            </w:tcBorders>
          </w:tcPr>
          <w:p w:rsidR="004B1474" w:rsidRDefault="004B1474" w:rsidP="00515A06">
            <w:pPr>
              <w:pStyle w:val="TableCell"/>
            </w:pPr>
            <w:r>
              <w:t>RO</w:t>
            </w:r>
          </w:p>
        </w:tc>
        <w:tc>
          <w:tcPr>
            <w:tcW w:w="1530" w:type="dxa"/>
            <w:tcBorders>
              <w:top w:val="double" w:sz="6" w:space="0" w:color="auto"/>
            </w:tcBorders>
          </w:tcPr>
          <w:p w:rsidR="004B1474" w:rsidRDefault="004B1474" w:rsidP="00515A06">
            <w:pPr>
              <w:pStyle w:val="TableCell"/>
            </w:pPr>
            <w:r>
              <w:t>N/A</w:t>
            </w:r>
          </w:p>
        </w:tc>
        <w:tc>
          <w:tcPr>
            <w:tcW w:w="1080" w:type="dxa"/>
            <w:tcBorders>
              <w:top w:val="double" w:sz="6" w:space="0" w:color="auto"/>
            </w:tcBorders>
          </w:tcPr>
          <w:p w:rsidR="004B1474" w:rsidRDefault="004B1474" w:rsidP="00515A06">
            <w:pPr>
              <w:pStyle w:val="TableCell"/>
            </w:pPr>
            <w:r>
              <w:t>None</w:t>
            </w:r>
          </w:p>
        </w:tc>
        <w:tc>
          <w:tcPr>
            <w:tcW w:w="4770" w:type="dxa"/>
            <w:tcBorders>
              <w:top w:val="double" w:sz="6" w:space="0" w:color="auto"/>
            </w:tcBorders>
          </w:tcPr>
          <w:p w:rsidR="004B1474" w:rsidRDefault="00421309" w:rsidP="00515A06">
            <w:pPr>
              <w:pStyle w:val="TableCell"/>
            </w:pPr>
            <w:r>
              <w:t>Is Measuring (IVI-C only)</w:t>
            </w:r>
          </w:p>
        </w:tc>
      </w:tr>
    </w:tbl>
    <w:p w:rsidR="00FB33AE" w:rsidRDefault="00FB33AE" w:rsidP="00FB33AE">
      <w:pPr>
        <w:pStyle w:val="FunctionHead"/>
      </w:pPr>
      <w:r>
        <w:t>.NET Property Name</w:t>
      </w:r>
    </w:p>
    <w:p w:rsidR="00FB33AE" w:rsidRDefault="00FB33AE" w:rsidP="00FB33AE">
      <w:pPr>
        <w:pStyle w:val="Body1"/>
        <w:rPr>
          <w:rStyle w:val="monospace"/>
        </w:rPr>
      </w:pPr>
      <w:r>
        <w:rPr>
          <w:rStyle w:val="monospace"/>
        </w:rPr>
        <w:t>Acquisition.Status.IsMeasuring</w:t>
      </w:r>
    </w:p>
    <w:p w:rsidR="00FB33AE" w:rsidRDefault="00FB33AE" w:rsidP="00FB33AE">
      <w:pPr>
        <w:pStyle w:val="FunctionHead"/>
      </w:pPr>
      <w:r>
        <w:t>.NET Enumeration Name</w:t>
      </w:r>
    </w:p>
    <w:p w:rsidR="00FB33AE" w:rsidRDefault="00FB33AE" w:rsidP="00FB33AE">
      <w:pPr>
        <w:pStyle w:val="Code1"/>
      </w:pPr>
      <w:r>
        <w:t>AcquisitionStatusResult</w:t>
      </w:r>
    </w:p>
    <w:p w:rsidR="004B1474" w:rsidRDefault="004B1474" w:rsidP="004B1474">
      <w:pPr>
        <w:pStyle w:val="FunctionHead"/>
      </w:pPr>
      <w:r>
        <w:t>COM Property Name</w:t>
      </w:r>
    </w:p>
    <w:p w:rsidR="004B1474" w:rsidRDefault="004B1474" w:rsidP="004B1474">
      <w:pPr>
        <w:pStyle w:val="Body1"/>
        <w:rPr>
          <w:rStyle w:val="monospace"/>
        </w:rPr>
      </w:pPr>
      <w:r>
        <w:rPr>
          <w:rStyle w:val="monospace"/>
        </w:rPr>
        <w:t>Acquisition.Status.IsMeasuring</w:t>
      </w:r>
    </w:p>
    <w:p w:rsidR="004B1474" w:rsidRDefault="004B1474" w:rsidP="004B1474">
      <w:pPr>
        <w:pStyle w:val="FunctionHead"/>
      </w:pPr>
      <w:r>
        <w:t>COM Enumeration Name</w:t>
      </w:r>
    </w:p>
    <w:p w:rsidR="004B1474" w:rsidRDefault="004B1474" w:rsidP="004B1474">
      <w:pPr>
        <w:pStyle w:val="Code1"/>
      </w:pPr>
      <w:r>
        <w:t>IviDigitizerAcquisitionStatusResultEnum</w:t>
      </w:r>
    </w:p>
    <w:p w:rsidR="004B1474" w:rsidRDefault="004B1474" w:rsidP="004B1474">
      <w:pPr>
        <w:pStyle w:val="FunctionHead"/>
      </w:pPr>
      <w:r>
        <w:t>C Constant Name</w:t>
      </w:r>
    </w:p>
    <w:p w:rsidR="004B1474" w:rsidRDefault="004B1474" w:rsidP="004B1474">
      <w:pPr>
        <w:pStyle w:val="Body1"/>
      </w:pPr>
      <w:r>
        <w:rPr>
          <w:rFonts w:ascii="Courier New" w:hAnsi="Courier New" w:cs="Courier New"/>
          <w:sz w:val="18"/>
          <w:szCs w:val="18"/>
        </w:rPr>
        <w:t>IVIDIGITIZER_ATTR_IS_MEASURING</w:t>
      </w:r>
    </w:p>
    <w:p w:rsidR="004B1474" w:rsidRDefault="004B1474" w:rsidP="004B1474">
      <w:pPr>
        <w:pStyle w:val="FunctionHead"/>
      </w:pPr>
      <w:r>
        <w:t>Description</w:t>
      </w:r>
    </w:p>
    <w:p w:rsidR="004B1474" w:rsidRDefault="004B1474" w:rsidP="004B1474">
      <w:pPr>
        <w:pStyle w:val="Body1"/>
      </w:pPr>
      <w:r>
        <w:t>Returns whether the device is currently in the Measuring state</w:t>
      </w:r>
      <w:r w:rsidR="0080634C">
        <w:t xml:space="preserve">. </w:t>
      </w:r>
      <w:r>
        <w:t>If the driver cannot query the digitizer to return its state, the driver returns the value Unknown.</w:t>
      </w:r>
    </w:p>
    <w:p w:rsidR="004B1474" w:rsidRDefault="004B1474" w:rsidP="004B1474">
      <w:pPr>
        <w:pStyle w:val="FunctionHead"/>
      </w:pPr>
      <w:r>
        <w:t>Defined Values</w:t>
      </w:r>
    </w:p>
    <w:tbl>
      <w:tblPr>
        <w:tblW w:w="0" w:type="auto"/>
        <w:tblInd w:w="722" w:type="dxa"/>
        <w:tblLayout w:type="fixed"/>
        <w:tblLook w:val="0000"/>
      </w:tblPr>
      <w:tblGrid>
        <w:gridCol w:w="1276"/>
        <w:gridCol w:w="450"/>
        <w:gridCol w:w="1260"/>
        <w:gridCol w:w="5654"/>
      </w:tblGrid>
      <w:tr w:rsidR="004B1474" w:rsidTr="00FF452E">
        <w:trPr>
          <w:cantSplit/>
          <w:trHeight w:val="158"/>
        </w:trPr>
        <w:tc>
          <w:tcPr>
            <w:tcW w:w="1276" w:type="dxa"/>
            <w:vMerge w:val="restart"/>
            <w:tcBorders>
              <w:top w:val="single" w:sz="4" w:space="0" w:color="auto"/>
              <w:left w:val="single" w:sz="6" w:space="0" w:color="auto"/>
              <w:right w:val="single" w:sz="6" w:space="0" w:color="auto"/>
            </w:tcBorders>
            <w:shd w:val="clear" w:color="auto" w:fill="C0C0C0"/>
          </w:tcPr>
          <w:p w:rsidR="004B1474" w:rsidRDefault="004B1474" w:rsidP="00515A06">
            <w:pPr>
              <w:pStyle w:val="TableHead"/>
              <w:jc w:val="left"/>
              <w:rPr>
                <w:i/>
                <w:iCs/>
              </w:rPr>
            </w:pPr>
            <w:r>
              <w:rPr>
                <w:i/>
                <w:iCs/>
              </w:rPr>
              <w:t>Name</w:t>
            </w:r>
          </w:p>
        </w:tc>
        <w:tc>
          <w:tcPr>
            <w:tcW w:w="7364" w:type="dxa"/>
            <w:gridSpan w:val="3"/>
            <w:tcBorders>
              <w:top w:val="single" w:sz="4" w:space="0" w:color="auto"/>
              <w:left w:val="single" w:sz="6" w:space="0" w:color="auto"/>
              <w:bottom w:val="single" w:sz="4" w:space="0" w:color="auto"/>
              <w:right w:val="single" w:sz="6" w:space="0" w:color="auto"/>
            </w:tcBorders>
            <w:shd w:val="clear" w:color="auto" w:fill="C0C0C0"/>
          </w:tcPr>
          <w:p w:rsidR="004B1474" w:rsidRDefault="004B1474" w:rsidP="00515A06">
            <w:pPr>
              <w:pStyle w:val="TableHead"/>
              <w:jc w:val="left"/>
              <w:rPr>
                <w:i/>
                <w:iCs/>
              </w:rPr>
            </w:pPr>
            <w:r>
              <w:rPr>
                <w:i/>
                <w:iCs/>
              </w:rPr>
              <w:t>Description</w:t>
            </w:r>
          </w:p>
        </w:tc>
      </w:tr>
      <w:tr w:rsidR="004B1474" w:rsidTr="00FF452E">
        <w:trPr>
          <w:cantSplit/>
          <w:trHeight w:val="157"/>
        </w:trPr>
        <w:tc>
          <w:tcPr>
            <w:tcW w:w="1276" w:type="dxa"/>
            <w:vMerge/>
            <w:tcBorders>
              <w:left w:val="single" w:sz="6" w:space="0" w:color="auto"/>
              <w:bottom w:val="double" w:sz="6" w:space="0" w:color="auto"/>
              <w:right w:val="single" w:sz="6" w:space="0" w:color="auto"/>
            </w:tcBorders>
            <w:shd w:val="clear" w:color="auto" w:fill="C0C0C0"/>
          </w:tcPr>
          <w:p w:rsidR="004B1474" w:rsidRDefault="004B1474" w:rsidP="00515A06">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4B1474" w:rsidRDefault="004B1474" w:rsidP="00515A06">
            <w:pPr>
              <w:pStyle w:val="TableHead"/>
              <w:jc w:val="left"/>
              <w:rPr>
                <w:i/>
                <w:iCs/>
              </w:rPr>
            </w:pPr>
          </w:p>
        </w:tc>
        <w:tc>
          <w:tcPr>
            <w:tcW w:w="1260" w:type="dxa"/>
            <w:tcBorders>
              <w:top w:val="single" w:sz="4" w:space="0" w:color="auto"/>
              <w:left w:val="single" w:sz="6" w:space="0" w:color="auto"/>
              <w:bottom w:val="double" w:sz="6" w:space="0" w:color="auto"/>
              <w:right w:val="single" w:sz="6" w:space="0" w:color="auto"/>
            </w:tcBorders>
            <w:shd w:val="clear" w:color="auto" w:fill="C0C0C0"/>
          </w:tcPr>
          <w:p w:rsidR="004B1474" w:rsidRDefault="004B1474" w:rsidP="00515A06">
            <w:pPr>
              <w:pStyle w:val="TableHead"/>
              <w:jc w:val="left"/>
              <w:rPr>
                <w:i/>
                <w:iCs/>
              </w:rPr>
            </w:pPr>
            <w:r>
              <w:rPr>
                <w:i/>
                <w:iCs/>
              </w:rPr>
              <w:t>Language</w:t>
            </w:r>
          </w:p>
        </w:tc>
        <w:tc>
          <w:tcPr>
            <w:tcW w:w="5654" w:type="dxa"/>
            <w:tcBorders>
              <w:top w:val="single" w:sz="4" w:space="0" w:color="auto"/>
              <w:left w:val="single" w:sz="6" w:space="0" w:color="auto"/>
              <w:bottom w:val="double" w:sz="6" w:space="0" w:color="auto"/>
              <w:right w:val="single" w:sz="6" w:space="0" w:color="auto"/>
            </w:tcBorders>
            <w:shd w:val="clear" w:color="auto" w:fill="C0C0C0"/>
          </w:tcPr>
          <w:p w:rsidR="004B1474" w:rsidRDefault="004B1474" w:rsidP="00515A06">
            <w:pPr>
              <w:pStyle w:val="TableHead"/>
              <w:jc w:val="left"/>
              <w:rPr>
                <w:i/>
                <w:iCs/>
              </w:rPr>
            </w:pPr>
            <w:r>
              <w:rPr>
                <w:i/>
                <w:iCs/>
              </w:rPr>
              <w:t>Identifier</w:t>
            </w:r>
          </w:p>
        </w:tc>
      </w:tr>
      <w:tr w:rsidR="004B1474" w:rsidTr="00FF452E">
        <w:trPr>
          <w:cantSplit/>
          <w:trHeight w:val="513"/>
        </w:trPr>
        <w:tc>
          <w:tcPr>
            <w:tcW w:w="1276" w:type="dxa"/>
            <w:vMerge w:val="restart"/>
            <w:tcBorders>
              <w:top w:val="single" w:sz="6" w:space="0" w:color="auto"/>
              <w:left w:val="single" w:sz="6" w:space="0" w:color="auto"/>
              <w:right w:val="single" w:sz="6" w:space="0" w:color="auto"/>
            </w:tcBorders>
          </w:tcPr>
          <w:p w:rsidR="004B1474" w:rsidRDefault="004B1474" w:rsidP="00515A06">
            <w:pPr>
              <w:pStyle w:val="TableCell"/>
            </w:pPr>
            <w:r>
              <w:t>True</w:t>
            </w:r>
          </w:p>
        </w:tc>
        <w:tc>
          <w:tcPr>
            <w:tcW w:w="7364" w:type="dxa"/>
            <w:gridSpan w:val="3"/>
            <w:tcBorders>
              <w:top w:val="single" w:sz="6" w:space="0" w:color="auto"/>
              <w:left w:val="single" w:sz="6" w:space="0" w:color="auto"/>
              <w:bottom w:val="single" w:sz="4" w:space="0" w:color="auto"/>
              <w:right w:val="single" w:sz="6" w:space="0" w:color="auto"/>
            </w:tcBorders>
          </w:tcPr>
          <w:p w:rsidR="004B1474" w:rsidRDefault="004B1474" w:rsidP="00515A06">
            <w:pPr>
              <w:pStyle w:val="TableCell"/>
            </w:pPr>
            <w:r>
              <w:t>The digitizer is currently in the Measuring state.</w:t>
            </w:r>
          </w:p>
        </w:tc>
      </w:tr>
      <w:tr w:rsidR="00FB33AE" w:rsidTr="00FF452E">
        <w:trPr>
          <w:cantSplit/>
          <w:trHeight w:val="338"/>
        </w:trPr>
        <w:tc>
          <w:tcPr>
            <w:tcW w:w="1276" w:type="dxa"/>
            <w:vMerge/>
            <w:tcBorders>
              <w:left w:val="single" w:sz="6" w:space="0" w:color="auto"/>
              <w:right w:val="single" w:sz="6" w:space="0" w:color="auto"/>
            </w:tcBorders>
          </w:tcPr>
          <w:p w:rsidR="00FB33AE" w:rsidRDefault="00FB33AE" w:rsidP="00515A06">
            <w:pPr>
              <w:pStyle w:val="TableCell"/>
            </w:pPr>
          </w:p>
        </w:tc>
        <w:tc>
          <w:tcPr>
            <w:tcW w:w="450" w:type="dxa"/>
            <w:vMerge w:val="restart"/>
            <w:tcBorders>
              <w:top w:val="single" w:sz="4" w:space="0" w:color="auto"/>
              <w:left w:val="single" w:sz="6" w:space="0" w:color="auto"/>
              <w:right w:val="single" w:sz="6" w:space="0" w:color="auto"/>
            </w:tcBorders>
          </w:tcPr>
          <w:p w:rsidR="00FB33AE" w:rsidRDefault="00FB33AE" w:rsidP="00515A06">
            <w:pPr>
              <w:pStyle w:val="TableCell"/>
            </w:pPr>
          </w:p>
        </w:tc>
        <w:tc>
          <w:tcPr>
            <w:tcW w:w="1260" w:type="dxa"/>
            <w:tcBorders>
              <w:top w:val="single" w:sz="4" w:space="0" w:color="auto"/>
              <w:left w:val="single" w:sz="6" w:space="0" w:color="auto"/>
              <w:bottom w:val="single" w:sz="4" w:space="0" w:color="auto"/>
              <w:right w:val="single" w:sz="6" w:space="0" w:color="auto"/>
            </w:tcBorders>
          </w:tcPr>
          <w:p w:rsidR="00FB33AE" w:rsidRDefault="00FB33AE" w:rsidP="00515A06">
            <w:pPr>
              <w:pStyle w:val="TableCell"/>
            </w:pPr>
            <w:r>
              <w:t>.NET</w:t>
            </w:r>
          </w:p>
        </w:tc>
        <w:tc>
          <w:tcPr>
            <w:tcW w:w="5654" w:type="dxa"/>
            <w:tcBorders>
              <w:top w:val="single" w:sz="4" w:space="0" w:color="auto"/>
              <w:left w:val="single" w:sz="6" w:space="0" w:color="auto"/>
              <w:bottom w:val="single" w:sz="4" w:space="0" w:color="auto"/>
              <w:right w:val="single" w:sz="6" w:space="0" w:color="auto"/>
            </w:tcBorders>
          </w:tcPr>
          <w:p w:rsidR="00FB33AE" w:rsidRDefault="001710A4" w:rsidP="00515A06">
            <w:pPr>
              <w:pStyle w:val="TableCellCourierNew"/>
            </w:pPr>
            <w:r>
              <w:t>AcquisitionStatusResult.</w:t>
            </w:r>
            <w:r w:rsidR="00FB33AE">
              <w:t>True</w:t>
            </w:r>
          </w:p>
        </w:tc>
      </w:tr>
      <w:tr w:rsidR="00FB33AE" w:rsidTr="00447877">
        <w:trPr>
          <w:cantSplit/>
          <w:trHeight w:val="338"/>
        </w:trPr>
        <w:tc>
          <w:tcPr>
            <w:tcW w:w="1276" w:type="dxa"/>
            <w:vMerge/>
            <w:tcBorders>
              <w:left w:val="single" w:sz="6" w:space="0" w:color="auto"/>
              <w:right w:val="single" w:sz="6" w:space="0" w:color="auto"/>
            </w:tcBorders>
          </w:tcPr>
          <w:p w:rsidR="00FB33AE" w:rsidRDefault="00FB33AE" w:rsidP="00515A06">
            <w:pPr>
              <w:pStyle w:val="TableCell"/>
            </w:pPr>
          </w:p>
        </w:tc>
        <w:tc>
          <w:tcPr>
            <w:tcW w:w="450" w:type="dxa"/>
            <w:vMerge/>
            <w:tcBorders>
              <w:left w:val="single" w:sz="6" w:space="0" w:color="auto"/>
              <w:right w:val="single" w:sz="6" w:space="0" w:color="auto"/>
            </w:tcBorders>
          </w:tcPr>
          <w:p w:rsidR="00FB33AE" w:rsidRDefault="00FB33AE" w:rsidP="00515A06">
            <w:pPr>
              <w:pStyle w:val="TableCell"/>
            </w:pPr>
          </w:p>
        </w:tc>
        <w:tc>
          <w:tcPr>
            <w:tcW w:w="1260" w:type="dxa"/>
            <w:tcBorders>
              <w:top w:val="single" w:sz="4" w:space="0" w:color="auto"/>
              <w:left w:val="single" w:sz="6" w:space="0" w:color="auto"/>
              <w:bottom w:val="single" w:sz="4" w:space="0" w:color="auto"/>
              <w:right w:val="single" w:sz="6" w:space="0" w:color="auto"/>
            </w:tcBorders>
          </w:tcPr>
          <w:p w:rsidR="00FB33AE" w:rsidRDefault="00FB33AE" w:rsidP="00515A06">
            <w:pPr>
              <w:pStyle w:val="TableCell"/>
            </w:pPr>
            <w:r>
              <w:t>C</w:t>
            </w:r>
          </w:p>
        </w:tc>
        <w:tc>
          <w:tcPr>
            <w:tcW w:w="5654" w:type="dxa"/>
            <w:tcBorders>
              <w:top w:val="single" w:sz="4" w:space="0" w:color="auto"/>
              <w:left w:val="single" w:sz="6" w:space="0" w:color="auto"/>
              <w:bottom w:val="single" w:sz="4" w:space="0" w:color="auto"/>
              <w:right w:val="single" w:sz="6" w:space="0" w:color="auto"/>
            </w:tcBorders>
          </w:tcPr>
          <w:p w:rsidR="00FB33AE" w:rsidRDefault="00FB33AE" w:rsidP="00515A06">
            <w:pPr>
              <w:pStyle w:val="TableCellCourierNew"/>
            </w:pPr>
            <w:r>
              <w:t>IVIDIGITIZER_VAL_ACQUISITION_STATUS_RESULT_TRUE</w:t>
            </w:r>
          </w:p>
        </w:tc>
      </w:tr>
      <w:tr w:rsidR="00FB33AE" w:rsidTr="00FF452E">
        <w:trPr>
          <w:cantSplit/>
          <w:trHeight w:val="337"/>
        </w:trPr>
        <w:tc>
          <w:tcPr>
            <w:tcW w:w="1276" w:type="dxa"/>
            <w:vMerge/>
            <w:tcBorders>
              <w:left w:val="single" w:sz="6" w:space="0" w:color="auto"/>
              <w:bottom w:val="single" w:sz="6" w:space="0" w:color="auto"/>
              <w:right w:val="single" w:sz="6" w:space="0" w:color="auto"/>
            </w:tcBorders>
          </w:tcPr>
          <w:p w:rsidR="00FB33AE" w:rsidRDefault="00FB33AE" w:rsidP="00515A06">
            <w:pPr>
              <w:pStyle w:val="TableCell"/>
            </w:pPr>
          </w:p>
        </w:tc>
        <w:tc>
          <w:tcPr>
            <w:tcW w:w="450" w:type="dxa"/>
            <w:vMerge/>
            <w:tcBorders>
              <w:left w:val="single" w:sz="6" w:space="0" w:color="auto"/>
              <w:bottom w:val="single" w:sz="6" w:space="0" w:color="auto"/>
              <w:right w:val="single" w:sz="6" w:space="0" w:color="auto"/>
            </w:tcBorders>
          </w:tcPr>
          <w:p w:rsidR="00FB33AE" w:rsidRDefault="00FB33AE" w:rsidP="00515A06">
            <w:pPr>
              <w:pStyle w:val="TableCell"/>
            </w:pPr>
          </w:p>
        </w:tc>
        <w:tc>
          <w:tcPr>
            <w:tcW w:w="1260" w:type="dxa"/>
            <w:tcBorders>
              <w:top w:val="single" w:sz="4" w:space="0" w:color="auto"/>
              <w:left w:val="single" w:sz="6" w:space="0" w:color="auto"/>
              <w:bottom w:val="single" w:sz="6" w:space="0" w:color="auto"/>
              <w:right w:val="single" w:sz="6" w:space="0" w:color="auto"/>
            </w:tcBorders>
          </w:tcPr>
          <w:p w:rsidR="00FB33AE" w:rsidRDefault="00FB33AE" w:rsidP="00515A06">
            <w:pPr>
              <w:pStyle w:val="TableCell"/>
            </w:pPr>
            <w:r>
              <w:t>COM</w:t>
            </w:r>
          </w:p>
        </w:tc>
        <w:tc>
          <w:tcPr>
            <w:tcW w:w="5654" w:type="dxa"/>
            <w:tcBorders>
              <w:top w:val="single" w:sz="4" w:space="0" w:color="auto"/>
              <w:left w:val="single" w:sz="6" w:space="0" w:color="auto"/>
              <w:bottom w:val="single" w:sz="6" w:space="0" w:color="auto"/>
              <w:right w:val="single" w:sz="6" w:space="0" w:color="auto"/>
            </w:tcBorders>
          </w:tcPr>
          <w:p w:rsidR="00FB33AE" w:rsidRDefault="00FB33AE" w:rsidP="00515A06">
            <w:pPr>
              <w:pStyle w:val="TableCell"/>
              <w:rPr>
                <w:rFonts w:ascii="Courier New" w:hAnsi="Courier New" w:cs="Courier New"/>
                <w:sz w:val="18"/>
                <w:szCs w:val="18"/>
              </w:rPr>
            </w:pPr>
            <w:r>
              <w:rPr>
                <w:rFonts w:ascii="Courier New" w:hAnsi="Courier New" w:cs="Courier New"/>
                <w:sz w:val="18"/>
                <w:szCs w:val="18"/>
              </w:rPr>
              <w:t>IviDigitizerAcquisitionStatusResultTrue</w:t>
            </w:r>
          </w:p>
        </w:tc>
      </w:tr>
      <w:tr w:rsidR="004B1474" w:rsidTr="00FF452E">
        <w:trPr>
          <w:cantSplit/>
          <w:trHeight w:val="462"/>
        </w:trPr>
        <w:tc>
          <w:tcPr>
            <w:tcW w:w="1276" w:type="dxa"/>
            <w:vMerge w:val="restart"/>
            <w:tcBorders>
              <w:top w:val="single" w:sz="6" w:space="0" w:color="auto"/>
              <w:left w:val="single" w:sz="6" w:space="0" w:color="auto"/>
              <w:right w:val="single" w:sz="6" w:space="0" w:color="auto"/>
            </w:tcBorders>
          </w:tcPr>
          <w:p w:rsidR="004B1474" w:rsidRDefault="004B1474" w:rsidP="00515A06">
            <w:pPr>
              <w:pStyle w:val="TableCell"/>
            </w:pPr>
            <w:r>
              <w:t>False</w:t>
            </w:r>
          </w:p>
        </w:tc>
        <w:tc>
          <w:tcPr>
            <w:tcW w:w="7364" w:type="dxa"/>
            <w:gridSpan w:val="3"/>
            <w:tcBorders>
              <w:top w:val="single" w:sz="6" w:space="0" w:color="auto"/>
              <w:left w:val="single" w:sz="6" w:space="0" w:color="auto"/>
              <w:bottom w:val="single" w:sz="4" w:space="0" w:color="auto"/>
              <w:right w:val="single" w:sz="6" w:space="0" w:color="auto"/>
            </w:tcBorders>
          </w:tcPr>
          <w:p w:rsidR="004B1474" w:rsidRDefault="004B1474" w:rsidP="00515A06">
            <w:pPr>
              <w:pStyle w:val="TableCell"/>
            </w:pPr>
            <w:r>
              <w:t>The digitizer is not currently in the Measuring state.</w:t>
            </w:r>
          </w:p>
        </w:tc>
      </w:tr>
      <w:tr w:rsidR="00FB33AE" w:rsidTr="00FF452E">
        <w:trPr>
          <w:cantSplit/>
          <w:trHeight w:val="338"/>
        </w:trPr>
        <w:tc>
          <w:tcPr>
            <w:tcW w:w="1276" w:type="dxa"/>
            <w:vMerge/>
            <w:tcBorders>
              <w:left w:val="single" w:sz="6" w:space="0" w:color="auto"/>
              <w:right w:val="single" w:sz="6" w:space="0" w:color="auto"/>
            </w:tcBorders>
          </w:tcPr>
          <w:p w:rsidR="00FB33AE" w:rsidRDefault="00FB33AE" w:rsidP="00515A06">
            <w:pPr>
              <w:pStyle w:val="TableCell"/>
            </w:pPr>
          </w:p>
        </w:tc>
        <w:tc>
          <w:tcPr>
            <w:tcW w:w="450" w:type="dxa"/>
            <w:vMerge w:val="restart"/>
            <w:tcBorders>
              <w:top w:val="single" w:sz="4" w:space="0" w:color="auto"/>
              <w:left w:val="single" w:sz="6" w:space="0" w:color="auto"/>
              <w:right w:val="single" w:sz="6" w:space="0" w:color="auto"/>
            </w:tcBorders>
          </w:tcPr>
          <w:p w:rsidR="00FB33AE" w:rsidRDefault="00FB33AE" w:rsidP="00515A06">
            <w:pPr>
              <w:pStyle w:val="TableCell"/>
            </w:pPr>
          </w:p>
        </w:tc>
        <w:tc>
          <w:tcPr>
            <w:tcW w:w="1260" w:type="dxa"/>
            <w:tcBorders>
              <w:top w:val="single" w:sz="4" w:space="0" w:color="auto"/>
              <w:left w:val="single" w:sz="6" w:space="0" w:color="auto"/>
              <w:bottom w:val="single" w:sz="4" w:space="0" w:color="auto"/>
              <w:right w:val="single" w:sz="6" w:space="0" w:color="auto"/>
            </w:tcBorders>
          </w:tcPr>
          <w:p w:rsidR="00FB33AE" w:rsidRDefault="00FB33AE" w:rsidP="00515A06">
            <w:pPr>
              <w:pStyle w:val="TableCell"/>
            </w:pPr>
            <w:r>
              <w:t>.NET</w:t>
            </w:r>
          </w:p>
        </w:tc>
        <w:tc>
          <w:tcPr>
            <w:tcW w:w="5654" w:type="dxa"/>
            <w:tcBorders>
              <w:top w:val="single" w:sz="4" w:space="0" w:color="auto"/>
              <w:left w:val="single" w:sz="6" w:space="0" w:color="auto"/>
              <w:bottom w:val="single" w:sz="4" w:space="0" w:color="auto"/>
              <w:right w:val="single" w:sz="6" w:space="0" w:color="auto"/>
            </w:tcBorders>
          </w:tcPr>
          <w:p w:rsidR="00FB33AE" w:rsidRDefault="001710A4" w:rsidP="00515A06">
            <w:pPr>
              <w:pStyle w:val="TableCellCourierNew"/>
            </w:pPr>
            <w:r>
              <w:t>AcquisitionStatusResult.</w:t>
            </w:r>
            <w:r w:rsidR="00FB33AE">
              <w:t>False</w:t>
            </w:r>
          </w:p>
        </w:tc>
      </w:tr>
      <w:tr w:rsidR="00FB33AE" w:rsidTr="00447877">
        <w:trPr>
          <w:cantSplit/>
          <w:trHeight w:val="338"/>
        </w:trPr>
        <w:tc>
          <w:tcPr>
            <w:tcW w:w="1276" w:type="dxa"/>
            <w:vMerge/>
            <w:tcBorders>
              <w:left w:val="single" w:sz="6" w:space="0" w:color="auto"/>
              <w:right w:val="single" w:sz="6" w:space="0" w:color="auto"/>
            </w:tcBorders>
          </w:tcPr>
          <w:p w:rsidR="00FB33AE" w:rsidRDefault="00FB33AE" w:rsidP="00515A06">
            <w:pPr>
              <w:pStyle w:val="TableCell"/>
            </w:pPr>
          </w:p>
        </w:tc>
        <w:tc>
          <w:tcPr>
            <w:tcW w:w="450" w:type="dxa"/>
            <w:vMerge/>
            <w:tcBorders>
              <w:left w:val="single" w:sz="6" w:space="0" w:color="auto"/>
              <w:right w:val="single" w:sz="6" w:space="0" w:color="auto"/>
            </w:tcBorders>
          </w:tcPr>
          <w:p w:rsidR="00FB33AE" w:rsidRDefault="00FB33AE" w:rsidP="00515A06">
            <w:pPr>
              <w:pStyle w:val="TableCell"/>
            </w:pPr>
          </w:p>
        </w:tc>
        <w:tc>
          <w:tcPr>
            <w:tcW w:w="1260" w:type="dxa"/>
            <w:tcBorders>
              <w:top w:val="single" w:sz="4" w:space="0" w:color="auto"/>
              <w:left w:val="single" w:sz="6" w:space="0" w:color="auto"/>
              <w:bottom w:val="single" w:sz="4" w:space="0" w:color="auto"/>
              <w:right w:val="single" w:sz="6" w:space="0" w:color="auto"/>
            </w:tcBorders>
          </w:tcPr>
          <w:p w:rsidR="00FB33AE" w:rsidRDefault="00FB33AE" w:rsidP="00515A06">
            <w:pPr>
              <w:pStyle w:val="TableCell"/>
            </w:pPr>
            <w:r>
              <w:t>C</w:t>
            </w:r>
          </w:p>
        </w:tc>
        <w:tc>
          <w:tcPr>
            <w:tcW w:w="5654" w:type="dxa"/>
            <w:tcBorders>
              <w:top w:val="single" w:sz="4" w:space="0" w:color="auto"/>
              <w:left w:val="single" w:sz="6" w:space="0" w:color="auto"/>
              <w:bottom w:val="single" w:sz="4" w:space="0" w:color="auto"/>
              <w:right w:val="single" w:sz="6" w:space="0" w:color="auto"/>
            </w:tcBorders>
          </w:tcPr>
          <w:p w:rsidR="00FB33AE" w:rsidRDefault="00FB33AE" w:rsidP="00515A06">
            <w:pPr>
              <w:pStyle w:val="TableCellCourierNew"/>
            </w:pPr>
            <w:r>
              <w:t>IVIDIGITIZER_VAL_ACQUISITION_STATUS_RESULT_FALSE</w:t>
            </w:r>
          </w:p>
        </w:tc>
      </w:tr>
      <w:tr w:rsidR="00FB33AE" w:rsidTr="00FF452E">
        <w:trPr>
          <w:cantSplit/>
          <w:trHeight w:val="337"/>
        </w:trPr>
        <w:tc>
          <w:tcPr>
            <w:tcW w:w="1276" w:type="dxa"/>
            <w:vMerge/>
            <w:tcBorders>
              <w:left w:val="single" w:sz="6" w:space="0" w:color="auto"/>
              <w:bottom w:val="single" w:sz="6" w:space="0" w:color="auto"/>
              <w:right w:val="single" w:sz="6" w:space="0" w:color="auto"/>
            </w:tcBorders>
          </w:tcPr>
          <w:p w:rsidR="00FB33AE" w:rsidRDefault="00FB33AE" w:rsidP="00515A06">
            <w:pPr>
              <w:pStyle w:val="TableCell"/>
            </w:pPr>
          </w:p>
        </w:tc>
        <w:tc>
          <w:tcPr>
            <w:tcW w:w="450" w:type="dxa"/>
            <w:vMerge/>
            <w:tcBorders>
              <w:left w:val="single" w:sz="6" w:space="0" w:color="auto"/>
              <w:bottom w:val="single" w:sz="6" w:space="0" w:color="auto"/>
              <w:right w:val="single" w:sz="6" w:space="0" w:color="auto"/>
            </w:tcBorders>
          </w:tcPr>
          <w:p w:rsidR="00FB33AE" w:rsidRDefault="00FB33AE" w:rsidP="00515A06">
            <w:pPr>
              <w:pStyle w:val="TableCell"/>
            </w:pPr>
          </w:p>
        </w:tc>
        <w:tc>
          <w:tcPr>
            <w:tcW w:w="1260" w:type="dxa"/>
            <w:tcBorders>
              <w:top w:val="single" w:sz="4" w:space="0" w:color="auto"/>
              <w:left w:val="single" w:sz="6" w:space="0" w:color="auto"/>
              <w:bottom w:val="single" w:sz="6" w:space="0" w:color="auto"/>
              <w:right w:val="single" w:sz="6" w:space="0" w:color="auto"/>
            </w:tcBorders>
          </w:tcPr>
          <w:p w:rsidR="00FB33AE" w:rsidRDefault="00FB33AE" w:rsidP="00515A06">
            <w:pPr>
              <w:pStyle w:val="TableCell"/>
            </w:pPr>
            <w:r>
              <w:t>COM</w:t>
            </w:r>
          </w:p>
        </w:tc>
        <w:tc>
          <w:tcPr>
            <w:tcW w:w="5654" w:type="dxa"/>
            <w:tcBorders>
              <w:top w:val="single" w:sz="4" w:space="0" w:color="auto"/>
              <w:left w:val="single" w:sz="6" w:space="0" w:color="auto"/>
              <w:bottom w:val="single" w:sz="6" w:space="0" w:color="auto"/>
              <w:right w:val="single" w:sz="6" w:space="0" w:color="auto"/>
            </w:tcBorders>
          </w:tcPr>
          <w:p w:rsidR="00FB33AE" w:rsidRDefault="00FB33AE" w:rsidP="00515A06">
            <w:pPr>
              <w:pStyle w:val="TableCell"/>
              <w:rPr>
                <w:rFonts w:ascii="Courier New" w:hAnsi="Courier New" w:cs="Courier New"/>
                <w:sz w:val="18"/>
                <w:szCs w:val="18"/>
              </w:rPr>
            </w:pPr>
            <w:r>
              <w:rPr>
                <w:rFonts w:ascii="Courier New" w:hAnsi="Courier New" w:cs="Courier New"/>
                <w:sz w:val="18"/>
                <w:szCs w:val="18"/>
              </w:rPr>
              <w:t>IviDigitizerAcquisitionStatusResultFalse</w:t>
            </w:r>
          </w:p>
        </w:tc>
      </w:tr>
      <w:tr w:rsidR="004B1474" w:rsidTr="00FF452E">
        <w:trPr>
          <w:cantSplit/>
          <w:trHeight w:val="633"/>
        </w:trPr>
        <w:tc>
          <w:tcPr>
            <w:tcW w:w="1276" w:type="dxa"/>
            <w:vMerge w:val="restart"/>
            <w:tcBorders>
              <w:top w:val="single" w:sz="6" w:space="0" w:color="auto"/>
              <w:left w:val="single" w:sz="6" w:space="0" w:color="auto"/>
              <w:right w:val="single" w:sz="6" w:space="0" w:color="auto"/>
            </w:tcBorders>
          </w:tcPr>
          <w:p w:rsidR="004B1474" w:rsidRDefault="004B1474" w:rsidP="00515A06">
            <w:pPr>
              <w:pStyle w:val="TableCell"/>
            </w:pPr>
            <w:r>
              <w:t>Unknown</w:t>
            </w:r>
          </w:p>
        </w:tc>
        <w:tc>
          <w:tcPr>
            <w:tcW w:w="7364" w:type="dxa"/>
            <w:gridSpan w:val="3"/>
            <w:tcBorders>
              <w:top w:val="single" w:sz="6" w:space="0" w:color="auto"/>
              <w:left w:val="single" w:sz="6" w:space="0" w:color="auto"/>
              <w:bottom w:val="single" w:sz="4" w:space="0" w:color="auto"/>
              <w:right w:val="single" w:sz="6" w:space="0" w:color="auto"/>
            </w:tcBorders>
          </w:tcPr>
          <w:p w:rsidR="004B1474" w:rsidRDefault="004B1474" w:rsidP="00515A06">
            <w:pPr>
              <w:pStyle w:val="TableCell"/>
            </w:pPr>
            <w:r>
              <w:t>The driver cannot query the instrument to determine if the digitizer is in the Measuring state.</w:t>
            </w:r>
          </w:p>
        </w:tc>
      </w:tr>
      <w:tr w:rsidR="00FB33AE" w:rsidTr="00FF452E">
        <w:trPr>
          <w:cantSplit/>
          <w:trHeight w:val="338"/>
        </w:trPr>
        <w:tc>
          <w:tcPr>
            <w:tcW w:w="1276" w:type="dxa"/>
            <w:vMerge/>
            <w:tcBorders>
              <w:left w:val="single" w:sz="6" w:space="0" w:color="auto"/>
              <w:right w:val="single" w:sz="6" w:space="0" w:color="auto"/>
            </w:tcBorders>
          </w:tcPr>
          <w:p w:rsidR="00FB33AE" w:rsidRDefault="00FB33AE" w:rsidP="00515A06">
            <w:pPr>
              <w:pStyle w:val="TableCell"/>
            </w:pPr>
          </w:p>
        </w:tc>
        <w:tc>
          <w:tcPr>
            <w:tcW w:w="450" w:type="dxa"/>
            <w:vMerge w:val="restart"/>
            <w:tcBorders>
              <w:top w:val="single" w:sz="4" w:space="0" w:color="auto"/>
              <w:left w:val="single" w:sz="6" w:space="0" w:color="auto"/>
              <w:right w:val="single" w:sz="6" w:space="0" w:color="auto"/>
            </w:tcBorders>
          </w:tcPr>
          <w:p w:rsidR="00FB33AE" w:rsidRDefault="00FB33AE" w:rsidP="00515A06">
            <w:pPr>
              <w:pStyle w:val="TableCell"/>
            </w:pPr>
          </w:p>
        </w:tc>
        <w:tc>
          <w:tcPr>
            <w:tcW w:w="1260" w:type="dxa"/>
            <w:tcBorders>
              <w:top w:val="single" w:sz="4" w:space="0" w:color="auto"/>
              <w:left w:val="single" w:sz="6" w:space="0" w:color="auto"/>
              <w:bottom w:val="single" w:sz="4" w:space="0" w:color="auto"/>
              <w:right w:val="single" w:sz="6" w:space="0" w:color="auto"/>
            </w:tcBorders>
          </w:tcPr>
          <w:p w:rsidR="00FB33AE" w:rsidRDefault="00FB33AE" w:rsidP="00515A06">
            <w:pPr>
              <w:pStyle w:val="TableCell"/>
            </w:pPr>
            <w:r>
              <w:t>.NET</w:t>
            </w:r>
          </w:p>
        </w:tc>
        <w:tc>
          <w:tcPr>
            <w:tcW w:w="5654" w:type="dxa"/>
            <w:tcBorders>
              <w:top w:val="single" w:sz="4" w:space="0" w:color="auto"/>
              <w:left w:val="single" w:sz="6" w:space="0" w:color="auto"/>
              <w:bottom w:val="single" w:sz="4" w:space="0" w:color="auto"/>
              <w:right w:val="single" w:sz="6" w:space="0" w:color="auto"/>
            </w:tcBorders>
          </w:tcPr>
          <w:p w:rsidR="00FB33AE" w:rsidRDefault="001710A4" w:rsidP="00515A06">
            <w:pPr>
              <w:pStyle w:val="TableCellCourierNew"/>
            </w:pPr>
            <w:r>
              <w:t>AcquisitionStatusResult.</w:t>
            </w:r>
            <w:r w:rsidR="00FB33AE">
              <w:t>Unknown</w:t>
            </w:r>
          </w:p>
        </w:tc>
      </w:tr>
      <w:tr w:rsidR="00FB33AE" w:rsidTr="00447877">
        <w:trPr>
          <w:cantSplit/>
          <w:trHeight w:val="338"/>
        </w:trPr>
        <w:tc>
          <w:tcPr>
            <w:tcW w:w="1276" w:type="dxa"/>
            <w:vMerge/>
            <w:tcBorders>
              <w:left w:val="single" w:sz="6" w:space="0" w:color="auto"/>
              <w:right w:val="single" w:sz="6" w:space="0" w:color="auto"/>
            </w:tcBorders>
          </w:tcPr>
          <w:p w:rsidR="00FB33AE" w:rsidRDefault="00FB33AE" w:rsidP="00515A06">
            <w:pPr>
              <w:pStyle w:val="TableCell"/>
            </w:pPr>
          </w:p>
        </w:tc>
        <w:tc>
          <w:tcPr>
            <w:tcW w:w="450" w:type="dxa"/>
            <w:vMerge/>
            <w:tcBorders>
              <w:left w:val="single" w:sz="6" w:space="0" w:color="auto"/>
              <w:right w:val="single" w:sz="6" w:space="0" w:color="auto"/>
            </w:tcBorders>
          </w:tcPr>
          <w:p w:rsidR="00FB33AE" w:rsidRDefault="00FB33AE" w:rsidP="00515A06">
            <w:pPr>
              <w:pStyle w:val="TableCell"/>
            </w:pPr>
          </w:p>
        </w:tc>
        <w:tc>
          <w:tcPr>
            <w:tcW w:w="1260" w:type="dxa"/>
            <w:tcBorders>
              <w:top w:val="single" w:sz="4" w:space="0" w:color="auto"/>
              <w:left w:val="single" w:sz="6" w:space="0" w:color="auto"/>
              <w:bottom w:val="single" w:sz="4" w:space="0" w:color="auto"/>
              <w:right w:val="single" w:sz="6" w:space="0" w:color="auto"/>
            </w:tcBorders>
          </w:tcPr>
          <w:p w:rsidR="00FB33AE" w:rsidRDefault="00FB33AE" w:rsidP="00515A06">
            <w:pPr>
              <w:pStyle w:val="TableCell"/>
            </w:pPr>
            <w:r>
              <w:t>C</w:t>
            </w:r>
          </w:p>
        </w:tc>
        <w:tc>
          <w:tcPr>
            <w:tcW w:w="5654" w:type="dxa"/>
            <w:tcBorders>
              <w:top w:val="single" w:sz="4" w:space="0" w:color="auto"/>
              <w:left w:val="single" w:sz="6" w:space="0" w:color="auto"/>
              <w:bottom w:val="single" w:sz="4" w:space="0" w:color="auto"/>
              <w:right w:val="single" w:sz="6" w:space="0" w:color="auto"/>
            </w:tcBorders>
          </w:tcPr>
          <w:p w:rsidR="00FB33AE" w:rsidRDefault="00FB33AE" w:rsidP="00515A06">
            <w:pPr>
              <w:pStyle w:val="TableCellCourierNew"/>
            </w:pPr>
            <w:r>
              <w:t>IVIDIGITIZER_VAL_ACQUISITION_STATUS_RESULT_UNKNOWN</w:t>
            </w:r>
          </w:p>
        </w:tc>
      </w:tr>
      <w:tr w:rsidR="00FB33AE" w:rsidTr="00FF452E">
        <w:trPr>
          <w:cantSplit/>
          <w:trHeight w:val="188"/>
        </w:trPr>
        <w:tc>
          <w:tcPr>
            <w:tcW w:w="1276" w:type="dxa"/>
            <w:vMerge/>
            <w:tcBorders>
              <w:left w:val="single" w:sz="6" w:space="0" w:color="auto"/>
              <w:bottom w:val="single" w:sz="6" w:space="0" w:color="auto"/>
              <w:right w:val="single" w:sz="6" w:space="0" w:color="auto"/>
            </w:tcBorders>
          </w:tcPr>
          <w:p w:rsidR="00FB33AE" w:rsidRDefault="00FB33AE" w:rsidP="00515A06">
            <w:pPr>
              <w:pStyle w:val="TableCell"/>
            </w:pPr>
          </w:p>
        </w:tc>
        <w:tc>
          <w:tcPr>
            <w:tcW w:w="450" w:type="dxa"/>
            <w:vMerge/>
            <w:tcBorders>
              <w:left w:val="single" w:sz="6" w:space="0" w:color="auto"/>
              <w:bottom w:val="single" w:sz="6" w:space="0" w:color="auto"/>
              <w:right w:val="single" w:sz="6" w:space="0" w:color="auto"/>
            </w:tcBorders>
          </w:tcPr>
          <w:p w:rsidR="00FB33AE" w:rsidRDefault="00FB33AE" w:rsidP="00515A06">
            <w:pPr>
              <w:pStyle w:val="TableCell"/>
            </w:pPr>
          </w:p>
        </w:tc>
        <w:tc>
          <w:tcPr>
            <w:tcW w:w="1260" w:type="dxa"/>
            <w:tcBorders>
              <w:top w:val="single" w:sz="4" w:space="0" w:color="auto"/>
              <w:left w:val="single" w:sz="6" w:space="0" w:color="auto"/>
              <w:bottom w:val="single" w:sz="6" w:space="0" w:color="auto"/>
              <w:right w:val="single" w:sz="6" w:space="0" w:color="auto"/>
            </w:tcBorders>
          </w:tcPr>
          <w:p w:rsidR="00FB33AE" w:rsidRDefault="00FB33AE" w:rsidP="00515A06">
            <w:pPr>
              <w:pStyle w:val="TableCell"/>
            </w:pPr>
            <w:r>
              <w:t>COM</w:t>
            </w:r>
          </w:p>
        </w:tc>
        <w:tc>
          <w:tcPr>
            <w:tcW w:w="5654" w:type="dxa"/>
            <w:tcBorders>
              <w:top w:val="single" w:sz="4" w:space="0" w:color="auto"/>
              <w:left w:val="single" w:sz="6" w:space="0" w:color="auto"/>
              <w:bottom w:val="single" w:sz="6" w:space="0" w:color="auto"/>
              <w:right w:val="single" w:sz="6" w:space="0" w:color="auto"/>
            </w:tcBorders>
          </w:tcPr>
          <w:p w:rsidR="00FB33AE" w:rsidRDefault="00FB33AE" w:rsidP="00515A06">
            <w:pPr>
              <w:pStyle w:val="TableCell"/>
              <w:rPr>
                <w:rFonts w:ascii="Courier New" w:hAnsi="Courier New" w:cs="Courier New"/>
                <w:sz w:val="18"/>
                <w:szCs w:val="18"/>
              </w:rPr>
            </w:pPr>
            <w:r>
              <w:rPr>
                <w:rFonts w:ascii="Courier New" w:hAnsi="Courier New" w:cs="Courier New"/>
                <w:sz w:val="18"/>
                <w:szCs w:val="18"/>
              </w:rPr>
              <w:t>IviDigitizerAcquisitionStatusResultUnknown</w:t>
            </w:r>
          </w:p>
        </w:tc>
      </w:tr>
    </w:tbl>
    <w:p w:rsidR="006B297D" w:rsidRPr="00F7116C" w:rsidRDefault="006B297D" w:rsidP="006B297D">
      <w:pPr>
        <w:pStyle w:val="AttrFuncSubheading"/>
        <w:rPr>
          <w:color w:val="auto"/>
        </w:rPr>
      </w:pPr>
      <w:r w:rsidRPr="00F7116C">
        <w:rPr>
          <w:color w:val="auto"/>
        </w:rPr>
        <w:lastRenderedPageBreak/>
        <w:t>.NET Exceptions</w:t>
      </w:r>
    </w:p>
    <w:p w:rsidR="006B297D" w:rsidRDefault="006B297D" w:rsidP="006B297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515A06" w:rsidRDefault="00515A06" w:rsidP="00515A06"/>
    <w:p w:rsidR="00515A06" w:rsidRPr="00515A06" w:rsidRDefault="00515A06" w:rsidP="00FF452E">
      <w:pPr>
        <w:pStyle w:val="Heading3"/>
        <w:pageBreakBefore/>
      </w:pPr>
      <w:bookmarkStart w:id="192" w:name="_Toc304583603"/>
      <w:bookmarkStart w:id="193" w:name="_Toc306374454"/>
      <w:r>
        <w:lastRenderedPageBreak/>
        <w:t>Is Waiting For Arm</w:t>
      </w:r>
      <w:bookmarkEnd w:id="192"/>
      <w:bookmarkEnd w:id="193"/>
    </w:p>
    <w:p w:rsidR="00515A06" w:rsidRDefault="00515A06" w:rsidP="00515A06"/>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515A06" w:rsidTr="00515A06">
        <w:trPr>
          <w:cantSplit/>
          <w:tblHeader/>
        </w:trPr>
        <w:tc>
          <w:tcPr>
            <w:tcW w:w="1170" w:type="dxa"/>
            <w:tcBorders>
              <w:top w:val="single" w:sz="4" w:space="0" w:color="auto"/>
              <w:left w:val="single" w:sz="4" w:space="0" w:color="auto"/>
              <w:bottom w:val="double" w:sz="6" w:space="0" w:color="auto"/>
            </w:tcBorders>
          </w:tcPr>
          <w:p w:rsidR="00515A06" w:rsidRDefault="00515A06" w:rsidP="00515A06">
            <w:pPr>
              <w:pStyle w:val="TableHead"/>
            </w:pPr>
            <w:r>
              <w:t>Data Type</w:t>
            </w:r>
          </w:p>
        </w:tc>
        <w:tc>
          <w:tcPr>
            <w:tcW w:w="810" w:type="dxa"/>
            <w:tcBorders>
              <w:top w:val="single" w:sz="4" w:space="0" w:color="auto"/>
              <w:bottom w:val="double" w:sz="6" w:space="0" w:color="auto"/>
            </w:tcBorders>
          </w:tcPr>
          <w:p w:rsidR="00515A06" w:rsidRDefault="00515A06" w:rsidP="00515A06">
            <w:pPr>
              <w:pStyle w:val="TableHead"/>
            </w:pPr>
            <w:r>
              <w:t>Access</w:t>
            </w:r>
          </w:p>
        </w:tc>
        <w:tc>
          <w:tcPr>
            <w:tcW w:w="1530" w:type="dxa"/>
            <w:tcBorders>
              <w:top w:val="single" w:sz="4" w:space="0" w:color="auto"/>
              <w:bottom w:val="double" w:sz="6" w:space="0" w:color="auto"/>
            </w:tcBorders>
          </w:tcPr>
          <w:p w:rsidR="00515A06" w:rsidRDefault="00515A06" w:rsidP="00515A06">
            <w:pPr>
              <w:pStyle w:val="TableHead"/>
            </w:pPr>
            <w:r>
              <w:t>Applies To</w:t>
            </w:r>
          </w:p>
        </w:tc>
        <w:tc>
          <w:tcPr>
            <w:tcW w:w="1080" w:type="dxa"/>
            <w:tcBorders>
              <w:top w:val="single" w:sz="4" w:space="0" w:color="auto"/>
              <w:bottom w:val="double" w:sz="6" w:space="0" w:color="auto"/>
            </w:tcBorders>
          </w:tcPr>
          <w:p w:rsidR="00515A06" w:rsidRDefault="00515A06" w:rsidP="00515A06">
            <w:pPr>
              <w:pStyle w:val="TableHead"/>
            </w:pPr>
            <w:r>
              <w:t>Coercion</w:t>
            </w:r>
          </w:p>
        </w:tc>
        <w:tc>
          <w:tcPr>
            <w:tcW w:w="4770" w:type="dxa"/>
            <w:tcBorders>
              <w:top w:val="single" w:sz="4" w:space="0" w:color="auto"/>
              <w:bottom w:val="double" w:sz="6" w:space="0" w:color="auto"/>
              <w:right w:val="single" w:sz="6" w:space="0" w:color="auto"/>
            </w:tcBorders>
          </w:tcPr>
          <w:p w:rsidR="00515A06" w:rsidRDefault="00515A06" w:rsidP="00515A06">
            <w:pPr>
              <w:pStyle w:val="TableHead"/>
            </w:pPr>
            <w:r>
              <w:t>High Level Functions</w:t>
            </w:r>
          </w:p>
        </w:tc>
      </w:tr>
      <w:tr w:rsidR="00515A06" w:rsidTr="00515A06">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515A06" w:rsidRDefault="00515A06" w:rsidP="00515A06">
            <w:pPr>
              <w:pStyle w:val="TableCellCourierNew"/>
            </w:pPr>
            <w:r>
              <w:t>ViInt32</w:t>
            </w:r>
          </w:p>
        </w:tc>
        <w:tc>
          <w:tcPr>
            <w:tcW w:w="810" w:type="dxa"/>
            <w:tcBorders>
              <w:top w:val="double" w:sz="6" w:space="0" w:color="auto"/>
            </w:tcBorders>
          </w:tcPr>
          <w:p w:rsidR="00515A06" w:rsidRDefault="00515A06" w:rsidP="00515A06">
            <w:pPr>
              <w:pStyle w:val="TableCell"/>
            </w:pPr>
            <w:r>
              <w:t>RO</w:t>
            </w:r>
          </w:p>
        </w:tc>
        <w:tc>
          <w:tcPr>
            <w:tcW w:w="1530" w:type="dxa"/>
            <w:tcBorders>
              <w:top w:val="double" w:sz="6" w:space="0" w:color="auto"/>
            </w:tcBorders>
          </w:tcPr>
          <w:p w:rsidR="00515A06" w:rsidRDefault="00515A06" w:rsidP="00515A06">
            <w:pPr>
              <w:pStyle w:val="TableCell"/>
            </w:pPr>
            <w:r>
              <w:t>N/A</w:t>
            </w:r>
          </w:p>
        </w:tc>
        <w:tc>
          <w:tcPr>
            <w:tcW w:w="1080" w:type="dxa"/>
            <w:tcBorders>
              <w:top w:val="double" w:sz="6" w:space="0" w:color="auto"/>
            </w:tcBorders>
          </w:tcPr>
          <w:p w:rsidR="00515A06" w:rsidRDefault="00515A06" w:rsidP="00515A06">
            <w:pPr>
              <w:pStyle w:val="TableCell"/>
            </w:pPr>
            <w:r>
              <w:t>None</w:t>
            </w:r>
          </w:p>
        </w:tc>
        <w:tc>
          <w:tcPr>
            <w:tcW w:w="4770" w:type="dxa"/>
            <w:tcBorders>
              <w:top w:val="double" w:sz="6" w:space="0" w:color="auto"/>
            </w:tcBorders>
          </w:tcPr>
          <w:p w:rsidR="00515A06" w:rsidRDefault="00421309" w:rsidP="00515A06">
            <w:pPr>
              <w:pStyle w:val="TableCell"/>
            </w:pPr>
            <w:r>
              <w:t>Is Waiting For Arm (IVI-C only)</w:t>
            </w:r>
          </w:p>
        </w:tc>
      </w:tr>
    </w:tbl>
    <w:p w:rsidR="006B297D" w:rsidRDefault="006B297D" w:rsidP="006B297D">
      <w:pPr>
        <w:pStyle w:val="FunctionHead"/>
      </w:pPr>
      <w:r>
        <w:t>.NET Property Name</w:t>
      </w:r>
    </w:p>
    <w:p w:rsidR="006B297D" w:rsidRDefault="006B297D" w:rsidP="006B297D">
      <w:pPr>
        <w:pStyle w:val="Body1"/>
        <w:rPr>
          <w:rStyle w:val="monospace"/>
        </w:rPr>
      </w:pPr>
      <w:r>
        <w:rPr>
          <w:rStyle w:val="monospace"/>
        </w:rPr>
        <w:t>Acquisition.Status.IsWaitingForArm</w:t>
      </w:r>
    </w:p>
    <w:p w:rsidR="006B297D" w:rsidRDefault="006B297D" w:rsidP="006B297D">
      <w:pPr>
        <w:pStyle w:val="FunctionHead"/>
      </w:pPr>
      <w:r>
        <w:t>.NET Enumeration Name</w:t>
      </w:r>
    </w:p>
    <w:p w:rsidR="006B297D" w:rsidRDefault="006B297D" w:rsidP="006B297D">
      <w:pPr>
        <w:pStyle w:val="Code1"/>
      </w:pPr>
      <w:r>
        <w:t>AcquisitionStatusResult</w:t>
      </w:r>
    </w:p>
    <w:p w:rsidR="00515A06" w:rsidRDefault="00515A06" w:rsidP="00515A06">
      <w:pPr>
        <w:pStyle w:val="FunctionHead"/>
      </w:pPr>
      <w:r>
        <w:t>COM Property Name</w:t>
      </w:r>
    </w:p>
    <w:p w:rsidR="00515A06" w:rsidRDefault="00515A06" w:rsidP="00515A06">
      <w:pPr>
        <w:pStyle w:val="Body1"/>
        <w:rPr>
          <w:rStyle w:val="monospace"/>
        </w:rPr>
      </w:pPr>
      <w:r>
        <w:rPr>
          <w:rStyle w:val="monospace"/>
        </w:rPr>
        <w:t>Acquisition.Status.IsWaitingForArm</w:t>
      </w:r>
    </w:p>
    <w:p w:rsidR="00515A06" w:rsidRDefault="00515A06" w:rsidP="00515A06">
      <w:pPr>
        <w:pStyle w:val="FunctionHead"/>
      </w:pPr>
      <w:r>
        <w:t>COM Enumeration Name</w:t>
      </w:r>
    </w:p>
    <w:p w:rsidR="00515A06" w:rsidRDefault="00515A06" w:rsidP="00515A06">
      <w:pPr>
        <w:pStyle w:val="Code1"/>
      </w:pPr>
      <w:r>
        <w:t>IviDigitizerAcquisitionStatusResultEnum</w:t>
      </w:r>
    </w:p>
    <w:p w:rsidR="00515A06" w:rsidRDefault="00515A06" w:rsidP="00515A06">
      <w:pPr>
        <w:pStyle w:val="FunctionHead"/>
      </w:pPr>
      <w:r>
        <w:t>C Constant Name</w:t>
      </w:r>
    </w:p>
    <w:p w:rsidR="00515A06" w:rsidRDefault="00515A06" w:rsidP="00515A06">
      <w:pPr>
        <w:pStyle w:val="Body1"/>
      </w:pPr>
      <w:r>
        <w:rPr>
          <w:rFonts w:ascii="Courier New" w:hAnsi="Courier New" w:cs="Courier New"/>
          <w:sz w:val="18"/>
          <w:szCs w:val="18"/>
        </w:rPr>
        <w:t>IVIDIGITIZER_ATTR_IS_WAITING_FOR_ARM</w:t>
      </w:r>
    </w:p>
    <w:p w:rsidR="00515A06" w:rsidRDefault="00515A06" w:rsidP="00515A06">
      <w:pPr>
        <w:pStyle w:val="FunctionHead"/>
      </w:pPr>
      <w:r>
        <w:t>Description</w:t>
      </w:r>
    </w:p>
    <w:p w:rsidR="00515A06" w:rsidRDefault="00515A06" w:rsidP="00515A06">
      <w:pPr>
        <w:pStyle w:val="Body1"/>
      </w:pPr>
      <w:r>
        <w:t>Returns whether the device is currently in the Waiting For Arm state</w:t>
      </w:r>
      <w:r w:rsidR="0080634C">
        <w:t xml:space="preserve">. </w:t>
      </w:r>
      <w:r>
        <w:t>If the driver cannot query the digitizer to return its state, the driver returns the value Unknown.</w:t>
      </w:r>
    </w:p>
    <w:p w:rsidR="00515A06" w:rsidRDefault="00515A06" w:rsidP="00515A06">
      <w:pPr>
        <w:pStyle w:val="FunctionHead"/>
      </w:pPr>
      <w:r>
        <w:t>Defined Values</w:t>
      </w:r>
    </w:p>
    <w:tbl>
      <w:tblPr>
        <w:tblW w:w="0" w:type="auto"/>
        <w:tblInd w:w="722" w:type="dxa"/>
        <w:tblLayout w:type="fixed"/>
        <w:tblLook w:val="0000"/>
      </w:tblPr>
      <w:tblGrid>
        <w:gridCol w:w="1186"/>
        <w:gridCol w:w="450"/>
        <w:gridCol w:w="1350"/>
        <w:gridCol w:w="974"/>
        <w:gridCol w:w="1260"/>
        <w:gridCol w:w="3420"/>
      </w:tblGrid>
      <w:tr w:rsidR="00515A06" w:rsidTr="008E6A74">
        <w:trPr>
          <w:cantSplit/>
          <w:trHeight w:val="158"/>
        </w:trPr>
        <w:tc>
          <w:tcPr>
            <w:tcW w:w="1186" w:type="dxa"/>
            <w:vMerge w:val="restart"/>
            <w:tcBorders>
              <w:top w:val="single" w:sz="4" w:space="0" w:color="auto"/>
              <w:left w:val="single" w:sz="6" w:space="0" w:color="auto"/>
              <w:right w:val="single" w:sz="6" w:space="0" w:color="auto"/>
            </w:tcBorders>
            <w:shd w:val="clear" w:color="auto" w:fill="C0C0C0"/>
          </w:tcPr>
          <w:p w:rsidR="00515A06" w:rsidRDefault="00515A06" w:rsidP="00515A06">
            <w:pPr>
              <w:pStyle w:val="TableHead"/>
              <w:jc w:val="left"/>
              <w:rPr>
                <w:i/>
                <w:iCs/>
              </w:rPr>
            </w:pPr>
            <w:r>
              <w:rPr>
                <w:i/>
                <w:iCs/>
              </w:rPr>
              <w:t>Name</w:t>
            </w:r>
          </w:p>
        </w:tc>
        <w:tc>
          <w:tcPr>
            <w:tcW w:w="7454" w:type="dxa"/>
            <w:gridSpan w:val="5"/>
            <w:tcBorders>
              <w:top w:val="single" w:sz="4" w:space="0" w:color="auto"/>
              <w:left w:val="single" w:sz="6" w:space="0" w:color="auto"/>
              <w:bottom w:val="single" w:sz="4" w:space="0" w:color="auto"/>
              <w:right w:val="single" w:sz="6" w:space="0" w:color="auto"/>
            </w:tcBorders>
            <w:shd w:val="clear" w:color="auto" w:fill="C0C0C0"/>
          </w:tcPr>
          <w:p w:rsidR="00515A06" w:rsidRDefault="00515A06" w:rsidP="00515A06">
            <w:pPr>
              <w:pStyle w:val="TableHead"/>
              <w:jc w:val="left"/>
              <w:rPr>
                <w:i/>
                <w:iCs/>
              </w:rPr>
            </w:pPr>
            <w:r>
              <w:rPr>
                <w:i/>
                <w:iCs/>
              </w:rPr>
              <w:t>Description</w:t>
            </w:r>
          </w:p>
        </w:tc>
      </w:tr>
      <w:tr w:rsidR="00515A06" w:rsidTr="008E6A74">
        <w:trPr>
          <w:cantSplit/>
          <w:trHeight w:val="157"/>
        </w:trPr>
        <w:tc>
          <w:tcPr>
            <w:tcW w:w="1186" w:type="dxa"/>
            <w:vMerge/>
            <w:tcBorders>
              <w:left w:val="single" w:sz="6" w:space="0" w:color="auto"/>
              <w:bottom w:val="double" w:sz="6" w:space="0" w:color="auto"/>
              <w:right w:val="single" w:sz="6" w:space="0" w:color="auto"/>
            </w:tcBorders>
            <w:shd w:val="clear" w:color="auto" w:fill="C0C0C0"/>
          </w:tcPr>
          <w:p w:rsidR="00515A06" w:rsidRDefault="00515A06" w:rsidP="00515A06">
            <w:pPr>
              <w:pStyle w:val="TableHead"/>
              <w:jc w:val="left"/>
              <w:rPr>
                <w:i/>
                <w:iCs/>
              </w:rPr>
            </w:pPr>
          </w:p>
        </w:tc>
        <w:tc>
          <w:tcPr>
            <w:tcW w:w="2774" w:type="dxa"/>
            <w:gridSpan w:val="3"/>
            <w:tcBorders>
              <w:top w:val="single" w:sz="4" w:space="0" w:color="auto"/>
              <w:left w:val="single" w:sz="6" w:space="0" w:color="auto"/>
              <w:bottom w:val="double" w:sz="6" w:space="0" w:color="auto"/>
              <w:right w:val="single" w:sz="6" w:space="0" w:color="auto"/>
            </w:tcBorders>
            <w:shd w:val="clear" w:color="auto" w:fill="C0C0C0"/>
          </w:tcPr>
          <w:p w:rsidR="00515A06" w:rsidRDefault="00515A06" w:rsidP="00515A06">
            <w:pPr>
              <w:pStyle w:val="TableHead"/>
              <w:jc w:val="left"/>
              <w:rPr>
                <w:i/>
                <w:iCs/>
              </w:rPr>
            </w:pPr>
          </w:p>
        </w:tc>
        <w:tc>
          <w:tcPr>
            <w:tcW w:w="1260" w:type="dxa"/>
            <w:tcBorders>
              <w:top w:val="single" w:sz="4" w:space="0" w:color="auto"/>
              <w:left w:val="single" w:sz="6" w:space="0" w:color="auto"/>
              <w:bottom w:val="double" w:sz="6" w:space="0" w:color="auto"/>
              <w:right w:val="single" w:sz="6" w:space="0" w:color="auto"/>
            </w:tcBorders>
            <w:shd w:val="clear" w:color="auto" w:fill="C0C0C0"/>
          </w:tcPr>
          <w:p w:rsidR="00515A06" w:rsidRDefault="00515A06" w:rsidP="00515A06">
            <w:pPr>
              <w:pStyle w:val="TableHead"/>
              <w:jc w:val="left"/>
              <w:rPr>
                <w:i/>
                <w:iCs/>
              </w:rPr>
            </w:pPr>
            <w:r>
              <w:rPr>
                <w:i/>
                <w:iCs/>
              </w:rPr>
              <w:t>Language</w:t>
            </w:r>
          </w:p>
        </w:tc>
        <w:tc>
          <w:tcPr>
            <w:tcW w:w="3420" w:type="dxa"/>
            <w:tcBorders>
              <w:top w:val="single" w:sz="4" w:space="0" w:color="auto"/>
              <w:left w:val="single" w:sz="6" w:space="0" w:color="auto"/>
              <w:bottom w:val="double" w:sz="6" w:space="0" w:color="auto"/>
              <w:right w:val="single" w:sz="6" w:space="0" w:color="auto"/>
            </w:tcBorders>
            <w:shd w:val="clear" w:color="auto" w:fill="C0C0C0"/>
          </w:tcPr>
          <w:p w:rsidR="00515A06" w:rsidRDefault="00515A06" w:rsidP="00515A06">
            <w:pPr>
              <w:pStyle w:val="TableHead"/>
              <w:jc w:val="left"/>
              <w:rPr>
                <w:i/>
                <w:iCs/>
              </w:rPr>
            </w:pPr>
            <w:r>
              <w:rPr>
                <w:i/>
                <w:iCs/>
              </w:rPr>
              <w:t>Identifier</w:t>
            </w:r>
          </w:p>
        </w:tc>
      </w:tr>
      <w:tr w:rsidR="00515A06" w:rsidTr="008E6A74">
        <w:trPr>
          <w:cantSplit/>
          <w:trHeight w:val="513"/>
        </w:trPr>
        <w:tc>
          <w:tcPr>
            <w:tcW w:w="1186" w:type="dxa"/>
            <w:vMerge w:val="restart"/>
            <w:tcBorders>
              <w:top w:val="single" w:sz="6" w:space="0" w:color="auto"/>
              <w:left w:val="single" w:sz="6" w:space="0" w:color="auto"/>
              <w:right w:val="single" w:sz="6" w:space="0" w:color="auto"/>
            </w:tcBorders>
          </w:tcPr>
          <w:p w:rsidR="00515A06" w:rsidRDefault="00515A06" w:rsidP="00515A06">
            <w:pPr>
              <w:pStyle w:val="TableCell"/>
            </w:pPr>
            <w:r>
              <w:t>True</w:t>
            </w:r>
          </w:p>
        </w:tc>
        <w:tc>
          <w:tcPr>
            <w:tcW w:w="7454" w:type="dxa"/>
            <w:gridSpan w:val="5"/>
            <w:tcBorders>
              <w:top w:val="single" w:sz="6" w:space="0" w:color="auto"/>
              <w:left w:val="single" w:sz="6" w:space="0" w:color="auto"/>
              <w:bottom w:val="single" w:sz="4" w:space="0" w:color="auto"/>
              <w:right w:val="single" w:sz="6" w:space="0" w:color="auto"/>
            </w:tcBorders>
          </w:tcPr>
          <w:p w:rsidR="00515A06" w:rsidRDefault="00515A06" w:rsidP="00515A06">
            <w:pPr>
              <w:pStyle w:val="TableCell"/>
            </w:pPr>
            <w:r>
              <w:t>The digitizer is currently in the Waiting For Arm state.</w:t>
            </w:r>
          </w:p>
        </w:tc>
      </w:tr>
      <w:tr w:rsidR="00611455" w:rsidTr="008E6A74">
        <w:trPr>
          <w:cantSplit/>
          <w:trHeight w:val="338"/>
        </w:trPr>
        <w:tc>
          <w:tcPr>
            <w:tcW w:w="1186" w:type="dxa"/>
            <w:vMerge/>
            <w:tcBorders>
              <w:left w:val="single" w:sz="6" w:space="0" w:color="auto"/>
              <w:right w:val="single" w:sz="6" w:space="0" w:color="auto"/>
            </w:tcBorders>
          </w:tcPr>
          <w:p w:rsidR="00611455" w:rsidRDefault="00611455" w:rsidP="00515A06">
            <w:pPr>
              <w:pStyle w:val="TableCell"/>
            </w:pPr>
          </w:p>
        </w:tc>
        <w:tc>
          <w:tcPr>
            <w:tcW w:w="450" w:type="dxa"/>
            <w:vMerge w:val="restart"/>
            <w:tcBorders>
              <w:top w:val="single" w:sz="4" w:space="0" w:color="auto"/>
              <w:left w:val="single" w:sz="6" w:space="0" w:color="auto"/>
              <w:right w:val="single" w:sz="6" w:space="0" w:color="auto"/>
            </w:tcBorders>
          </w:tcPr>
          <w:p w:rsidR="00611455" w:rsidRDefault="00611455" w:rsidP="00515A06">
            <w:pPr>
              <w:pStyle w:val="TableCell"/>
            </w:pPr>
          </w:p>
        </w:tc>
        <w:tc>
          <w:tcPr>
            <w:tcW w:w="1350" w:type="dxa"/>
            <w:tcBorders>
              <w:top w:val="single" w:sz="4" w:space="0" w:color="auto"/>
              <w:left w:val="single" w:sz="6" w:space="0" w:color="auto"/>
              <w:bottom w:val="single" w:sz="4" w:space="0" w:color="auto"/>
              <w:right w:val="single" w:sz="6" w:space="0" w:color="auto"/>
            </w:tcBorders>
          </w:tcPr>
          <w:p w:rsidR="00611455" w:rsidRDefault="00611455" w:rsidP="00515A06">
            <w:pPr>
              <w:pStyle w:val="TableCell"/>
            </w:pPr>
            <w:r>
              <w:t>.NET</w:t>
            </w:r>
          </w:p>
        </w:tc>
        <w:tc>
          <w:tcPr>
            <w:tcW w:w="5654" w:type="dxa"/>
            <w:gridSpan w:val="3"/>
            <w:tcBorders>
              <w:top w:val="single" w:sz="4" w:space="0" w:color="auto"/>
              <w:left w:val="single" w:sz="6" w:space="0" w:color="auto"/>
              <w:bottom w:val="single" w:sz="4" w:space="0" w:color="auto"/>
              <w:right w:val="single" w:sz="6" w:space="0" w:color="auto"/>
            </w:tcBorders>
          </w:tcPr>
          <w:p w:rsidR="00611455" w:rsidRDefault="001710A4" w:rsidP="00515A06">
            <w:pPr>
              <w:pStyle w:val="TableCellCourierNew"/>
            </w:pPr>
            <w:r>
              <w:t>AcquisitionStatusResult.</w:t>
            </w:r>
            <w:r w:rsidR="00237168">
              <w:t>True</w:t>
            </w:r>
          </w:p>
        </w:tc>
      </w:tr>
      <w:tr w:rsidR="00611455" w:rsidTr="00A53C8C">
        <w:trPr>
          <w:cantSplit/>
          <w:trHeight w:val="338"/>
        </w:trPr>
        <w:tc>
          <w:tcPr>
            <w:tcW w:w="1186" w:type="dxa"/>
            <w:vMerge/>
            <w:tcBorders>
              <w:left w:val="single" w:sz="6" w:space="0" w:color="auto"/>
              <w:right w:val="single" w:sz="6" w:space="0" w:color="auto"/>
            </w:tcBorders>
          </w:tcPr>
          <w:p w:rsidR="00611455" w:rsidRDefault="00611455" w:rsidP="00515A06">
            <w:pPr>
              <w:pStyle w:val="TableCell"/>
            </w:pPr>
          </w:p>
        </w:tc>
        <w:tc>
          <w:tcPr>
            <w:tcW w:w="450" w:type="dxa"/>
            <w:vMerge/>
            <w:tcBorders>
              <w:left w:val="single" w:sz="6" w:space="0" w:color="auto"/>
              <w:right w:val="single" w:sz="6" w:space="0" w:color="auto"/>
            </w:tcBorders>
          </w:tcPr>
          <w:p w:rsidR="00611455" w:rsidRDefault="00611455" w:rsidP="00515A06">
            <w:pPr>
              <w:pStyle w:val="TableCell"/>
            </w:pPr>
          </w:p>
        </w:tc>
        <w:tc>
          <w:tcPr>
            <w:tcW w:w="1350" w:type="dxa"/>
            <w:tcBorders>
              <w:top w:val="single" w:sz="4" w:space="0" w:color="auto"/>
              <w:left w:val="single" w:sz="6" w:space="0" w:color="auto"/>
              <w:bottom w:val="single" w:sz="4" w:space="0" w:color="auto"/>
              <w:right w:val="single" w:sz="6" w:space="0" w:color="auto"/>
            </w:tcBorders>
          </w:tcPr>
          <w:p w:rsidR="00611455" w:rsidRDefault="00611455" w:rsidP="00515A06">
            <w:pPr>
              <w:pStyle w:val="TableCell"/>
            </w:pPr>
            <w:r>
              <w:t>C</w:t>
            </w:r>
          </w:p>
        </w:tc>
        <w:tc>
          <w:tcPr>
            <w:tcW w:w="5654" w:type="dxa"/>
            <w:gridSpan w:val="3"/>
            <w:tcBorders>
              <w:top w:val="single" w:sz="4" w:space="0" w:color="auto"/>
              <w:left w:val="single" w:sz="6" w:space="0" w:color="auto"/>
              <w:bottom w:val="single" w:sz="4" w:space="0" w:color="auto"/>
              <w:right w:val="single" w:sz="6" w:space="0" w:color="auto"/>
            </w:tcBorders>
          </w:tcPr>
          <w:p w:rsidR="00611455" w:rsidRDefault="00611455" w:rsidP="00515A06">
            <w:pPr>
              <w:pStyle w:val="TableCellCourierNew"/>
            </w:pPr>
            <w:r>
              <w:t>IVIDIGITIZER_VAL_ACQUISITION_STATUS_RESULT_TRUE</w:t>
            </w:r>
          </w:p>
        </w:tc>
      </w:tr>
      <w:tr w:rsidR="00611455" w:rsidTr="008E6A74">
        <w:trPr>
          <w:cantSplit/>
          <w:trHeight w:val="337"/>
        </w:trPr>
        <w:tc>
          <w:tcPr>
            <w:tcW w:w="1186" w:type="dxa"/>
            <w:vMerge/>
            <w:tcBorders>
              <w:left w:val="single" w:sz="6" w:space="0" w:color="auto"/>
              <w:bottom w:val="single" w:sz="6" w:space="0" w:color="auto"/>
              <w:right w:val="single" w:sz="6" w:space="0" w:color="auto"/>
            </w:tcBorders>
          </w:tcPr>
          <w:p w:rsidR="00611455" w:rsidRDefault="00611455" w:rsidP="00515A06">
            <w:pPr>
              <w:pStyle w:val="TableCell"/>
            </w:pPr>
          </w:p>
        </w:tc>
        <w:tc>
          <w:tcPr>
            <w:tcW w:w="450" w:type="dxa"/>
            <w:vMerge/>
            <w:tcBorders>
              <w:left w:val="single" w:sz="6" w:space="0" w:color="auto"/>
              <w:bottom w:val="single" w:sz="6" w:space="0" w:color="auto"/>
              <w:right w:val="single" w:sz="6" w:space="0" w:color="auto"/>
            </w:tcBorders>
          </w:tcPr>
          <w:p w:rsidR="00611455" w:rsidRDefault="00611455" w:rsidP="00515A06">
            <w:pPr>
              <w:pStyle w:val="TableCell"/>
            </w:pPr>
          </w:p>
        </w:tc>
        <w:tc>
          <w:tcPr>
            <w:tcW w:w="1350" w:type="dxa"/>
            <w:tcBorders>
              <w:top w:val="single" w:sz="4" w:space="0" w:color="auto"/>
              <w:left w:val="single" w:sz="6" w:space="0" w:color="auto"/>
              <w:bottom w:val="single" w:sz="6" w:space="0" w:color="auto"/>
              <w:right w:val="single" w:sz="6" w:space="0" w:color="auto"/>
            </w:tcBorders>
          </w:tcPr>
          <w:p w:rsidR="00611455" w:rsidRDefault="00611455" w:rsidP="00515A06">
            <w:pPr>
              <w:pStyle w:val="TableCell"/>
            </w:pPr>
            <w:r>
              <w:t>COM</w:t>
            </w:r>
          </w:p>
        </w:tc>
        <w:tc>
          <w:tcPr>
            <w:tcW w:w="5654" w:type="dxa"/>
            <w:gridSpan w:val="3"/>
            <w:tcBorders>
              <w:top w:val="single" w:sz="4" w:space="0" w:color="auto"/>
              <w:left w:val="single" w:sz="6" w:space="0" w:color="auto"/>
              <w:bottom w:val="single" w:sz="6" w:space="0" w:color="auto"/>
              <w:right w:val="single" w:sz="6" w:space="0" w:color="auto"/>
            </w:tcBorders>
          </w:tcPr>
          <w:p w:rsidR="00611455" w:rsidRDefault="00611455" w:rsidP="00515A06">
            <w:pPr>
              <w:pStyle w:val="TableCell"/>
              <w:rPr>
                <w:rFonts w:ascii="Courier New" w:hAnsi="Courier New" w:cs="Courier New"/>
                <w:sz w:val="18"/>
                <w:szCs w:val="18"/>
              </w:rPr>
            </w:pPr>
            <w:r>
              <w:rPr>
                <w:rFonts w:ascii="Courier New" w:hAnsi="Courier New" w:cs="Courier New"/>
                <w:sz w:val="18"/>
                <w:szCs w:val="18"/>
              </w:rPr>
              <w:t>IviDigitizerAcquisitionStatusResultTrue</w:t>
            </w:r>
          </w:p>
        </w:tc>
      </w:tr>
      <w:tr w:rsidR="00515A06" w:rsidTr="008E6A74">
        <w:trPr>
          <w:cantSplit/>
          <w:trHeight w:val="543"/>
        </w:trPr>
        <w:tc>
          <w:tcPr>
            <w:tcW w:w="1186" w:type="dxa"/>
            <w:vMerge w:val="restart"/>
            <w:tcBorders>
              <w:top w:val="single" w:sz="6" w:space="0" w:color="auto"/>
              <w:left w:val="single" w:sz="6" w:space="0" w:color="auto"/>
              <w:right w:val="single" w:sz="6" w:space="0" w:color="auto"/>
            </w:tcBorders>
          </w:tcPr>
          <w:p w:rsidR="00515A06" w:rsidRDefault="00515A06" w:rsidP="00515A06">
            <w:pPr>
              <w:pStyle w:val="TableCell"/>
            </w:pPr>
            <w:r>
              <w:t>False</w:t>
            </w:r>
          </w:p>
        </w:tc>
        <w:tc>
          <w:tcPr>
            <w:tcW w:w="7454" w:type="dxa"/>
            <w:gridSpan w:val="5"/>
            <w:tcBorders>
              <w:top w:val="single" w:sz="6" w:space="0" w:color="auto"/>
              <w:left w:val="single" w:sz="6" w:space="0" w:color="auto"/>
              <w:bottom w:val="single" w:sz="4" w:space="0" w:color="auto"/>
              <w:right w:val="single" w:sz="6" w:space="0" w:color="auto"/>
            </w:tcBorders>
          </w:tcPr>
          <w:p w:rsidR="00515A06" w:rsidRDefault="00515A06" w:rsidP="00515A06">
            <w:pPr>
              <w:pStyle w:val="TableCell"/>
            </w:pPr>
            <w:r>
              <w:t>The digitizer is not currently in the Waiting For Arm state.</w:t>
            </w:r>
          </w:p>
        </w:tc>
      </w:tr>
      <w:tr w:rsidR="00611455" w:rsidTr="008E6A74">
        <w:trPr>
          <w:cantSplit/>
          <w:trHeight w:val="338"/>
        </w:trPr>
        <w:tc>
          <w:tcPr>
            <w:tcW w:w="1186" w:type="dxa"/>
            <w:vMerge/>
            <w:tcBorders>
              <w:left w:val="single" w:sz="6" w:space="0" w:color="auto"/>
              <w:right w:val="single" w:sz="6" w:space="0" w:color="auto"/>
            </w:tcBorders>
          </w:tcPr>
          <w:p w:rsidR="00611455" w:rsidRDefault="00611455" w:rsidP="00515A06">
            <w:pPr>
              <w:pStyle w:val="TableCell"/>
            </w:pPr>
          </w:p>
        </w:tc>
        <w:tc>
          <w:tcPr>
            <w:tcW w:w="450" w:type="dxa"/>
            <w:vMerge w:val="restart"/>
            <w:tcBorders>
              <w:top w:val="single" w:sz="4" w:space="0" w:color="auto"/>
              <w:left w:val="single" w:sz="6" w:space="0" w:color="auto"/>
              <w:right w:val="single" w:sz="6" w:space="0" w:color="auto"/>
            </w:tcBorders>
          </w:tcPr>
          <w:p w:rsidR="00611455" w:rsidRDefault="00611455" w:rsidP="00515A06">
            <w:pPr>
              <w:pStyle w:val="TableCell"/>
            </w:pPr>
          </w:p>
        </w:tc>
        <w:tc>
          <w:tcPr>
            <w:tcW w:w="1350" w:type="dxa"/>
            <w:tcBorders>
              <w:top w:val="single" w:sz="4" w:space="0" w:color="auto"/>
              <w:left w:val="single" w:sz="6" w:space="0" w:color="auto"/>
              <w:bottom w:val="single" w:sz="4" w:space="0" w:color="auto"/>
              <w:right w:val="single" w:sz="6" w:space="0" w:color="auto"/>
            </w:tcBorders>
          </w:tcPr>
          <w:p w:rsidR="00611455" w:rsidRDefault="00611455" w:rsidP="00515A06">
            <w:pPr>
              <w:pStyle w:val="TableCell"/>
            </w:pPr>
            <w:r>
              <w:t>.NET</w:t>
            </w:r>
          </w:p>
        </w:tc>
        <w:tc>
          <w:tcPr>
            <w:tcW w:w="5654" w:type="dxa"/>
            <w:gridSpan w:val="3"/>
            <w:tcBorders>
              <w:top w:val="single" w:sz="4" w:space="0" w:color="auto"/>
              <w:left w:val="single" w:sz="6" w:space="0" w:color="auto"/>
              <w:bottom w:val="single" w:sz="4" w:space="0" w:color="auto"/>
              <w:right w:val="single" w:sz="6" w:space="0" w:color="auto"/>
            </w:tcBorders>
          </w:tcPr>
          <w:p w:rsidR="00611455" w:rsidRDefault="001710A4" w:rsidP="00515A06">
            <w:pPr>
              <w:pStyle w:val="TableCellCourierNew"/>
            </w:pPr>
            <w:r>
              <w:t>AcquisitionStatusResult.</w:t>
            </w:r>
            <w:r w:rsidR="00237168">
              <w:t>False</w:t>
            </w:r>
          </w:p>
        </w:tc>
      </w:tr>
      <w:tr w:rsidR="00611455" w:rsidTr="00A53C8C">
        <w:trPr>
          <w:cantSplit/>
          <w:trHeight w:val="338"/>
        </w:trPr>
        <w:tc>
          <w:tcPr>
            <w:tcW w:w="1186" w:type="dxa"/>
            <w:vMerge/>
            <w:tcBorders>
              <w:left w:val="single" w:sz="6" w:space="0" w:color="auto"/>
              <w:right w:val="single" w:sz="6" w:space="0" w:color="auto"/>
            </w:tcBorders>
          </w:tcPr>
          <w:p w:rsidR="00611455" w:rsidRDefault="00611455" w:rsidP="00515A06">
            <w:pPr>
              <w:pStyle w:val="TableCell"/>
            </w:pPr>
          </w:p>
        </w:tc>
        <w:tc>
          <w:tcPr>
            <w:tcW w:w="450" w:type="dxa"/>
            <w:vMerge/>
            <w:tcBorders>
              <w:left w:val="single" w:sz="6" w:space="0" w:color="auto"/>
              <w:right w:val="single" w:sz="6" w:space="0" w:color="auto"/>
            </w:tcBorders>
          </w:tcPr>
          <w:p w:rsidR="00611455" w:rsidRDefault="00611455" w:rsidP="00515A06">
            <w:pPr>
              <w:pStyle w:val="TableCell"/>
            </w:pPr>
          </w:p>
        </w:tc>
        <w:tc>
          <w:tcPr>
            <w:tcW w:w="1350" w:type="dxa"/>
            <w:tcBorders>
              <w:top w:val="single" w:sz="4" w:space="0" w:color="auto"/>
              <w:left w:val="single" w:sz="6" w:space="0" w:color="auto"/>
              <w:bottom w:val="single" w:sz="4" w:space="0" w:color="auto"/>
              <w:right w:val="single" w:sz="6" w:space="0" w:color="auto"/>
            </w:tcBorders>
          </w:tcPr>
          <w:p w:rsidR="00611455" w:rsidRDefault="00611455" w:rsidP="00515A06">
            <w:pPr>
              <w:pStyle w:val="TableCell"/>
            </w:pPr>
            <w:r>
              <w:t>C</w:t>
            </w:r>
          </w:p>
        </w:tc>
        <w:tc>
          <w:tcPr>
            <w:tcW w:w="5654" w:type="dxa"/>
            <w:gridSpan w:val="3"/>
            <w:tcBorders>
              <w:top w:val="single" w:sz="4" w:space="0" w:color="auto"/>
              <w:left w:val="single" w:sz="6" w:space="0" w:color="auto"/>
              <w:bottom w:val="single" w:sz="4" w:space="0" w:color="auto"/>
              <w:right w:val="single" w:sz="6" w:space="0" w:color="auto"/>
            </w:tcBorders>
          </w:tcPr>
          <w:p w:rsidR="00611455" w:rsidRDefault="00611455" w:rsidP="00515A06">
            <w:pPr>
              <w:pStyle w:val="TableCellCourierNew"/>
            </w:pPr>
            <w:r>
              <w:t>IVIDIGITIZER_VAL_ACQUISITION_STATUS_RESULT_FALSE</w:t>
            </w:r>
          </w:p>
        </w:tc>
      </w:tr>
      <w:tr w:rsidR="00611455" w:rsidTr="008E6A74">
        <w:trPr>
          <w:cantSplit/>
          <w:trHeight w:val="337"/>
        </w:trPr>
        <w:tc>
          <w:tcPr>
            <w:tcW w:w="1186" w:type="dxa"/>
            <w:vMerge/>
            <w:tcBorders>
              <w:left w:val="single" w:sz="6" w:space="0" w:color="auto"/>
              <w:bottom w:val="single" w:sz="6" w:space="0" w:color="auto"/>
              <w:right w:val="single" w:sz="6" w:space="0" w:color="auto"/>
            </w:tcBorders>
          </w:tcPr>
          <w:p w:rsidR="00611455" w:rsidRDefault="00611455" w:rsidP="00515A06">
            <w:pPr>
              <w:pStyle w:val="TableCell"/>
            </w:pPr>
          </w:p>
        </w:tc>
        <w:tc>
          <w:tcPr>
            <w:tcW w:w="450" w:type="dxa"/>
            <w:vMerge/>
            <w:tcBorders>
              <w:left w:val="single" w:sz="6" w:space="0" w:color="auto"/>
              <w:bottom w:val="single" w:sz="6" w:space="0" w:color="auto"/>
              <w:right w:val="single" w:sz="6" w:space="0" w:color="auto"/>
            </w:tcBorders>
          </w:tcPr>
          <w:p w:rsidR="00611455" w:rsidRDefault="00611455" w:rsidP="00515A06">
            <w:pPr>
              <w:pStyle w:val="TableCell"/>
            </w:pPr>
          </w:p>
        </w:tc>
        <w:tc>
          <w:tcPr>
            <w:tcW w:w="1350" w:type="dxa"/>
            <w:tcBorders>
              <w:top w:val="single" w:sz="4" w:space="0" w:color="auto"/>
              <w:left w:val="single" w:sz="6" w:space="0" w:color="auto"/>
              <w:bottom w:val="single" w:sz="6" w:space="0" w:color="auto"/>
              <w:right w:val="single" w:sz="6" w:space="0" w:color="auto"/>
            </w:tcBorders>
          </w:tcPr>
          <w:p w:rsidR="00611455" w:rsidRDefault="00611455" w:rsidP="00515A06">
            <w:pPr>
              <w:pStyle w:val="TableCell"/>
            </w:pPr>
            <w:r>
              <w:t>COM</w:t>
            </w:r>
          </w:p>
        </w:tc>
        <w:tc>
          <w:tcPr>
            <w:tcW w:w="5654" w:type="dxa"/>
            <w:gridSpan w:val="3"/>
            <w:tcBorders>
              <w:top w:val="single" w:sz="4" w:space="0" w:color="auto"/>
              <w:left w:val="single" w:sz="6" w:space="0" w:color="auto"/>
              <w:bottom w:val="single" w:sz="6" w:space="0" w:color="auto"/>
              <w:right w:val="single" w:sz="6" w:space="0" w:color="auto"/>
            </w:tcBorders>
          </w:tcPr>
          <w:p w:rsidR="00611455" w:rsidRDefault="00611455" w:rsidP="00515A06">
            <w:pPr>
              <w:pStyle w:val="TableCell"/>
              <w:rPr>
                <w:rFonts w:ascii="Courier New" w:hAnsi="Courier New" w:cs="Courier New"/>
                <w:sz w:val="18"/>
                <w:szCs w:val="18"/>
              </w:rPr>
            </w:pPr>
            <w:r>
              <w:rPr>
                <w:rFonts w:ascii="Courier New" w:hAnsi="Courier New" w:cs="Courier New"/>
                <w:sz w:val="18"/>
                <w:szCs w:val="18"/>
              </w:rPr>
              <w:t>IviDigitizerAcquisitionStatusResultFalse</w:t>
            </w:r>
          </w:p>
        </w:tc>
      </w:tr>
      <w:tr w:rsidR="00515A06" w:rsidTr="008E6A74">
        <w:trPr>
          <w:cantSplit/>
          <w:trHeight w:val="683"/>
        </w:trPr>
        <w:tc>
          <w:tcPr>
            <w:tcW w:w="1186" w:type="dxa"/>
            <w:vMerge w:val="restart"/>
            <w:tcBorders>
              <w:top w:val="single" w:sz="6" w:space="0" w:color="auto"/>
              <w:left w:val="single" w:sz="6" w:space="0" w:color="auto"/>
              <w:right w:val="single" w:sz="6" w:space="0" w:color="auto"/>
            </w:tcBorders>
          </w:tcPr>
          <w:p w:rsidR="00515A06" w:rsidRDefault="00515A06" w:rsidP="00515A06">
            <w:pPr>
              <w:pStyle w:val="TableCell"/>
            </w:pPr>
            <w:r>
              <w:t>Unknown</w:t>
            </w:r>
          </w:p>
        </w:tc>
        <w:tc>
          <w:tcPr>
            <w:tcW w:w="7454" w:type="dxa"/>
            <w:gridSpan w:val="5"/>
            <w:tcBorders>
              <w:top w:val="single" w:sz="6" w:space="0" w:color="auto"/>
              <w:left w:val="single" w:sz="6" w:space="0" w:color="auto"/>
              <w:bottom w:val="single" w:sz="4" w:space="0" w:color="auto"/>
              <w:right w:val="single" w:sz="6" w:space="0" w:color="auto"/>
            </w:tcBorders>
          </w:tcPr>
          <w:p w:rsidR="00515A06" w:rsidRDefault="00515A06" w:rsidP="00515A06">
            <w:pPr>
              <w:pStyle w:val="TableCell"/>
            </w:pPr>
            <w:r>
              <w:t>The driver cannot query the instrument to determine if the digitizer is in the Waiting For Arm state.</w:t>
            </w:r>
          </w:p>
        </w:tc>
      </w:tr>
      <w:tr w:rsidR="00611455" w:rsidTr="008E6A74">
        <w:trPr>
          <w:cantSplit/>
          <w:trHeight w:val="338"/>
        </w:trPr>
        <w:tc>
          <w:tcPr>
            <w:tcW w:w="1186" w:type="dxa"/>
            <w:vMerge/>
            <w:tcBorders>
              <w:left w:val="single" w:sz="6" w:space="0" w:color="auto"/>
              <w:right w:val="single" w:sz="6" w:space="0" w:color="auto"/>
            </w:tcBorders>
          </w:tcPr>
          <w:p w:rsidR="00611455" w:rsidRDefault="00611455" w:rsidP="00515A06">
            <w:pPr>
              <w:pStyle w:val="TableCell"/>
            </w:pPr>
          </w:p>
        </w:tc>
        <w:tc>
          <w:tcPr>
            <w:tcW w:w="450" w:type="dxa"/>
            <w:vMerge w:val="restart"/>
            <w:tcBorders>
              <w:top w:val="single" w:sz="4" w:space="0" w:color="auto"/>
              <w:left w:val="single" w:sz="6" w:space="0" w:color="auto"/>
              <w:right w:val="single" w:sz="6" w:space="0" w:color="auto"/>
            </w:tcBorders>
          </w:tcPr>
          <w:p w:rsidR="00611455" w:rsidRDefault="00611455" w:rsidP="00515A06">
            <w:pPr>
              <w:pStyle w:val="TableCell"/>
            </w:pPr>
          </w:p>
        </w:tc>
        <w:tc>
          <w:tcPr>
            <w:tcW w:w="1350" w:type="dxa"/>
            <w:tcBorders>
              <w:top w:val="single" w:sz="4" w:space="0" w:color="auto"/>
              <w:left w:val="single" w:sz="6" w:space="0" w:color="auto"/>
              <w:bottom w:val="single" w:sz="4" w:space="0" w:color="auto"/>
              <w:right w:val="single" w:sz="6" w:space="0" w:color="auto"/>
            </w:tcBorders>
          </w:tcPr>
          <w:p w:rsidR="00611455" w:rsidRDefault="00611455" w:rsidP="00515A06">
            <w:pPr>
              <w:pStyle w:val="TableCell"/>
            </w:pPr>
            <w:r>
              <w:t>.NET</w:t>
            </w:r>
          </w:p>
        </w:tc>
        <w:tc>
          <w:tcPr>
            <w:tcW w:w="5654" w:type="dxa"/>
            <w:gridSpan w:val="3"/>
            <w:tcBorders>
              <w:top w:val="single" w:sz="4" w:space="0" w:color="auto"/>
              <w:left w:val="single" w:sz="6" w:space="0" w:color="auto"/>
              <w:bottom w:val="single" w:sz="4" w:space="0" w:color="auto"/>
              <w:right w:val="single" w:sz="6" w:space="0" w:color="auto"/>
            </w:tcBorders>
          </w:tcPr>
          <w:p w:rsidR="00611455" w:rsidRDefault="001710A4" w:rsidP="00515A06">
            <w:pPr>
              <w:pStyle w:val="TableCellCourierNew"/>
            </w:pPr>
            <w:r>
              <w:t>AcquisitionStatusResult.</w:t>
            </w:r>
            <w:r w:rsidR="00237168">
              <w:t>Unknown</w:t>
            </w:r>
          </w:p>
        </w:tc>
      </w:tr>
      <w:tr w:rsidR="00611455" w:rsidTr="00A53C8C">
        <w:trPr>
          <w:cantSplit/>
          <w:trHeight w:val="338"/>
        </w:trPr>
        <w:tc>
          <w:tcPr>
            <w:tcW w:w="1186" w:type="dxa"/>
            <w:vMerge/>
            <w:tcBorders>
              <w:left w:val="single" w:sz="6" w:space="0" w:color="auto"/>
              <w:right w:val="single" w:sz="6" w:space="0" w:color="auto"/>
            </w:tcBorders>
          </w:tcPr>
          <w:p w:rsidR="00611455" w:rsidRDefault="00611455" w:rsidP="00515A06">
            <w:pPr>
              <w:pStyle w:val="TableCell"/>
            </w:pPr>
          </w:p>
        </w:tc>
        <w:tc>
          <w:tcPr>
            <w:tcW w:w="450" w:type="dxa"/>
            <w:vMerge/>
            <w:tcBorders>
              <w:left w:val="single" w:sz="6" w:space="0" w:color="auto"/>
              <w:right w:val="single" w:sz="6" w:space="0" w:color="auto"/>
            </w:tcBorders>
          </w:tcPr>
          <w:p w:rsidR="00611455" w:rsidRDefault="00611455" w:rsidP="00515A06">
            <w:pPr>
              <w:pStyle w:val="TableCell"/>
            </w:pPr>
          </w:p>
        </w:tc>
        <w:tc>
          <w:tcPr>
            <w:tcW w:w="1350" w:type="dxa"/>
            <w:tcBorders>
              <w:top w:val="single" w:sz="4" w:space="0" w:color="auto"/>
              <w:left w:val="single" w:sz="6" w:space="0" w:color="auto"/>
              <w:bottom w:val="single" w:sz="4" w:space="0" w:color="auto"/>
              <w:right w:val="single" w:sz="6" w:space="0" w:color="auto"/>
            </w:tcBorders>
          </w:tcPr>
          <w:p w:rsidR="00611455" w:rsidRDefault="00611455" w:rsidP="00515A06">
            <w:pPr>
              <w:pStyle w:val="TableCell"/>
            </w:pPr>
            <w:r>
              <w:t>C</w:t>
            </w:r>
          </w:p>
        </w:tc>
        <w:tc>
          <w:tcPr>
            <w:tcW w:w="5654" w:type="dxa"/>
            <w:gridSpan w:val="3"/>
            <w:tcBorders>
              <w:top w:val="single" w:sz="4" w:space="0" w:color="auto"/>
              <w:left w:val="single" w:sz="6" w:space="0" w:color="auto"/>
              <w:bottom w:val="single" w:sz="4" w:space="0" w:color="auto"/>
              <w:right w:val="single" w:sz="6" w:space="0" w:color="auto"/>
            </w:tcBorders>
          </w:tcPr>
          <w:p w:rsidR="00611455" w:rsidRDefault="00611455" w:rsidP="00515A06">
            <w:pPr>
              <w:pStyle w:val="TableCellCourierNew"/>
            </w:pPr>
            <w:r>
              <w:t>IVIDIGITIZER_VAL_ACQUISITION_STATUS_RESULT_UNKNOWN</w:t>
            </w:r>
          </w:p>
        </w:tc>
      </w:tr>
      <w:tr w:rsidR="00611455" w:rsidTr="008E6A74">
        <w:trPr>
          <w:cantSplit/>
          <w:trHeight w:val="188"/>
        </w:trPr>
        <w:tc>
          <w:tcPr>
            <w:tcW w:w="1186" w:type="dxa"/>
            <w:vMerge/>
            <w:tcBorders>
              <w:left w:val="single" w:sz="6" w:space="0" w:color="auto"/>
              <w:bottom w:val="single" w:sz="6" w:space="0" w:color="auto"/>
              <w:right w:val="single" w:sz="6" w:space="0" w:color="auto"/>
            </w:tcBorders>
          </w:tcPr>
          <w:p w:rsidR="00611455" w:rsidRDefault="00611455" w:rsidP="00515A06">
            <w:pPr>
              <w:pStyle w:val="TableCell"/>
            </w:pPr>
          </w:p>
        </w:tc>
        <w:tc>
          <w:tcPr>
            <w:tcW w:w="450" w:type="dxa"/>
            <w:vMerge/>
            <w:tcBorders>
              <w:left w:val="single" w:sz="6" w:space="0" w:color="auto"/>
              <w:bottom w:val="single" w:sz="6" w:space="0" w:color="auto"/>
              <w:right w:val="single" w:sz="6" w:space="0" w:color="auto"/>
            </w:tcBorders>
          </w:tcPr>
          <w:p w:rsidR="00611455" w:rsidRDefault="00611455" w:rsidP="00515A06">
            <w:pPr>
              <w:pStyle w:val="TableCell"/>
            </w:pPr>
          </w:p>
        </w:tc>
        <w:tc>
          <w:tcPr>
            <w:tcW w:w="1350" w:type="dxa"/>
            <w:tcBorders>
              <w:top w:val="single" w:sz="4" w:space="0" w:color="auto"/>
              <w:left w:val="single" w:sz="6" w:space="0" w:color="auto"/>
              <w:bottom w:val="single" w:sz="6" w:space="0" w:color="auto"/>
              <w:right w:val="single" w:sz="6" w:space="0" w:color="auto"/>
            </w:tcBorders>
          </w:tcPr>
          <w:p w:rsidR="00611455" w:rsidRDefault="00611455" w:rsidP="00515A06">
            <w:pPr>
              <w:pStyle w:val="TableCell"/>
            </w:pPr>
            <w:r>
              <w:t>COM</w:t>
            </w:r>
          </w:p>
        </w:tc>
        <w:tc>
          <w:tcPr>
            <w:tcW w:w="5654" w:type="dxa"/>
            <w:gridSpan w:val="3"/>
            <w:tcBorders>
              <w:top w:val="single" w:sz="4" w:space="0" w:color="auto"/>
              <w:left w:val="single" w:sz="6" w:space="0" w:color="auto"/>
              <w:bottom w:val="single" w:sz="6" w:space="0" w:color="auto"/>
              <w:right w:val="single" w:sz="6" w:space="0" w:color="auto"/>
            </w:tcBorders>
          </w:tcPr>
          <w:p w:rsidR="00611455" w:rsidRDefault="00611455" w:rsidP="00515A06">
            <w:pPr>
              <w:pStyle w:val="TableCell"/>
              <w:rPr>
                <w:rFonts w:ascii="Courier New" w:hAnsi="Courier New" w:cs="Courier New"/>
                <w:sz w:val="18"/>
                <w:szCs w:val="18"/>
              </w:rPr>
            </w:pPr>
            <w:r>
              <w:rPr>
                <w:rFonts w:ascii="Courier New" w:hAnsi="Courier New" w:cs="Courier New"/>
                <w:sz w:val="18"/>
                <w:szCs w:val="18"/>
              </w:rPr>
              <w:t>IviDigitizerAcquisitionStatusResultUnknown</w:t>
            </w:r>
          </w:p>
        </w:tc>
      </w:tr>
    </w:tbl>
    <w:p w:rsidR="006B297D" w:rsidRPr="00F7116C" w:rsidRDefault="006B297D" w:rsidP="006B297D">
      <w:pPr>
        <w:pStyle w:val="AttrFuncSubheading"/>
        <w:rPr>
          <w:color w:val="auto"/>
        </w:rPr>
      </w:pPr>
      <w:r w:rsidRPr="00F7116C">
        <w:rPr>
          <w:color w:val="auto"/>
        </w:rPr>
        <w:lastRenderedPageBreak/>
        <w:t>.NET Exceptions</w:t>
      </w:r>
    </w:p>
    <w:p w:rsidR="006B297D" w:rsidRDefault="006B297D" w:rsidP="006B297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515A06" w:rsidRDefault="00515A06" w:rsidP="00515A06"/>
    <w:p w:rsidR="00515A06" w:rsidRPr="00515A06" w:rsidRDefault="00515A06" w:rsidP="008E6A74">
      <w:pPr>
        <w:pStyle w:val="Heading3"/>
        <w:pageBreakBefore/>
      </w:pPr>
      <w:bookmarkStart w:id="194" w:name="_Toc304583604"/>
      <w:bookmarkStart w:id="195" w:name="_Toc306374455"/>
      <w:r>
        <w:lastRenderedPageBreak/>
        <w:t>Is Waiting For Trigger</w:t>
      </w:r>
      <w:bookmarkEnd w:id="194"/>
      <w:bookmarkEnd w:id="195"/>
    </w:p>
    <w:p w:rsidR="00515A06" w:rsidRDefault="00515A06" w:rsidP="00515A06"/>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515A06" w:rsidTr="00515A06">
        <w:trPr>
          <w:cantSplit/>
          <w:tblHeader/>
        </w:trPr>
        <w:tc>
          <w:tcPr>
            <w:tcW w:w="1170" w:type="dxa"/>
            <w:tcBorders>
              <w:top w:val="single" w:sz="4" w:space="0" w:color="auto"/>
              <w:left w:val="single" w:sz="4" w:space="0" w:color="auto"/>
              <w:bottom w:val="double" w:sz="6" w:space="0" w:color="auto"/>
            </w:tcBorders>
          </w:tcPr>
          <w:p w:rsidR="00515A06" w:rsidRDefault="00515A06" w:rsidP="00515A06">
            <w:pPr>
              <w:pStyle w:val="TableHead"/>
            </w:pPr>
            <w:r>
              <w:t>Data Type</w:t>
            </w:r>
          </w:p>
        </w:tc>
        <w:tc>
          <w:tcPr>
            <w:tcW w:w="810" w:type="dxa"/>
            <w:tcBorders>
              <w:top w:val="single" w:sz="4" w:space="0" w:color="auto"/>
              <w:bottom w:val="double" w:sz="6" w:space="0" w:color="auto"/>
            </w:tcBorders>
          </w:tcPr>
          <w:p w:rsidR="00515A06" w:rsidRDefault="00515A06" w:rsidP="00515A06">
            <w:pPr>
              <w:pStyle w:val="TableHead"/>
            </w:pPr>
            <w:r>
              <w:t>Access</w:t>
            </w:r>
          </w:p>
        </w:tc>
        <w:tc>
          <w:tcPr>
            <w:tcW w:w="1530" w:type="dxa"/>
            <w:tcBorders>
              <w:top w:val="single" w:sz="4" w:space="0" w:color="auto"/>
              <w:bottom w:val="double" w:sz="6" w:space="0" w:color="auto"/>
            </w:tcBorders>
          </w:tcPr>
          <w:p w:rsidR="00515A06" w:rsidRDefault="00515A06" w:rsidP="00515A06">
            <w:pPr>
              <w:pStyle w:val="TableHead"/>
            </w:pPr>
            <w:r>
              <w:t>Applies To</w:t>
            </w:r>
          </w:p>
        </w:tc>
        <w:tc>
          <w:tcPr>
            <w:tcW w:w="1080" w:type="dxa"/>
            <w:tcBorders>
              <w:top w:val="single" w:sz="4" w:space="0" w:color="auto"/>
              <w:bottom w:val="double" w:sz="6" w:space="0" w:color="auto"/>
            </w:tcBorders>
          </w:tcPr>
          <w:p w:rsidR="00515A06" w:rsidRDefault="00515A06" w:rsidP="00515A06">
            <w:pPr>
              <w:pStyle w:val="TableHead"/>
            </w:pPr>
            <w:r>
              <w:t>Coercion</w:t>
            </w:r>
          </w:p>
        </w:tc>
        <w:tc>
          <w:tcPr>
            <w:tcW w:w="4770" w:type="dxa"/>
            <w:tcBorders>
              <w:top w:val="single" w:sz="4" w:space="0" w:color="auto"/>
              <w:bottom w:val="double" w:sz="6" w:space="0" w:color="auto"/>
              <w:right w:val="single" w:sz="6" w:space="0" w:color="auto"/>
            </w:tcBorders>
          </w:tcPr>
          <w:p w:rsidR="00515A06" w:rsidRDefault="00515A06" w:rsidP="00515A06">
            <w:pPr>
              <w:pStyle w:val="TableHead"/>
            </w:pPr>
            <w:r>
              <w:t>High Level Functions</w:t>
            </w:r>
          </w:p>
        </w:tc>
      </w:tr>
      <w:tr w:rsidR="00515A06" w:rsidTr="00515A06">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515A06" w:rsidRDefault="00515A06" w:rsidP="00515A06">
            <w:pPr>
              <w:pStyle w:val="TableCellCourierNew"/>
            </w:pPr>
            <w:r>
              <w:t>ViInt32</w:t>
            </w:r>
          </w:p>
        </w:tc>
        <w:tc>
          <w:tcPr>
            <w:tcW w:w="810" w:type="dxa"/>
            <w:tcBorders>
              <w:top w:val="double" w:sz="6" w:space="0" w:color="auto"/>
            </w:tcBorders>
          </w:tcPr>
          <w:p w:rsidR="00515A06" w:rsidRDefault="00515A06" w:rsidP="00515A06">
            <w:pPr>
              <w:pStyle w:val="TableCell"/>
            </w:pPr>
            <w:r>
              <w:t>RO</w:t>
            </w:r>
          </w:p>
        </w:tc>
        <w:tc>
          <w:tcPr>
            <w:tcW w:w="1530" w:type="dxa"/>
            <w:tcBorders>
              <w:top w:val="double" w:sz="6" w:space="0" w:color="auto"/>
            </w:tcBorders>
          </w:tcPr>
          <w:p w:rsidR="00515A06" w:rsidRDefault="00515A06" w:rsidP="00515A06">
            <w:pPr>
              <w:pStyle w:val="TableCell"/>
            </w:pPr>
            <w:r>
              <w:t>N/A</w:t>
            </w:r>
          </w:p>
        </w:tc>
        <w:tc>
          <w:tcPr>
            <w:tcW w:w="1080" w:type="dxa"/>
            <w:tcBorders>
              <w:top w:val="double" w:sz="6" w:space="0" w:color="auto"/>
            </w:tcBorders>
          </w:tcPr>
          <w:p w:rsidR="00515A06" w:rsidRDefault="00515A06" w:rsidP="00515A06">
            <w:pPr>
              <w:pStyle w:val="TableCell"/>
            </w:pPr>
            <w:r>
              <w:t>None</w:t>
            </w:r>
          </w:p>
        </w:tc>
        <w:tc>
          <w:tcPr>
            <w:tcW w:w="4770" w:type="dxa"/>
            <w:tcBorders>
              <w:top w:val="double" w:sz="6" w:space="0" w:color="auto"/>
            </w:tcBorders>
          </w:tcPr>
          <w:p w:rsidR="00515A06" w:rsidRDefault="00421309" w:rsidP="00515A06">
            <w:pPr>
              <w:pStyle w:val="TableCell"/>
            </w:pPr>
            <w:r>
              <w:t>Is Waiting For Trigger (IVI-C only)</w:t>
            </w:r>
          </w:p>
        </w:tc>
      </w:tr>
    </w:tbl>
    <w:p w:rsidR="006B297D" w:rsidRDefault="006B297D" w:rsidP="006B297D">
      <w:pPr>
        <w:pStyle w:val="FunctionHead"/>
      </w:pPr>
      <w:r>
        <w:t>.NET Property Name</w:t>
      </w:r>
    </w:p>
    <w:p w:rsidR="006B297D" w:rsidRDefault="006B297D" w:rsidP="006B297D">
      <w:pPr>
        <w:pStyle w:val="Body1"/>
        <w:rPr>
          <w:rStyle w:val="monospace"/>
        </w:rPr>
      </w:pPr>
      <w:r>
        <w:rPr>
          <w:rStyle w:val="monospace"/>
        </w:rPr>
        <w:t>Acquisition.Status.IsWaitingForTrigger</w:t>
      </w:r>
    </w:p>
    <w:p w:rsidR="006B297D" w:rsidRDefault="006B297D" w:rsidP="006B297D">
      <w:pPr>
        <w:pStyle w:val="FunctionHead"/>
      </w:pPr>
      <w:r>
        <w:t>.NET Enumeration Name</w:t>
      </w:r>
    </w:p>
    <w:p w:rsidR="006B297D" w:rsidRDefault="006B297D" w:rsidP="006B297D">
      <w:pPr>
        <w:pStyle w:val="Code1"/>
      </w:pPr>
      <w:r>
        <w:t>AcquisitionStatusResult</w:t>
      </w:r>
    </w:p>
    <w:p w:rsidR="00515A06" w:rsidRDefault="00515A06" w:rsidP="00515A06">
      <w:pPr>
        <w:pStyle w:val="FunctionHead"/>
      </w:pPr>
      <w:r>
        <w:t>COM Property Name</w:t>
      </w:r>
    </w:p>
    <w:p w:rsidR="00515A06" w:rsidRDefault="00515A06" w:rsidP="00515A06">
      <w:pPr>
        <w:pStyle w:val="Body1"/>
        <w:rPr>
          <w:rStyle w:val="monospace"/>
        </w:rPr>
      </w:pPr>
      <w:r>
        <w:rPr>
          <w:rStyle w:val="monospace"/>
        </w:rPr>
        <w:t>Acquisition.Status.IsWaitingForTrigger</w:t>
      </w:r>
    </w:p>
    <w:p w:rsidR="00515A06" w:rsidRDefault="00515A06" w:rsidP="00515A06">
      <w:pPr>
        <w:pStyle w:val="FunctionHead"/>
      </w:pPr>
      <w:r>
        <w:t>COM Enumeration Name</w:t>
      </w:r>
    </w:p>
    <w:p w:rsidR="00515A06" w:rsidRDefault="00515A06" w:rsidP="00515A06">
      <w:pPr>
        <w:pStyle w:val="Code1"/>
      </w:pPr>
      <w:r>
        <w:t>IviDigitizerAcquisitionStatusResultEnum</w:t>
      </w:r>
    </w:p>
    <w:p w:rsidR="00515A06" w:rsidRDefault="00515A06" w:rsidP="00515A06">
      <w:pPr>
        <w:pStyle w:val="FunctionHead"/>
      </w:pPr>
      <w:r>
        <w:t>C Constant Name</w:t>
      </w:r>
    </w:p>
    <w:p w:rsidR="00515A06" w:rsidRDefault="00515A06" w:rsidP="00515A06">
      <w:pPr>
        <w:pStyle w:val="Body1"/>
      </w:pPr>
      <w:r>
        <w:rPr>
          <w:rFonts w:ascii="Courier New" w:hAnsi="Courier New" w:cs="Courier New"/>
          <w:sz w:val="18"/>
          <w:szCs w:val="18"/>
        </w:rPr>
        <w:t>IVIDIGITIZER_ATTR_IS_WAITING_FOR_TRIGGER</w:t>
      </w:r>
    </w:p>
    <w:p w:rsidR="00515A06" w:rsidRDefault="00515A06" w:rsidP="00515A06">
      <w:pPr>
        <w:pStyle w:val="FunctionHead"/>
      </w:pPr>
      <w:r>
        <w:t>Description</w:t>
      </w:r>
    </w:p>
    <w:p w:rsidR="00515A06" w:rsidRDefault="00515A06" w:rsidP="00515A06">
      <w:pPr>
        <w:pStyle w:val="Body1"/>
      </w:pPr>
      <w:r>
        <w:t>Returns whether the device is currently in the Waiting For Trigger state</w:t>
      </w:r>
      <w:r w:rsidR="0080634C">
        <w:t xml:space="preserve">. </w:t>
      </w:r>
      <w:r>
        <w:t>If the driver cannot query the digitizer to return its state, the driver returns the value Unknown.</w:t>
      </w:r>
    </w:p>
    <w:p w:rsidR="00515A06" w:rsidRDefault="00515A06" w:rsidP="00515A06">
      <w:pPr>
        <w:pStyle w:val="FunctionHead"/>
      </w:pPr>
      <w:r>
        <w:t>Defined Values</w:t>
      </w:r>
    </w:p>
    <w:tbl>
      <w:tblPr>
        <w:tblW w:w="0" w:type="auto"/>
        <w:tblInd w:w="722" w:type="dxa"/>
        <w:tblLayout w:type="fixed"/>
        <w:tblLook w:val="0000"/>
      </w:tblPr>
      <w:tblGrid>
        <w:gridCol w:w="1186"/>
        <w:gridCol w:w="450"/>
        <w:gridCol w:w="1080"/>
        <w:gridCol w:w="5924"/>
      </w:tblGrid>
      <w:tr w:rsidR="00515A06" w:rsidTr="008E6A74">
        <w:trPr>
          <w:cantSplit/>
          <w:trHeight w:val="158"/>
        </w:trPr>
        <w:tc>
          <w:tcPr>
            <w:tcW w:w="1186" w:type="dxa"/>
            <w:vMerge w:val="restart"/>
            <w:tcBorders>
              <w:top w:val="single" w:sz="4" w:space="0" w:color="auto"/>
              <w:left w:val="single" w:sz="6" w:space="0" w:color="auto"/>
              <w:right w:val="single" w:sz="6" w:space="0" w:color="auto"/>
            </w:tcBorders>
            <w:shd w:val="clear" w:color="auto" w:fill="C0C0C0"/>
          </w:tcPr>
          <w:p w:rsidR="00515A06" w:rsidRDefault="00515A06" w:rsidP="00515A06">
            <w:pPr>
              <w:pStyle w:val="TableHead"/>
              <w:jc w:val="left"/>
              <w:rPr>
                <w:i/>
                <w:iCs/>
              </w:rPr>
            </w:pPr>
            <w:r>
              <w:rPr>
                <w:i/>
                <w:iCs/>
              </w:rPr>
              <w:t>Name</w:t>
            </w:r>
          </w:p>
        </w:tc>
        <w:tc>
          <w:tcPr>
            <w:tcW w:w="7454" w:type="dxa"/>
            <w:gridSpan w:val="3"/>
            <w:tcBorders>
              <w:top w:val="single" w:sz="4" w:space="0" w:color="auto"/>
              <w:left w:val="single" w:sz="6" w:space="0" w:color="auto"/>
              <w:bottom w:val="single" w:sz="4" w:space="0" w:color="auto"/>
              <w:right w:val="single" w:sz="6" w:space="0" w:color="auto"/>
            </w:tcBorders>
            <w:shd w:val="clear" w:color="auto" w:fill="C0C0C0"/>
          </w:tcPr>
          <w:p w:rsidR="00515A06" w:rsidRDefault="00515A06" w:rsidP="00515A06">
            <w:pPr>
              <w:pStyle w:val="TableHead"/>
              <w:jc w:val="left"/>
              <w:rPr>
                <w:i/>
                <w:iCs/>
              </w:rPr>
            </w:pPr>
            <w:r>
              <w:rPr>
                <w:i/>
                <w:iCs/>
              </w:rPr>
              <w:t>Description</w:t>
            </w:r>
          </w:p>
        </w:tc>
      </w:tr>
      <w:tr w:rsidR="00515A06" w:rsidTr="008E6A74">
        <w:trPr>
          <w:cantSplit/>
          <w:trHeight w:val="157"/>
        </w:trPr>
        <w:tc>
          <w:tcPr>
            <w:tcW w:w="1186" w:type="dxa"/>
            <w:vMerge/>
            <w:tcBorders>
              <w:left w:val="single" w:sz="6" w:space="0" w:color="auto"/>
              <w:bottom w:val="double" w:sz="6" w:space="0" w:color="auto"/>
              <w:right w:val="single" w:sz="6" w:space="0" w:color="auto"/>
            </w:tcBorders>
            <w:shd w:val="clear" w:color="auto" w:fill="C0C0C0"/>
          </w:tcPr>
          <w:p w:rsidR="00515A06" w:rsidRDefault="00515A06" w:rsidP="00515A06">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515A06" w:rsidRDefault="00515A06" w:rsidP="00515A06">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515A06" w:rsidRDefault="00515A06" w:rsidP="00515A06">
            <w:pPr>
              <w:pStyle w:val="TableHead"/>
              <w:jc w:val="left"/>
              <w:rPr>
                <w:i/>
                <w:iCs/>
              </w:rPr>
            </w:pPr>
            <w:r>
              <w:rPr>
                <w:i/>
                <w:iCs/>
              </w:rPr>
              <w:t>Language</w:t>
            </w:r>
          </w:p>
        </w:tc>
        <w:tc>
          <w:tcPr>
            <w:tcW w:w="5924" w:type="dxa"/>
            <w:tcBorders>
              <w:top w:val="single" w:sz="4" w:space="0" w:color="auto"/>
              <w:left w:val="single" w:sz="6" w:space="0" w:color="auto"/>
              <w:bottom w:val="double" w:sz="6" w:space="0" w:color="auto"/>
              <w:right w:val="single" w:sz="6" w:space="0" w:color="auto"/>
            </w:tcBorders>
            <w:shd w:val="clear" w:color="auto" w:fill="C0C0C0"/>
          </w:tcPr>
          <w:p w:rsidR="00515A06" w:rsidRDefault="00515A06" w:rsidP="00515A06">
            <w:pPr>
              <w:pStyle w:val="TableHead"/>
              <w:jc w:val="left"/>
              <w:rPr>
                <w:i/>
                <w:iCs/>
              </w:rPr>
            </w:pPr>
            <w:r>
              <w:rPr>
                <w:i/>
                <w:iCs/>
              </w:rPr>
              <w:t>Identifier</w:t>
            </w:r>
          </w:p>
        </w:tc>
      </w:tr>
      <w:tr w:rsidR="00515A06" w:rsidTr="008E6A74">
        <w:trPr>
          <w:cantSplit/>
          <w:trHeight w:val="423"/>
        </w:trPr>
        <w:tc>
          <w:tcPr>
            <w:tcW w:w="1186" w:type="dxa"/>
            <w:vMerge w:val="restart"/>
            <w:tcBorders>
              <w:top w:val="single" w:sz="6" w:space="0" w:color="auto"/>
              <w:left w:val="single" w:sz="6" w:space="0" w:color="auto"/>
              <w:right w:val="single" w:sz="6" w:space="0" w:color="auto"/>
            </w:tcBorders>
          </w:tcPr>
          <w:p w:rsidR="00515A06" w:rsidRDefault="00515A06" w:rsidP="00515A06">
            <w:pPr>
              <w:pStyle w:val="TableCell"/>
            </w:pPr>
            <w:r>
              <w:t>True</w:t>
            </w:r>
          </w:p>
        </w:tc>
        <w:tc>
          <w:tcPr>
            <w:tcW w:w="7454" w:type="dxa"/>
            <w:gridSpan w:val="3"/>
            <w:tcBorders>
              <w:top w:val="single" w:sz="6" w:space="0" w:color="auto"/>
              <w:left w:val="single" w:sz="6" w:space="0" w:color="auto"/>
              <w:bottom w:val="single" w:sz="4" w:space="0" w:color="auto"/>
              <w:right w:val="single" w:sz="6" w:space="0" w:color="auto"/>
            </w:tcBorders>
          </w:tcPr>
          <w:p w:rsidR="00515A06" w:rsidRDefault="00515A06" w:rsidP="00515A06">
            <w:pPr>
              <w:pStyle w:val="TableCell"/>
            </w:pPr>
            <w:r>
              <w:t>The digitizer is currently in the Waiting For Trigger state.</w:t>
            </w:r>
          </w:p>
        </w:tc>
      </w:tr>
      <w:tr w:rsidR="00237168" w:rsidTr="008E6A74">
        <w:trPr>
          <w:cantSplit/>
          <w:trHeight w:val="338"/>
        </w:trPr>
        <w:tc>
          <w:tcPr>
            <w:tcW w:w="1186" w:type="dxa"/>
            <w:vMerge/>
            <w:tcBorders>
              <w:left w:val="single" w:sz="6" w:space="0" w:color="auto"/>
              <w:right w:val="single" w:sz="6" w:space="0" w:color="auto"/>
            </w:tcBorders>
          </w:tcPr>
          <w:p w:rsidR="00237168" w:rsidRDefault="00237168" w:rsidP="00515A06">
            <w:pPr>
              <w:pStyle w:val="TableCell"/>
            </w:pPr>
          </w:p>
        </w:tc>
        <w:tc>
          <w:tcPr>
            <w:tcW w:w="450" w:type="dxa"/>
            <w:vMerge w:val="restart"/>
            <w:tcBorders>
              <w:top w:val="single" w:sz="4" w:space="0" w:color="auto"/>
              <w:left w:val="single" w:sz="6" w:space="0" w:color="auto"/>
              <w:right w:val="single" w:sz="6" w:space="0" w:color="auto"/>
            </w:tcBorders>
          </w:tcPr>
          <w:p w:rsidR="00237168" w:rsidRDefault="00237168"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237168" w:rsidRDefault="00237168" w:rsidP="00515A06">
            <w:pPr>
              <w:pStyle w:val="TableCell"/>
            </w:pPr>
            <w:r>
              <w:t>.NET</w:t>
            </w:r>
          </w:p>
        </w:tc>
        <w:tc>
          <w:tcPr>
            <w:tcW w:w="5924" w:type="dxa"/>
            <w:tcBorders>
              <w:top w:val="single" w:sz="4" w:space="0" w:color="auto"/>
              <w:left w:val="single" w:sz="6" w:space="0" w:color="auto"/>
              <w:bottom w:val="single" w:sz="4" w:space="0" w:color="auto"/>
              <w:right w:val="single" w:sz="6" w:space="0" w:color="auto"/>
            </w:tcBorders>
          </w:tcPr>
          <w:p w:rsidR="00237168" w:rsidRDefault="001710A4" w:rsidP="00515A06">
            <w:pPr>
              <w:pStyle w:val="TableCellCourierNew"/>
            </w:pPr>
            <w:r>
              <w:t>AcquisitionStatusResult.</w:t>
            </w:r>
            <w:r w:rsidR="00237168">
              <w:t>True</w:t>
            </w:r>
          </w:p>
        </w:tc>
      </w:tr>
      <w:tr w:rsidR="00237168" w:rsidTr="00A53C8C">
        <w:trPr>
          <w:cantSplit/>
          <w:trHeight w:val="338"/>
        </w:trPr>
        <w:tc>
          <w:tcPr>
            <w:tcW w:w="1186" w:type="dxa"/>
            <w:vMerge/>
            <w:tcBorders>
              <w:left w:val="single" w:sz="6" w:space="0" w:color="auto"/>
              <w:right w:val="single" w:sz="6" w:space="0" w:color="auto"/>
            </w:tcBorders>
          </w:tcPr>
          <w:p w:rsidR="00237168" w:rsidRDefault="00237168" w:rsidP="00515A06">
            <w:pPr>
              <w:pStyle w:val="TableCell"/>
            </w:pPr>
          </w:p>
        </w:tc>
        <w:tc>
          <w:tcPr>
            <w:tcW w:w="450" w:type="dxa"/>
            <w:vMerge/>
            <w:tcBorders>
              <w:left w:val="single" w:sz="6" w:space="0" w:color="auto"/>
              <w:right w:val="single" w:sz="6" w:space="0" w:color="auto"/>
            </w:tcBorders>
          </w:tcPr>
          <w:p w:rsidR="00237168" w:rsidRDefault="00237168"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237168" w:rsidRDefault="00237168" w:rsidP="00515A06">
            <w:pPr>
              <w:pStyle w:val="TableCell"/>
            </w:pPr>
            <w:r>
              <w:t>C</w:t>
            </w:r>
          </w:p>
        </w:tc>
        <w:tc>
          <w:tcPr>
            <w:tcW w:w="5924" w:type="dxa"/>
            <w:tcBorders>
              <w:top w:val="single" w:sz="4" w:space="0" w:color="auto"/>
              <w:left w:val="single" w:sz="6" w:space="0" w:color="auto"/>
              <w:bottom w:val="single" w:sz="4" w:space="0" w:color="auto"/>
              <w:right w:val="single" w:sz="6" w:space="0" w:color="auto"/>
            </w:tcBorders>
          </w:tcPr>
          <w:p w:rsidR="00237168" w:rsidRDefault="00237168" w:rsidP="00515A06">
            <w:pPr>
              <w:pStyle w:val="TableCellCourierNew"/>
            </w:pPr>
            <w:r>
              <w:t>IVIDIGITIZER_VAL_ACQUISITION_STATUS_RESULT_TRUE</w:t>
            </w:r>
          </w:p>
        </w:tc>
      </w:tr>
      <w:tr w:rsidR="00237168" w:rsidTr="008E6A74">
        <w:trPr>
          <w:cantSplit/>
          <w:trHeight w:val="337"/>
        </w:trPr>
        <w:tc>
          <w:tcPr>
            <w:tcW w:w="1186" w:type="dxa"/>
            <w:vMerge/>
            <w:tcBorders>
              <w:left w:val="single" w:sz="6" w:space="0" w:color="auto"/>
              <w:bottom w:val="single" w:sz="6" w:space="0" w:color="auto"/>
              <w:right w:val="single" w:sz="6" w:space="0" w:color="auto"/>
            </w:tcBorders>
          </w:tcPr>
          <w:p w:rsidR="00237168" w:rsidRDefault="00237168" w:rsidP="00515A06">
            <w:pPr>
              <w:pStyle w:val="TableCell"/>
            </w:pPr>
          </w:p>
        </w:tc>
        <w:tc>
          <w:tcPr>
            <w:tcW w:w="450" w:type="dxa"/>
            <w:vMerge/>
            <w:tcBorders>
              <w:left w:val="single" w:sz="6" w:space="0" w:color="auto"/>
              <w:bottom w:val="single" w:sz="6" w:space="0" w:color="auto"/>
              <w:right w:val="single" w:sz="6" w:space="0" w:color="auto"/>
            </w:tcBorders>
          </w:tcPr>
          <w:p w:rsidR="00237168" w:rsidRDefault="00237168" w:rsidP="00515A06">
            <w:pPr>
              <w:pStyle w:val="TableCell"/>
            </w:pPr>
          </w:p>
        </w:tc>
        <w:tc>
          <w:tcPr>
            <w:tcW w:w="1080" w:type="dxa"/>
            <w:tcBorders>
              <w:top w:val="single" w:sz="4" w:space="0" w:color="auto"/>
              <w:left w:val="single" w:sz="6" w:space="0" w:color="auto"/>
              <w:bottom w:val="single" w:sz="6" w:space="0" w:color="auto"/>
              <w:right w:val="single" w:sz="6" w:space="0" w:color="auto"/>
            </w:tcBorders>
          </w:tcPr>
          <w:p w:rsidR="00237168" w:rsidRDefault="00237168" w:rsidP="00515A06">
            <w:pPr>
              <w:pStyle w:val="TableCell"/>
            </w:pPr>
            <w:r>
              <w:t>COM</w:t>
            </w:r>
          </w:p>
        </w:tc>
        <w:tc>
          <w:tcPr>
            <w:tcW w:w="5924" w:type="dxa"/>
            <w:tcBorders>
              <w:top w:val="single" w:sz="4" w:space="0" w:color="auto"/>
              <w:left w:val="single" w:sz="6" w:space="0" w:color="auto"/>
              <w:bottom w:val="single" w:sz="6" w:space="0" w:color="auto"/>
              <w:right w:val="single" w:sz="6" w:space="0" w:color="auto"/>
            </w:tcBorders>
          </w:tcPr>
          <w:p w:rsidR="00237168" w:rsidRDefault="00237168" w:rsidP="00515A06">
            <w:pPr>
              <w:pStyle w:val="TableCell"/>
              <w:rPr>
                <w:rFonts w:ascii="Courier New" w:hAnsi="Courier New" w:cs="Courier New"/>
                <w:sz w:val="18"/>
                <w:szCs w:val="18"/>
              </w:rPr>
            </w:pPr>
            <w:r>
              <w:rPr>
                <w:rFonts w:ascii="Courier New" w:hAnsi="Courier New" w:cs="Courier New"/>
                <w:sz w:val="18"/>
                <w:szCs w:val="18"/>
              </w:rPr>
              <w:t>IviDigitizerAcquisitionStatusResultTrue</w:t>
            </w:r>
          </w:p>
        </w:tc>
      </w:tr>
      <w:tr w:rsidR="00515A06" w:rsidTr="008E6A74">
        <w:trPr>
          <w:cantSplit/>
          <w:trHeight w:val="462"/>
        </w:trPr>
        <w:tc>
          <w:tcPr>
            <w:tcW w:w="1186" w:type="dxa"/>
            <w:vMerge w:val="restart"/>
            <w:tcBorders>
              <w:top w:val="single" w:sz="6" w:space="0" w:color="auto"/>
              <w:left w:val="single" w:sz="6" w:space="0" w:color="auto"/>
              <w:right w:val="single" w:sz="6" w:space="0" w:color="auto"/>
            </w:tcBorders>
          </w:tcPr>
          <w:p w:rsidR="00515A06" w:rsidRDefault="00515A06" w:rsidP="00515A06">
            <w:pPr>
              <w:pStyle w:val="TableCell"/>
            </w:pPr>
            <w:r>
              <w:t>False</w:t>
            </w:r>
          </w:p>
        </w:tc>
        <w:tc>
          <w:tcPr>
            <w:tcW w:w="7454" w:type="dxa"/>
            <w:gridSpan w:val="3"/>
            <w:tcBorders>
              <w:top w:val="single" w:sz="6" w:space="0" w:color="auto"/>
              <w:left w:val="single" w:sz="6" w:space="0" w:color="auto"/>
              <w:bottom w:val="single" w:sz="4" w:space="0" w:color="auto"/>
              <w:right w:val="single" w:sz="6" w:space="0" w:color="auto"/>
            </w:tcBorders>
          </w:tcPr>
          <w:p w:rsidR="00515A06" w:rsidRDefault="00515A06" w:rsidP="00515A06">
            <w:pPr>
              <w:pStyle w:val="TableCell"/>
            </w:pPr>
            <w:r>
              <w:t>The digitizer is not currently in the Waiting For Trigger state.</w:t>
            </w:r>
          </w:p>
        </w:tc>
      </w:tr>
      <w:tr w:rsidR="00237168" w:rsidTr="008E6A74">
        <w:trPr>
          <w:cantSplit/>
          <w:trHeight w:val="338"/>
        </w:trPr>
        <w:tc>
          <w:tcPr>
            <w:tcW w:w="1186" w:type="dxa"/>
            <w:vMerge/>
            <w:tcBorders>
              <w:left w:val="single" w:sz="6" w:space="0" w:color="auto"/>
              <w:right w:val="single" w:sz="6" w:space="0" w:color="auto"/>
            </w:tcBorders>
          </w:tcPr>
          <w:p w:rsidR="00237168" w:rsidRDefault="00237168" w:rsidP="00515A06">
            <w:pPr>
              <w:pStyle w:val="TableCell"/>
            </w:pPr>
          </w:p>
        </w:tc>
        <w:tc>
          <w:tcPr>
            <w:tcW w:w="450" w:type="dxa"/>
            <w:vMerge w:val="restart"/>
            <w:tcBorders>
              <w:top w:val="single" w:sz="4" w:space="0" w:color="auto"/>
              <w:left w:val="single" w:sz="6" w:space="0" w:color="auto"/>
              <w:right w:val="single" w:sz="6" w:space="0" w:color="auto"/>
            </w:tcBorders>
          </w:tcPr>
          <w:p w:rsidR="00237168" w:rsidRDefault="00237168"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237168" w:rsidRDefault="00237168" w:rsidP="00515A06">
            <w:pPr>
              <w:pStyle w:val="TableCell"/>
            </w:pPr>
            <w:r>
              <w:t>.NET</w:t>
            </w:r>
          </w:p>
        </w:tc>
        <w:tc>
          <w:tcPr>
            <w:tcW w:w="5924" w:type="dxa"/>
            <w:tcBorders>
              <w:top w:val="single" w:sz="4" w:space="0" w:color="auto"/>
              <w:left w:val="single" w:sz="6" w:space="0" w:color="auto"/>
              <w:bottom w:val="single" w:sz="4" w:space="0" w:color="auto"/>
              <w:right w:val="single" w:sz="6" w:space="0" w:color="auto"/>
            </w:tcBorders>
          </w:tcPr>
          <w:p w:rsidR="00237168" w:rsidRDefault="001710A4" w:rsidP="00515A06">
            <w:pPr>
              <w:pStyle w:val="TableCellCourierNew"/>
            </w:pPr>
            <w:r>
              <w:t>AcquisitionStatusResult.</w:t>
            </w:r>
            <w:r w:rsidR="00237168">
              <w:t>False</w:t>
            </w:r>
          </w:p>
        </w:tc>
      </w:tr>
      <w:tr w:rsidR="00237168" w:rsidTr="00A53C8C">
        <w:trPr>
          <w:cantSplit/>
          <w:trHeight w:val="338"/>
        </w:trPr>
        <w:tc>
          <w:tcPr>
            <w:tcW w:w="1186" w:type="dxa"/>
            <w:vMerge/>
            <w:tcBorders>
              <w:left w:val="single" w:sz="6" w:space="0" w:color="auto"/>
              <w:right w:val="single" w:sz="6" w:space="0" w:color="auto"/>
            </w:tcBorders>
          </w:tcPr>
          <w:p w:rsidR="00237168" w:rsidRDefault="00237168" w:rsidP="00515A06">
            <w:pPr>
              <w:pStyle w:val="TableCell"/>
            </w:pPr>
          </w:p>
        </w:tc>
        <w:tc>
          <w:tcPr>
            <w:tcW w:w="450" w:type="dxa"/>
            <w:vMerge/>
            <w:tcBorders>
              <w:left w:val="single" w:sz="6" w:space="0" w:color="auto"/>
              <w:right w:val="single" w:sz="6" w:space="0" w:color="auto"/>
            </w:tcBorders>
          </w:tcPr>
          <w:p w:rsidR="00237168" w:rsidRDefault="00237168"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237168" w:rsidRDefault="00237168" w:rsidP="00515A06">
            <w:pPr>
              <w:pStyle w:val="TableCell"/>
            </w:pPr>
            <w:r>
              <w:t>C</w:t>
            </w:r>
          </w:p>
        </w:tc>
        <w:tc>
          <w:tcPr>
            <w:tcW w:w="5924" w:type="dxa"/>
            <w:tcBorders>
              <w:top w:val="single" w:sz="4" w:space="0" w:color="auto"/>
              <w:left w:val="single" w:sz="6" w:space="0" w:color="auto"/>
              <w:bottom w:val="single" w:sz="4" w:space="0" w:color="auto"/>
              <w:right w:val="single" w:sz="6" w:space="0" w:color="auto"/>
            </w:tcBorders>
          </w:tcPr>
          <w:p w:rsidR="00237168" w:rsidRDefault="00237168" w:rsidP="00515A06">
            <w:pPr>
              <w:pStyle w:val="TableCellCourierNew"/>
            </w:pPr>
            <w:r>
              <w:t>IVIDIGITIZER_VAL_ACQUISITION_STATUS_RESULT_FALSE</w:t>
            </w:r>
          </w:p>
        </w:tc>
      </w:tr>
      <w:tr w:rsidR="00237168" w:rsidTr="008E6A74">
        <w:trPr>
          <w:cantSplit/>
          <w:trHeight w:val="337"/>
        </w:trPr>
        <w:tc>
          <w:tcPr>
            <w:tcW w:w="1186" w:type="dxa"/>
            <w:vMerge/>
            <w:tcBorders>
              <w:left w:val="single" w:sz="6" w:space="0" w:color="auto"/>
              <w:bottom w:val="single" w:sz="6" w:space="0" w:color="auto"/>
              <w:right w:val="single" w:sz="6" w:space="0" w:color="auto"/>
            </w:tcBorders>
          </w:tcPr>
          <w:p w:rsidR="00237168" w:rsidRDefault="00237168" w:rsidP="00515A06">
            <w:pPr>
              <w:pStyle w:val="TableCell"/>
            </w:pPr>
          </w:p>
        </w:tc>
        <w:tc>
          <w:tcPr>
            <w:tcW w:w="450" w:type="dxa"/>
            <w:vMerge/>
            <w:tcBorders>
              <w:left w:val="single" w:sz="6" w:space="0" w:color="auto"/>
              <w:bottom w:val="single" w:sz="6" w:space="0" w:color="auto"/>
              <w:right w:val="single" w:sz="6" w:space="0" w:color="auto"/>
            </w:tcBorders>
          </w:tcPr>
          <w:p w:rsidR="00237168" w:rsidRDefault="00237168" w:rsidP="00515A06">
            <w:pPr>
              <w:pStyle w:val="TableCell"/>
            </w:pPr>
          </w:p>
        </w:tc>
        <w:tc>
          <w:tcPr>
            <w:tcW w:w="1080" w:type="dxa"/>
            <w:tcBorders>
              <w:top w:val="single" w:sz="4" w:space="0" w:color="auto"/>
              <w:left w:val="single" w:sz="6" w:space="0" w:color="auto"/>
              <w:bottom w:val="single" w:sz="6" w:space="0" w:color="auto"/>
              <w:right w:val="single" w:sz="6" w:space="0" w:color="auto"/>
            </w:tcBorders>
          </w:tcPr>
          <w:p w:rsidR="00237168" w:rsidRDefault="00237168" w:rsidP="00515A06">
            <w:pPr>
              <w:pStyle w:val="TableCell"/>
            </w:pPr>
            <w:r>
              <w:t>COM</w:t>
            </w:r>
          </w:p>
        </w:tc>
        <w:tc>
          <w:tcPr>
            <w:tcW w:w="5924" w:type="dxa"/>
            <w:tcBorders>
              <w:top w:val="single" w:sz="4" w:space="0" w:color="auto"/>
              <w:left w:val="single" w:sz="6" w:space="0" w:color="auto"/>
              <w:bottom w:val="single" w:sz="6" w:space="0" w:color="auto"/>
              <w:right w:val="single" w:sz="6" w:space="0" w:color="auto"/>
            </w:tcBorders>
          </w:tcPr>
          <w:p w:rsidR="00237168" w:rsidRDefault="00237168" w:rsidP="00515A06">
            <w:pPr>
              <w:pStyle w:val="TableCell"/>
              <w:rPr>
                <w:rFonts w:ascii="Courier New" w:hAnsi="Courier New" w:cs="Courier New"/>
                <w:sz w:val="18"/>
                <w:szCs w:val="18"/>
              </w:rPr>
            </w:pPr>
            <w:r>
              <w:rPr>
                <w:rFonts w:ascii="Courier New" w:hAnsi="Courier New" w:cs="Courier New"/>
                <w:sz w:val="18"/>
                <w:szCs w:val="18"/>
              </w:rPr>
              <w:t>IviDigitizerAcquisitionStatusResultFalse</w:t>
            </w:r>
          </w:p>
        </w:tc>
      </w:tr>
      <w:tr w:rsidR="00515A06" w:rsidTr="008E6A74">
        <w:trPr>
          <w:cantSplit/>
          <w:trHeight w:val="683"/>
        </w:trPr>
        <w:tc>
          <w:tcPr>
            <w:tcW w:w="1186" w:type="dxa"/>
            <w:vMerge w:val="restart"/>
            <w:tcBorders>
              <w:top w:val="single" w:sz="6" w:space="0" w:color="auto"/>
              <w:left w:val="single" w:sz="6" w:space="0" w:color="auto"/>
              <w:right w:val="single" w:sz="6" w:space="0" w:color="auto"/>
            </w:tcBorders>
          </w:tcPr>
          <w:p w:rsidR="00515A06" w:rsidRDefault="00515A06" w:rsidP="00515A06">
            <w:pPr>
              <w:pStyle w:val="TableCell"/>
            </w:pPr>
            <w:r>
              <w:t>Unknown</w:t>
            </w:r>
          </w:p>
        </w:tc>
        <w:tc>
          <w:tcPr>
            <w:tcW w:w="7454" w:type="dxa"/>
            <w:gridSpan w:val="3"/>
            <w:tcBorders>
              <w:top w:val="single" w:sz="6" w:space="0" w:color="auto"/>
              <w:left w:val="single" w:sz="6" w:space="0" w:color="auto"/>
              <w:bottom w:val="single" w:sz="4" w:space="0" w:color="auto"/>
              <w:right w:val="single" w:sz="6" w:space="0" w:color="auto"/>
            </w:tcBorders>
          </w:tcPr>
          <w:p w:rsidR="00515A06" w:rsidRDefault="00515A06" w:rsidP="00515A06">
            <w:pPr>
              <w:pStyle w:val="TableCell"/>
            </w:pPr>
            <w:r>
              <w:t>The driver cannot query the instrument to determine if the digitizer is in the Waiting For Trigger state.</w:t>
            </w:r>
          </w:p>
        </w:tc>
      </w:tr>
      <w:tr w:rsidR="00237168" w:rsidTr="008E6A74">
        <w:trPr>
          <w:cantSplit/>
          <w:trHeight w:val="338"/>
        </w:trPr>
        <w:tc>
          <w:tcPr>
            <w:tcW w:w="1186" w:type="dxa"/>
            <w:vMerge/>
            <w:tcBorders>
              <w:left w:val="single" w:sz="6" w:space="0" w:color="auto"/>
              <w:right w:val="single" w:sz="6" w:space="0" w:color="auto"/>
            </w:tcBorders>
          </w:tcPr>
          <w:p w:rsidR="00237168" w:rsidRDefault="00237168" w:rsidP="00515A06">
            <w:pPr>
              <w:pStyle w:val="TableCell"/>
            </w:pPr>
          </w:p>
        </w:tc>
        <w:tc>
          <w:tcPr>
            <w:tcW w:w="450" w:type="dxa"/>
            <w:vMerge w:val="restart"/>
            <w:tcBorders>
              <w:top w:val="single" w:sz="4" w:space="0" w:color="auto"/>
              <w:left w:val="single" w:sz="6" w:space="0" w:color="auto"/>
              <w:right w:val="single" w:sz="6" w:space="0" w:color="auto"/>
            </w:tcBorders>
          </w:tcPr>
          <w:p w:rsidR="00237168" w:rsidRDefault="00237168"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237168" w:rsidRDefault="00237168" w:rsidP="00515A06">
            <w:pPr>
              <w:pStyle w:val="TableCell"/>
            </w:pPr>
            <w:r>
              <w:t>.NET</w:t>
            </w:r>
          </w:p>
        </w:tc>
        <w:tc>
          <w:tcPr>
            <w:tcW w:w="5924" w:type="dxa"/>
            <w:tcBorders>
              <w:top w:val="single" w:sz="4" w:space="0" w:color="auto"/>
              <w:left w:val="single" w:sz="6" w:space="0" w:color="auto"/>
              <w:bottom w:val="single" w:sz="4" w:space="0" w:color="auto"/>
              <w:right w:val="single" w:sz="6" w:space="0" w:color="auto"/>
            </w:tcBorders>
          </w:tcPr>
          <w:p w:rsidR="00237168" w:rsidRDefault="001710A4" w:rsidP="00515A06">
            <w:pPr>
              <w:pStyle w:val="TableCellCourierNew"/>
            </w:pPr>
            <w:r>
              <w:t>AcquisitionStatusResult.</w:t>
            </w:r>
            <w:r w:rsidR="00237168">
              <w:t>Unknown</w:t>
            </w:r>
          </w:p>
        </w:tc>
      </w:tr>
      <w:tr w:rsidR="00237168" w:rsidTr="00A53C8C">
        <w:trPr>
          <w:cantSplit/>
          <w:trHeight w:val="338"/>
        </w:trPr>
        <w:tc>
          <w:tcPr>
            <w:tcW w:w="1186" w:type="dxa"/>
            <w:vMerge/>
            <w:tcBorders>
              <w:left w:val="single" w:sz="6" w:space="0" w:color="auto"/>
              <w:right w:val="single" w:sz="6" w:space="0" w:color="auto"/>
            </w:tcBorders>
          </w:tcPr>
          <w:p w:rsidR="00237168" w:rsidRDefault="00237168" w:rsidP="00515A06">
            <w:pPr>
              <w:pStyle w:val="TableCell"/>
            </w:pPr>
          </w:p>
        </w:tc>
        <w:tc>
          <w:tcPr>
            <w:tcW w:w="450" w:type="dxa"/>
            <w:vMerge/>
            <w:tcBorders>
              <w:left w:val="single" w:sz="6" w:space="0" w:color="auto"/>
              <w:right w:val="single" w:sz="6" w:space="0" w:color="auto"/>
            </w:tcBorders>
          </w:tcPr>
          <w:p w:rsidR="00237168" w:rsidRDefault="00237168"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237168" w:rsidRDefault="00237168" w:rsidP="00515A06">
            <w:pPr>
              <w:pStyle w:val="TableCell"/>
            </w:pPr>
            <w:r>
              <w:t>C</w:t>
            </w:r>
          </w:p>
        </w:tc>
        <w:tc>
          <w:tcPr>
            <w:tcW w:w="5924" w:type="dxa"/>
            <w:tcBorders>
              <w:top w:val="single" w:sz="4" w:space="0" w:color="auto"/>
              <w:left w:val="single" w:sz="6" w:space="0" w:color="auto"/>
              <w:bottom w:val="single" w:sz="4" w:space="0" w:color="auto"/>
              <w:right w:val="single" w:sz="6" w:space="0" w:color="auto"/>
            </w:tcBorders>
          </w:tcPr>
          <w:p w:rsidR="00237168" w:rsidRDefault="00237168" w:rsidP="00515A06">
            <w:pPr>
              <w:pStyle w:val="TableCellCourierNew"/>
            </w:pPr>
            <w:r>
              <w:t>IVIDIGITIZER_VAL_ACQUISITION_STATUS_RESULT_UNKNOWN</w:t>
            </w:r>
          </w:p>
        </w:tc>
      </w:tr>
      <w:tr w:rsidR="00237168" w:rsidTr="008E6A74">
        <w:trPr>
          <w:cantSplit/>
          <w:trHeight w:val="188"/>
        </w:trPr>
        <w:tc>
          <w:tcPr>
            <w:tcW w:w="1186" w:type="dxa"/>
            <w:vMerge/>
            <w:tcBorders>
              <w:left w:val="single" w:sz="6" w:space="0" w:color="auto"/>
              <w:bottom w:val="single" w:sz="6" w:space="0" w:color="auto"/>
              <w:right w:val="single" w:sz="6" w:space="0" w:color="auto"/>
            </w:tcBorders>
          </w:tcPr>
          <w:p w:rsidR="00237168" w:rsidRDefault="00237168" w:rsidP="00515A06">
            <w:pPr>
              <w:pStyle w:val="TableCell"/>
            </w:pPr>
          </w:p>
        </w:tc>
        <w:tc>
          <w:tcPr>
            <w:tcW w:w="450" w:type="dxa"/>
            <w:vMerge/>
            <w:tcBorders>
              <w:left w:val="single" w:sz="6" w:space="0" w:color="auto"/>
              <w:bottom w:val="single" w:sz="6" w:space="0" w:color="auto"/>
              <w:right w:val="single" w:sz="6" w:space="0" w:color="auto"/>
            </w:tcBorders>
          </w:tcPr>
          <w:p w:rsidR="00237168" w:rsidRDefault="00237168" w:rsidP="00515A06">
            <w:pPr>
              <w:pStyle w:val="TableCell"/>
            </w:pPr>
          </w:p>
        </w:tc>
        <w:tc>
          <w:tcPr>
            <w:tcW w:w="1080" w:type="dxa"/>
            <w:tcBorders>
              <w:top w:val="single" w:sz="4" w:space="0" w:color="auto"/>
              <w:left w:val="single" w:sz="6" w:space="0" w:color="auto"/>
              <w:bottom w:val="single" w:sz="6" w:space="0" w:color="auto"/>
              <w:right w:val="single" w:sz="6" w:space="0" w:color="auto"/>
            </w:tcBorders>
          </w:tcPr>
          <w:p w:rsidR="00237168" w:rsidRDefault="00237168" w:rsidP="00515A06">
            <w:pPr>
              <w:pStyle w:val="TableCell"/>
            </w:pPr>
            <w:r>
              <w:t>COM</w:t>
            </w:r>
          </w:p>
        </w:tc>
        <w:tc>
          <w:tcPr>
            <w:tcW w:w="5924" w:type="dxa"/>
            <w:tcBorders>
              <w:top w:val="single" w:sz="4" w:space="0" w:color="auto"/>
              <w:left w:val="single" w:sz="6" w:space="0" w:color="auto"/>
              <w:bottom w:val="single" w:sz="6" w:space="0" w:color="auto"/>
              <w:right w:val="single" w:sz="6" w:space="0" w:color="auto"/>
            </w:tcBorders>
          </w:tcPr>
          <w:p w:rsidR="00237168" w:rsidRDefault="00237168" w:rsidP="00515A06">
            <w:pPr>
              <w:pStyle w:val="TableCell"/>
              <w:rPr>
                <w:rFonts w:ascii="Courier New" w:hAnsi="Courier New" w:cs="Courier New"/>
                <w:sz w:val="18"/>
                <w:szCs w:val="18"/>
              </w:rPr>
            </w:pPr>
            <w:r>
              <w:rPr>
                <w:rFonts w:ascii="Courier New" w:hAnsi="Courier New" w:cs="Courier New"/>
                <w:sz w:val="18"/>
                <w:szCs w:val="18"/>
              </w:rPr>
              <w:t>IviDigitizerAcquisitionStatusResultUnknown</w:t>
            </w:r>
          </w:p>
        </w:tc>
      </w:tr>
    </w:tbl>
    <w:p w:rsidR="006B297D" w:rsidRPr="00F7116C" w:rsidRDefault="006B297D" w:rsidP="006B297D">
      <w:pPr>
        <w:pStyle w:val="AttrFuncSubheading"/>
        <w:rPr>
          <w:color w:val="auto"/>
        </w:rPr>
      </w:pPr>
      <w:r w:rsidRPr="00F7116C">
        <w:rPr>
          <w:color w:val="auto"/>
        </w:rPr>
        <w:lastRenderedPageBreak/>
        <w:t>.NET Exceptions</w:t>
      </w:r>
    </w:p>
    <w:p w:rsidR="006B297D" w:rsidRDefault="006B297D" w:rsidP="006B297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142935" w:rsidRPr="008E6A74" w:rsidRDefault="00142935" w:rsidP="008E6A74">
      <w:pPr>
        <w:pStyle w:val="Heading3"/>
        <w:pageBreakBefore/>
      </w:pPr>
      <w:bookmarkStart w:id="196" w:name="_Toc304583605"/>
      <w:bookmarkStart w:id="197" w:name="_Toc306374456"/>
      <w:r w:rsidRPr="008E6A74">
        <w:lastRenderedPageBreak/>
        <w:t>Max First Valid Point Value</w:t>
      </w:r>
      <w:bookmarkEnd w:id="196"/>
      <w:bookmarkEnd w:id="197"/>
    </w:p>
    <w:p w:rsidR="001C22BC" w:rsidRPr="001C22BC" w:rsidRDefault="001C22BC" w:rsidP="001C22BC">
      <w:pPr>
        <w:pStyle w:val="Body1"/>
      </w:pPr>
    </w:p>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142935" w:rsidTr="000D2D5D">
        <w:trPr>
          <w:cantSplit/>
          <w:tblHeader/>
        </w:trPr>
        <w:tc>
          <w:tcPr>
            <w:tcW w:w="1170" w:type="dxa"/>
            <w:tcBorders>
              <w:top w:val="single" w:sz="4" w:space="0" w:color="auto"/>
              <w:left w:val="single" w:sz="4" w:space="0" w:color="auto"/>
              <w:bottom w:val="double" w:sz="6" w:space="0" w:color="auto"/>
            </w:tcBorders>
          </w:tcPr>
          <w:p w:rsidR="00142935" w:rsidRDefault="00142935" w:rsidP="000D2D5D">
            <w:pPr>
              <w:pStyle w:val="TableHead"/>
            </w:pPr>
            <w:r>
              <w:t>Data Type</w:t>
            </w:r>
          </w:p>
        </w:tc>
        <w:tc>
          <w:tcPr>
            <w:tcW w:w="810" w:type="dxa"/>
            <w:tcBorders>
              <w:top w:val="single" w:sz="4" w:space="0" w:color="auto"/>
              <w:bottom w:val="double" w:sz="6" w:space="0" w:color="auto"/>
            </w:tcBorders>
          </w:tcPr>
          <w:p w:rsidR="00142935" w:rsidRDefault="00142935" w:rsidP="000D2D5D">
            <w:pPr>
              <w:pStyle w:val="TableHead"/>
            </w:pPr>
            <w:r>
              <w:t>Access</w:t>
            </w:r>
          </w:p>
        </w:tc>
        <w:tc>
          <w:tcPr>
            <w:tcW w:w="1530" w:type="dxa"/>
            <w:tcBorders>
              <w:top w:val="single" w:sz="4" w:space="0" w:color="auto"/>
              <w:bottom w:val="double" w:sz="6" w:space="0" w:color="auto"/>
            </w:tcBorders>
          </w:tcPr>
          <w:p w:rsidR="00142935" w:rsidRDefault="00142935" w:rsidP="000D2D5D">
            <w:pPr>
              <w:pStyle w:val="TableHead"/>
            </w:pPr>
            <w:r>
              <w:t>Applies To</w:t>
            </w:r>
          </w:p>
        </w:tc>
        <w:tc>
          <w:tcPr>
            <w:tcW w:w="1080" w:type="dxa"/>
            <w:tcBorders>
              <w:top w:val="single" w:sz="4" w:space="0" w:color="auto"/>
              <w:bottom w:val="double" w:sz="6" w:space="0" w:color="auto"/>
            </w:tcBorders>
          </w:tcPr>
          <w:p w:rsidR="00142935" w:rsidRDefault="00142935" w:rsidP="000D2D5D">
            <w:pPr>
              <w:pStyle w:val="TableHead"/>
            </w:pPr>
            <w:r>
              <w:t>Coercion</w:t>
            </w:r>
          </w:p>
        </w:tc>
        <w:tc>
          <w:tcPr>
            <w:tcW w:w="4770" w:type="dxa"/>
            <w:tcBorders>
              <w:top w:val="single" w:sz="4" w:space="0" w:color="auto"/>
              <w:bottom w:val="double" w:sz="6" w:space="0" w:color="auto"/>
              <w:right w:val="single" w:sz="6" w:space="0" w:color="auto"/>
            </w:tcBorders>
          </w:tcPr>
          <w:p w:rsidR="00142935" w:rsidRDefault="00142935" w:rsidP="000D2D5D">
            <w:pPr>
              <w:pStyle w:val="TableHead"/>
            </w:pPr>
            <w:r>
              <w:t>High Level Functions</w:t>
            </w:r>
          </w:p>
        </w:tc>
      </w:tr>
      <w:tr w:rsidR="00142935" w:rsidTr="000D2D5D">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142935" w:rsidRDefault="00142935" w:rsidP="000D2D5D">
            <w:pPr>
              <w:pStyle w:val="TableCellCourierNew"/>
            </w:pPr>
            <w:r>
              <w:t>ViInt64</w:t>
            </w:r>
          </w:p>
        </w:tc>
        <w:tc>
          <w:tcPr>
            <w:tcW w:w="810" w:type="dxa"/>
            <w:tcBorders>
              <w:top w:val="double" w:sz="6" w:space="0" w:color="auto"/>
            </w:tcBorders>
          </w:tcPr>
          <w:p w:rsidR="00142935" w:rsidRDefault="00142935" w:rsidP="000D2D5D">
            <w:pPr>
              <w:pStyle w:val="TableCell"/>
            </w:pPr>
            <w:r>
              <w:t>RO</w:t>
            </w:r>
          </w:p>
        </w:tc>
        <w:tc>
          <w:tcPr>
            <w:tcW w:w="1530" w:type="dxa"/>
            <w:tcBorders>
              <w:top w:val="double" w:sz="6" w:space="0" w:color="auto"/>
            </w:tcBorders>
          </w:tcPr>
          <w:p w:rsidR="00142935" w:rsidRDefault="00142935" w:rsidP="000D2D5D">
            <w:pPr>
              <w:pStyle w:val="TableCell"/>
            </w:pPr>
            <w:r>
              <w:t>N/A</w:t>
            </w:r>
          </w:p>
        </w:tc>
        <w:tc>
          <w:tcPr>
            <w:tcW w:w="1080" w:type="dxa"/>
            <w:tcBorders>
              <w:top w:val="double" w:sz="6" w:space="0" w:color="auto"/>
            </w:tcBorders>
          </w:tcPr>
          <w:p w:rsidR="00142935" w:rsidRDefault="00142935" w:rsidP="000D2D5D">
            <w:pPr>
              <w:pStyle w:val="TableCell"/>
            </w:pPr>
            <w:r>
              <w:t>None</w:t>
            </w:r>
          </w:p>
        </w:tc>
        <w:tc>
          <w:tcPr>
            <w:tcW w:w="4770" w:type="dxa"/>
            <w:tcBorders>
              <w:top w:val="double" w:sz="6" w:space="0" w:color="auto"/>
            </w:tcBorders>
          </w:tcPr>
          <w:p w:rsidR="00142935" w:rsidRDefault="00142935" w:rsidP="000D2D5D">
            <w:pPr>
              <w:pStyle w:val="TableCell"/>
            </w:pPr>
            <w:r>
              <w:t>N/A</w:t>
            </w:r>
          </w:p>
        </w:tc>
      </w:tr>
    </w:tbl>
    <w:p w:rsidR="00FB3DC9" w:rsidRDefault="00FB3DC9" w:rsidP="00FB3DC9">
      <w:pPr>
        <w:pStyle w:val="FunctionHead"/>
      </w:pPr>
      <w:r>
        <w:t>.NET Property Name</w:t>
      </w:r>
    </w:p>
    <w:p w:rsidR="00FB3DC9" w:rsidRDefault="00FB3DC9" w:rsidP="00FB3DC9">
      <w:pPr>
        <w:pStyle w:val="Body1"/>
        <w:rPr>
          <w:rStyle w:val="monospace"/>
        </w:rPr>
      </w:pPr>
      <w:r>
        <w:rPr>
          <w:rStyle w:val="monospace"/>
        </w:rPr>
        <w:t>Acquisition.MaxFirstValidPointValue</w:t>
      </w:r>
    </w:p>
    <w:p w:rsidR="00142935" w:rsidRDefault="00142935" w:rsidP="00142935">
      <w:pPr>
        <w:pStyle w:val="FunctionHead"/>
      </w:pPr>
      <w:r>
        <w:t>COM Property Name</w:t>
      </w:r>
    </w:p>
    <w:p w:rsidR="00142935" w:rsidRDefault="00142935" w:rsidP="00142935">
      <w:pPr>
        <w:pStyle w:val="Body1"/>
        <w:rPr>
          <w:rStyle w:val="monospace"/>
        </w:rPr>
      </w:pPr>
      <w:r>
        <w:rPr>
          <w:rStyle w:val="monospace"/>
        </w:rPr>
        <w:t>Acquisition.MaxFirstValidPointValue</w:t>
      </w:r>
    </w:p>
    <w:p w:rsidR="00142935" w:rsidRDefault="00142935" w:rsidP="00142935">
      <w:pPr>
        <w:pStyle w:val="FunctionHead"/>
      </w:pPr>
      <w:r>
        <w:t>C Constant Name</w:t>
      </w:r>
    </w:p>
    <w:p w:rsidR="00142935" w:rsidRDefault="00142935" w:rsidP="00142935">
      <w:pPr>
        <w:pStyle w:val="Body1"/>
      </w:pPr>
      <w:r>
        <w:rPr>
          <w:rFonts w:ascii="Courier New" w:hAnsi="Courier New" w:cs="Courier New"/>
          <w:sz w:val="18"/>
          <w:szCs w:val="18"/>
        </w:rPr>
        <w:t>IVIDIGITIZER_ATTR_MAX_FIRST_VALID_POINT_VAL</w:t>
      </w:r>
    </w:p>
    <w:p w:rsidR="00142935" w:rsidRDefault="00142935" w:rsidP="00142935">
      <w:pPr>
        <w:pStyle w:val="FunctionHead"/>
      </w:pPr>
      <w:r>
        <w:t>Description</w:t>
      </w:r>
    </w:p>
    <w:p w:rsidR="00142935" w:rsidRDefault="00142935" w:rsidP="00142935">
      <w:pPr>
        <w:pStyle w:val="Body1"/>
      </w:pPr>
      <w:r>
        <w:t xml:space="preserve">Returns the maximum </w:t>
      </w:r>
      <w:r w:rsidR="00B6286E">
        <w:t>value that the First Valid Point parameter of the readout functions may assume</w:t>
      </w:r>
      <w:r>
        <w:t>.</w:t>
      </w:r>
      <w:r w:rsidR="00B6286E">
        <w:t xml:space="preserve"> This value is necessary to calculate t</w:t>
      </w:r>
      <w:r w:rsidR="00DB058C">
        <w:t>he</w:t>
      </w:r>
      <w:r w:rsidR="00B6286E">
        <w:t xml:space="preserve"> minimum size of the required data buffer to retrieve the entire acquisition.</w:t>
      </w:r>
    </w:p>
    <w:p w:rsidR="00FA756A" w:rsidRPr="00F7116C" w:rsidRDefault="00FA756A" w:rsidP="00FA756A">
      <w:pPr>
        <w:pStyle w:val="AttrFuncSubheading"/>
        <w:rPr>
          <w:color w:val="auto"/>
        </w:rPr>
      </w:pPr>
      <w:r w:rsidRPr="00F7116C">
        <w:rPr>
          <w:color w:val="auto"/>
        </w:rPr>
        <w:t>.NET Exceptions</w:t>
      </w:r>
    </w:p>
    <w:p w:rsidR="00FA756A" w:rsidRDefault="00FA756A" w:rsidP="00FA756A">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515A06" w:rsidRDefault="00515A06" w:rsidP="00947E70">
      <w:pPr>
        <w:pStyle w:val="Heading3"/>
        <w:pageBreakBefore/>
      </w:pPr>
      <w:bookmarkStart w:id="198" w:name="_Toc304583606"/>
      <w:bookmarkStart w:id="199" w:name="_Toc306374457"/>
      <w:r>
        <w:lastRenderedPageBreak/>
        <w:t>Max Samples Per Channel</w:t>
      </w:r>
      <w:bookmarkEnd w:id="198"/>
      <w:bookmarkEnd w:id="199"/>
    </w:p>
    <w:p w:rsidR="001C22BC" w:rsidRPr="001C22BC" w:rsidRDefault="001C22BC" w:rsidP="001C22BC">
      <w:pPr>
        <w:pStyle w:val="Body1"/>
      </w:pPr>
    </w:p>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78415C">
            <w:pPr>
              <w:pStyle w:val="TableCellCourierNew"/>
            </w:pPr>
            <w:r>
              <w:t>ViInt64</w:t>
            </w:r>
          </w:p>
        </w:tc>
        <w:tc>
          <w:tcPr>
            <w:tcW w:w="810" w:type="dxa"/>
            <w:tcBorders>
              <w:top w:val="double" w:sz="6" w:space="0" w:color="auto"/>
            </w:tcBorders>
          </w:tcPr>
          <w:p w:rsidR="00004825" w:rsidRDefault="00004825">
            <w:pPr>
              <w:pStyle w:val="TableCell"/>
            </w:pPr>
            <w:r>
              <w:t>RO</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004825">
            <w:pPr>
              <w:pStyle w:val="TableCell"/>
            </w:pPr>
            <w:r>
              <w:t>N/A</w:t>
            </w:r>
          </w:p>
        </w:tc>
      </w:tr>
    </w:tbl>
    <w:p w:rsidR="00FA756A" w:rsidRDefault="00FA756A" w:rsidP="00FA756A">
      <w:pPr>
        <w:pStyle w:val="FunctionHead"/>
      </w:pPr>
      <w:r>
        <w:t>.NET Property Name</w:t>
      </w:r>
    </w:p>
    <w:p w:rsidR="00FA756A" w:rsidRDefault="00FA756A" w:rsidP="00FA756A">
      <w:pPr>
        <w:pStyle w:val="Body1"/>
        <w:rPr>
          <w:rStyle w:val="monospace"/>
        </w:rPr>
      </w:pPr>
      <w:r>
        <w:rPr>
          <w:rStyle w:val="monospace"/>
        </w:rPr>
        <w:t>Acquisition.MaxSamplesPerChannel</w:t>
      </w:r>
    </w:p>
    <w:p w:rsidR="00004825" w:rsidRDefault="00004825">
      <w:pPr>
        <w:pStyle w:val="FunctionHead"/>
      </w:pPr>
      <w:r>
        <w:t>COM Property Name</w:t>
      </w:r>
    </w:p>
    <w:p w:rsidR="00004825" w:rsidRDefault="00004825">
      <w:pPr>
        <w:pStyle w:val="Body1"/>
        <w:rPr>
          <w:rStyle w:val="monospace"/>
        </w:rPr>
      </w:pPr>
      <w:r>
        <w:rPr>
          <w:rStyle w:val="monospace"/>
        </w:rPr>
        <w:t>Acquisition.MaxSamplesPerChannel</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IVIDIGITIZER_ATTR_MAX_SAMPLES_PER_CHANNEL</w:t>
      </w:r>
    </w:p>
    <w:p w:rsidR="00004825" w:rsidRDefault="00004825">
      <w:pPr>
        <w:pStyle w:val="FunctionHead"/>
      </w:pPr>
      <w:r>
        <w:t>Description</w:t>
      </w:r>
    </w:p>
    <w:p w:rsidR="00004825" w:rsidRDefault="00004825">
      <w:pPr>
        <w:pStyle w:val="Body1"/>
      </w:pPr>
      <w:r>
        <w:t>Returns the maximum number of samples per channel that can be captured.</w:t>
      </w:r>
    </w:p>
    <w:p w:rsidR="00D82857" w:rsidRPr="00F7116C" w:rsidRDefault="00D82857" w:rsidP="00D82857">
      <w:pPr>
        <w:pStyle w:val="AttrFuncSubheading"/>
        <w:rPr>
          <w:color w:val="auto"/>
        </w:rPr>
      </w:pPr>
      <w:r w:rsidRPr="00F7116C">
        <w:rPr>
          <w:color w:val="auto"/>
        </w:rPr>
        <w:t>.NET Exceptions</w:t>
      </w:r>
    </w:p>
    <w:p w:rsidR="00D82857" w:rsidRDefault="00D82857" w:rsidP="00D82857">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1D3C20">
      <w:pPr>
        <w:pStyle w:val="Heading3"/>
        <w:pageBreakBefore/>
      </w:pPr>
      <w:bookmarkStart w:id="200" w:name="_Toc304583607"/>
      <w:bookmarkStart w:id="201" w:name="_Toc306374458"/>
      <w:r>
        <w:lastRenderedPageBreak/>
        <w:t>Min Record Size</w:t>
      </w:r>
      <w:bookmarkEnd w:id="200"/>
      <w:bookmarkEnd w:id="201"/>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78415C">
            <w:pPr>
              <w:pStyle w:val="TableCellCourierNew"/>
            </w:pPr>
            <w:r>
              <w:t>ViInt64</w:t>
            </w:r>
          </w:p>
        </w:tc>
        <w:tc>
          <w:tcPr>
            <w:tcW w:w="810" w:type="dxa"/>
            <w:tcBorders>
              <w:top w:val="double" w:sz="6" w:space="0" w:color="auto"/>
            </w:tcBorders>
          </w:tcPr>
          <w:p w:rsidR="00004825" w:rsidRDefault="00004825">
            <w:pPr>
              <w:pStyle w:val="TableCell"/>
            </w:pPr>
            <w:r>
              <w:t>RO</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004825">
            <w:pPr>
              <w:pStyle w:val="TableCell"/>
            </w:pPr>
            <w:r>
              <w:t>N/A</w:t>
            </w:r>
          </w:p>
        </w:tc>
      </w:tr>
    </w:tbl>
    <w:p w:rsidR="00D82857" w:rsidRDefault="00D82857" w:rsidP="00D82857">
      <w:pPr>
        <w:pStyle w:val="FunctionHead"/>
      </w:pPr>
      <w:r>
        <w:t>.NET Property Name</w:t>
      </w:r>
    </w:p>
    <w:p w:rsidR="00D82857" w:rsidRDefault="00D82857" w:rsidP="00D82857">
      <w:pPr>
        <w:pStyle w:val="Body1"/>
        <w:rPr>
          <w:rStyle w:val="monospace"/>
        </w:rPr>
      </w:pPr>
      <w:r>
        <w:rPr>
          <w:rStyle w:val="monospace"/>
        </w:rPr>
        <w:t>Acquisition.MinRecordSize</w:t>
      </w:r>
    </w:p>
    <w:p w:rsidR="00004825" w:rsidRDefault="00004825">
      <w:pPr>
        <w:pStyle w:val="FunctionHead"/>
      </w:pPr>
      <w:r>
        <w:t>COM Property Name</w:t>
      </w:r>
    </w:p>
    <w:p w:rsidR="00004825" w:rsidRDefault="00004825">
      <w:pPr>
        <w:pStyle w:val="Body1"/>
        <w:rPr>
          <w:rStyle w:val="monospace"/>
        </w:rPr>
      </w:pPr>
      <w:r>
        <w:rPr>
          <w:rStyle w:val="monospace"/>
        </w:rPr>
        <w:t>Acquisition.MinRecordSize</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IVIDIGITIZER_ATTR_MIN_RECORD_SIZE</w:t>
      </w:r>
    </w:p>
    <w:p w:rsidR="00004825" w:rsidRDefault="00004825">
      <w:pPr>
        <w:pStyle w:val="FunctionHead"/>
      </w:pPr>
      <w:r>
        <w:t>Description</w:t>
      </w:r>
    </w:p>
    <w:p w:rsidR="00004825" w:rsidRDefault="00004825">
      <w:pPr>
        <w:pStyle w:val="Body1"/>
      </w:pPr>
      <w:r>
        <w:t>Indicates the minimum waveform record size</w:t>
      </w:r>
      <w:r w:rsidR="0080634C">
        <w:t xml:space="preserve">. </w:t>
      </w:r>
      <w:r>
        <w:t>If the digitizer can support any arbitrary size record, then this attribute returns 1.</w:t>
      </w:r>
    </w:p>
    <w:p w:rsidR="00FA756A" w:rsidRPr="00F7116C" w:rsidRDefault="00FA756A" w:rsidP="00FA756A">
      <w:pPr>
        <w:pStyle w:val="AttrFuncSubheading"/>
        <w:rPr>
          <w:color w:val="auto"/>
        </w:rPr>
      </w:pPr>
      <w:r w:rsidRPr="00F7116C">
        <w:rPr>
          <w:color w:val="auto"/>
        </w:rPr>
        <w:t>.NET Exceptions</w:t>
      </w:r>
    </w:p>
    <w:p w:rsidR="00FA756A" w:rsidRDefault="00FA756A" w:rsidP="00FA756A">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947E70">
      <w:pPr>
        <w:pStyle w:val="Heading3"/>
        <w:pageBreakBefore/>
      </w:pPr>
      <w:bookmarkStart w:id="202" w:name="_Toc304583608"/>
      <w:bookmarkStart w:id="203" w:name="_Toc306374459"/>
      <w:r>
        <w:lastRenderedPageBreak/>
        <w:t>Num Acquired Records</w:t>
      </w:r>
      <w:bookmarkEnd w:id="202"/>
      <w:bookmarkEnd w:id="203"/>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78415C">
            <w:pPr>
              <w:pStyle w:val="TableCellCourierNew"/>
            </w:pPr>
            <w:r>
              <w:t>ViInt64</w:t>
            </w:r>
          </w:p>
        </w:tc>
        <w:tc>
          <w:tcPr>
            <w:tcW w:w="810" w:type="dxa"/>
            <w:tcBorders>
              <w:top w:val="double" w:sz="6" w:space="0" w:color="auto"/>
            </w:tcBorders>
          </w:tcPr>
          <w:p w:rsidR="00004825" w:rsidRDefault="00004825">
            <w:pPr>
              <w:pStyle w:val="TableCell"/>
            </w:pPr>
            <w:r>
              <w:t>RO</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004825">
            <w:pPr>
              <w:pStyle w:val="TableCell"/>
            </w:pPr>
            <w:r>
              <w:t>N/A</w:t>
            </w:r>
          </w:p>
        </w:tc>
      </w:tr>
    </w:tbl>
    <w:p w:rsidR="00B778E2" w:rsidRDefault="00B778E2" w:rsidP="00B778E2">
      <w:pPr>
        <w:pStyle w:val="FunctionHead"/>
      </w:pPr>
      <w:r>
        <w:t>.NET Property Name</w:t>
      </w:r>
    </w:p>
    <w:p w:rsidR="00B778E2" w:rsidRDefault="00B778E2" w:rsidP="00B778E2">
      <w:pPr>
        <w:pStyle w:val="Body1"/>
        <w:rPr>
          <w:rStyle w:val="monospace"/>
        </w:rPr>
      </w:pPr>
      <w:r>
        <w:rPr>
          <w:rStyle w:val="monospace"/>
        </w:rPr>
        <w:t>Acquisition.Num</w:t>
      </w:r>
      <w:r w:rsidR="0082626F">
        <w:rPr>
          <w:rStyle w:val="monospace"/>
        </w:rPr>
        <w:t>berOf</w:t>
      </w:r>
      <w:r>
        <w:rPr>
          <w:rStyle w:val="monospace"/>
        </w:rPr>
        <w:t>AcquiredRecords</w:t>
      </w:r>
    </w:p>
    <w:p w:rsidR="00004825" w:rsidRDefault="00004825">
      <w:pPr>
        <w:pStyle w:val="FunctionHead"/>
      </w:pPr>
      <w:r>
        <w:t>COM Property Name</w:t>
      </w:r>
    </w:p>
    <w:p w:rsidR="00004825" w:rsidRDefault="00004825">
      <w:pPr>
        <w:pStyle w:val="Body1"/>
        <w:rPr>
          <w:rStyle w:val="monospace"/>
        </w:rPr>
      </w:pPr>
      <w:r>
        <w:rPr>
          <w:rStyle w:val="monospace"/>
        </w:rPr>
        <w:t>Acquisition.NumAcquiredRecords</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IVIDIGITIZER_ATTR_NUM_ACQUIRED_RECORDS</w:t>
      </w:r>
    </w:p>
    <w:p w:rsidR="00004825" w:rsidRDefault="00004825">
      <w:pPr>
        <w:pStyle w:val="FunctionHead"/>
      </w:pPr>
      <w:r>
        <w:t>Description</w:t>
      </w:r>
    </w:p>
    <w:p w:rsidR="00004825" w:rsidRDefault="00004825">
      <w:pPr>
        <w:pStyle w:val="Body1"/>
      </w:pPr>
      <w:r>
        <w:t>Gets the total number of records acquired since the acquistion was last initiated</w:t>
      </w:r>
      <w:r w:rsidR="0080634C">
        <w:t xml:space="preserve">. </w:t>
      </w:r>
      <w:r>
        <w:t>You may call this method while an acquisition is in progress.</w:t>
      </w:r>
    </w:p>
    <w:p w:rsidR="00B778E2" w:rsidRPr="00F7116C" w:rsidRDefault="00B778E2" w:rsidP="00B778E2">
      <w:pPr>
        <w:pStyle w:val="AttrFuncSubheading"/>
        <w:rPr>
          <w:color w:val="auto"/>
        </w:rPr>
      </w:pPr>
      <w:r w:rsidRPr="00F7116C">
        <w:rPr>
          <w:color w:val="auto"/>
        </w:rPr>
        <w:t>.NET Exceptions</w:t>
      </w:r>
    </w:p>
    <w:p w:rsidR="00B778E2" w:rsidRDefault="00B778E2" w:rsidP="00B778E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p>
    <w:p w:rsidR="00004825" w:rsidRPr="003D46AA" w:rsidRDefault="00004825" w:rsidP="003D46AA">
      <w:pPr>
        <w:pStyle w:val="Heading3"/>
        <w:pageBreakBefore/>
      </w:pPr>
      <w:bookmarkStart w:id="204" w:name="_Toc304583609"/>
      <w:bookmarkStart w:id="205" w:name="_Toc306374460"/>
      <w:r w:rsidRPr="003D46AA">
        <w:lastRenderedPageBreak/>
        <w:t>Num Records</w:t>
      </w:r>
      <w:r w:rsidR="000D403B" w:rsidRPr="003D46AA">
        <w:t xml:space="preserve"> To Acquire</w:t>
      </w:r>
      <w:bookmarkEnd w:id="204"/>
      <w:bookmarkEnd w:id="205"/>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78415C">
            <w:pPr>
              <w:pStyle w:val="TableCellCourierNew"/>
            </w:pPr>
            <w:r>
              <w:t>ViInt64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F13FF4">
            <w:pPr>
              <w:pStyle w:val="TableCell"/>
            </w:pPr>
            <w:r>
              <w:t>Configure Acquisition Record</w:t>
            </w:r>
          </w:p>
        </w:tc>
      </w:tr>
    </w:tbl>
    <w:p w:rsidR="00BE22E9" w:rsidRDefault="00BE22E9" w:rsidP="00BE22E9">
      <w:pPr>
        <w:pStyle w:val="FunctionHead"/>
      </w:pPr>
      <w:r>
        <w:t>.NET Property Name</w:t>
      </w:r>
    </w:p>
    <w:p w:rsidR="00BE22E9" w:rsidRDefault="00BE22E9" w:rsidP="00BE22E9">
      <w:pPr>
        <w:pStyle w:val="Body1"/>
        <w:rPr>
          <w:rStyle w:val="monospace"/>
        </w:rPr>
      </w:pPr>
      <w:r>
        <w:rPr>
          <w:rStyle w:val="monospace"/>
        </w:rPr>
        <w:t>Acquisition.Num</w:t>
      </w:r>
      <w:r w:rsidR="0082626F">
        <w:rPr>
          <w:rStyle w:val="monospace"/>
        </w:rPr>
        <w:t>berOf</w:t>
      </w:r>
      <w:r>
        <w:rPr>
          <w:rStyle w:val="monospace"/>
        </w:rPr>
        <w:t>RecordsToAcquire</w:t>
      </w:r>
    </w:p>
    <w:p w:rsidR="00004825" w:rsidRDefault="00004825">
      <w:pPr>
        <w:pStyle w:val="FunctionHead"/>
      </w:pPr>
      <w:r>
        <w:t>COM Property Name</w:t>
      </w:r>
    </w:p>
    <w:p w:rsidR="00004825" w:rsidRDefault="00004825">
      <w:pPr>
        <w:pStyle w:val="Body1"/>
        <w:rPr>
          <w:rStyle w:val="monospace"/>
        </w:rPr>
      </w:pPr>
      <w:r>
        <w:rPr>
          <w:rStyle w:val="monospace"/>
        </w:rPr>
        <w:t>Acquisition.NumRecords</w:t>
      </w:r>
      <w:r w:rsidR="000D403B">
        <w:rPr>
          <w:rStyle w:val="monospace"/>
        </w:rPr>
        <w:t>ToAcquire</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IVIDIGITIZER_ATTR_NUM_RECORDS</w:t>
      </w:r>
      <w:r w:rsidR="000D403B">
        <w:rPr>
          <w:rFonts w:ascii="Courier New" w:hAnsi="Courier New" w:cs="Courier New"/>
          <w:sz w:val="18"/>
          <w:szCs w:val="18"/>
        </w:rPr>
        <w:t>_TO_ACQUIRE</w:t>
      </w:r>
    </w:p>
    <w:p w:rsidR="00004825" w:rsidRDefault="00004825">
      <w:pPr>
        <w:pStyle w:val="FunctionHead"/>
      </w:pPr>
      <w:r>
        <w:t>Description</w:t>
      </w:r>
    </w:p>
    <w:p w:rsidR="00004825" w:rsidRDefault="00004825">
      <w:pPr>
        <w:pStyle w:val="Body1"/>
      </w:pPr>
      <w:r>
        <w:t>Specifies the number of waveform records to acquire</w:t>
      </w:r>
      <w:r w:rsidR="0080634C">
        <w:t xml:space="preserve">. </w:t>
      </w:r>
      <w:r>
        <w:t>One waveform record is acquired for each recognized trigger</w:t>
      </w:r>
      <w:r w:rsidR="00377EBC">
        <w:t xml:space="preserve"> per active channel</w:t>
      </w:r>
      <w:r>
        <w:t>.</w:t>
      </w:r>
    </w:p>
    <w:p w:rsidR="00BE22E9" w:rsidRPr="00F7116C" w:rsidRDefault="00BE22E9" w:rsidP="00BE22E9">
      <w:pPr>
        <w:pStyle w:val="AttrFuncSubheading"/>
        <w:rPr>
          <w:color w:val="auto"/>
        </w:rPr>
      </w:pPr>
      <w:r w:rsidRPr="00F7116C">
        <w:rPr>
          <w:color w:val="auto"/>
        </w:rPr>
        <w:t>.NET Exceptions</w:t>
      </w:r>
    </w:p>
    <w:p w:rsidR="00BE22E9" w:rsidRDefault="00BE22E9" w:rsidP="00BE22E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p>
    <w:p w:rsidR="00004825" w:rsidRPr="00277E31" w:rsidRDefault="00004825" w:rsidP="00277E31">
      <w:pPr>
        <w:pStyle w:val="Heading3"/>
        <w:pageBreakBefore/>
      </w:pPr>
      <w:bookmarkStart w:id="206" w:name="_Toc198421922"/>
      <w:bookmarkStart w:id="207" w:name="_Toc200087448"/>
      <w:bookmarkStart w:id="208" w:name="_Toc198421940"/>
      <w:bookmarkStart w:id="209" w:name="_Toc200087466"/>
      <w:bookmarkStart w:id="210" w:name="_Toc198421942"/>
      <w:bookmarkStart w:id="211" w:name="_Toc200087468"/>
      <w:bookmarkStart w:id="212" w:name="_Toc200087469"/>
      <w:bookmarkStart w:id="213" w:name="_Toc304583610"/>
      <w:bookmarkStart w:id="214" w:name="_Toc306374461"/>
      <w:bookmarkEnd w:id="206"/>
      <w:bookmarkEnd w:id="207"/>
      <w:bookmarkEnd w:id="208"/>
      <w:bookmarkEnd w:id="209"/>
      <w:bookmarkEnd w:id="210"/>
      <w:bookmarkEnd w:id="211"/>
      <w:bookmarkEnd w:id="212"/>
      <w:r w:rsidRPr="00277E31">
        <w:lastRenderedPageBreak/>
        <w:t>Record Size</w:t>
      </w:r>
      <w:bookmarkEnd w:id="213"/>
      <w:bookmarkEnd w:id="214"/>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78415C">
            <w:pPr>
              <w:pStyle w:val="TableCellCourierNew"/>
            </w:pPr>
            <w:r>
              <w:t>ViInt64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F13FF4">
            <w:pPr>
              <w:pStyle w:val="TableCell"/>
            </w:pPr>
            <w:r>
              <w:t>Configure Acquisition Record</w:t>
            </w:r>
          </w:p>
        </w:tc>
      </w:tr>
    </w:tbl>
    <w:p w:rsidR="007C6180" w:rsidRDefault="007C6180" w:rsidP="007C6180">
      <w:pPr>
        <w:pStyle w:val="FunctionHead"/>
      </w:pPr>
      <w:r>
        <w:t>.NET Property Name</w:t>
      </w:r>
    </w:p>
    <w:p w:rsidR="007C6180" w:rsidRDefault="007C6180" w:rsidP="007C6180">
      <w:pPr>
        <w:pStyle w:val="Body1"/>
        <w:rPr>
          <w:rStyle w:val="monospace"/>
        </w:rPr>
      </w:pPr>
      <w:r>
        <w:rPr>
          <w:rStyle w:val="monospace"/>
        </w:rPr>
        <w:t>Acquisition.RecordSize</w:t>
      </w:r>
    </w:p>
    <w:p w:rsidR="00004825" w:rsidRDefault="00004825">
      <w:pPr>
        <w:pStyle w:val="FunctionHead"/>
      </w:pPr>
      <w:r>
        <w:t>COM Property Name</w:t>
      </w:r>
    </w:p>
    <w:p w:rsidR="00004825" w:rsidRDefault="00004825">
      <w:pPr>
        <w:pStyle w:val="Body1"/>
        <w:rPr>
          <w:rStyle w:val="monospace"/>
        </w:rPr>
      </w:pPr>
      <w:r>
        <w:rPr>
          <w:rStyle w:val="monospace"/>
        </w:rPr>
        <w:t>Acquisition.RecordSize</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IVIDIGITIZER_ATTR_RECORD_SIZE</w:t>
      </w:r>
    </w:p>
    <w:p w:rsidR="00004825" w:rsidRDefault="00004825">
      <w:pPr>
        <w:pStyle w:val="FunctionHead"/>
      </w:pPr>
      <w:r>
        <w:t>Description</w:t>
      </w:r>
    </w:p>
    <w:p w:rsidR="00004825" w:rsidRDefault="00004825">
      <w:pPr>
        <w:pStyle w:val="Body1"/>
      </w:pPr>
      <w:r>
        <w:t>Specifies the number of samples to acquire in each waveform record.</w:t>
      </w:r>
    </w:p>
    <w:p w:rsidR="007C6180" w:rsidRPr="00F7116C" w:rsidRDefault="007C6180" w:rsidP="007C6180">
      <w:pPr>
        <w:pStyle w:val="AttrFuncSubheading"/>
        <w:rPr>
          <w:color w:val="auto"/>
        </w:rPr>
      </w:pPr>
      <w:r w:rsidRPr="00F7116C">
        <w:rPr>
          <w:color w:val="auto"/>
        </w:rPr>
        <w:t>.NET Exceptions</w:t>
      </w:r>
    </w:p>
    <w:p w:rsidR="007C6180" w:rsidRDefault="007C6180" w:rsidP="007C618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7C6180">
      <w:pPr>
        <w:pStyle w:val="Heading3"/>
        <w:pageBreakBefore/>
      </w:pPr>
      <w:bookmarkStart w:id="215" w:name="_Toc304583611"/>
      <w:bookmarkStart w:id="216" w:name="_Toc306374462"/>
      <w:r>
        <w:lastRenderedPageBreak/>
        <w:t>Sample Rate</w:t>
      </w:r>
      <w:bookmarkEnd w:id="215"/>
      <w:bookmarkEnd w:id="216"/>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654CC3">
            <w:pPr>
              <w:pStyle w:val="TableCell"/>
            </w:pPr>
            <w:r>
              <w:t>Up</w:t>
            </w:r>
          </w:p>
        </w:tc>
        <w:tc>
          <w:tcPr>
            <w:tcW w:w="4770" w:type="dxa"/>
            <w:tcBorders>
              <w:top w:val="double" w:sz="6" w:space="0" w:color="auto"/>
            </w:tcBorders>
          </w:tcPr>
          <w:p w:rsidR="00004825" w:rsidRDefault="00F13FF4">
            <w:pPr>
              <w:pStyle w:val="TableCell"/>
            </w:pPr>
            <w:r>
              <w:t>Configure Acquisition Record</w:t>
            </w:r>
          </w:p>
        </w:tc>
      </w:tr>
    </w:tbl>
    <w:p w:rsidR="007C6180" w:rsidRDefault="007C6180" w:rsidP="007C6180">
      <w:pPr>
        <w:pStyle w:val="FunctionHead"/>
      </w:pPr>
      <w:r>
        <w:t>.NET Property Name</w:t>
      </w:r>
    </w:p>
    <w:p w:rsidR="007C6180" w:rsidRDefault="007C6180" w:rsidP="007C6180">
      <w:pPr>
        <w:pStyle w:val="Body1"/>
        <w:rPr>
          <w:rStyle w:val="monospace"/>
        </w:rPr>
      </w:pPr>
      <w:r>
        <w:rPr>
          <w:rStyle w:val="monospace"/>
        </w:rPr>
        <w:t>Acquisition.SampleRate</w:t>
      </w:r>
    </w:p>
    <w:p w:rsidR="00004825" w:rsidRDefault="00004825">
      <w:pPr>
        <w:pStyle w:val="FunctionHead"/>
      </w:pPr>
      <w:r>
        <w:t>COM Property Name</w:t>
      </w:r>
    </w:p>
    <w:p w:rsidR="00004825" w:rsidRDefault="00004825">
      <w:pPr>
        <w:pStyle w:val="Body1"/>
        <w:rPr>
          <w:rStyle w:val="monospace"/>
        </w:rPr>
      </w:pPr>
      <w:r>
        <w:rPr>
          <w:rStyle w:val="monospace"/>
        </w:rPr>
        <w:t>Acquisition.SampleRate</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IVIDIGITIZER_ATTR_SAMPLE_RATE</w:t>
      </w:r>
    </w:p>
    <w:p w:rsidR="00004825" w:rsidRDefault="00004825">
      <w:pPr>
        <w:pStyle w:val="FunctionHead"/>
      </w:pPr>
      <w:r>
        <w:t>Description</w:t>
      </w:r>
    </w:p>
    <w:p w:rsidR="00277E31" w:rsidRDefault="00004825">
      <w:pPr>
        <w:pStyle w:val="Body1"/>
      </w:pPr>
      <w:r>
        <w:t>Specifies the rate of the sample clock in samples per second</w:t>
      </w:r>
      <w:r w:rsidR="00654CC3">
        <w:t>.</w:t>
      </w:r>
    </w:p>
    <w:p w:rsidR="007C6180" w:rsidRPr="00F7116C" w:rsidRDefault="007C6180" w:rsidP="007C6180">
      <w:pPr>
        <w:pStyle w:val="AttrFuncSubheading"/>
        <w:rPr>
          <w:color w:val="auto"/>
        </w:rPr>
      </w:pPr>
      <w:r w:rsidRPr="00F7116C">
        <w:rPr>
          <w:color w:val="auto"/>
        </w:rPr>
        <w:t>.NET Exceptions</w:t>
      </w:r>
    </w:p>
    <w:p w:rsidR="007C6180" w:rsidRDefault="007C6180" w:rsidP="007C618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277E31">
      <w:pPr>
        <w:pStyle w:val="Heading3"/>
        <w:pageBreakBefore/>
      </w:pPr>
      <w:bookmarkStart w:id="217" w:name="_Toc304583612"/>
      <w:bookmarkStart w:id="218" w:name="_Toc306374463"/>
      <w:r>
        <w:lastRenderedPageBreak/>
        <w:t>Trigger Coupling</w:t>
      </w:r>
      <w:bookmarkEnd w:id="217"/>
      <w:bookmarkEnd w:id="218"/>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C07304">
            <w:pPr>
              <w:pStyle w:val="TableCell"/>
            </w:pPr>
            <w:r>
              <w:t>Trig</w:t>
            </w:r>
            <w:r w:rsidR="007D5B4E">
              <w:t>gerSource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004825">
            <w:pPr>
              <w:pStyle w:val="TableCell"/>
            </w:pPr>
            <w:r>
              <w:t>N/A</w:t>
            </w:r>
          </w:p>
        </w:tc>
      </w:tr>
    </w:tbl>
    <w:p w:rsidR="007C6180" w:rsidRDefault="007C6180" w:rsidP="007C6180">
      <w:pPr>
        <w:pStyle w:val="FunctionHead"/>
      </w:pPr>
      <w:r>
        <w:t>.NET Property Name</w:t>
      </w:r>
    </w:p>
    <w:p w:rsidR="007C6180" w:rsidRDefault="007C6180" w:rsidP="007C6180">
      <w:pPr>
        <w:pStyle w:val="Body1"/>
        <w:rPr>
          <w:rStyle w:val="monospace"/>
        </w:rPr>
      </w:pPr>
      <w:r>
        <w:rPr>
          <w:rStyle w:val="monospace"/>
        </w:rPr>
        <w:t>Trigger.Sources[].Coupling</w:t>
      </w:r>
    </w:p>
    <w:p w:rsidR="007C6180" w:rsidRDefault="007C6180" w:rsidP="007C6180">
      <w:pPr>
        <w:pStyle w:val="FunctionHead"/>
      </w:pPr>
      <w:r>
        <w:t>.NET Enumeration Name</w:t>
      </w:r>
    </w:p>
    <w:p w:rsidR="007C6180" w:rsidRDefault="007C6180" w:rsidP="007C6180">
      <w:pPr>
        <w:pStyle w:val="Code1"/>
      </w:pPr>
      <w:r>
        <w:t>TriggerCoupling</w:t>
      </w:r>
    </w:p>
    <w:p w:rsidR="00004825" w:rsidRDefault="00004825">
      <w:pPr>
        <w:pStyle w:val="FunctionHead"/>
      </w:pPr>
      <w:r>
        <w:t>COM Property Name</w:t>
      </w:r>
    </w:p>
    <w:p w:rsidR="00004825" w:rsidRDefault="009249C0">
      <w:pPr>
        <w:pStyle w:val="Body1"/>
        <w:rPr>
          <w:rStyle w:val="monospace"/>
        </w:rPr>
      </w:pPr>
      <w:r>
        <w:rPr>
          <w:rStyle w:val="monospace"/>
        </w:rPr>
        <w:t>Trigger.Sources.Item().</w:t>
      </w:r>
      <w:r w:rsidR="00004825">
        <w:rPr>
          <w:rStyle w:val="monospace"/>
        </w:rPr>
        <w:t>Coupling</w:t>
      </w:r>
    </w:p>
    <w:p w:rsidR="00004825" w:rsidRDefault="00004825">
      <w:pPr>
        <w:pStyle w:val="FunctionHead"/>
      </w:pPr>
      <w:r>
        <w:t>COM Enumeration Name</w:t>
      </w:r>
    </w:p>
    <w:p w:rsidR="00004825" w:rsidRDefault="00004825">
      <w:pPr>
        <w:pStyle w:val="Code1"/>
      </w:pPr>
      <w:r>
        <w:t>IviDigitizerTriggerCouplingEnum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IVIDIGITIZER_ATTR_TRIGGER_COUPLING</w:t>
      </w:r>
    </w:p>
    <w:p w:rsidR="00004825" w:rsidRDefault="00004825">
      <w:pPr>
        <w:pStyle w:val="FunctionHead"/>
      </w:pPr>
      <w:r>
        <w:t>Description</w:t>
      </w:r>
    </w:p>
    <w:p w:rsidR="00004825" w:rsidRDefault="00004825">
      <w:pPr>
        <w:pStyle w:val="Body1"/>
      </w:pPr>
      <w:r>
        <w:t>Specifies how the digitizer couples the trigger source.</w:t>
      </w:r>
    </w:p>
    <w:p w:rsidR="00004825" w:rsidRDefault="00004825">
      <w:pPr>
        <w:pStyle w:val="FunctionHead"/>
      </w:pPr>
      <w:r>
        <w:t>Defined Values</w:t>
      </w:r>
    </w:p>
    <w:tbl>
      <w:tblPr>
        <w:tblW w:w="0" w:type="auto"/>
        <w:tblInd w:w="722" w:type="dxa"/>
        <w:tblLayout w:type="fixed"/>
        <w:tblLook w:val="0000"/>
      </w:tblPr>
      <w:tblGrid>
        <w:gridCol w:w="1276"/>
        <w:gridCol w:w="450"/>
        <w:gridCol w:w="1080"/>
        <w:gridCol w:w="5834"/>
      </w:tblGrid>
      <w:tr w:rsidR="00004825" w:rsidTr="00277E31">
        <w:trPr>
          <w:cantSplit/>
          <w:trHeight w:val="158"/>
        </w:trPr>
        <w:tc>
          <w:tcPr>
            <w:tcW w:w="127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736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277E31">
        <w:trPr>
          <w:cantSplit/>
          <w:trHeight w:val="157"/>
        </w:trPr>
        <w:tc>
          <w:tcPr>
            <w:tcW w:w="127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83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7C6180">
        <w:trPr>
          <w:cantSplit/>
          <w:trHeight w:val="468"/>
        </w:trPr>
        <w:tc>
          <w:tcPr>
            <w:tcW w:w="1276" w:type="dxa"/>
            <w:vMerge w:val="restart"/>
            <w:tcBorders>
              <w:top w:val="single" w:sz="6" w:space="0" w:color="auto"/>
              <w:left w:val="single" w:sz="6" w:space="0" w:color="auto"/>
              <w:right w:val="single" w:sz="6" w:space="0" w:color="auto"/>
            </w:tcBorders>
          </w:tcPr>
          <w:p w:rsidR="00004825" w:rsidRDefault="00004825">
            <w:pPr>
              <w:pStyle w:val="TableCell"/>
            </w:pPr>
            <w:r>
              <w:t>AC</w:t>
            </w:r>
          </w:p>
        </w:tc>
        <w:tc>
          <w:tcPr>
            <w:tcW w:w="736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The digitizer AC couples the trigger signal.</w:t>
            </w:r>
          </w:p>
        </w:tc>
      </w:tr>
      <w:tr w:rsidR="007C6180" w:rsidTr="00277E31">
        <w:trPr>
          <w:cantSplit/>
          <w:trHeight w:val="338"/>
        </w:trPr>
        <w:tc>
          <w:tcPr>
            <w:tcW w:w="1276" w:type="dxa"/>
            <w:vMerge/>
            <w:tcBorders>
              <w:left w:val="single" w:sz="6" w:space="0" w:color="auto"/>
              <w:right w:val="single" w:sz="6" w:space="0" w:color="auto"/>
            </w:tcBorders>
          </w:tcPr>
          <w:p w:rsidR="007C6180" w:rsidRDefault="007C6180">
            <w:pPr>
              <w:pStyle w:val="TableCell"/>
            </w:pPr>
          </w:p>
        </w:tc>
        <w:tc>
          <w:tcPr>
            <w:tcW w:w="450" w:type="dxa"/>
            <w:vMerge w:val="restart"/>
            <w:tcBorders>
              <w:top w:val="single" w:sz="4" w:space="0" w:color="auto"/>
              <w:left w:val="single" w:sz="6" w:space="0" w:color="auto"/>
              <w:right w:val="single" w:sz="6" w:space="0" w:color="auto"/>
            </w:tcBorders>
          </w:tcPr>
          <w:p w:rsidR="007C6180" w:rsidRDefault="007C6180">
            <w:pPr>
              <w:pStyle w:val="TableCell"/>
            </w:pPr>
          </w:p>
        </w:tc>
        <w:tc>
          <w:tcPr>
            <w:tcW w:w="1080" w:type="dxa"/>
            <w:tcBorders>
              <w:top w:val="single" w:sz="4" w:space="0" w:color="auto"/>
              <w:left w:val="single" w:sz="6" w:space="0" w:color="auto"/>
              <w:bottom w:val="single" w:sz="4" w:space="0" w:color="auto"/>
              <w:right w:val="single" w:sz="6" w:space="0" w:color="auto"/>
            </w:tcBorders>
          </w:tcPr>
          <w:p w:rsidR="007C6180" w:rsidRDefault="00801FE3">
            <w:pPr>
              <w:pStyle w:val="TableCell"/>
            </w:pPr>
            <w:r>
              <w:t>.NET</w:t>
            </w:r>
          </w:p>
        </w:tc>
        <w:tc>
          <w:tcPr>
            <w:tcW w:w="5834" w:type="dxa"/>
            <w:tcBorders>
              <w:top w:val="single" w:sz="4" w:space="0" w:color="auto"/>
              <w:left w:val="single" w:sz="6" w:space="0" w:color="auto"/>
              <w:bottom w:val="single" w:sz="4" w:space="0" w:color="auto"/>
              <w:right w:val="single" w:sz="6" w:space="0" w:color="auto"/>
            </w:tcBorders>
          </w:tcPr>
          <w:p w:rsidR="007C6180" w:rsidRDefault="001710A4">
            <w:pPr>
              <w:pStyle w:val="TableCellCourierNew"/>
            </w:pPr>
            <w:r>
              <w:t>TriggerCoupling.</w:t>
            </w:r>
            <w:r w:rsidR="00801FE3">
              <w:t>AC</w:t>
            </w:r>
          </w:p>
        </w:tc>
      </w:tr>
      <w:tr w:rsidR="007C6180" w:rsidTr="004913A3">
        <w:trPr>
          <w:cantSplit/>
          <w:trHeight w:val="338"/>
        </w:trPr>
        <w:tc>
          <w:tcPr>
            <w:tcW w:w="1276" w:type="dxa"/>
            <w:vMerge/>
            <w:tcBorders>
              <w:left w:val="single" w:sz="6" w:space="0" w:color="auto"/>
              <w:right w:val="single" w:sz="6" w:space="0" w:color="auto"/>
            </w:tcBorders>
          </w:tcPr>
          <w:p w:rsidR="007C6180" w:rsidRDefault="007C6180">
            <w:pPr>
              <w:pStyle w:val="TableCell"/>
            </w:pPr>
          </w:p>
        </w:tc>
        <w:tc>
          <w:tcPr>
            <w:tcW w:w="450" w:type="dxa"/>
            <w:vMerge/>
            <w:tcBorders>
              <w:left w:val="single" w:sz="6" w:space="0" w:color="auto"/>
              <w:right w:val="single" w:sz="6" w:space="0" w:color="auto"/>
            </w:tcBorders>
          </w:tcPr>
          <w:p w:rsidR="007C6180" w:rsidRDefault="007C6180">
            <w:pPr>
              <w:pStyle w:val="TableCell"/>
            </w:pPr>
          </w:p>
        </w:tc>
        <w:tc>
          <w:tcPr>
            <w:tcW w:w="1080" w:type="dxa"/>
            <w:tcBorders>
              <w:top w:val="single" w:sz="4" w:space="0" w:color="auto"/>
              <w:left w:val="single" w:sz="6" w:space="0" w:color="auto"/>
              <w:bottom w:val="single" w:sz="4" w:space="0" w:color="auto"/>
              <w:right w:val="single" w:sz="6" w:space="0" w:color="auto"/>
            </w:tcBorders>
          </w:tcPr>
          <w:p w:rsidR="007C6180" w:rsidRDefault="007C6180">
            <w:pPr>
              <w:pStyle w:val="TableCell"/>
            </w:pPr>
            <w:r>
              <w:t>C</w:t>
            </w:r>
          </w:p>
        </w:tc>
        <w:tc>
          <w:tcPr>
            <w:tcW w:w="5834" w:type="dxa"/>
            <w:tcBorders>
              <w:top w:val="single" w:sz="4" w:space="0" w:color="auto"/>
              <w:left w:val="single" w:sz="6" w:space="0" w:color="auto"/>
              <w:bottom w:val="single" w:sz="4" w:space="0" w:color="auto"/>
              <w:right w:val="single" w:sz="6" w:space="0" w:color="auto"/>
            </w:tcBorders>
          </w:tcPr>
          <w:p w:rsidR="007C6180" w:rsidRDefault="007C6180">
            <w:pPr>
              <w:pStyle w:val="TableCellCourierNew"/>
            </w:pPr>
            <w:r>
              <w:t>IVIDIGITIZER_VAL_TRIGGER_COUPLING_AC</w:t>
            </w:r>
          </w:p>
        </w:tc>
      </w:tr>
      <w:tr w:rsidR="007C6180" w:rsidTr="00277E31">
        <w:trPr>
          <w:cantSplit/>
          <w:trHeight w:val="337"/>
        </w:trPr>
        <w:tc>
          <w:tcPr>
            <w:tcW w:w="1276" w:type="dxa"/>
            <w:vMerge/>
            <w:tcBorders>
              <w:left w:val="single" w:sz="6" w:space="0" w:color="auto"/>
              <w:bottom w:val="single" w:sz="6" w:space="0" w:color="auto"/>
              <w:right w:val="single" w:sz="6" w:space="0" w:color="auto"/>
            </w:tcBorders>
          </w:tcPr>
          <w:p w:rsidR="007C6180" w:rsidRDefault="007C6180">
            <w:pPr>
              <w:pStyle w:val="TableCell"/>
            </w:pPr>
          </w:p>
        </w:tc>
        <w:tc>
          <w:tcPr>
            <w:tcW w:w="450" w:type="dxa"/>
            <w:vMerge/>
            <w:tcBorders>
              <w:left w:val="single" w:sz="6" w:space="0" w:color="auto"/>
              <w:bottom w:val="single" w:sz="6" w:space="0" w:color="auto"/>
              <w:right w:val="single" w:sz="6" w:space="0" w:color="auto"/>
            </w:tcBorders>
          </w:tcPr>
          <w:p w:rsidR="007C6180" w:rsidRDefault="007C6180">
            <w:pPr>
              <w:pStyle w:val="TableCell"/>
            </w:pPr>
          </w:p>
        </w:tc>
        <w:tc>
          <w:tcPr>
            <w:tcW w:w="1080" w:type="dxa"/>
            <w:tcBorders>
              <w:top w:val="single" w:sz="4" w:space="0" w:color="auto"/>
              <w:left w:val="single" w:sz="6" w:space="0" w:color="auto"/>
              <w:bottom w:val="single" w:sz="6" w:space="0" w:color="auto"/>
              <w:right w:val="single" w:sz="6" w:space="0" w:color="auto"/>
            </w:tcBorders>
          </w:tcPr>
          <w:p w:rsidR="007C6180" w:rsidRDefault="007C6180">
            <w:pPr>
              <w:pStyle w:val="TableCell"/>
            </w:pPr>
            <w:r>
              <w:t>COM</w:t>
            </w:r>
          </w:p>
        </w:tc>
        <w:tc>
          <w:tcPr>
            <w:tcW w:w="5834" w:type="dxa"/>
            <w:tcBorders>
              <w:top w:val="single" w:sz="4" w:space="0" w:color="auto"/>
              <w:left w:val="single" w:sz="6" w:space="0" w:color="auto"/>
              <w:bottom w:val="single" w:sz="6" w:space="0" w:color="auto"/>
              <w:right w:val="single" w:sz="6" w:space="0" w:color="auto"/>
            </w:tcBorders>
          </w:tcPr>
          <w:p w:rsidR="007C6180" w:rsidRDefault="007C6180">
            <w:pPr>
              <w:pStyle w:val="TableCell"/>
              <w:rPr>
                <w:rFonts w:ascii="Courier New" w:hAnsi="Courier New" w:cs="Courier New"/>
                <w:sz w:val="18"/>
                <w:szCs w:val="18"/>
              </w:rPr>
            </w:pPr>
            <w:r>
              <w:rPr>
                <w:rFonts w:ascii="Courier New" w:hAnsi="Courier New" w:cs="Courier New"/>
                <w:sz w:val="18"/>
                <w:szCs w:val="18"/>
              </w:rPr>
              <w:t>IviDigitizerTriggerCouplingAC</w:t>
            </w:r>
          </w:p>
        </w:tc>
      </w:tr>
      <w:tr w:rsidR="00004825" w:rsidTr="007C6180">
        <w:trPr>
          <w:cantSplit/>
          <w:trHeight w:val="480"/>
        </w:trPr>
        <w:tc>
          <w:tcPr>
            <w:tcW w:w="1276" w:type="dxa"/>
            <w:vMerge w:val="restart"/>
            <w:tcBorders>
              <w:top w:val="single" w:sz="6" w:space="0" w:color="auto"/>
              <w:left w:val="single" w:sz="6" w:space="0" w:color="auto"/>
              <w:right w:val="single" w:sz="6" w:space="0" w:color="auto"/>
            </w:tcBorders>
          </w:tcPr>
          <w:p w:rsidR="00004825" w:rsidRDefault="00004825">
            <w:pPr>
              <w:pStyle w:val="TableCell"/>
            </w:pPr>
            <w:r>
              <w:t>DC</w:t>
            </w:r>
          </w:p>
        </w:tc>
        <w:tc>
          <w:tcPr>
            <w:tcW w:w="736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The digitizer DC couples the trigger signal.</w:t>
            </w:r>
          </w:p>
        </w:tc>
      </w:tr>
      <w:tr w:rsidR="007C6180" w:rsidTr="00277E31">
        <w:trPr>
          <w:cantSplit/>
          <w:trHeight w:val="338"/>
        </w:trPr>
        <w:tc>
          <w:tcPr>
            <w:tcW w:w="1276" w:type="dxa"/>
            <w:vMerge/>
            <w:tcBorders>
              <w:left w:val="single" w:sz="6" w:space="0" w:color="auto"/>
              <w:right w:val="single" w:sz="6" w:space="0" w:color="auto"/>
            </w:tcBorders>
          </w:tcPr>
          <w:p w:rsidR="007C6180" w:rsidRDefault="007C6180">
            <w:pPr>
              <w:pStyle w:val="TableCell"/>
            </w:pPr>
          </w:p>
        </w:tc>
        <w:tc>
          <w:tcPr>
            <w:tcW w:w="450" w:type="dxa"/>
            <w:vMerge w:val="restart"/>
            <w:tcBorders>
              <w:top w:val="single" w:sz="4" w:space="0" w:color="auto"/>
              <w:left w:val="single" w:sz="6" w:space="0" w:color="auto"/>
              <w:right w:val="single" w:sz="6" w:space="0" w:color="auto"/>
            </w:tcBorders>
          </w:tcPr>
          <w:p w:rsidR="007C6180" w:rsidRDefault="007C6180">
            <w:pPr>
              <w:pStyle w:val="TableCell"/>
            </w:pPr>
          </w:p>
        </w:tc>
        <w:tc>
          <w:tcPr>
            <w:tcW w:w="1080" w:type="dxa"/>
            <w:tcBorders>
              <w:top w:val="single" w:sz="4" w:space="0" w:color="auto"/>
              <w:left w:val="single" w:sz="6" w:space="0" w:color="auto"/>
              <w:bottom w:val="single" w:sz="4" w:space="0" w:color="auto"/>
              <w:right w:val="single" w:sz="6" w:space="0" w:color="auto"/>
            </w:tcBorders>
          </w:tcPr>
          <w:p w:rsidR="007C6180" w:rsidRDefault="007C6180">
            <w:pPr>
              <w:pStyle w:val="TableCell"/>
            </w:pPr>
            <w:r>
              <w:t>.NET</w:t>
            </w:r>
          </w:p>
        </w:tc>
        <w:tc>
          <w:tcPr>
            <w:tcW w:w="5834" w:type="dxa"/>
            <w:tcBorders>
              <w:top w:val="single" w:sz="4" w:space="0" w:color="auto"/>
              <w:left w:val="single" w:sz="6" w:space="0" w:color="auto"/>
              <w:bottom w:val="single" w:sz="4" w:space="0" w:color="auto"/>
              <w:right w:val="single" w:sz="6" w:space="0" w:color="auto"/>
            </w:tcBorders>
          </w:tcPr>
          <w:p w:rsidR="007C6180" w:rsidRDefault="001710A4">
            <w:pPr>
              <w:pStyle w:val="TableCellCourierNew"/>
            </w:pPr>
            <w:r>
              <w:t>TriggerCoupling.</w:t>
            </w:r>
            <w:r w:rsidR="00801FE3">
              <w:t>DC</w:t>
            </w:r>
          </w:p>
        </w:tc>
      </w:tr>
      <w:tr w:rsidR="007C6180" w:rsidTr="004913A3">
        <w:trPr>
          <w:cantSplit/>
          <w:trHeight w:val="338"/>
        </w:trPr>
        <w:tc>
          <w:tcPr>
            <w:tcW w:w="1276" w:type="dxa"/>
            <w:vMerge/>
            <w:tcBorders>
              <w:left w:val="single" w:sz="6" w:space="0" w:color="auto"/>
              <w:right w:val="single" w:sz="6" w:space="0" w:color="auto"/>
            </w:tcBorders>
          </w:tcPr>
          <w:p w:rsidR="007C6180" w:rsidRDefault="007C6180">
            <w:pPr>
              <w:pStyle w:val="TableCell"/>
            </w:pPr>
          </w:p>
        </w:tc>
        <w:tc>
          <w:tcPr>
            <w:tcW w:w="450" w:type="dxa"/>
            <w:vMerge/>
            <w:tcBorders>
              <w:left w:val="single" w:sz="6" w:space="0" w:color="auto"/>
              <w:right w:val="single" w:sz="6" w:space="0" w:color="auto"/>
            </w:tcBorders>
          </w:tcPr>
          <w:p w:rsidR="007C6180" w:rsidRDefault="007C6180">
            <w:pPr>
              <w:pStyle w:val="TableCell"/>
            </w:pPr>
          </w:p>
        </w:tc>
        <w:tc>
          <w:tcPr>
            <w:tcW w:w="1080" w:type="dxa"/>
            <w:tcBorders>
              <w:top w:val="single" w:sz="4" w:space="0" w:color="auto"/>
              <w:left w:val="single" w:sz="6" w:space="0" w:color="auto"/>
              <w:bottom w:val="single" w:sz="4" w:space="0" w:color="auto"/>
              <w:right w:val="single" w:sz="6" w:space="0" w:color="auto"/>
            </w:tcBorders>
          </w:tcPr>
          <w:p w:rsidR="007C6180" w:rsidRDefault="007C6180">
            <w:pPr>
              <w:pStyle w:val="TableCell"/>
            </w:pPr>
            <w:r>
              <w:t>C</w:t>
            </w:r>
          </w:p>
        </w:tc>
        <w:tc>
          <w:tcPr>
            <w:tcW w:w="5834" w:type="dxa"/>
            <w:tcBorders>
              <w:top w:val="single" w:sz="4" w:space="0" w:color="auto"/>
              <w:left w:val="single" w:sz="6" w:space="0" w:color="auto"/>
              <w:bottom w:val="single" w:sz="4" w:space="0" w:color="auto"/>
              <w:right w:val="single" w:sz="6" w:space="0" w:color="auto"/>
            </w:tcBorders>
          </w:tcPr>
          <w:p w:rsidR="007C6180" w:rsidRDefault="007C6180">
            <w:pPr>
              <w:pStyle w:val="TableCellCourierNew"/>
            </w:pPr>
            <w:r>
              <w:t>IVIDIGITIZER_VAL_TRIGGER_COUPLING_DC</w:t>
            </w:r>
          </w:p>
        </w:tc>
      </w:tr>
      <w:tr w:rsidR="007C6180" w:rsidTr="00277E31">
        <w:trPr>
          <w:cantSplit/>
          <w:trHeight w:val="337"/>
        </w:trPr>
        <w:tc>
          <w:tcPr>
            <w:tcW w:w="1276" w:type="dxa"/>
            <w:vMerge/>
            <w:tcBorders>
              <w:left w:val="single" w:sz="6" w:space="0" w:color="auto"/>
              <w:bottom w:val="single" w:sz="6" w:space="0" w:color="auto"/>
              <w:right w:val="single" w:sz="6" w:space="0" w:color="auto"/>
            </w:tcBorders>
          </w:tcPr>
          <w:p w:rsidR="007C6180" w:rsidRDefault="007C6180">
            <w:pPr>
              <w:pStyle w:val="TableCell"/>
            </w:pPr>
          </w:p>
        </w:tc>
        <w:tc>
          <w:tcPr>
            <w:tcW w:w="450" w:type="dxa"/>
            <w:vMerge/>
            <w:tcBorders>
              <w:left w:val="single" w:sz="6" w:space="0" w:color="auto"/>
              <w:bottom w:val="single" w:sz="6" w:space="0" w:color="auto"/>
              <w:right w:val="single" w:sz="6" w:space="0" w:color="auto"/>
            </w:tcBorders>
          </w:tcPr>
          <w:p w:rsidR="007C6180" w:rsidRDefault="007C6180">
            <w:pPr>
              <w:pStyle w:val="TableCell"/>
            </w:pPr>
          </w:p>
        </w:tc>
        <w:tc>
          <w:tcPr>
            <w:tcW w:w="1080" w:type="dxa"/>
            <w:tcBorders>
              <w:top w:val="single" w:sz="4" w:space="0" w:color="auto"/>
              <w:left w:val="single" w:sz="6" w:space="0" w:color="auto"/>
              <w:bottom w:val="single" w:sz="6" w:space="0" w:color="auto"/>
              <w:right w:val="single" w:sz="6" w:space="0" w:color="auto"/>
            </w:tcBorders>
          </w:tcPr>
          <w:p w:rsidR="007C6180" w:rsidRDefault="007C6180">
            <w:pPr>
              <w:pStyle w:val="TableCell"/>
            </w:pPr>
            <w:r>
              <w:t>COM</w:t>
            </w:r>
          </w:p>
        </w:tc>
        <w:tc>
          <w:tcPr>
            <w:tcW w:w="5834" w:type="dxa"/>
            <w:tcBorders>
              <w:top w:val="single" w:sz="4" w:space="0" w:color="auto"/>
              <w:left w:val="single" w:sz="6" w:space="0" w:color="auto"/>
              <w:bottom w:val="single" w:sz="6" w:space="0" w:color="auto"/>
              <w:right w:val="single" w:sz="6" w:space="0" w:color="auto"/>
            </w:tcBorders>
          </w:tcPr>
          <w:p w:rsidR="007C6180" w:rsidRDefault="007C6180">
            <w:pPr>
              <w:pStyle w:val="TableCell"/>
              <w:rPr>
                <w:rFonts w:ascii="Courier New" w:hAnsi="Courier New" w:cs="Courier New"/>
                <w:sz w:val="18"/>
                <w:szCs w:val="18"/>
              </w:rPr>
            </w:pPr>
            <w:r>
              <w:rPr>
                <w:rFonts w:ascii="Courier New" w:hAnsi="Courier New" w:cs="Courier New"/>
                <w:sz w:val="18"/>
                <w:szCs w:val="18"/>
              </w:rPr>
              <w:t>IviDigitizerTriggerCouplingDC</w:t>
            </w:r>
          </w:p>
        </w:tc>
      </w:tr>
      <w:tr w:rsidR="00004825" w:rsidTr="007C6180">
        <w:trPr>
          <w:cantSplit/>
          <w:trHeight w:val="462"/>
        </w:trPr>
        <w:tc>
          <w:tcPr>
            <w:tcW w:w="1276" w:type="dxa"/>
            <w:vMerge w:val="restart"/>
            <w:tcBorders>
              <w:top w:val="single" w:sz="6" w:space="0" w:color="auto"/>
              <w:left w:val="single" w:sz="6" w:space="0" w:color="auto"/>
              <w:right w:val="single" w:sz="6" w:space="0" w:color="auto"/>
            </w:tcBorders>
          </w:tcPr>
          <w:p w:rsidR="00004825" w:rsidRDefault="00004825">
            <w:pPr>
              <w:pStyle w:val="TableCell"/>
            </w:pPr>
            <w:r>
              <w:t>HF Reject</w:t>
            </w:r>
          </w:p>
        </w:tc>
        <w:tc>
          <w:tcPr>
            <w:tcW w:w="736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The digitizer filters out the high frequencies from the trigger signal.</w:t>
            </w:r>
          </w:p>
        </w:tc>
      </w:tr>
      <w:tr w:rsidR="007C6180" w:rsidTr="00277E31">
        <w:trPr>
          <w:cantSplit/>
          <w:trHeight w:val="338"/>
        </w:trPr>
        <w:tc>
          <w:tcPr>
            <w:tcW w:w="1276" w:type="dxa"/>
            <w:vMerge/>
            <w:tcBorders>
              <w:left w:val="single" w:sz="6" w:space="0" w:color="auto"/>
              <w:right w:val="single" w:sz="6" w:space="0" w:color="auto"/>
            </w:tcBorders>
          </w:tcPr>
          <w:p w:rsidR="007C6180" w:rsidRDefault="007C6180">
            <w:pPr>
              <w:pStyle w:val="TableCell"/>
            </w:pPr>
          </w:p>
        </w:tc>
        <w:tc>
          <w:tcPr>
            <w:tcW w:w="450" w:type="dxa"/>
            <w:vMerge w:val="restart"/>
            <w:tcBorders>
              <w:top w:val="single" w:sz="4" w:space="0" w:color="auto"/>
              <w:left w:val="single" w:sz="6" w:space="0" w:color="auto"/>
              <w:right w:val="single" w:sz="6" w:space="0" w:color="auto"/>
            </w:tcBorders>
          </w:tcPr>
          <w:p w:rsidR="007C6180" w:rsidRDefault="007C6180">
            <w:pPr>
              <w:pStyle w:val="TableCell"/>
            </w:pPr>
          </w:p>
        </w:tc>
        <w:tc>
          <w:tcPr>
            <w:tcW w:w="1080" w:type="dxa"/>
            <w:tcBorders>
              <w:top w:val="single" w:sz="4" w:space="0" w:color="auto"/>
              <w:left w:val="single" w:sz="6" w:space="0" w:color="auto"/>
              <w:bottom w:val="single" w:sz="4" w:space="0" w:color="auto"/>
              <w:right w:val="single" w:sz="6" w:space="0" w:color="auto"/>
            </w:tcBorders>
          </w:tcPr>
          <w:p w:rsidR="007C6180" w:rsidRDefault="00801FE3">
            <w:pPr>
              <w:pStyle w:val="TableCell"/>
            </w:pPr>
            <w:r>
              <w:t>.NET</w:t>
            </w:r>
          </w:p>
        </w:tc>
        <w:tc>
          <w:tcPr>
            <w:tcW w:w="5834" w:type="dxa"/>
            <w:tcBorders>
              <w:top w:val="single" w:sz="4" w:space="0" w:color="auto"/>
              <w:left w:val="single" w:sz="6" w:space="0" w:color="auto"/>
              <w:bottom w:val="single" w:sz="4" w:space="0" w:color="auto"/>
              <w:right w:val="single" w:sz="6" w:space="0" w:color="auto"/>
            </w:tcBorders>
          </w:tcPr>
          <w:p w:rsidR="007C6180" w:rsidRDefault="001710A4" w:rsidP="00972344">
            <w:pPr>
              <w:pStyle w:val="TableCellCourierNew"/>
            </w:pPr>
            <w:r>
              <w:t>TriggerCoupling.</w:t>
            </w:r>
            <w:r w:rsidR="00801FE3">
              <w:t>H</w:t>
            </w:r>
            <w:r w:rsidR="00707EF2">
              <w:t>F</w:t>
            </w:r>
            <w:r w:rsidR="00801FE3">
              <w:t>Reject</w:t>
            </w:r>
          </w:p>
        </w:tc>
      </w:tr>
      <w:tr w:rsidR="007C6180" w:rsidTr="004913A3">
        <w:trPr>
          <w:cantSplit/>
          <w:trHeight w:val="338"/>
        </w:trPr>
        <w:tc>
          <w:tcPr>
            <w:tcW w:w="1276" w:type="dxa"/>
            <w:vMerge/>
            <w:tcBorders>
              <w:left w:val="single" w:sz="6" w:space="0" w:color="auto"/>
              <w:right w:val="single" w:sz="6" w:space="0" w:color="auto"/>
            </w:tcBorders>
          </w:tcPr>
          <w:p w:rsidR="007C6180" w:rsidRDefault="007C6180">
            <w:pPr>
              <w:pStyle w:val="TableCell"/>
            </w:pPr>
          </w:p>
        </w:tc>
        <w:tc>
          <w:tcPr>
            <w:tcW w:w="450" w:type="dxa"/>
            <w:vMerge/>
            <w:tcBorders>
              <w:left w:val="single" w:sz="6" w:space="0" w:color="auto"/>
              <w:right w:val="single" w:sz="6" w:space="0" w:color="auto"/>
            </w:tcBorders>
          </w:tcPr>
          <w:p w:rsidR="007C6180" w:rsidRDefault="007C6180">
            <w:pPr>
              <w:pStyle w:val="TableCell"/>
            </w:pPr>
          </w:p>
        </w:tc>
        <w:tc>
          <w:tcPr>
            <w:tcW w:w="1080" w:type="dxa"/>
            <w:tcBorders>
              <w:top w:val="single" w:sz="4" w:space="0" w:color="auto"/>
              <w:left w:val="single" w:sz="6" w:space="0" w:color="auto"/>
              <w:bottom w:val="single" w:sz="4" w:space="0" w:color="auto"/>
              <w:right w:val="single" w:sz="6" w:space="0" w:color="auto"/>
            </w:tcBorders>
          </w:tcPr>
          <w:p w:rsidR="007C6180" w:rsidRDefault="007C6180">
            <w:pPr>
              <w:pStyle w:val="TableCell"/>
            </w:pPr>
            <w:r>
              <w:t>C</w:t>
            </w:r>
          </w:p>
        </w:tc>
        <w:tc>
          <w:tcPr>
            <w:tcW w:w="5834" w:type="dxa"/>
            <w:tcBorders>
              <w:top w:val="single" w:sz="4" w:space="0" w:color="auto"/>
              <w:left w:val="single" w:sz="6" w:space="0" w:color="auto"/>
              <w:bottom w:val="single" w:sz="4" w:space="0" w:color="auto"/>
              <w:right w:val="single" w:sz="6" w:space="0" w:color="auto"/>
            </w:tcBorders>
          </w:tcPr>
          <w:p w:rsidR="007C6180" w:rsidRDefault="007C6180" w:rsidP="00972344">
            <w:pPr>
              <w:pStyle w:val="TableCellCourierNew"/>
            </w:pPr>
            <w:r>
              <w:t>IVIDIGITIZER_VAL_TRIGGER_COUPLING_HF_REJECT</w:t>
            </w:r>
          </w:p>
        </w:tc>
      </w:tr>
      <w:tr w:rsidR="007C6180" w:rsidTr="00277E31">
        <w:trPr>
          <w:cantSplit/>
          <w:trHeight w:val="337"/>
        </w:trPr>
        <w:tc>
          <w:tcPr>
            <w:tcW w:w="1276" w:type="dxa"/>
            <w:vMerge/>
            <w:tcBorders>
              <w:left w:val="single" w:sz="6" w:space="0" w:color="auto"/>
              <w:bottom w:val="single" w:sz="6" w:space="0" w:color="auto"/>
              <w:right w:val="single" w:sz="6" w:space="0" w:color="auto"/>
            </w:tcBorders>
          </w:tcPr>
          <w:p w:rsidR="007C6180" w:rsidRDefault="007C6180">
            <w:pPr>
              <w:pStyle w:val="TableCell"/>
            </w:pPr>
          </w:p>
        </w:tc>
        <w:tc>
          <w:tcPr>
            <w:tcW w:w="450" w:type="dxa"/>
            <w:vMerge/>
            <w:tcBorders>
              <w:left w:val="single" w:sz="6" w:space="0" w:color="auto"/>
              <w:bottom w:val="single" w:sz="6" w:space="0" w:color="auto"/>
              <w:right w:val="single" w:sz="6" w:space="0" w:color="auto"/>
            </w:tcBorders>
          </w:tcPr>
          <w:p w:rsidR="007C6180" w:rsidRDefault="007C6180">
            <w:pPr>
              <w:pStyle w:val="TableCell"/>
            </w:pPr>
          </w:p>
        </w:tc>
        <w:tc>
          <w:tcPr>
            <w:tcW w:w="1080" w:type="dxa"/>
            <w:tcBorders>
              <w:top w:val="single" w:sz="4" w:space="0" w:color="auto"/>
              <w:left w:val="single" w:sz="6" w:space="0" w:color="auto"/>
              <w:bottom w:val="single" w:sz="6" w:space="0" w:color="auto"/>
              <w:right w:val="single" w:sz="6" w:space="0" w:color="auto"/>
            </w:tcBorders>
          </w:tcPr>
          <w:p w:rsidR="007C6180" w:rsidRDefault="007C6180">
            <w:pPr>
              <w:pStyle w:val="TableCell"/>
            </w:pPr>
            <w:r>
              <w:t>COM</w:t>
            </w:r>
          </w:p>
        </w:tc>
        <w:tc>
          <w:tcPr>
            <w:tcW w:w="5834" w:type="dxa"/>
            <w:tcBorders>
              <w:top w:val="single" w:sz="4" w:space="0" w:color="auto"/>
              <w:left w:val="single" w:sz="6" w:space="0" w:color="auto"/>
              <w:bottom w:val="single" w:sz="6" w:space="0" w:color="auto"/>
              <w:right w:val="single" w:sz="6" w:space="0" w:color="auto"/>
            </w:tcBorders>
          </w:tcPr>
          <w:p w:rsidR="007C6180" w:rsidRDefault="007C6180">
            <w:pPr>
              <w:pStyle w:val="TableCell"/>
              <w:rPr>
                <w:rFonts w:ascii="Courier New" w:hAnsi="Courier New" w:cs="Courier New"/>
                <w:sz w:val="18"/>
                <w:szCs w:val="18"/>
              </w:rPr>
            </w:pPr>
            <w:r>
              <w:rPr>
                <w:rFonts w:ascii="Courier New" w:hAnsi="Courier New" w:cs="Courier New"/>
                <w:sz w:val="18"/>
                <w:szCs w:val="18"/>
              </w:rPr>
              <w:t>IviDigitizerTriggerCouplingHFReject</w:t>
            </w:r>
          </w:p>
        </w:tc>
      </w:tr>
      <w:tr w:rsidR="00004825" w:rsidTr="00277E31">
        <w:trPr>
          <w:cantSplit/>
          <w:trHeight w:val="453"/>
        </w:trPr>
        <w:tc>
          <w:tcPr>
            <w:tcW w:w="1276" w:type="dxa"/>
            <w:vMerge w:val="restart"/>
            <w:tcBorders>
              <w:top w:val="single" w:sz="6" w:space="0" w:color="auto"/>
              <w:left w:val="single" w:sz="6" w:space="0" w:color="auto"/>
              <w:right w:val="single" w:sz="6" w:space="0" w:color="auto"/>
            </w:tcBorders>
          </w:tcPr>
          <w:p w:rsidR="00004825" w:rsidRDefault="00004825">
            <w:pPr>
              <w:pStyle w:val="TableCell"/>
            </w:pPr>
            <w:r>
              <w:t>LF Reject</w:t>
            </w:r>
          </w:p>
        </w:tc>
        <w:tc>
          <w:tcPr>
            <w:tcW w:w="736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The digitizer filters out the low frequencies from the trigger signal.</w:t>
            </w:r>
          </w:p>
        </w:tc>
      </w:tr>
      <w:tr w:rsidR="0048370C" w:rsidTr="00277E31">
        <w:trPr>
          <w:cantSplit/>
          <w:trHeight w:val="338"/>
        </w:trPr>
        <w:tc>
          <w:tcPr>
            <w:tcW w:w="1276" w:type="dxa"/>
            <w:vMerge/>
            <w:tcBorders>
              <w:left w:val="single" w:sz="6" w:space="0" w:color="auto"/>
              <w:right w:val="single" w:sz="6" w:space="0" w:color="auto"/>
            </w:tcBorders>
          </w:tcPr>
          <w:p w:rsidR="0048370C" w:rsidRDefault="0048370C">
            <w:pPr>
              <w:pStyle w:val="TableCell"/>
            </w:pPr>
          </w:p>
        </w:tc>
        <w:tc>
          <w:tcPr>
            <w:tcW w:w="450" w:type="dxa"/>
            <w:vMerge w:val="restart"/>
            <w:tcBorders>
              <w:top w:val="single" w:sz="4" w:space="0" w:color="auto"/>
              <w:left w:val="single" w:sz="6" w:space="0" w:color="auto"/>
              <w:right w:val="single" w:sz="6" w:space="0" w:color="auto"/>
            </w:tcBorders>
          </w:tcPr>
          <w:p w:rsidR="0048370C" w:rsidRDefault="0048370C">
            <w:pPr>
              <w:pStyle w:val="TableCell"/>
            </w:pPr>
          </w:p>
        </w:tc>
        <w:tc>
          <w:tcPr>
            <w:tcW w:w="1080" w:type="dxa"/>
            <w:tcBorders>
              <w:top w:val="single" w:sz="4" w:space="0" w:color="auto"/>
              <w:left w:val="single" w:sz="6" w:space="0" w:color="auto"/>
              <w:bottom w:val="single" w:sz="4" w:space="0" w:color="auto"/>
              <w:right w:val="single" w:sz="6" w:space="0" w:color="auto"/>
            </w:tcBorders>
          </w:tcPr>
          <w:p w:rsidR="0048370C" w:rsidRDefault="0048370C">
            <w:pPr>
              <w:pStyle w:val="TableCell"/>
            </w:pPr>
            <w:r>
              <w:t>.NET</w:t>
            </w:r>
          </w:p>
        </w:tc>
        <w:tc>
          <w:tcPr>
            <w:tcW w:w="5834" w:type="dxa"/>
            <w:tcBorders>
              <w:top w:val="single" w:sz="4" w:space="0" w:color="auto"/>
              <w:left w:val="single" w:sz="6" w:space="0" w:color="auto"/>
              <w:bottom w:val="single" w:sz="4" w:space="0" w:color="auto"/>
              <w:right w:val="single" w:sz="6" w:space="0" w:color="auto"/>
            </w:tcBorders>
          </w:tcPr>
          <w:p w:rsidR="0048370C" w:rsidRDefault="001710A4" w:rsidP="00972344">
            <w:pPr>
              <w:pStyle w:val="TableCellCourierNew"/>
            </w:pPr>
            <w:r>
              <w:t>TriggerCoupling.</w:t>
            </w:r>
            <w:r w:rsidR="00801FE3">
              <w:t>L</w:t>
            </w:r>
            <w:r w:rsidR="00707EF2">
              <w:t>F</w:t>
            </w:r>
            <w:r w:rsidR="00801FE3">
              <w:t>Reject</w:t>
            </w:r>
          </w:p>
        </w:tc>
      </w:tr>
      <w:tr w:rsidR="0048370C" w:rsidTr="004913A3">
        <w:trPr>
          <w:cantSplit/>
          <w:trHeight w:val="338"/>
        </w:trPr>
        <w:tc>
          <w:tcPr>
            <w:tcW w:w="1276" w:type="dxa"/>
            <w:vMerge/>
            <w:tcBorders>
              <w:left w:val="single" w:sz="6" w:space="0" w:color="auto"/>
              <w:right w:val="single" w:sz="6" w:space="0" w:color="auto"/>
            </w:tcBorders>
          </w:tcPr>
          <w:p w:rsidR="0048370C" w:rsidRDefault="0048370C">
            <w:pPr>
              <w:pStyle w:val="TableCell"/>
            </w:pPr>
          </w:p>
        </w:tc>
        <w:tc>
          <w:tcPr>
            <w:tcW w:w="450" w:type="dxa"/>
            <w:vMerge/>
            <w:tcBorders>
              <w:left w:val="single" w:sz="6" w:space="0" w:color="auto"/>
              <w:right w:val="single" w:sz="6" w:space="0" w:color="auto"/>
            </w:tcBorders>
          </w:tcPr>
          <w:p w:rsidR="0048370C" w:rsidRDefault="0048370C">
            <w:pPr>
              <w:pStyle w:val="TableCell"/>
            </w:pPr>
          </w:p>
        </w:tc>
        <w:tc>
          <w:tcPr>
            <w:tcW w:w="1080" w:type="dxa"/>
            <w:tcBorders>
              <w:top w:val="single" w:sz="4" w:space="0" w:color="auto"/>
              <w:left w:val="single" w:sz="6" w:space="0" w:color="auto"/>
              <w:bottom w:val="single" w:sz="4" w:space="0" w:color="auto"/>
              <w:right w:val="single" w:sz="6" w:space="0" w:color="auto"/>
            </w:tcBorders>
          </w:tcPr>
          <w:p w:rsidR="0048370C" w:rsidRDefault="0048370C">
            <w:pPr>
              <w:pStyle w:val="TableCell"/>
            </w:pPr>
            <w:r>
              <w:t>C</w:t>
            </w:r>
          </w:p>
        </w:tc>
        <w:tc>
          <w:tcPr>
            <w:tcW w:w="5834" w:type="dxa"/>
            <w:tcBorders>
              <w:top w:val="single" w:sz="4" w:space="0" w:color="auto"/>
              <w:left w:val="single" w:sz="6" w:space="0" w:color="auto"/>
              <w:bottom w:val="single" w:sz="4" w:space="0" w:color="auto"/>
              <w:right w:val="single" w:sz="6" w:space="0" w:color="auto"/>
            </w:tcBorders>
          </w:tcPr>
          <w:p w:rsidR="0048370C" w:rsidRDefault="0048370C" w:rsidP="00972344">
            <w:pPr>
              <w:pStyle w:val="TableCellCourierNew"/>
            </w:pPr>
            <w:r>
              <w:t>IVIDIGITIZER_VAL_TRIGGER_COUPLING_LF_REJECT</w:t>
            </w:r>
          </w:p>
        </w:tc>
      </w:tr>
      <w:tr w:rsidR="0048370C" w:rsidTr="00277E31">
        <w:trPr>
          <w:cantSplit/>
          <w:trHeight w:val="337"/>
        </w:trPr>
        <w:tc>
          <w:tcPr>
            <w:tcW w:w="1276" w:type="dxa"/>
            <w:vMerge/>
            <w:tcBorders>
              <w:left w:val="single" w:sz="6" w:space="0" w:color="auto"/>
              <w:bottom w:val="single" w:sz="6" w:space="0" w:color="auto"/>
              <w:right w:val="single" w:sz="6" w:space="0" w:color="auto"/>
            </w:tcBorders>
          </w:tcPr>
          <w:p w:rsidR="0048370C" w:rsidRDefault="0048370C">
            <w:pPr>
              <w:pStyle w:val="TableCell"/>
            </w:pPr>
          </w:p>
        </w:tc>
        <w:tc>
          <w:tcPr>
            <w:tcW w:w="450" w:type="dxa"/>
            <w:vMerge/>
            <w:tcBorders>
              <w:left w:val="single" w:sz="6" w:space="0" w:color="auto"/>
              <w:bottom w:val="single" w:sz="6" w:space="0" w:color="auto"/>
              <w:right w:val="single" w:sz="6" w:space="0" w:color="auto"/>
            </w:tcBorders>
          </w:tcPr>
          <w:p w:rsidR="0048370C" w:rsidRDefault="0048370C">
            <w:pPr>
              <w:pStyle w:val="TableCell"/>
            </w:pPr>
          </w:p>
        </w:tc>
        <w:tc>
          <w:tcPr>
            <w:tcW w:w="1080" w:type="dxa"/>
            <w:tcBorders>
              <w:top w:val="single" w:sz="4" w:space="0" w:color="auto"/>
              <w:left w:val="single" w:sz="6" w:space="0" w:color="auto"/>
              <w:bottom w:val="single" w:sz="6" w:space="0" w:color="auto"/>
              <w:right w:val="single" w:sz="6" w:space="0" w:color="auto"/>
            </w:tcBorders>
          </w:tcPr>
          <w:p w:rsidR="0048370C" w:rsidRDefault="0048370C">
            <w:pPr>
              <w:pStyle w:val="TableCell"/>
            </w:pPr>
            <w:r>
              <w:t>COM</w:t>
            </w:r>
          </w:p>
        </w:tc>
        <w:tc>
          <w:tcPr>
            <w:tcW w:w="5834" w:type="dxa"/>
            <w:tcBorders>
              <w:top w:val="single" w:sz="4" w:space="0" w:color="auto"/>
              <w:left w:val="single" w:sz="6" w:space="0" w:color="auto"/>
              <w:bottom w:val="single" w:sz="6" w:space="0" w:color="auto"/>
              <w:right w:val="single" w:sz="6" w:space="0" w:color="auto"/>
            </w:tcBorders>
          </w:tcPr>
          <w:p w:rsidR="0048370C" w:rsidRDefault="0048370C">
            <w:pPr>
              <w:pStyle w:val="TableCell"/>
              <w:rPr>
                <w:rFonts w:ascii="Courier New" w:hAnsi="Courier New" w:cs="Courier New"/>
                <w:sz w:val="18"/>
                <w:szCs w:val="18"/>
              </w:rPr>
            </w:pPr>
            <w:r>
              <w:rPr>
                <w:rFonts w:ascii="Courier New" w:hAnsi="Courier New" w:cs="Courier New"/>
                <w:sz w:val="18"/>
                <w:szCs w:val="18"/>
              </w:rPr>
              <w:t>IviDigitizerTriggerCouplingLFReject</w:t>
            </w:r>
          </w:p>
        </w:tc>
      </w:tr>
      <w:tr w:rsidR="00004825" w:rsidTr="00277E31">
        <w:trPr>
          <w:cantSplit/>
          <w:trHeight w:val="462"/>
        </w:trPr>
        <w:tc>
          <w:tcPr>
            <w:tcW w:w="1276" w:type="dxa"/>
            <w:vMerge w:val="restart"/>
            <w:tcBorders>
              <w:top w:val="single" w:sz="6" w:space="0" w:color="auto"/>
              <w:left w:val="single" w:sz="6" w:space="0" w:color="auto"/>
              <w:right w:val="single" w:sz="6" w:space="0" w:color="auto"/>
            </w:tcBorders>
          </w:tcPr>
          <w:p w:rsidR="00004825" w:rsidRDefault="00004825">
            <w:pPr>
              <w:pStyle w:val="TableCell"/>
            </w:pPr>
            <w:r>
              <w:t>Noise Reject</w:t>
            </w:r>
          </w:p>
        </w:tc>
        <w:tc>
          <w:tcPr>
            <w:tcW w:w="736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The digitizer filters out the noise from the trigger signal.</w:t>
            </w:r>
          </w:p>
        </w:tc>
      </w:tr>
      <w:tr w:rsidR="0048370C" w:rsidTr="00277E31">
        <w:trPr>
          <w:cantSplit/>
          <w:trHeight w:val="338"/>
        </w:trPr>
        <w:tc>
          <w:tcPr>
            <w:tcW w:w="1276" w:type="dxa"/>
            <w:vMerge/>
            <w:tcBorders>
              <w:left w:val="single" w:sz="6" w:space="0" w:color="auto"/>
              <w:right w:val="single" w:sz="6" w:space="0" w:color="auto"/>
            </w:tcBorders>
          </w:tcPr>
          <w:p w:rsidR="0048370C" w:rsidRDefault="0048370C">
            <w:pPr>
              <w:pStyle w:val="TableCell"/>
            </w:pPr>
          </w:p>
        </w:tc>
        <w:tc>
          <w:tcPr>
            <w:tcW w:w="450" w:type="dxa"/>
            <w:vMerge w:val="restart"/>
            <w:tcBorders>
              <w:top w:val="single" w:sz="4" w:space="0" w:color="auto"/>
              <w:left w:val="single" w:sz="6" w:space="0" w:color="auto"/>
              <w:right w:val="single" w:sz="6" w:space="0" w:color="auto"/>
            </w:tcBorders>
          </w:tcPr>
          <w:p w:rsidR="0048370C" w:rsidRDefault="0048370C">
            <w:pPr>
              <w:pStyle w:val="TableCell"/>
            </w:pPr>
          </w:p>
        </w:tc>
        <w:tc>
          <w:tcPr>
            <w:tcW w:w="1080" w:type="dxa"/>
            <w:tcBorders>
              <w:top w:val="single" w:sz="4" w:space="0" w:color="auto"/>
              <w:left w:val="single" w:sz="6" w:space="0" w:color="auto"/>
              <w:bottom w:val="single" w:sz="4" w:space="0" w:color="auto"/>
              <w:right w:val="single" w:sz="6" w:space="0" w:color="auto"/>
            </w:tcBorders>
          </w:tcPr>
          <w:p w:rsidR="0048370C" w:rsidRDefault="0048370C">
            <w:pPr>
              <w:pStyle w:val="TableCell"/>
            </w:pPr>
            <w:r>
              <w:t>.NET</w:t>
            </w:r>
          </w:p>
        </w:tc>
        <w:tc>
          <w:tcPr>
            <w:tcW w:w="5834" w:type="dxa"/>
            <w:tcBorders>
              <w:top w:val="single" w:sz="4" w:space="0" w:color="auto"/>
              <w:left w:val="single" w:sz="6" w:space="0" w:color="auto"/>
              <w:bottom w:val="single" w:sz="4" w:space="0" w:color="auto"/>
              <w:right w:val="single" w:sz="6" w:space="0" w:color="auto"/>
            </w:tcBorders>
          </w:tcPr>
          <w:p w:rsidR="0048370C" w:rsidRDefault="001710A4" w:rsidP="00972344">
            <w:pPr>
              <w:pStyle w:val="TableCellCourierNew"/>
            </w:pPr>
            <w:r>
              <w:t>TriggerCoupling.</w:t>
            </w:r>
            <w:r w:rsidR="00801FE3">
              <w:t>NoiseReject</w:t>
            </w:r>
          </w:p>
        </w:tc>
      </w:tr>
      <w:tr w:rsidR="0048370C" w:rsidTr="004913A3">
        <w:trPr>
          <w:cantSplit/>
          <w:trHeight w:val="338"/>
        </w:trPr>
        <w:tc>
          <w:tcPr>
            <w:tcW w:w="1276" w:type="dxa"/>
            <w:vMerge/>
            <w:tcBorders>
              <w:left w:val="single" w:sz="6" w:space="0" w:color="auto"/>
              <w:right w:val="single" w:sz="6" w:space="0" w:color="auto"/>
            </w:tcBorders>
          </w:tcPr>
          <w:p w:rsidR="0048370C" w:rsidRDefault="0048370C">
            <w:pPr>
              <w:pStyle w:val="TableCell"/>
            </w:pPr>
          </w:p>
        </w:tc>
        <w:tc>
          <w:tcPr>
            <w:tcW w:w="450" w:type="dxa"/>
            <w:vMerge/>
            <w:tcBorders>
              <w:left w:val="single" w:sz="6" w:space="0" w:color="auto"/>
              <w:right w:val="single" w:sz="6" w:space="0" w:color="auto"/>
            </w:tcBorders>
          </w:tcPr>
          <w:p w:rsidR="0048370C" w:rsidRDefault="0048370C">
            <w:pPr>
              <w:pStyle w:val="TableCell"/>
            </w:pPr>
          </w:p>
        </w:tc>
        <w:tc>
          <w:tcPr>
            <w:tcW w:w="1080" w:type="dxa"/>
            <w:tcBorders>
              <w:top w:val="single" w:sz="4" w:space="0" w:color="auto"/>
              <w:left w:val="single" w:sz="6" w:space="0" w:color="auto"/>
              <w:bottom w:val="single" w:sz="4" w:space="0" w:color="auto"/>
              <w:right w:val="single" w:sz="6" w:space="0" w:color="auto"/>
            </w:tcBorders>
          </w:tcPr>
          <w:p w:rsidR="0048370C" w:rsidRDefault="0048370C">
            <w:pPr>
              <w:pStyle w:val="TableCell"/>
            </w:pPr>
            <w:r>
              <w:t>C</w:t>
            </w:r>
          </w:p>
        </w:tc>
        <w:tc>
          <w:tcPr>
            <w:tcW w:w="5834" w:type="dxa"/>
            <w:tcBorders>
              <w:top w:val="single" w:sz="4" w:space="0" w:color="auto"/>
              <w:left w:val="single" w:sz="6" w:space="0" w:color="auto"/>
              <w:bottom w:val="single" w:sz="4" w:space="0" w:color="auto"/>
              <w:right w:val="single" w:sz="6" w:space="0" w:color="auto"/>
            </w:tcBorders>
          </w:tcPr>
          <w:p w:rsidR="0048370C" w:rsidRDefault="0048370C" w:rsidP="00972344">
            <w:pPr>
              <w:pStyle w:val="TableCellCourierNew"/>
            </w:pPr>
            <w:r>
              <w:t>IVIDIGITIZER_VAL_TRIGGER_COUPLING_NOISE_REJECT</w:t>
            </w:r>
          </w:p>
        </w:tc>
      </w:tr>
      <w:tr w:rsidR="0048370C" w:rsidTr="00277E31">
        <w:trPr>
          <w:cantSplit/>
          <w:trHeight w:val="337"/>
        </w:trPr>
        <w:tc>
          <w:tcPr>
            <w:tcW w:w="1276" w:type="dxa"/>
            <w:vMerge/>
            <w:tcBorders>
              <w:left w:val="single" w:sz="6" w:space="0" w:color="auto"/>
              <w:bottom w:val="single" w:sz="6" w:space="0" w:color="auto"/>
              <w:right w:val="single" w:sz="6" w:space="0" w:color="auto"/>
            </w:tcBorders>
          </w:tcPr>
          <w:p w:rsidR="0048370C" w:rsidRDefault="0048370C">
            <w:pPr>
              <w:pStyle w:val="TableCell"/>
            </w:pPr>
          </w:p>
        </w:tc>
        <w:tc>
          <w:tcPr>
            <w:tcW w:w="450" w:type="dxa"/>
            <w:vMerge/>
            <w:tcBorders>
              <w:left w:val="single" w:sz="6" w:space="0" w:color="auto"/>
              <w:bottom w:val="single" w:sz="6" w:space="0" w:color="auto"/>
              <w:right w:val="single" w:sz="6" w:space="0" w:color="auto"/>
            </w:tcBorders>
          </w:tcPr>
          <w:p w:rsidR="0048370C" w:rsidRDefault="0048370C">
            <w:pPr>
              <w:pStyle w:val="TableCell"/>
            </w:pPr>
          </w:p>
        </w:tc>
        <w:tc>
          <w:tcPr>
            <w:tcW w:w="1080" w:type="dxa"/>
            <w:tcBorders>
              <w:top w:val="single" w:sz="4" w:space="0" w:color="auto"/>
              <w:left w:val="single" w:sz="6" w:space="0" w:color="auto"/>
              <w:bottom w:val="single" w:sz="6" w:space="0" w:color="auto"/>
              <w:right w:val="single" w:sz="6" w:space="0" w:color="auto"/>
            </w:tcBorders>
          </w:tcPr>
          <w:p w:rsidR="0048370C" w:rsidRDefault="0048370C">
            <w:pPr>
              <w:pStyle w:val="TableCell"/>
            </w:pPr>
            <w:r>
              <w:t>COM</w:t>
            </w:r>
          </w:p>
        </w:tc>
        <w:tc>
          <w:tcPr>
            <w:tcW w:w="5834" w:type="dxa"/>
            <w:tcBorders>
              <w:top w:val="single" w:sz="4" w:space="0" w:color="auto"/>
              <w:left w:val="single" w:sz="6" w:space="0" w:color="auto"/>
              <w:bottom w:val="single" w:sz="6" w:space="0" w:color="auto"/>
              <w:right w:val="single" w:sz="6" w:space="0" w:color="auto"/>
            </w:tcBorders>
          </w:tcPr>
          <w:p w:rsidR="0048370C" w:rsidRDefault="0048370C">
            <w:pPr>
              <w:pStyle w:val="TableCell"/>
              <w:rPr>
                <w:rFonts w:ascii="Courier New" w:hAnsi="Courier New" w:cs="Courier New"/>
                <w:sz w:val="18"/>
                <w:szCs w:val="18"/>
              </w:rPr>
            </w:pPr>
            <w:r>
              <w:rPr>
                <w:rFonts w:ascii="Courier New" w:hAnsi="Courier New" w:cs="Courier New"/>
                <w:sz w:val="18"/>
                <w:szCs w:val="18"/>
              </w:rPr>
              <w:t>IviDigitizerTriggerCouplingNoiseReject</w:t>
            </w:r>
          </w:p>
        </w:tc>
      </w:tr>
    </w:tbl>
    <w:p w:rsidR="00B047DD" w:rsidRDefault="00B047DD" w:rsidP="001721C4">
      <w:pPr>
        <w:pStyle w:val="Body1"/>
      </w:pPr>
    </w:p>
    <w:p w:rsidR="00801FE3" w:rsidRPr="00F7116C" w:rsidRDefault="00801FE3" w:rsidP="00801FE3">
      <w:pPr>
        <w:pStyle w:val="AttrFuncSubheading"/>
        <w:rPr>
          <w:color w:val="auto"/>
        </w:rPr>
      </w:pPr>
      <w:r w:rsidRPr="00F7116C">
        <w:rPr>
          <w:color w:val="auto"/>
        </w:rPr>
        <w:t>.NET Exceptions</w:t>
      </w:r>
    </w:p>
    <w:p w:rsidR="00801FE3" w:rsidRDefault="00801FE3" w:rsidP="00801FE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047DD" w:rsidRDefault="00B047DD" w:rsidP="0081204F">
      <w:pPr>
        <w:pStyle w:val="Heading3"/>
        <w:pageBreakBefore/>
      </w:pPr>
      <w:bookmarkStart w:id="219" w:name="_Toc304583613"/>
      <w:bookmarkStart w:id="220" w:name="_Toc306374464"/>
      <w:r>
        <w:lastRenderedPageBreak/>
        <w:t>Trigger Delay</w:t>
      </w:r>
      <w:bookmarkEnd w:id="219"/>
      <w:bookmarkEnd w:id="220"/>
    </w:p>
    <w:p w:rsidR="00B047DD" w:rsidRDefault="00B047DD" w:rsidP="00B047D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716"/>
        <w:gridCol w:w="990"/>
        <w:gridCol w:w="1260"/>
        <w:gridCol w:w="1260"/>
        <w:gridCol w:w="3134"/>
      </w:tblGrid>
      <w:tr w:rsidR="00B047DD" w:rsidTr="0082626F">
        <w:trPr>
          <w:cantSplit/>
          <w:tblHeader/>
        </w:trPr>
        <w:tc>
          <w:tcPr>
            <w:tcW w:w="2716" w:type="dxa"/>
            <w:tcBorders>
              <w:top w:val="single" w:sz="4" w:space="0" w:color="auto"/>
              <w:left w:val="single" w:sz="4" w:space="0" w:color="auto"/>
              <w:bottom w:val="double" w:sz="6" w:space="0" w:color="auto"/>
            </w:tcBorders>
          </w:tcPr>
          <w:p w:rsidR="00B047DD" w:rsidRDefault="00B047DD" w:rsidP="007469BC">
            <w:pPr>
              <w:pStyle w:val="TableHead"/>
            </w:pPr>
            <w:r>
              <w:t>Data Type</w:t>
            </w:r>
          </w:p>
        </w:tc>
        <w:tc>
          <w:tcPr>
            <w:tcW w:w="990" w:type="dxa"/>
            <w:tcBorders>
              <w:top w:val="single" w:sz="4" w:space="0" w:color="auto"/>
              <w:bottom w:val="double" w:sz="6" w:space="0" w:color="auto"/>
            </w:tcBorders>
          </w:tcPr>
          <w:p w:rsidR="00B047DD" w:rsidRDefault="00B047DD" w:rsidP="007469BC">
            <w:pPr>
              <w:pStyle w:val="TableHead"/>
            </w:pPr>
            <w:r>
              <w:t>Access</w:t>
            </w:r>
          </w:p>
        </w:tc>
        <w:tc>
          <w:tcPr>
            <w:tcW w:w="1260" w:type="dxa"/>
            <w:tcBorders>
              <w:top w:val="single" w:sz="4" w:space="0" w:color="auto"/>
              <w:bottom w:val="double" w:sz="6" w:space="0" w:color="auto"/>
            </w:tcBorders>
          </w:tcPr>
          <w:p w:rsidR="00B047DD" w:rsidRDefault="00B047DD" w:rsidP="007469BC">
            <w:pPr>
              <w:pStyle w:val="TableHead"/>
            </w:pPr>
            <w:r>
              <w:t>Applies To</w:t>
            </w:r>
          </w:p>
        </w:tc>
        <w:tc>
          <w:tcPr>
            <w:tcW w:w="1260" w:type="dxa"/>
            <w:tcBorders>
              <w:top w:val="single" w:sz="4" w:space="0" w:color="auto"/>
              <w:bottom w:val="double" w:sz="6" w:space="0" w:color="auto"/>
            </w:tcBorders>
          </w:tcPr>
          <w:p w:rsidR="00B047DD" w:rsidRDefault="00B047DD" w:rsidP="007469BC">
            <w:pPr>
              <w:pStyle w:val="TableHead"/>
            </w:pPr>
            <w:r>
              <w:t>Coercion</w:t>
            </w:r>
          </w:p>
        </w:tc>
        <w:tc>
          <w:tcPr>
            <w:tcW w:w="3134" w:type="dxa"/>
            <w:tcBorders>
              <w:top w:val="single" w:sz="4" w:space="0" w:color="auto"/>
              <w:bottom w:val="double" w:sz="6" w:space="0" w:color="auto"/>
              <w:right w:val="single" w:sz="6" w:space="0" w:color="auto"/>
            </w:tcBorders>
          </w:tcPr>
          <w:p w:rsidR="00B047DD" w:rsidRDefault="00B047DD" w:rsidP="007469BC">
            <w:pPr>
              <w:pStyle w:val="TableHead"/>
            </w:pPr>
            <w:r>
              <w:t>High Level Functions</w:t>
            </w:r>
          </w:p>
        </w:tc>
      </w:tr>
      <w:tr w:rsidR="00B047DD" w:rsidTr="0082626F">
        <w:tblPrEx>
          <w:tblBorders>
            <w:top w:val="single" w:sz="6" w:space="0" w:color="auto"/>
            <w:left w:val="single" w:sz="6" w:space="0" w:color="auto"/>
            <w:bottom w:val="single" w:sz="6" w:space="0" w:color="auto"/>
            <w:right w:val="single" w:sz="6" w:space="0" w:color="auto"/>
          </w:tblBorders>
        </w:tblPrEx>
        <w:trPr>
          <w:cantSplit/>
        </w:trPr>
        <w:tc>
          <w:tcPr>
            <w:tcW w:w="2716" w:type="dxa"/>
            <w:tcBorders>
              <w:top w:val="double" w:sz="6" w:space="0" w:color="auto"/>
            </w:tcBorders>
          </w:tcPr>
          <w:p w:rsidR="00B047DD" w:rsidRDefault="00B047DD" w:rsidP="007469BC">
            <w:pPr>
              <w:pStyle w:val="TableCellCourierNew"/>
            </w:pPr>
            <w:r>
              <w:t>ViReal64</w:t>
            </w:r>
            <w:r w:rsidR="0082626F">
              <w:t xml:space="preserve"> (C/COM)</w:t>
            </w:r>
          </w:p>
          <w:p w:rsidR="0082626F" w:rsidRDefault="0082626F" w:rsidP="007469BC">
            <w:pPr>
              <w:pStyle w:val="TableCellCourierNew"/>
            </w:pPr>
            <w:r>
              <w:t>PrecisionTimeSpan (.NET)</w:t>
            </w:r>
          </w:p>
        </w:tc>
        <w:tc>
          <w:tcPr>
            <w:tcW w:w="990" w:type="dxa"/>
            <w:tcBorders>
              <w:top w:val="double" w:sz="6" w:space="0" w:color="auto"/>
            </w:tcBorders>
          </w:tcPr>
          <w:p w:rsidR="00B047DD" w:rsidRDefault="00B047DD" w:rsidP="007469BC">
            <w:pPr>
              <w:pStyle w:val="TableCell"/>
            </w:pPr>
            <w:r>
              <w:t>R/W</w:t>
            </w:r>
          </w:p>
        </w:tc>
        <w:tc>
          <w:tcPr>
            <w:tcW w:w="1260" w:type="dxa"/>
            <w:tcBorders>
              <w:top w:val="double" w:sz="6" w:space="0" w:color="auto"/>
            </w:tcBorders>
          </w:tcPr>
          <w:p w:rsidR="00B047DD" w:rsidRDefault="00FA3051" w:rsidP="007469BC">
            <w:pPr>
              <w:pStyle w:val="TableCell"/>
            </w:pPr>
            <w:r>
              <w:t>N/A</w:t>
            </w:r>
          </w:p>
        </w:tc>
        <w:tc>
          <w:tcPr>
            <w:tcW w:w="1260" w:type="dxa"/>
            <w:tcBorders>
              <w:top w:val="double" w:sz="6" w:space="0" w:color="auto"/>
            </w:tcBorders>
          </w:tcPr>
          <w:p w:rsidR="00B047DD" w:rsidRDefault="00654CC3" w:rsidP="007469BC">
            <w:pPr>
              <w:pStyle w:val="TableCell"/>
            </w:pPr>
            <w:r>
              <w:t>Down</w:t>
            </w:r>
          </w:p>
        </w:tc>
        <w:tc>
          <w:tcPr>
            <w:tcW w:w="3134" w:type="dxa"/>
            <w:tcBorders>
              <w:top w:val="double" w:sz="6" w:space="0" w:color="auto"/>
            </w:tcBorders>
          </w:tcPr>
          <w:p w:rsidR="00B047DD" w:rsidRDefault="00B047DD" w:rsidP="007469BC">
            <w:pPr>
              <w:pStyle w:val="TableCell"/>
            </w:pPr>
            <w:r>
              <w:t>N/A</w:t>
            </w:r>
          </w:p>
        </w:tc>
      </w:tr>
    </w:tbl>
    <w:p w:rsidR="0081204F" w:rsidRDefault="0081204F" w:rsidP="0081204F">
      <w:pPr>
        <w:pStyle w:val="FunctionHead"/>
      </w:pPr>
      <w:r>
        <w:t>.NET Property Name</w:t>
      </w:r>
    </w:p>
    <w:p w:rsidR="0081204F" w:rsidRDefault="0081204F" w:rsidP="0081204F">
      <w:pPr>
        <w:pStyle w:val="Body1"/>
        <w:rPr>
          <w:rStyle w:val="monospace"/>
        </w:rPr>
      </w:pPr>
      <w:r>
        <w:rPr>
          <w:rStyle w:val="monospace"/>
        </w:rPr>
        <w:t>Trigger.Delay</w:t>
      </w:r>
    </w:p>
    <w:p w:rsidR="00B047DD" w:rsidRDefault="00B047DD" w:rsidP="00B047DD">
      <w:pPr>
        <w:pStyle w:val="FunctionHead"/>
      </w:pPr>
      <w:r>
        <w:t>COM Property Name</w:t>
      </w:r>
    </w:p>
    <w:p w:rsidR="00B047DD" w:rsidRDefault="009249C0" w:rsidP="00B047DD">
      <w:pPr>
        <w:pStyle w:val="Body1"/>
        <w:rPr>
          <w:rStyle w:val="monospace"/>
        </w:rPr>
      </w:pPr>
      <w:r>
        <w:rPr>
          <w:rStyle w:val="monospace"/>
        </w:rPr>
        <w:t>Trigger.</w:t>
      </w:r>
      <w:r w:rsidR="00B047DD">
        <w:rPr>
          <w:rStyle w:val="monospace"/>
        </w:rPr>
        <w:t>Delay</w:t>
      </w:r>
    </w:p>
    <w:p w:rsidR="00B047DD" w:rsidRDefault="00B047DD" w:rsidP="00B047DD">
      <w:pPr>
        <w:pStyle w:val="FunctionHead"/>
      </w:pPr>
      <w:r>
        <w:t>C Constant Name</w:t>
      </w:r>
    </w:p>
    <w:p w:rsidR="00B047DD" w:rsidRDefault="00B047DD" w:rsidP="00B047DD">
      <w:pPr>
        <w:pStyle w:val="Body1"/>
      </w:pPr>
      <w:r>
        <w:rPr>
          <w:rFonts w:ascii="Courier New" w:hAnsi="Courier New" w:cs="Courier New"/>
          <w:sz w:val="18"/>
          <w:szCs w:val="18"/>
        </w:rPr>
        <w:t>IVIDIGITIZER_ATTR_TRIGGER_DELAY</w:t>
      </w:r>
    </w:p>
    <w:p w:rsidR="00B047DD" w:rsidRDefault="00B047DD" w:rsidP="00B047DD">
      <w:pPr>
        <w:pStyle w:val="FunctionHead"/>
      </w:pPr>
      <w:r>
        <w:t>Description</w:t>
      </w:r>
    </w:p>
    <w:p w:rsidR="001F0BF5" w:rsidRDefault="00B047DD" w:rsidP="00B047DD">
      <w:pPr>
        <w:pStyle w:val="Body1"/>
      </w:pPr>
      <w:r>
        <w:t xml:space="preserve">Specifies the length of time from the trigger event to the first point in the waveform record. If the value is positive, the first point in the waveform record occurs after the trigger event. If the value is negative, the first point in the waveform record occurs before the trigger event. </w:t>
      </w:r>
      <w:r w:rsidR="0082626F">
        <w:t xml:space="preserve">For C and COM the </w:t>
      </w:r>
      <w:r>
        <w:t>units are seconds</w:t>
      </w:r>
      <w:r w:rsidR="00C06F58">
        <w:t xml:space="preserve">. </w:t>
      </w:r>
      <w:r w:rsidR="0082626F">
        <w:t>For .NET, the units are implicit in the definition of PrecisionTimeSpan.</w:t>
      </w:r>
    </w:p>
    <w:p w:rsidR="0081204F" w:rsidRPr="00F7116C" w:rsidRDefault="0081204F" w:rsidP="0081204F">
      <w:pPr>
        <w:pStyle w:val="AttrFuncSubheading"/>
        <w:rPr>
          <w:color w:val="auto"/>
        </w:rPr>
      </w:pPr>
      <w:r w:rsidRPr="00F7116C">
        <w:rPr>
          <w:color w:val="auto"/>
        </w:rPr>
        <w:t>.NET Exceptions</w:t>
      </w:r>
    </w:p>
    <w:p w:rsidR="0081204F" w:rsidRDefault="0081204F" w:rsidP="0081204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047DD" w:rsidRDefault="001F0BF5" w:rsidP="001F0BF5">
      <w:pPr>
        <w:pStyle w:val="Body"/>
      </w:pPr>
      <w:r>
        <w:br w:type="page"/>
      </w:r>
    </w:p>
    <w:p w:rsidR="003B79D7" w:rsidRDefault="003B79D7" w:rsidP="003B79D7">
      <w:pPr>
        <w:pStyle w:val="Heading3"/>
      </w:pPr>
      <w:bookmarkStart w:id="221" w:name="_Toc193259930"/>
      <w:bookmarkStart w:id="222" w:name="_Toc193278955"/>
      <w:bookmarkStart w:id="223" w:name="_Toc193279548"/>
      <w:bookmarkStart w:id="224" w:name="_Toc193522288"/>
      <w:bookmarkStart w:id="225" w:name="_Toc193522881"/>
      <w:bookmarkStart w:id="226" w:name="_Toc304583614"/>
      <w:bookmarkStart w:id="227" w:name="_Toc306374465"/>
      <w:bookmarkEnd w:id="221"/>
      <w:bookmarkEnd w:id="222"/>
      <w:bookmarkEnd w:id="223"/>
      <w:bookmarkEnd w:id="224"/>
      <w:bookmarkEnd w:id="225"/>
      <w:r>
        <w:t>Trigger Hysteresis</w:t>
      </w:r>
      <w:bookmarkEnd w:id="226"/>
      <w:bookmarkEnd w:id="227"/>
    </w:p>
    <w:p w:rsidR="003B79D7" w:rsidRDefault="003B79D7" w:rsidP="003B79D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3B79D7" w:rsidTr="003B79D7">
        <w:trPr>
          <w:cantSplit/>
          <w:tblHeader/>
        </w:trPr>
        <w:tc>
          <w:tcPr>
            <w:tcW w:w="1170" w:type="dxa"/>
            <w:tcBorders>
              <w:top w:val="single" w:sz="4" w:space="0" w:color="auto"/>
              <w:left w:val="single" w:sz="4" w:space="0" w:color="auto"/>
              <w:bottom w:val="double" w:sz="6" w:space="0" w:color="auto"/>
            </w:tcBorders>
          </w:tcPr>
          <w:p w:rsidR="003B79D7" w:rsidRDefault="003B79D7" w:rsidP="003B79D7">
            <w:pPr>
              <w:pStyle w:val="TableHead"/>
            </w:pPr>
            <w:r>
              <w:t>Data Type</w:t>
            </w:r>
          </w:p>
        </w:tc>
        <w:tc>
          <w:tcPr>
            <w:tcW w:w="810" w:type="dxa"/>
            <w:tcBorders>
              <w:top w:val="single" w:sz="4" w:space="0" w:color="auto"/>
              <w:bottom w:val="double" w:sz="6" w:space="0" w:color="auto"/>
            </w:tcBorders>
          </w:tcPr>
          <w:p w:rsidR="003B79D7" w:rsidRDefault="003B79D7" w:rsidP="003B79D7">
            <w:pPr>
              <w:pStyle w:val="TableHead"/>
            </w:pPr>
            <w:r>
              <w:t>Access</w:t>
            </w:r>
          </w:p>
        </w:tc>
        <w:tc>
          <w:tcPr>
            <w:tcW w:w="1530" w:type="dxa"/>
            <w:tcBorders>
              <w:top w:val="single" w:sz="4" w:space="0" w:color="auto"/>
              <w:bottom w:val="double" w:sz="6" w:space="0" w:color="auto"/>
            </w:tcBorders>
          </w:tcPr>
          <w:p w:rsidR="003B79D7" w:rsidRDefault="003B79D7" w:rsidP="003B79D7">
            <w:pPr>
              <w:pStyle w:val="TableHead"/>
            </w:pPr>
            <w:r>
              <w:t>Applies To</w:t>
            </w:r>
          </w:p>
        </w:tc>
        <w:tc>
          <w:tcPr>
            <w:tcW w:w="1080" w:type="dxa"/>
            <w:tcBorders>
              <w:top w:val="single" w:sz="4" w:space="0" w:color="auto"/>
              <w:bottom w:val="double" w:sz="6" w:space="0" w:color="auto"/>
            </w:tcBorders>
          </w:tcPr>
          <w:p w:rsidR="003B79D7" w:rsidRDefault="003B79D7" w:rsidP="003B79D7">
            <w:pPr>
              <w:pStyle w:val="TableHead"/>
            </w:pPr>
            <w:r>
              <w:t>Coercion</w:t>
            </w:r>
          </w:p>
        </w:tc>
        <w:tc>
          <w:tcPr>
            <w:tcW w:w="4770" w:type="dxa"/>
            <w:tcBorders>
              <w:top w:val="single" w:sz="4" w:space="0" w:color="auto"/>
              <w:bottom w:val="double" w:sz="6" w:space="0" w:color="auto"/>
              <w:right w:val="single" w:sz="6" w:space="0" w:color="auto"/>
            </w:tcBorders>
          </w:tcPr>
          <w:p w:rsidR="003B79D7" w:rsidRDefault="003B79D7" w:rsidP="003B79D7">
            <w:pPr>
              <w:pStyle w:val="TableHead"/>
            </w:pPr>
            <w:r>
              <w:t>High Level Functions</w:t>
            </w:r>
          </w:p>
        </w:tc>
      </w:tr>
      <w:tr w:rsidR="003B79D7" w:rsidTr="003B79D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3B79D7" w:rsidRDefault="003B79D7" w:rsidP="003B79D7">
            <w:pPr>
              <w:pStyle w:val="TableCellCourierNew"/>
            </w:pPr>
            <w:r>
              <w:t>ViReal64</w:t>
            </w:r>
          </w:p>
        </w:tc>
        <w:tc>
          <w:tcPr>
            <w:tcW w:w="810" w:type="dxa"/>
            <w:tcBorders>
              <w:top w:val="double" w:sz="6" w:space="0" w:color="auto"/>
            </w:tcBorders>
          </w:tcPr>
          <w:p w:rsidR="003B79D7" w:rsidRDefault="003B79D7" w:rsidP="003B79D7">
            <w:pPr>
              <w:pStyle w:val="TableCell"/>
            </w:pPr>
            <w:r>
              <w:t>R/W</w:t>
            </w:r>
          </w:p>
        </w:tc>
        <w:tc>
          <w:tcPr>
            <w:tcW w:w="1530" w:type="dxa"/>
            <w:tcBorders>
              <w:top w:val="double" w:sz="6" w:space="0" w:color="auto"/>
            </w:tcBorders>
          </w:tcPr>
          <w:p w:rsidR="003B79D7" w:rsidRDefault="00377EBC" w:rsidP="003B79D7">
            <w:pPr>
              <w:pStyle w:val="TableCell"/>
            </w:pPr>
            <w:r>
              <w:t>TriggerSource</w:t>
            </w:r>
          </w:p>
        </w:tc>
        <w:tc>
          <w:tcPr>
            <w:tcW w:w="1080" w:type="dxa"/>
            <w:tcBorders>
              <w:top w:val="double" w:sz="6" w:space="0" w:color="auto"/>
            </w:tcBorders>
          </w:tcPr>
          <w:p w:rsidR="003B79D7" w:rsidRDefault="003B79D7" w:rsidP="003B79D7">
            <w:pPr>
              <w:pStyle w:val="TableCell"/>
            </w:pPr>
            <w:r>
              <w:t>None</w:t>
            </w:r>
          </w:p>
        </w:tc>
        <w:tc>
          <w:tcPr>
            <w:tcW w:w="4770" w:type="dxa"/>
            <w:tcBorders>
              <w:top w:val="double" w:sz="6" w:space="0" w:color="auto"/>
            </w:tcBorders>
          </w:tcPr>
          <w:p w:rsidR="003B79D7" w:rsidRDefault="003B79D7" w:rsidP="003B79D7">
            <w:pPr>
              <w:pStyle w:val="TableCell"/>
            </w:pPr>
            <w:r>
              <w:t>N/A</w:t>
            </w:r>
          </w:p>
        </w:tc>
      </w:tr>
    </w:tbl>
    <w:p w:rsidR="00C2538D" w:rsidRDefault="00C2538D" w:rsidP="00C2538D">
      <w:pPr>
        <w:pStyle w:val="FunctionHead"/>
      </w:pPr>
      <w:r>
        <w:t>.NET Property Name</w:t>
      </w:r>
    </w:p>
    <w:p w:rsidR="00C2538D" w:rsidRDefault="00C2538D" w:rsidP="00C2538D">
      <w:pPr>
        <w:pStyle w:val="Body1"/>
        <w:rPr>
          <w:rStyle w:val="monospace"/>
        </w:rPr>
      </w:pPr>
      <w:r>
        <w:rPr>
          <w:rStyle w:val="monospace"/>
        </w:rPr>
        <w:t>Trigger.Sources[].Hysteresis</w:t>
      </w:r>
    </w:p>
    <w:p w:rsidR="003B79D7" w:rsidRDefault="003B79D7" w:rsidP="003B79D7">
      <w:pPr>
        <w:pStyle w:val="FunctionHead"/>
      </w:pPr>
      <w:r>
        <w:t>COM Property Name</w:t>
      </w:r>
    </w:p>
    <w:p w:rsidR="003B79D7" w:rsidRDefault="009249C0" w:rsidP="003B79D7">
      <w:pPr>
        <w:pStyle w:val="Body1"/>
        <w:rPr>
          <w:rStyle w:val="monospace"/>
        </w:rPr>
      </w:pPr>
      <w:r>
        <w:rPr>
          <w:rStyle w:val="monospace"/>
        </w:rPr>
        <w:t>Trigger.Sources.Item().</w:t>
      </w:r>
      <w:r w:rsidR="003B79D7">
        <w:rPr>
          <w:rStyle w:val="monospace"/>
        </w:rPr>
        <w:t>Hysteresis</w:t>
      </w:r>
    </w:p>
    <w:p w:rsidR="003B79D7" w:rsidRDefault="003B79D7" w:rsidP="003B79D7">
      <w:pPr>
        <w:pStyle w:val="FunctionHead"/>
      </w:pPr>
      <w:r>
        <w:t>C Constant Name</w:t>
      </w:r>
    </w:p>
    <w:p w:rsidR="003B79D7" w:rsidRDefault="003B79D7" w:rsidP="003B79D7">
      <w:pPr>
        <w:pStyle w:val="Body1"/>
      </w:pPr>
      <w:r>
        <w:rPr>
          <w:rFonts w:ascii="Courier New" w:hAnsi="Courier New" w:cs="Courier New"/>
          <w:sz w:val="18"/>
          <w:szCs w:val="18"/>
        </w:rPr>
        <w:t>IVIDIGITIZER_ATTR_TRIGGER_HYSTERESIS</w:t>
      </w:r>
    </w:p>
    <w:p w:rsidR="003B79D7" w:rsidRDefault="003B79D7" w:rsidP="003B79D7">
      <w:pPr>
        <w:pStyle w:val="FunctionHead"/>
      </w:pPr>
      <w:r>
        <w:t>Description</w:t>
      </w:r>
    </w:p>
    <w:p w:rsidR="001721C4" w:rsidRDefault="003B79D7" w:rsidP="003B79D7">
      <w:pPr>
        <w:pStyle w:val="Body1"/>
        <w:rPr>
          <w:sz w:val="12"/>
          <w:szCs w:val="12"/>
        </w:rPr>
      </w:pPr>
      <w:r>
        <w:t xml:space="preserve">Specifies </w:t>
      </w:r>
      <w:r w:rsidR="001C19CE">
        <w:t>the trigger hysteresis in Volts</w:t>
      </w:r>
      <w:r w:rsidR="00C2538D">
        <w:t>.</w:t>
      </w:r>
    </w:p>
    <w:p w:rsidR="00C2538D" w:rsidRPr="00F7116C" w:rsidRDefault="00C2538D" w:rsidP="00C2538D">
      <w:pPr>
        <w:pStyle w:val="AttrFuncSubheading"/>
        <w:rPr>
          <w:color w:val="auto"/>
        </w:rPr>
      </w:pPr>
      <w:r w:rsidRPr="00F7116C">
        <w:rPr>
          <w:color w:val="auto"/>
        </w:rPr>
        <w:t>.NET Exceptions</w:t>
      </w:r>
    </w:p>
    <w:p w:rsidR="00C2538D" w:rsidRDefault="00C2538D" w:rsidP="00C253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3B79D7" w:rsidRDefault="003B79D7" w:rsidP="000C0C14">
      <w:pPr>
        <w:pStyle w:val="Heading3"/>
        <w:pageBreakBefore/>
      </w:pPr>
      <w:bookmarkStart w:id="228" w:name="_Toc304583615"/>
      <w:bookmarkStart w:id="229" w:name="_Toc306374466"/>
      <w:r>
        <w:lastRenderedPageBreak/>
        <w:t>Trigger Level</w:t>
      </w:r>
      <w:bookmarkEnd w:id="228"/>
      <w:bookmarkEnd w:id="229"/>
    </w:p>
    <w:p w:rsidR="003B79D7" w:rsidRDefault="003B79D7" w:rsidP="003B79D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3B79D7" w:rsidTr="003B79D7">
        <w:trPr>
          <w:cantSplit/>
          <w:tblHeader/>
        </w:trPr>
        <w:tc>
          <w:tcPr>
            <w:tcW w:w="1170" w:type="dxa"/>
            <w:tcBorders>
              <w:top w:val="single" w:sz="4" w:space="0" w:color="auto"/>
              <w:left w:val="single" w:sz="4" w:space="0" w:color="auto"/>
              <w:bottom w:val="double" w:sz="6" w:space="0" w:color="auto"/>
            </w:tcBorders>
          </w:tcPr>
          <w:p w:rsidR="003B79D7" w:rsidRDefault="003B79D7" w:rsidP="003B79D7">
            <w:pPr>
              <w:pStyle w:val="TableHead"/>
            </w:pPr>
            <w:r>
              <w:t>Data Type</w:t>
            </w:r>
          </w:p>
        </w:tc>
        <w:tc>
          <w:tcPr>
            <w:tcW w:w="810" w:type="dxa"/>
            <w:tcBorders>
              <w:top w:val="single" w:sz="4" w:space="0" w:color="auto"/>
              <w:bottom w:val="double" w:sz="6" w:space="0" w:color="auto"/>
            </w:tcBorders>
          </w:tcPr>
          <w:p w:rsidR="003B79D7" w:rsidRDefault="003B79D7" w:rsidP="003B79D7">
            <w:pPr>
              <w:pStyle w:val="TableHead"/>
            </w:pPr>
            <w:r>
              <w:t>Access</w:t>
            </w:r>
          </w:p>
        </w:tc>
        <w:tc>
          <w:tcPr>
            <w:tcW w:w="1530" w:type="dxa"/>
            <w:tcBorders>
              <w:top w:val="single" w:sz="4" w:space="0" w:color="auto"/>
              <w:bottom w:val="double" w:sz="6" w:space="0" w:color="auto"/>
            </w:tcBorders>
          </w:tcPr>
          <w:p w:rsidR="003B79D7" w:rsidRDefault="003B79D7" w:rsidP="003B79D7">
            <w:pPr>
              <w:pStyle w:val="TableHead"/>
            </w:pPr>
            <w:r>
              <w:t>Applies To</w:t>
            </w:r>
          </w:p>
        </w:tc>
        <w:tc>
          <w:tcPr>
            <w:tcW w:w="1080" w:type="dxa"/>
            <w:tcBorders>
              <w:top w:val="single" w:sz="4" w:space="0" w:color="auto"/>
              <w:bottom w:val="double" w:sz="6" w:space="0" w:color="auto"/>
            </w:tcBorders>
          </w:tcPr>
          <w:p w:rsidR="003B79D7" w:rsidRDefault="003B79D7" w:rsidP="003B79D7">
            <w:pPr>
              <w:pStyle w:val="TableHead"/>
            </w:pPr>
            <w:r>
              <w:t>Coercion</w:t>
            </w:r>
          </w:p>
        </w:tc>
        <w:tc>
          <w:tcPr>
            <w:tcW w:w="4770" w:type="dxa"/>
            <w:tcBorders>
              <w:top w:val="single" w:sz="4" w:space="0" w:color="auto"/>
              <w:bottom w:val="double" w:sz="6" w:space="0" w:color="auto"/>
              <w:right w:val="single" w:sz="6" w:space="0" w:color="auto"/>
            </w:tcBorders>
          </w:tcPr>
          <w:p w:rsidR="003B79D7" w:rsidRDefault="003B79D7" w:rsidP="003B79D7">
            <w:pPr>
              <w:pStyle w:val="TableHead"/>
            </w:pPr>
            <w:r>
              <w:t>High Level Functions</w:t>
            </w:r>
          </w:p>
        </w:tc>
      </w:tr>
      <w:tr w:rsidR="003B79D7" w:rsidTr="003B79D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3B79D7" w:rsidRDefault="003B79D7" w:rsidP="003B79D7">
            <w:pPr>
              <w:pStyle w:val="TableCellCourierNew"/>
            </w:pPr>
            <w:r>
              <w:t>ViReal64</w:t>
            </w:r>
          </w:p>
        </w:tc>
        <w:tc>
          <w:tcPr>
            <w:tcW w:w="810" w:type="dxa"/>
            <w:tcBorders>
              <w:top w:val="double" w:sz="6" w:space="0" w:color="auto"/>
            </w:tcBorders>
          </w:tcPr>
          <w:p w:rsidR="003B79D7" w:rsidRDefault="003B79D7" w:rsidP="003B79D7">
            <w:pPr>
              <w:pStyle w:val="TableCell"/>
            </w:pPr>
            <w:r>
              <w:t>R/W</w:t>
            </w:r>
          </w:p>
        </w:tc>
        <w:tc>
          <w:tcPr>
            <w:tcW w:w="1530" w:type="dxa"/>
            <w:tcBorders>
              <w:top w:val="double" w:sz="6" w:space="0" w:color="auto"/>
            </w:tcBorders>
          </w:tcPr>
          <w:p w:rsidR="003B79D7" w:rsidRDefault="00377EBC" w:rsidP="003B79D7">
            <w:pPr>
              <w:pStyle w:val="TableCell"/>
            </w:pPr>
            <w:r>
              <w:t>TriggerSource</w:t>
            </w:r>
          </w:p>
        </w:tc>
        <w:tc>
          <w:tcPr>
            <w:tcW w:w="1080" w:type="dxa"/>
            <w:tcBorders>
              <w:top w:val="double" w:sz="6" w:space="0" w:color="auto"/>
            </w:tcBorders>
          </w:tcPr>
          <w:p w:rsidR="003B79D7" w:rsidRDefault="003B79D7" w:rsidP="003B79D7">
            <w:pPr>
              <w:pStyle w:val="TableCell"/>
            </w:pPr>
            <w:r>
              <w:t>None</w:t>
            </w:r>
          </w:p>
        </w:tc>
        <w:tc>
          <w:tcPr>
            <w:tcW w:w="4770" w:type="dxa"/>
            <w:tcBorders>
              <w:top w:val="double" w:sz="6" w:space="0" w:color="auto"/>
            </w:tcBorders>
          </w:tcPr>
          <w:p w:rsidR="003B79D7" w:rsidRDefault="00995EC8" w:rsidP="003B79D7">
            <w:pPr>
              <w:pStyle w:val="TableCell"/>
            </w:pPr>
            <w:r>
              <w:t>Configure Edge Trigger Source</w:t>
            </w:r>
            <w:r w:rsidR="00541C77">
              <w:br/>
            </w:r>
            <w:r w:rsidR="007E0D9B">
              <w:t>Configure Glitch Trigger Source</w:t>
            </w:r>
            <w:r w:rsidR="00947975">
              <w:br/>
              <w:t>Configure Width Trigger Source</w:t>
            </w:r>
          </w:p>
        </w:tc>
      </w:tr>
    </w:tbl>
    <w:p w:rsidR="00E979AD" w:rsidRDefault="00E979AD" w:rsidP="00E979AD">
      <w:pPr>
        <w:pStyle w:val="FunctionHead"/>
      </w:pPr>
      <w:r>
        <w:t>.NET Property Name</w:t>
      </w:r>
    </w:p>
    <w:p w:rsidR="00E979AD" w:rsidRDefault="00E979AD" w:rsidP="00E979AD">
      <w:pPr>
        <w:pStyle w:val="Body1"/>
        <w:rPr>
          <w:rStyle w:val="monospace"/>
        </w:rPr>
      </w:pPr>
      <w:r>
        <w:rPr>
          <w:rStyle w:val="monospace"/>
        </w:rPr>
        <w:t>Trigger.Sources[].Level</w:t>
      </w:r>
    </w:p>
    <w:p w:rsidR="003B79D7" w:rsidRDefault="003B79D7" w:rsidP="003B79D7">
      <w:pPr>
        <w:pStyle w:val="FunctionHead"/>
      </w:pPr>
      <w:r>
        <w:t>COM Property Name</w:t>
      </w:r>
    </w:p>
    <w:p w:rsidR="003B79D7" w:rsidRDefault="009249C0" w:rsidP="003B79D7">
      <w:pPr>
        <w:pStyle w:val="Body1"/>
        <w:rPr>
          <w:rStyle w:val="monospace"/>
        </w:rPr>
      </w:pPr>
      <w:r>
        <w:rPr>
          <w:rStyle w:val="monospace"/>
        </w:rPr>
        <w:t>Trigger.Sources.Item().</w:t>
      </w:r>
      <w:r w:rsidR="003B79D7">
        <w:rPr>
          <w:rStyle w:val="monospace"/>
        </w:rPr>
        <w:t>Level</w:t>
      </w:r>
    </w:p>
    <w:p w:rsidR="003B79D7" w:rsidRDefault="003B79D7" w:rsidP="003B79D7">
      <w:pPr>
        <w:pStyle w:val="FunctionHead"/>
      </w:pPr>
      <w:r>
        <w:t>C Constant Name</w:t>
      </w:r>
    </w:p>
    <w:p w:rsidR="003B79D7" w:rsidRDefault="003B79D7" w:rsidP="003B79D7">
      <w:pPr>
        <w:pStyle w:val="Body1"/>
      </w:pPr>
      <w:r>
        <w:rPr>
          <w:rFonts w:ascii="Courier New" w:hAnsi="Courier New" w:cs="Courier New"/>
          <w:sz w:val="18"/>
          <w:szCs w:val="18"/>
        </w:rPr>
        <w:t>IVIDIGITIZER_ATTR_TRIGGER_LEVEL</w:t>
      </w:r>
    </w:p>
    <w:p w:rsidR="003B79D7" w:rsidRDefault="003B79D7" w:rsidP="003B79D7">
      <w:pPr>
        <w:pStyle w:val="FunctionHead"/>
      </w:pPr>
      <w:r>
        <w:t>Description</w:t>
      </w:r>
    </w:p>
    <w:p w:rsidR="003B79D7" w:rsidRDefault="003B79D7" w:rsidP="003B79D7">
      <w:pPr>
        <w:pStyle w:val="Body1"/>
      </w:pPr>
      <w:r>
        <w:t>Specifies the voltage threshold for the trigger sub-system. The units are Volts. This attribute affects instrument behavior only when the Trigger Type is set to one of the following values: Edge Trigger, Glitch Trigger, or Width Trigger.</w:t>
      </w:r>
    </w:p>
    <w:p w:rsidR="00E979AD" w:rsidRPr="00F7116C" w:rsidRDefault="00E979AD" w:rsidP="00E979AD">
      <w:pPr>
        <w:pStyle w:val="AttrFuncSubheading"/>
        <w:rPr>
          <w:color w:val="auto"/>
        </w:rPr>
      </w:pPr>
      <w:r w:rsidRPr="00F7116C">
        <w:rPr>
          <w:color w:val="auto"/>
        </w:rPr>
        <w:t>.NET Exceptions</w:t>
      </w:r>
    </w:p>
    <w:p w:rsidR="00E979AD" w:rsidRDefault="00E979AD" w:rsidP="00E979A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842DC8" w:rsidRDefault="00842DC8" w:rsidP="001C19CE">
      <w:pPr>
        <w:pStyle w:val="Heading3"/>
        <w:pageBreakBefore/>
      </w:pPr>
      <w:bookmarkStart w:id="230" w:name="_Toc304583616"/>
      <w:bookmarkStart w:id="231" w:name="_Toc306374467"/>
      <w:r>
        <w:lastRenderedPageBreak/>
        <w:t>Trigger Output Enabled</w:t>
      </w:r>
      <w:bookmarkEnd w:id="230"/>
      <w:bookmarkEnd w:id="231"/>
    </w:p>
    <w:p w:rsidR="00842DC8" w:rsidRDefault="00842DC8" w:rsidP="00842DC8"/>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842DC8" w:rsidTr="00085177">
        <w:trPr>
          <w:cantSplit/>
          <w:tblHeader/>
        </w:trPr>
        <w:tc>
          <w:tcPr>
            <w:tcW w:w="1170" w:type="dxa"/>
            <w:tcBorders>
              <w:top w:val="single" w:sz="4" w:space="0" w:color="auto"/>
              <w:left w:val="single" w:sz="4" w:space="0" w:color="auto"/>
              <w:bottom w:val="double" w:sz="6" w:space="0" w:color="auto"/>
            </w:tcBorders>
          </w:tcPr>
          <w:p w:rsidR="00842DC8" w:rsidRDefault="00842DC8" w:rsidP="00085177">
            <w:pPr>
              <w:pStyle w:val="TableHead"/>
            </w:pPr>
            <w:r>
              <w:t>Data Type</w:t>
            </w:r>
          </w:p>
        </w:tc>
        <w:tc>
          <w:tcPr>
            <w:tcW w:w="810" w:type="dxa"/>
            <w:tcBorders>
              <w:top w:val="single" w:sz="4" w:space="0" w:color="auto"/>
              <w:bottom w:val="double" w:sz="6" w:space="0" w:color="auto"/>
            </w:tcBorders>
          </w:tcPr>
          <w:p w:rsidR="00842DC8" w:rsidRDefault="00842DC8" w:rsidP="00085177">
            <w:pPr>
              <w:pStyle w:val="TableHead"/>
            </w:pPr>
            <w:r>
              <w:t>Access</w:t>
            </w:r>
          </w:p>
        </w:tc>
        <w:tc>
          <w:tcPr>
            <w:tcW w:w="1530" w:type="dxa"/>
            <w:tcBorders>
              <w:top w:val="single" w:sz="4" w:space="0" w:color="auto"/>
              <w:bottom w:val="double" w:sz="6" w:space="0" w:color="auto"/>
            </w:tcBorders>
          </w:tcPr>
          <w:p w:rsidR="00842DC8" w:rsidRDefault="00842DC8" w:rsidP="00085177">
            <w:pPr>
              <w:pStyle w:val="TableHead"/>
            </w:pPr>
            <w:r>
              <w:t>Applies To</w:t>
            </w:r>
          </w:p>
        </w:tc>
        <w:tc>
          <w:tcPr>
            <w:tcW w:w="1080" w:type="dxa"/>
            <w:tcBorders>
              <w:top w:val="single" w:sz="4" w:space="0" w:color="auto"/>
              <w:bottom w:val="double" w:sz="6" w:space="0" w:color="auto"/>
            </w:tcBorders>
          </w:tcPr>
          <w:p w:rsidR="00842DC8" w:rsidRDefault="00842DC8" w:rsidP="00085177">
            <w:pPr>
              <w:pStyle w:val="TableHead"/>
            </w:pPr>
            <w:r>
              <w:t>Coercion</w:t>
            </w:r>
          </w:p>
        </w:tc>
        <w:tc>
          <w:tcPr>
            <w:tcW w:w="4770" w:type="dxa"/>
            <w:tcBorders>
              <w:top w:val="single" w:sz="4" w:space="0" w:color="auto"/>
              <w:bottom w:val="double" w:sz="6" w:space="0" w:color="auto"/>
              <w:right w:val="single" w:sz="6" w:space="0" w:color="auto"/>
            </w:tcBorders>
          </w:tcPr>
          <w:p w:rsidR="00842DC8" w:rsidRDefault="00842DC8" w:rsidP="00085177">
            <w:pPr>
              <w:pStyle w:val="TableHead"/>
            </w:pPr>
            <w:r>
              <w:t>High Level Functions</w:t>
            </w:r>
          </w:p>
        </w:tc>
      </w:tr>
      <w:tr w:rsidR="00842DC8" w:rsidTr="000851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842DC8" w:rsidRDefault="00842DC8" w:rsidP="00085177">
            <w:pPr>
              <w:pStyle w:val="TableCellCourierNew"/>
            </w:pPr>
            <w:r>
              <w:t>ViBoolean</w:t>
            </w:r>
          </w:p>
        </w:tc>
        <w:tc>
          <w:tcPr>
            <w:tcW w:w="810" w:type="dxa"/>
            <w:tcBorders>
              <w:top w:val="double" w:sz="6" w:space="0" w:color="auto"/>
            </w:tcBorders>
          </w:tcPr>
          <w:p w:rsidR="00842DC8" w:rsidRDefault="00842DC8" w:rsidP="00085177">
            <w:pPr>
              <w:pStyle w:val="TableCell"/>
            </w:pPr>
            <w:r>
              <w:t>R/W</w:t>
            </w:r>
          </w:p>
        </w:tc>
        <w:tc>
          <w:tcPr>
            <w:tcW w:w="1530" w:type="dxa"/>
            <w:tcBorders>
              <w:top w:val="double" w:sz="6" w:space="0" w:color="auto"/>
            </w:tcBorders>
          </w:tcPr>
          <w:p w:rsidR="00842DC8" w:rsidRDefault="00842DC8" w:rsidP="00085177">
            <w:pPr>
              <w:pStyle w:val="TableCell"/>
            </w:pPr>
            <w:r>
              <w:t>N/A</w:t>
            </w:r>
          </w:p>
        </w:tc>
        <w:tc>
          <w:tcPr>
            <w:tcW w:w="1080" w:type="dxa"/>
            <w:tcBorders>
              <w:top w:val="double" w:sz="6" w:space="0" w:color="auto"/>
            </w:tcBorders>
          </w:tcPr>
          <w:p w:rsidR="00842DC8" w:rsidRDefault="00842DC8" w:rsidP="00085177">
            <w:pPr>
              <w:pStyle w:val="TableCell"/>
            </w:pPr>
            <w:r>
              <w:t>None</w:t>
            </w:r>
          </w:p>
        </w:tc>
        <w:tc>
          <w:tcPr>
            <w:tcW w:w="4770" w:type="dxa"/>
            <w:tcBorders>
              <w:top w:val="double" w:sz="6" w:space="0" w:color="auto"/>
            </w:tcBorders>
          </w:tcPr>
          <w:p w:rsidR="00842DC8" w:rsidRDefault="00842DC8" w:rsidP="00085177">
            <w:pPr>
              <w:pStyle w:val="TableCell"/>
            </w:pPr>
            <w:r>
              <w:t>N/A</w:t>
            </w:r>
          </w:p>
        </w:tc>
      </w:tr>
    </w:tbl>
    <w:p w:rsidR="00986640" w:rsidRDefault="00986640" w:rsidP="00986640">
      <w:pPr>
        <w:pStyle w:val="FunctionHead"/>
      </w:pPr>
      <w:r>
        <w:t>.NET Property Name</w:t>
      </w:r>
    </w:p>
    <w:p w:rsidR="00986640" w:rsidRDefault="00986640" w:rsidP="00986640">
      <w:pPr>
        <w:pStyle w:val="Body1"/>
        <w:rPr>
          <w:rStyle w:val="monospace"/>
        </w:rPr>
      </w:pPr>
      <w:r>
        <w:rPr>
          <w:rStyle w:val="monospace"/>
        </w:rPr>
        <w:t>Trigger.OutputEnabled</w:t>
      </w:r>
    </w:p>
    <w:p w:rsidR="00842DC8" w:rsidRDefault="00842DC8" w:rsidP="00842DC8">
      <w:pPr>
        <w:pStyle w:val="FunctionHead"/>
      </w:pPr>
      <w:r>
        <w:t>COM Property Name</w:t>
      </w:r>
    </w:p>
    <w:p w:rsidR="00842DC8" w:rsidRDefault="00842DC8" w:rsidP="00842DC8">
      <w:pPr>
        <w:pStyle w:val="Body1"/>
        <w:rPr>
          <w:rStyle w:val="monospace"/>
        </w:rPr>
      </w:pPr>
      <w:r>
        <w:rPr>
          <w:rStyle w:val="monospace"/>
        </w:rPr>
        <w:t>Trigger.OutputEnabled</w:t>
      </w:r>
    </w:p>
    <w:p w:rsidR="00842DC8" w:rsidRDefault="00842DC8" w:rsidP="00842DC8">
      <w:pPr>
        <w:pStyle w:val="FunctionHead"/>
      </w:pPr>
      <w:r>
        <w:t>C Constant Name</w:t>
      </w:r>
    </w:p>
    <w:p w:rsidR="00842DC8" w:rsidRDefault="00842DC8" w:rsidP="00842DC8">
      <w:pPr>
        <w:pStyle w:val="Body1"/>
      </w:pPr>
      <w:r>
        <w:rPr>
          <w:rFonts w:ascii="Courier New" w:hAnsi="Courier New" w:cs="Courier New"/>
          <w:sz w:val="18"/>
          <w:szCs w:val="18"/>
        </w:rPr>
        <w:t>IVIDIGITIZER_ATTR_TRIGGER_OUTPUT_ENABLED</w:t>
      </w:r>
    </w:p>
    <w:p w:rsidR="00842DC8" w:rsidRDefault="00842DC8" w:rsidP="00842DC8">
      <w:pPr>
        <w:pStyle w:val="FunctionHead"/>
      </w:pPr>
      <w:r>
        <w:t>Description</w:t>
      </w:r>
    </w:p>
    <w:p w:rsidR="00842DC8" w:rsidRPr="00842DC8" w:rsidRDefault="00366EBD" w:rsidP="00842DC8">
      <w:pPr>
        <w:pStyle w:val="Body1"/>
      </w:pPr>
      <w:r>
        <w:t>Specifies whether or not an accepted</w:t>
      </w:r>
      <w:r w:rsidR="00842DC8">
        <w:t xml:space="preserve"> </w:t>
      </w:r>
      <w:r>
        <w:t xml:space="preserve">trigger </w:t>
      </w:r>
      <w:r w:rsidR="00842DC8">
        <w:t xml:space="preserve">appears at </w:t>
      </w:r>
      <w:r>
        <w:t>an</w:t>
      </w:r>
      <w:r w:rsidR="00842DC8">
        <w:t xml:space="preserve"> output of the digitizer.</w:t>
      </w:r>
    </w:p>
    <w:p w:rsidR="00986640" w:rsidRPr="00F7116C" w:rsidRDefault="00986640" w:rsidP="00986640">
      <w:pPr>
        <w:pStyle w:val="AttrFuncSubheading"/>
        <w:rPr>
          <w:color w:val="auto"/>
        </w:rPr>
      </w:pPr>
      <w:r w:rsidRPr="00F7116C">
        <w:rPr>
          <w:color w:val="auto"/>
        </w:rPr>
        <w:t>.NET Exceptions</w:t>
      </w:r>
    </w:p>
    <w:p w:rsidR="00986640" w:rsidRDefault="00986640" w:rsidP="0098664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Pr="001C19CE" w:rsidRDefault="00004825" w:rsidP="001C19CE">
      <w:pPr>
        <w:pStyle w:val="Heading3"/>
        <w:pageBreakBefore/>
      </w:pPr>
      <w:bookmarkStart w:id="232" w:name="_Toc304583617"/>
      <w:bookmarkStart w:id="233" w:name="_Toc306374468"/>
      <w:r w:rsidRPr="001C19CE">
        <w:lastRenderedPageBreak/>
        <w:t>Trigger Slope</w:t>
      </w:r>
      <w:bookmarkEnd w:id="232"/>
      <w:bookmarkEnd w:id="233"/>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TriggerSource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995EC8">
            <w:pPr>
              <w:pStyle w:val="TableCell"/>
            </w:pPr>
            <w:r>
              <w:t>Configure Edge Trigger Source</w:t>
            </w:r>
          </w:p>
        </w:tc>
      </w:tr>
    </w:tbl>
    <w:p w:rsidR="00DC1EDD" w:rsidRDefault="00DC1EDD" w:rsidP="00DC1EDD">
      <w:pPr>
        <w:pStyle w:val="FunctionHead"/>
      </w:pPr>
      <w:r>
        <w:t>.NET Property Name</w:t>
      </w:r>
    </w:p>
    <w:p w:rsidR="00DC1EDD" w:rsidRDefault="00DC1EDD" w:rsidP="00DC1EDD">
      <w:pPr>
        <w:pStyle w:val="Body1"/>
        <w:rPr>
          <w:rStyle w:val="monospace"/>
        </w:rPr>
      </w:pPr>
      <w:r>
        <w:rPr>
          <w:rStyle w:val="monospace"/>
        </w:rPr>
        <w:t>Trigger.Sources[].Edge.Slope</w:t>
      </w:r>
    </w:p>
    <w:p w:rsidR="00DC1EDD" w:rsidRDefault="00876C99" w:rsidP="00DC1EDD">
      <w:pPr>
        <w:pStyle w:val="FunctionHead"/>
      </w:pPr>
      <w:r>
        <w:t>.NET</w:t>
      </w:r>
      <w:r w:rsidR="00DC1EDD">
        <w:t xml:space="preserve"> Enumeration Name</w:t>
      </w:r>
    </w:p>
    <w:p w:rsidR="00DC1EDD" w:rsidRDefault="00DC1EDD" w:rsidP="00DC1EDD">
      <w:pPr>
        <w:pStyle w:val="Code1"/>
      </w:pPr>
      <w:r>
        <w:t>Slope</w:t>
      </w:r>
    </w:p>
    <w:p w:rsidR="00004825" w:rsidRDefault="00004825">
      <w:pPr>
        <w:pStyle w:val="FunctionHead"/>
      </w:pPr>
      <w:r>
        <w:t>COM Property Name</w:t>
      </w:r>
    </w:p>
    <w:p w:rsidR="00004825" w:rsidRDefault="009249C0">
      <w:pPr>
        <w:pStyle w:val="Body1"/>
        <w:rPr>
          <w:rStyle w:val="monospace"/>
        </w:rPr>
      </w:pPr>
      <w:r>
        <w:rPr>
          <w:rStyle w:val="monospace"/>
        </w:rPr>
        <w:t>Trigger.Sources.Item().</w:t>
      </w:r>
      <w:r w:rsidR="00004825">
        <w:rPr>
          <w:rStyle w:val="monospace"/>
        </w:rPr>
        <w:t>Edge.Slope</w:t>
      </w:r>
    </w:p>
    <w:p w:rsidR="00004825" w:rsidRDefault="00004825">
      <w:pPr>
        <w:pStyle w:val="FunctionHead"/>
      </w:pPr>
      <w:r>
        <w:t>COM Enumeration Name</w:t>
      </w:r>
    </w:p>
    <w:p w:rsidR="00004825" w:rsidRDefault="00004825">
      <w:pPr>
        <w:pStyle w:val="Code1"/>
      </w:pPr>
      <w:r>
        <w:t>IviDigitizerTriggerSlopeEnum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IVIDIGITIZER_ATTR_TRIGGER_SLOPE</w:t>
      </w:r>
    </w:p>
    <w:p w:rsidR="00004825" w:rsidRDefault="00004825">
      <w:pPr>
        <w:pStyle w:val="FunctionHead"/>
      </w:pPr>
      <w:r>
        <w:t>Description</w:t>
      </w:r>
    </w:p>
    <w:p w:rsidR="00004825" w:rsidRDefault="00004825">
      <w:pPr>
        <w:pStyle w:val="Body1"/>
      </w:pPr>
      <w:r>
        <w:t>Specifies whether a rising or a falling edge triggers the digitizer</w:t>
      </w:r>
      <w:r w:rsidR="0080634C">
        <w:t xml:space="preserve">. </w:t>
      </w:r>
      <w:r>
        <w:t>This attribute affects instrument operation only when the Trigger Type attribute is set to Edge Trigger.</w:t>
      </w:r>
    </w:p>
    <w:p w:rsidR="00004825" w:rsidRDefault="00004825">
      <w:pPr>
        <w:pStyle w:val="FunctionHead"/>
      </w:pPr>
      <w:r>
        <w:t>Defined Values</w:t>
      </w:r>
    </w:p>
    <w:tbl>
      <w:tblPr>
        <w:tblW w:w="0" w:type="auto"/>
        <w:tblInd w:w="722" w:type="dxa"/>
        <w:tblLayout w:type="fixed"/>
        <w:tblLook w:val="0000"/>
      </w:tblPr>
      <w:tblGrid>
        <w:gridCol w:w="1726"/>
        <w:gridCol w:w="630"/>
        <w:gridCol w:w="1080"/>
        <w:gridCol w:w="5204"/>
      </w:tblGrid>
      <w:tr w:rsidR="00004825" w:rsidTr="001C19CE">
        <w:trPr>
          <w:cantSplit/>
          <w:trHeight w:val="158"/>
        </w:trPr>
        <w:tc>
          <w:tcPr>
            <w:tcW w:w="172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691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1C19CE">
        <w:trPr>
          <w:cantSplit/>
          <w:trHeight w:val="157"/>
        </w:trPr>
        <w:tc>
          <w:tcPr>
            <w:tcW w:w="172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20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1C19CE">
        <w:trPr>
          <w:cantSplit/>
          <w:trHeight w:val="513"/>
        </w:trPr>
        <w:tc>
          <w:tcPr>
            <w:tcW w:w="1726" w:type="dxa"/>
            <w:vMerge w:val="restart"/>
            <w:tcBorders>
              <w:top w:val="single" w:sz="6" w:space="0" w:color="auto"/>
              <w:left w:val="single" w:sz="6" w:space="0" w:color="auto"/>
              <w:right w:val="single" w:sz="6" w:space="0" w:color="auto"/>
            </w:tcBorders>
          </w:tcPr>
          <w:p w:rsidR="00004825" w:rsidRDefault="00004825">
            <w:pPr>
              <w:pStyle w:val="TableCell"/>
            </w:pPr>
            <w:r>
              <w:t>Negative</w:t>
            </w:r>
          </w:p>
        </w:tc>
        <w:tc>
          <w:tcPr>
            <w:tcW w:w="691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A negative (falling) edge passing through the trigger level triggers the digitizer.</w:t>
            </w:r>
          </w:p>
        </w:tc>
      </w:tr>
      <w:tr w:rsidR="00DC1EDD" w:rsidTr="001C19CE">
        <w:trPr>
          <w:cantSplit/>
          <w:trHeight w:val="338"/>
        </w:trPr>
        <w:tc>
          <w:tcPr>
            <w:tcW w:w="1726" w:type="dxa"/>
            <w:vMerge/>
            <w:tcBorders>
              <w:left w:val="single" w:sz="6" w:space="0" w:color="auto"/>
              <w:right w:val="single" w:sz="6" w:space="0" w:color="auto"/>
            </w:tcBorders>
          </w:tcPr>
          <w:p w:rsidR="00DC1EDD" w:rsidRDefault="00DC1EDD">
            <w:pPr>
              <w:pStyle w:val="TableCell"/>
            </w:pPr>
          </w:p>
        </w:tc>
        <w:tc>
          <w:tcPr>
            <w:tcW w:w="630" w:type="dxa"/>
            <w:vMerge w:val="restart"/>
            <w:tcBorders>
              <w:top w:val="single" w:sz="4" w:space="0" w:color="auto"/>
              <w:left w:val="single" w:sz="6" w:space="0" w:color="auto"/>
              <w:right w:val="single" w:sz="6" w:space="0" w:color="auto"/>
            </w:tcBorders>
          </w:tcPr>
          <w:p w:rsidR="00DC1EDD" w:rsidRDefault="00DC1EDD">
            <w:pPr>
              <w:pStyle w:val="TableCell"/>
            </w:pPr>
          </w:p>
        </w:tc>
        <w:tc>
          <w:tcPr>
            <w:tcW w:w="1080" w:type="dxa"/>
            <w:tcBorders>
              <w:top w:val="single" w:sz="4" w:space="0" w:color="auto"/>
              <w:left w:val="single" w:sz="6" w:space="0" w:color="auto"/>
              <w:bottom w:val="single" w:sz="4" w:space="0" w:color="auto"/>
              <w:right w:val="single" w:sz="6" w:space="0" w:color="auto"/>
            </w:tcBorders>
          </w:tcPr>
          <w:p w:rsidR="00DC1EDD" w:rsidRDefault="00DC1EDD">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rsidR="00DC1EDD" w:rsidRDefault="00566C60">
            <w:pPr>
              <w:pStyle w:val="TableCellCourierNew"/>
            </w:pPr>
            <w:r>
              <w:t>Slope.</w:t>
            </w:r>
            <w:r w:rsidR="00450451">
              <w:t>Negative</w:t>
            </w:r>
          </w:p>
        </w:tc>
      </w:tr>
      <w:tr w:rsidR="00DC1EDD" w:rsidTr="004913A3">
        <w:trPr>
          <w:cantSplit/>
          <w:trHeight w:val="338"/>
        </w:trPr>
        <w:tc>
          <w:tcPr>
            <w:tcW w:w="1726" w:type="dxa"/>
            <w:vMerge/>
            <w:tcBorders>
              <w:left w:val="single" w:sz="6" w:space="0" w:color="auto"/>
              <w:right w:val="single" w:sz="6" w:space="0" w:color="auto"/>
            </w:tcBorders>
          </w:tcPr>
          <w:p w:rsidR="00DC1EDD" w:rsidRDefault="00DC1EDD">
            <w:pPr>
              <w:pStyle w:val="TableCell"/>
            </w:pPr>
          </w:p>
        </w:tc>
        <w:tc>
          <w:tcPr>
            <w:tcW w:w="630" w:type="dxa"/>
            <w:vMerge/>
            <w:tcBorders>
              <w:left w:val="single" w:sz="6" w:space="0" w:color="auto"/>
              <w:right w:val="single" w:sz="6" w:space="0" w:color="auto"/>
            </w:tcBorders>
          </w:tcPr>
          <w:p w:rsidR="00DC1EDD" w:rsidRDefault="00DC1EDD">
            <w:pPr>
              <w:pStyle w:val="TableCell"/>
            </w:pPr>
          </w:p>
        </w:tc>
        <w:tc>
          <w:tcPr>
            <w:tcW w:w="1080" w:type="dxa"/>
            <w:tcBorders>
              <w:top w:val="single" w:sz="4" w:space="0" w:color="auto"/>
              <w:left w:val="single" w:sz="6" w:space="0" w:color="auto"/>
              <w:bottom w:val="single" w:sz="4" w:space="0" w:color="auto"/>
              <w:right w:val="single" w:sz="6" w:space="0" w:color="auto"/>
            </w:tcBorders>
          </w:tcPr>
          <w:p w:rsidR="00DC1EDD" w:rsidRDefault="00DC1EDD">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rsidR="00DC1EDD" w:rsidRDefault="00DC1EDD">
            <w:pPr>
              <w:pStyle w:val="TableCellCourierNew"/>
            </w:pPr>
            <w:r>
              <w:t>IVIDIGITIZER_VAL_TRIGGER_SLOPE_NEGATIVE</w:t>
            </w:r>
          </w:p>
        </w:tc>
      </w:tr>
      <w:tr w:rsidR="00DC1EDD" w:rsidTr="001C19CE">
        <w:trPr>
          <w:cantSplit/>
          <w:trHeight w:val="337"/>
        </w:trPr>
        <w:tc>
          <w:tcPr>
            <w:tcW w:w="1726" w:type="dxa"/>
            <w:vMerge/>
            <w:tcBorders>
              <w:left w:val="single" w:sz="6" w:space="0" w:color="auto"/>
              <w:bottom w:val="single" w:sz="6" w:space="0" w:color="auto"/>
              <w:right w:val="single" w:sz="6" w:space="0" w:color="auto"/>
            </w:tcBorders>
          </w:tcPr>
          <w:p w:rsidR="00DC1EDD" w:rsidRDefault="00DC1EDD">
            <w:pPr>
              <w:pStyle w:val="TableCell"/>
            </w:pPr>
          </w:p>
        </w:tc>
        <w:tc>
          <w:tcPr>
            <w:tcW w:w="630" w:type="dxa"/>
            <w:vMerge/>
            <w:tcBorders>
              <w:left w:val="single" w:sz="6" w:space="0" w:color="auto"/>
              <w:bottom w:val="single" w:sz="6" w:space="0" w:color="auto"/>
              <w:right w:val="single" w:sz="6" w:space="0" w:color="auto"/>
            </w:tcBorders>
          </w:tcPr>
          <w:p w:rsidR="00DC1EDD" w:rsidRDefault="00DC1EDD">
            <w:pPr>
              <w:pStyle w:val="TableCell"/>
            </w:pPr>
          </w:p>
        </w:tc>
        <w:tc>
          <w:tcPr>
            <w:tcW w:w="1080" w:type="dxa"/>
            <w:tcBorders>
              <w:top w:val="single" w:sz="4" w:space="0" w:color="auto"/>
              <w:left w:val="single" w:sz="6" w:space="0" w:color="auto"/>
              <w:bottom w:val="single" w:sz="6" w:space="0" w:color="auto"/>
              <w:right w:val="single" w:sz="6" w:space="0" w:color="auto"/>
            </w:tcBorders>
          </w:tcPr>
          <w:p w:rsidR="00DC1EDD" w:rsidRDefault="00DC1EDD">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rsidR="00DC1EDD" w:rsidRDefault="00DC1EDD">
            <w:pPr>
              <w:pStyle w:val="TableCell"/>
              <w:rPr>
                <w:rFonts w:ascii="Courier New" w:hAnsi="Courier New" w:cs="Courier New"/>
                <w:sz w:val="18"/>
                <w:szCs w:val="18"/>
              </w:rPr>
            </w:pPr>
            <w:r>
              <w:rPr>
                <w:rFonts w:ascii="Courier New" w:hAnsi="Courier New" w:cs="Courier New"/>
                <w:sz w:val="18"/>
                <w:szCs w:val="18"/>
              </w:rPr>
              <w:t>IviDigitizerTriggerSlopeNegative</w:t>
            </w:r>
          </w:p>
        </w:tc>
      </w:tr>
      <w:tr w:rsidR="00004825" w:rsidTr="001C19CE">
        <w:trPr>
          <w:cantSplit/>
          <w:trHeight w:val="453"/>
        </w:trPr>
        <w:tc>
          <w:tcPr>
            <w:tcW w:w="1726" w:type="dxa"/>
            <w:vMerge w:val="restart"/>
            <w:tcBorders>
              <w:top w:val="single" w:sz="6" w:space="0" w:color="auto"/>
              <w:left w:val="single" w:sz="6" w:space="0" w:color="auto"/>
              <w:right w:val="single" w:sz="6" w:space="0" w:color="auto"/>
            </w:tcBorders>
          </w:tcPr>
          <w:p w:rsidR="00004825" w:rsidRDefault="00004825">
            <w:pPr>
              <w:pStyle w:val="TableCell"/>
            </w:pPr>
            <w:r>
              <w:t>Positive</w:t>
            </w:r>
          </w:p>
        </w:tc>
        <w:tc>
          <w:tcPr>
            <w:tcW w:w="691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A positive (rising) edge passing through the trigger level triggers the digitizer.</w:t>
            </w:r>
          </w:p>
        </w:tc>
      </w:tr>
      <w:tr w:rsidR="00DC1EDD" w:rsidTr="001C19CE">
        <w:trPr>
          <w:cantSplit/>
          <w:trHeight w:val="338"/>
        </w:trPr>
        <w:tc>
          <w:tcPr>
            <w:tcW w:w="1726" w:type="dxa"/>
            <w:vMerge/>
            <w:tcBorders>
              <w:left w:val="single" w:sz="6" w:space="0" w:color="auto"/>
              <w:right w:val="single" w:sz="6" w:space="0" w:color="auto"/>
            </w:tcBorders>
          </w:tcPr>
          <w:p w:rsidR="00DC1EDD" w:rsidRDefault="00DC1EDD">
            <w:pPr>
              <w:pStyle w:val="TableCell"/>
            </w:pPr>
          </w:p>
        </w:tc>
        <w:tc>
          <w:tcPr>
            <w:tcW w:w="630" w:type="dxa"/>
            <w:vMerge w:val="restart"/>
            <w:tcBorders>
              <w:top w:val="single" w:sz="4" w:space="0" w:color="auto"/>
              <w:left w:val="single" w:sz="6" w:space="0" w:color="auto"/>
              <w:right w:val="single" w:sz="6" w:space="0" w:color="auto"/>
            </w:tcBorders>
          </w:tcPr>
          <w:p w:rsidR="00DC1EDD" w:rsidRDefault="00DC1EDD">
            <w:pPr>
              <w:pStyle w:val="TableCell"/>
            </w:pPr>
          </w:p>
        </w:tc>
        <w:tc>
          <w:tcPr>
            <w:tcW w:w="1080" w:type="dxa"/>
            <w:tcBorders>
              <w:top w:val="single" w:sz="4" w:space="0" w:color="auto"/>
              <w:left w:val="single" w:sz="6" w:space="0" w:color="auto"/>
              <w:bottom w:val="single" w:sz="4" w:space="0" w:color="auto"/>
              <w:right w:val="single" w:sz="6" w:space="0" w:color="auto"/>
            </w:tcBorders>
          </w:tcPr>
          <w:p w:rsidR="00DC1EDD" w:rsidRDefault="00DC1EDD">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rsidR="00DC1EDD" w:rsidRDefault="00566C60">
            <w:pPr>
              <w:pStyle w:val="TableCellCourierNew"/>
            </w:pPr>
            <w:r>
              <w:t>Slope.</w:t>
            </w:r>
            <w:r w:rsidR="00450451">
              <w:t>Positive</w:t>
            </w:r>
          </w:p>
        </w:tc>
      </w:tr>
      <w:tr w:rsidR="00DC1EDD" w:rsidTr="004913A3">
        <w:trPr>
          <w:cantSplit/>
          <w:trHeight w:val="338"/>
        </w:trPr>
        <w:tc>
          <w:tcPr>
            <w:tcW w:w="1726" w:type="dxa"/>
            <w:vMerge/>
            <w:tcBorders>
              <w:left w:val="single" w:sz="6" w:space="0" w:color="auto"/>
              <w:right w:val="single" w:sz="6" w:space="0" w:color="auto"/>
            </w:tcBorders>
          </w:tcPr>
          <w:p w:rsidR="00DC1EDD" w:rsidRDefault="00DC1EDD">
            <w:pPr>
              <w:pStyle w:val="TableCell"/>
            </w:pPr>
          </w:p>
        </w:tc>
        <w:tc>
          <w:tcPr>
            <w:tcW w:w="630" w:type="dxa"/>
            <w:vMerge/>
            <w:tcBorders>
              <w:left w:val="single" w:sz="6" w:space="0" w:color="auto"/>
              <w:right w:val="single" w:sz="6" w:space="0" w:color="auto"/>
            </w:tcBorders>
          </w:tcPr>
          <w:p w:rsidR="00DC1EDD" w:rsidRDefault="00DC1EDD">
            <w:pPr>
              <w:pStyle w:val="TableCell"/>
            </w:pPr>
          </w:p>
        </w:tc>
        <w:tc>
          <w:tcPr>
            <w:tcW w:w="1080" w:type="dxa"/>
            <w:tcBorders>
              <w:top w:val="single" w:sz="4" w:space="0" w:color="auto"/>
              <w:left w:val="single" w:sz="6" w:space="0" w:color="auto"/>
              <w:bottom w:val="single" w:sz="4" w:space="0" w:color="auto"/>
              <w:right w:val="single" w:sz="6" w:space="0" w:color="auto"/>
            </w:tcBorders>
          </w:tcPr>
          <w:p w:rsidR="00DC1EDD" w:rsidRDefault="00DC1EDD">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rsidR="00DC1EDD" w:rsidRDefault="00DC1EDD">
            <w:pPr>
              <w:pStyle w:val="TableCellCourierNew"/>
            </w:pPr>
            <w:r>
              <w:t>IVIDIGITIZER_VAL_TRIGGER_SLOPE_POSITIVE</w:t>
            </w:r>
          </w:p>
        </w:tc>
      </w:tr>
      <w:tr w:rsidR="00DC1EDD" w:rsidTr="001C19CE">
        <w:trPr>
          <w:cantSplit/>
          <w:trHeight w:val="337"/>
        </w:trPr>
        <w:tc>
          <w:tcPr>
            <w:tcW w:w="1726" w:type="dxa"/>
            <w:vMerge/>
            <w:tcBorders>
              <w:left w:val="single" w:sz="6" w:space="0" w:color="auto"/>
              <w:bottom w:val="single" w:sz="6" w:space="0" w:color="auto"/>
              <w:right w:val="single" w:sz="6" w:space="0" w:color="auto"/>
            </w:tcBorders>
          </w:tcPr>
          <w:p w:rsidR="00DC1EDD" w:rsidRDefault="00DC1EDD">
            <w:pPr>
              <w:pStyle w:val="TableCell"/>
            </w:pPr>
          </w:p>
        </w:tc>
        <w:tc>
          <w:tcPr>
            <w:tcW w:w="630" w:type="dxa"/>
            <w:vMerge/>
            <w:tcBorders>
              <w:left w:val="single" w:sz="6" w:space="0" w:color="auto"/>
              <w:bottom w:val="single" w:sz="6" w:space="0" w:color="auto"/>
              <w:right w:val="single" w:sz="6" w:space="0" w:color="auto"/>
            </w:tcBorders>
          </w:tcPr>
          <w:p w:rsidR="00DC1EDD" w:rsidRDefault="00DC1EDD">
            <w:pPr>
              <w:pStyle w:val="TableCell"/>
            </w:pPr>
          </w:p>
        </w:tc>
        <w:tc>
          <w:tcPr>
            <w:tcW w:w="1080" w:type="dxa"/>
            <w:tcBorders>
              <w:top w:val="single" w:sz="4" w:space="0" w:color="auto"/>
              <w:left w:val="single" w:sz="6" w:space="0" w:color="auto"/>
              <w:bottom w:val="single" w:sz="6" w:space="0" w:color="auto"/>
              <w:right w:val="single" w:sz="6" w:space="0" w:color="auto"/>
            </w:tcBorders>
          </w:tcPr>
          <w:p w:rsidR="00DC1EDD" w:rsidRDefault="00DC1EDD">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rsidR="00DC1EDD" w:rsidRDefault="00DC1EDD">
            <w:pPr>
              <w:pStyle w:val="TableCell"/>
              <w:rPr>
                <w:rFonts w:ascii="Courier New" w:hAnsi="Courier New" w:cs="Courier New"/>
                <w:sz w:val="18"/>
                <w:szCs w:val="18"/>
              </w:rPr>
            </w:pPr>
            <w:r>
              <w:rPr>
                <w:rFonts w:ascii="Courier New" w:hAnsi="Courier New" w:cs="Courier New"/>
                <w:sz w:val="18"/>
                <w:szCs w:val="18"/>
              </w:rPr>
              <w:t>IviDigitizerTriggerSlopePositive</w:t>
            </w:r>
          </w:p>
        </w:tc>
      </w:tr>
    </w:tbl>
    <w:p w:rsidR="00DC1EDD" w:rsidRPr="00F7116C" w:rsidRDefault="00DC1EDD" w:rsidP="00DC1EDD">
      <w:pPr>
        <w:pStyle w:val="AttrFuncSubheading"/>
        <w:rPr>
          <w:color w:val="auto"/>
        </w:rPr>
      </w:pPr>
      <w:r w:rsidRPr="00F7116C">
        <w:rPr>
          <w:color w:val="auto"/>
        </w:rPr>
        <w:t>.NET Exceptions</w:t>
      </w:r>
    </w:p>
    <w:p w:rsidR="00DC1EDD" w:rsidRDefault="00DC1EDD" w:rsidP="00DC1ED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p>
    <w:p w:rsidR="003B79D7" w:rsidRDefault="003B79D7" w:rsidP="00D13EAA">
      <w:pPr>
        <w:pStyle w:val="Heading3"/>
        <w:pageBreakBefore/>
      </w:pPr>
      <w:bookmarkStart w:id="234" w:name="_Toc304583618"/>
      <w:bookmarkStart w:id="235" w:name="_Toc306374469"/>
      <w:r>
        <w:lastRenderedPageBreak/>
        <w:t>Trigger Source Count</w:t>
      </w:r>
      <w:bookmarkEnd w:id="234"/>
      <w:bookmarkEnd w:id="235"/>
    </w:p>
    <w:p w:rsidR="003B79D7" w:rsidRDefault="003B79D7" w:rsidP="003B79D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3B79D7" w:rsidTr="003B79D7">
        <w:trPr>
          <w:cantSplit/>
          <w:tblHeader/>
        </w:trPr>
        <w:tc>
          <w:tcPr>
            <w:tcW w:w="1170" w:type="dxa"/>
            <w:tcBorders>
              <w:top w:val="single" w:sz="4" w:space="0" w:color="auto"/>
              <w:left w:val="single" w:sz="4" w:space="0" w:color="auto"/>
              <w:bottom w:val="double" w:sz="6" w:space="0" w:color="auto"/>
            </w:tcBorders>
          </w:tcPr>
          <w:p w:rsidR="003B79D7" w:rsidRDefault="003B79D7" w:rsidP="003B79D7">
            <w:pPr>
              <w:pStyle w:val="TableHead"/>
            </w:pPr>
            <w:r>
              <w:t>Data Type</w:t>
            </w:r>
          </w:p>
        </w:tc>
        <w:tc>
          <w:tcPr>
            <w:tcW w:w="810" w:type="dxa"/>
            <w:tcBorders>
              <w:top w:val="single" w:sz="4" w:space="0" w:color="auto"/>
              <w:bottom w:val="double" w:sz="6" w:space="0" w:color="auto"/>
            </w:tcBorders>
          </w:tcPr>
          <w:p w:rsidR="003B79D7" w:rsidRDefault="003B79D7" w:rsidP="003B79D7">
            <w:pPr>
              <w:pStyle w:val="TableHead"/>
            </w:pPr>
            <w:r>
              <w:t>Access</w:t>
            </w:r>
          </w:p>
        </w:tc>
        <w:tc>
          <w:tcPr>
            <w:tcW w:w="1530" w:type="dxa"/>
            <w:tcBorders>
              <w:top w:val="single" w:sz="4" w:space="0" w:color="auto"/>
              <w:bottom w:val="double" w:sz="6" w:space="0" w:color="auto"/>
            </w:tcBorders>
          </w:tcPr>
          <w:p w:rsidR="003B79D7" w:rsidRDefault="003B79D7" w:rsidP="003B79D7">
            <w:pPr>
              <w:pStyle w:val="TableHead"/>
            </w:pPr>
            <w:r>
              <w:t>Applies To</w:t>
            </w:r>
          </w:p>
        </w:tc>
        <w:tc>
          <w:tcPr>
            <w:tcW w:w="1080" w:type="dxa"/>
            <w:tcBorders>
              <w:top w:val="single" w:sz="4" w:space="0" w:color="auto"/>
              <w:bottom w:val="double" w:sz="6" w:space="0" w:color="auto"/>
            </w:tcBorders>
          </w:tcPr>
          <w:p w:rsidR="003B79D7" w:rsidRDefault="003B79D7" w:rsidP="003B79D7">
            <w:pPr>
              <w:pStyle w:val="TableHead"/>
            </w:pPr>
            <w:r>
              <w:t>Coercion</w:t>
            </w:r>
          </w:p>
        </w:tc>
        <w:tc>
          <w:tcPr>
            <w:tcW w:w="4770" w:type="dxa"/>
            <w:tcBorders>
              <w:top w:val="single" w:sz="4" w:space="0" w:color="auto"/>
              <w:bottom w:val="double" w:sz="6" w:space="0" w:color="auto"/>
              <w:right w:val="single" w:sz="6" w:space="0" w:color="auto"/>
            </w:tcBorders>
          </w:tcPr>
          <w:p w:rsidR="003B79D7" w:rsidRDefault="003B79D7" w:rsidP="003B79D7">
            <w:pPr>
              <w:pStyle w:val="TableHead"/>
            </w:pPr>
            <w:r>
              <w:t>High Level Functions</w:t>
            </w:r>
          </w:p>
        </w:tc>
      </w:tr>
      <w:tr w:rsidR="003B79D7" w:rsidTr="003B79D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3B79D7" w:rsidRDefault="003B79D7" w:rsidP="003B79D7">
            <w:pPr>
              <w:pStyle w:val="TableCellCourierNew"/>
            </w:pPr>
            <w:r>
              <w:t>ViInt32</w:t>
            </w:r>
          </w:p>
        </w:tc>
        <w:tc>
          <w:tcPr>
            <w:tcW w:w="810" w:type="dxa"/>
            <w:tcBorders>
              <w:top w:val="double" w:sz="6" w:space="0" w:color="auto"/>
            </w:tcBorders>
          </w:tcPr>
          <w:p w:rsidR="003B79D7" w:rsidRDefault="003B79D7" w:rsidP="003B79D7">
            <w:pPr>
              <w:pStyle w:val="TableCell"/>
            </w:pPr>
            <w:r>
              <w:t>RO</w:t>
            </w:r>
          </w:p>
        </w:tc>
        <w:tc>
          <w:tcPr>
            <w:tcW w:w="1530" w:type="dxa"/>
            <w:tcBorders>
              <w:top w:val="double" w:sz="6" w:space="0" w:color="auto"/>
            </w:tcBorders>
          </w:tcPr>
          <w:p w:rsidR="003B79D7" w:rsidRDefault="003B79D7" w:rsidP="003B79D7">
            <w:pPr>
              <w:pStyle w:val="TableCell"/>
            </w:pPr>
            <w:r>
              <w:t>N/A</w:t>
            </w:r>
          </w:p>
        </w:tc>
        <w:tc>
          <w:tcPr>
            <w:tcW w:w="1080" w:type="dxa"/>
            <w:tcBorders>
              <w:top w:val="double" w:sz="6" w:space="0" w:color="auto"/>
            </w:tcBorders>
          </w:tcPr>
          <w:p w:rsidR="003B79D7" w:rsidRDefault="003B79D7" w:rsidP="003B79D7">
            <w:pPr>
              <w:pStyle w:val="TableCell"/>
            </w:pPr>
            <w:r>
              <w:t>None</w:t>
            </w:r>
          </w:p>
        </w:tc>
        <w:tc>
          <w:tcPr>
            <w:tcW w:w="4770" w:type="dxa"/>
            <w:tcBorders>
              <w:top w:val="double" w:sz="6" w:space="0" w:color="auto"/>
            </w:tcBorders>
          </w:tcPr>
          <w:p w:rsidR="003B79D7" w:rsidRDefault="003B79D7" w:rsidP="003B79D7">
            <w:pPr>
              <w:pStyle w:val="TableCell"/>
            </w:pPr>
            <w:r>
              <w:t>N/A</w:t>
            </w:r>
          </w:p>
        </w:tc>
      </w:tr>
    </w:tbl>
    <w:p w:rsidR="00450451" w:rsidRDefault="00450451" w:rsidP="00450451">
      <w:pPr>
        <w:pStyle w:val="FunctionHead"/>
      </w:pPr>
      <w:r>
        <w:t>.NET Property Name</w:t>
      </w:r>
    </w:p>
    <w:p w:rsidR="00450451" w:rsidRDefault="00450451" w:rsidP="00450451">
      <w:pPr>
        <w:pStyle w:val="Body1"/>
        <w:rPr>
          <w:rStyle w:val="monospace"/>
        </w:rPr>
      </w:pPr>
      <w:r>
        <w:rPr>
          <w:rStyle w:val="monospace"/>
        </w:rPr>
        <w:t>Trigger.Sources.Count</w:t>
      </w:r>
    </w:p>
    <w:p w:rsidR="00450451" w:rsidRPr="00E55E72" w:rsidRDefault="00450451" w:rsidP="00450451">
      <w:pPr>
        <w:pStyle w:val="IVIAttributeText"/>
        <w:rPr>
          <w:sz w:val="20"/>
        </w:rPr>
      </w:pPr>
      <w:r w:rsidRPr="00E55E72">
        <w:rPr>
          <w:rFonts w:ascii="Times New Roman" w:hAnsi="Times New Roman"/>
          <w:sz w:val="20"/>
        </w:rPr>
        <w:t xml:space="preserve">This property is inherited from </w:t>
      </w:r>
      <w:r w:rsidRPr="009E28B6">
        <w:t>IIviRepeatedCapabilityCollection</w:t>
      </w:r>
      <w:r w:rsidRPr="00E55E72">
        <w:rPr>
          <w:rFonts w:ascii="Times New Roman" w:hAnsi="Times New Roman"/>
          <w:sz w:val="20"/>
        </w:rPr>
        <w:t>.</w:t>
      </w:r>
    </w:p>
    <w:p w:rsidR="003B79D7" w:rsidRDefault="003B79D7" w:rsidP="003B79D7">
      <w:pPr>
        <w:pStyle w:val="FunctionHead"/>
      </w:pPr>
      <w:r>
        <w:t>COM Property Name</w:t>
      </w:r>
    </w:p>
    <w:p w:rsidR="003B79D7" w:rsidRDefault="003B79D7" w:rsidP="003B79D7">
      <w:pPr>
        <w:pStyle w:val="Body1"/>
        <w:rPr>
          <w:rStyle w:val="monospace"/>
        </w:rPr>
      </w:pPr>
      <w:r>
        <w:rPr>
          <w:rStyle w:val="monospace"/>
        </w:rPr>
        <w:t>Trigger.Sources.Count</w:t>
      </w:r>
    </w:p>
    <w:p w:rsidR="003B79D7" w:rsidRDefault="003B79D7" w:rsidP="003B79D7">
      <w:pPr>
        <w:pStyle w:val="FunctionHead"/>
      </w:pPr>
      <w:r>
        <w:t>C Constant Name</w:t>
      </w:r>
    </w:p>
    <w:p w:rsidR="003B79D7" w:rsidRDefault="003B79D7" w:rsidP="003B79D7">
      <w:pPr>
        <w:pStyle w:val="Body1"/>
      </w:pPr>
      <w:r>
        <w:rPr>
          <w:rFonts w:ascii="Courier New" w:hAnsi="Courier New" w:cs="Courier New"/>
          <w:sz w:val="18"/>
          <w:szCs w:val="18"/>
        </w:rPr>
        <w:t>IVIDIGITIZER_ATTR_TRIGGER_SOURCE_COUNT</w:t>
      </w:r>
    </w:p>
    <w:p w:rsidR="003B79D7" w:rsidRDefault="003B79D7" w:rsidP="003B79D7">
      <w:pPr>
        <w:pStyle w:val="FunctionHead"/>
      </w:pPr>
      <w:r>
        <w:t>Description</w:t>
      </w:r>
    </w:p>
    <w:p w:rsidR="003B79D7" w:rsidRDefault="003B79D7" w:rsidP="003B79D7">
      <w:pPr>
        <w:pStyle w:val="Body1"/>
      </w:pPr>
      <w:r>
        <w:t xml:space="preserve">Returns the number of </w:t>
      </w:r>
      <w:r w:rsidR="003540CF">
        <w:t>trigger sources</w:t>
      </w:r>
      <w:r>
        <w:t xml:space="preserve"> available on the device.</w:t>
      </w:r>
    </w:p>
    <w:p w:rsidR="00450451" w:rsidRPr="00F7116C" w:rsidRDefault="00450451" w:rsidP="00450451">
      <w:pPr>
        <w:pStyle w:val="AttrFuncSubheading"/>
        <w:rPr>
          <w:color w:val="auto"/>
        </w:rPr>
      </w:pPr>
      <w:r w:rsidRPr="00F7116C">
        <w:rPr>
          <w:color w:val="auto"/>
        </w:rPr>
        <w:t>.NET Exceptions</w:t>
      </w:r>
    </w:p>
    <w:p w:rsidR="00450451" w:rsidRDefault="00450451" w:rsidP="0045045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3B79D7" w:rsidRDefault="003B79D7" w:rsidP="003B79D7">
      <w:pPr>
        <w:pStyle w:val="Body1"/>
      </w:pPr>
      <w:r>
        <w:br w:type="page"/>
      </w:r>
    </w:p>
    <w:p w:rsidR="003B79D7" w:rsidRDefault="003B79D7" w:rsidP="003B79D7">
      <w:pPr>
        <w:pStyle w:val="Heading3"/>
      </w:pPr>
      <w:bookmarkStart w:id="236" w:name="_Toc304583619"/>
      <w:bookmarkStart w:id="237" w:name="_Toc306374470"/>
      <w:r>
        <w:t>Trigger Source Item (IVI-COM</w:t>
      </w:r>
      <w:r w:rsidR="007C1FE8">
        <w:t xml:space="preserve"> &amp; IVI.NET</w:t>
      </w:r>
      <w:r>
        <w:t xml:space="preserve"> only)</w:t>
      </w:r>
      <w:bookmarkEnd w:id="236"/>
      <w:bookmarkEnd w:id="237"/>
    </w:p>
    <w:p w:rsidR="003B79D7" w:rsidRDefault="003B79D7" w:rsidP="003B79D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3076"/>
        <w:gridCol w:w="990"/>
        <w:gridCol w:w="1440"/>
        <w:gridCol w:w="1260"/>
        <w:gridCol w:w="2594"/>
      </w:tblGrid>
      <w:tr w:rsidR="003B79D7" w:rsidTr="003B79D7">
        <w:trPr>
          <w:cantSplit/>
          <w:tblHeader/>
        </w:trPr>
        <w:tc>
          <w:tcPr>
            <w:tcW w:w="3076" w:type="dxa"/>
            <w:tcBorders>
              <w:top w:val="single" w:sz="4" w:space="0" w:color="auto"/>
              <w:left w:val="single" w:sz="4" w:space="0" w:color="auto"/>
              <w:bottom w:val="double" w:sz="6" w:space="0" w:color="auto"/>
            </w:tcBorders>
          </w:tcPr>
          <w:p w:rsidR="003B79D7" w:rsidRDefault="003B79D7" w:rsidP="003B79D7">
            <w:pPr>
              <w:pStyle w:val="TableHead"/>
            </w:pPr>
            <w:r>
              <w:t>Data Type</w:t>
            </w:r>
          </w:p>
        </w:tc>
        <w:tc>
          <w:tcPr>
            <w:tcW w:w="990" w:type="dxa"/>
            <w:tcBorders>
              <w:top w:val="single" w:sz="4" w:space="0" w:color="auto"/>
              <w:bottom w:val="double" w:sz="6" w:space="0" w:color="auto"/>
            </w:tcBorders>
          </w:tcPr>
          <w:p w:rsidR="003B79D7" w:rsidRDefault="003B79D7" w:rsidP="003B79D7">
            <w:pPr>
              <w:pStyle w:val="TableHead"/>
            </w:pPr>
            <w:r>
              <w:t>Access</w:t>
            </w:r>
          </w:p>
        </w:tc>
        <w:tc>
          <w:tcPr>
            <w:tcW w:w="1440" w:type="dxa"/>
            <w:tcBorders>
              <w:top w:val="single" w:sz="4" w:space="0" w:color="auto"/>
              <w:bottom w:val="double" w:sz="6" w:space="0" w:color="auto"/>
            </w:tcBorders>
          </w:tcPr>
          <w:p w:rsidR="003B79D7" w:rsidRDefault="003B79D7" w:rsidP="003B79D7">
            <w:pPr>
              <w:pStyle w:val="TableHead"/>
            </w:pPr>
            <w:r>
              <w:t>Applies To</w:t>
            </w:r>
          </w:p>
        </w:tc>
        <w:tc>
          <w:tcPr>
            <w:tcW w:w="1260" w:type="dxa"/>
            <w:tcBorders>
              <w:top w:val="single" w:sz="4" w:space="0" w:color="auto"/>
              <w:bottom w:val="double" w:sz="6" w:space="0" w:color="auto"/>
            </w:tcBorders>
          </w:tcPr>
          <w:p w:rsidR="003B79D7" w:rsidRDefault="003B79D7" w:rsidP="003B79D7">
            <w:pPr>
              <w:pStyle w:val="TableHead"/>
            </w:pPr>
            <w:r>
              <w:t>Coercion</w:t>
            </w:r>
          </w:p>
        </w:tc>
        <w:tc>
          <w:tcPr>
            <w:tcW w:w="2594" w:type="dxa"/>
            <w:tcBorders>
              <w:top w:val="single" w:sz="4" w:space="0" w:color="auto"/>
              <w:bottom w:val="double" w:sz="6" w:space="0" w:color="auto"/>
              <w:right w:val="single" w:sz="6" w:space="0" w:color="auto"/>
            </w:tcBorders>
          </w:tcPr>
          <w:p w:rsidR="003B79D7" w:rsidRDefault="003B79D7" w:rsidP="003B79D7">
            <w:pPr>
              <w:pStyle w:val="TableHead"/>
            </w:pPr>
            <w:r>
              <w:t>High Level Functions</w:t>
            </w:r>
          </w:p>
        </w:tc>
      </w:tr>
      <w:tr w:rsidR="003B79D7" w:rsidTr="003B79D7">
        <w:tblPrEx>
          <w:tblBorders>
            <w:top w:val="single" w:sz="6" w:space="0" w:color="auto"/>
            <w:left w:val="single" w:sz="6" w:space="0" w:color="auto"/>
            <w:bottom w:val="single" w:sz="6" w:space="0" w:color="auto"/>
            <w:right w:val="single" w:sz="6" w:space="0" w:color="auto"/>
          </w:tblBorders>
        </w:tblPrEx>
        <w:trPr>
          <w:cantSplit/>
        </w:trPr>
        <w:tc>
          <w:tcPr>
            <w:tcW w:w="3076" w:type="dxa"/>
            <w:tcBorders>
              <w:top w:val="double" w:sz="6" w:space="0" w:color="auto"/>
            </w:tcBorders>
          </w:tcPr>
          <w:p w:rsidR="003B79D7" w:rsidRDefault="003B79D7" w:rsidP="003B79D7">
            <w:pPr>
              <w:pStyle w:val="TableCellCourierNew"/>
            </w:pPr>
            <w:r>
              <w:t>IIviDigitizerTriggerSource</w:t>
            </w:r>
            <w:r w:rsidR="00935D9A">
              <w:t>*</w:t>
            </w:r>
          </w:p>
        </w:tc>
        <w:tc>
          <w:tcPr>
            <w:tcW w:w="990" w:type="dxa"/>
            <w:tcBorders>
              <w:top w:val="double" w:sz="6" w:space="0" w:color="auto"/>
            </w:tcBorders>
          </w:tcPr>
          <w:p w:rsidR="003B79D7" w:rsidRDefault="003B79D7" w:rsidP="003B79D7">
            <w:pPr>
              <w:pStyle w:val="TableCell"/>
            </w:pPr>
            <w:r>
              <w:t>RO</w:t>
            </w:r>
          </w:p>
        </w:tc>
        <w:tc>
          <w:tcPr>
            <w:tcW w:w="1440" w:type="dxa"/>
            <w:tcBorders>
              <w:top w:val="double" w:sz="6" w:space="0" w:color="auto"/>
            </w:tcBorders>
          </w:tcPr>
          <w:p w:rsidR="003B79D7" w:rsidRDefault="003B79D7" w:rsidP="003B79D7">
            <w:pPr>
              <w:pStyle w:val="TableCell"/>
            </w:pPr>
            <w:r>
              <w:t>TriggerSource</w:t>
            </w:r>
          </w:p>
        </w:tc>
        <w:tc>
          <w:tcPr>
            <w:tcW w:w="1260" w:type="dxa"/>
            <w:tcBorders>
              <w:top w:val="double" w:sz="6" w:space="0" w:color="auto"/>
            </w:tcBorders>
          </w:tcPr>
          <w:p w:rsidR="003B79D7" w:rsidRDefault="003B79D7" w:rsidP="003B79D7">
            <w:pPr>
              <w:pStyle w:val="TableCell"/>
            </w:pPr>
            <w:r>
              <w:t>None</w:t>
            </w:r>
          </w:p>
        </w:tc>
        <w:tc>
          <w:tcPr>
            <w:tcW w:w="2594" w:type="dxa"/>
            <w:tcBorders>
              <w:top w:val="double" w:sz="6" w:space="0" w:color="auto"/>
            </w:tcBorders>
          </w:tcPr>
          <w:p w:rsidR="003B79D7" w:rsidRDefault="003B79D7" w:rsidP="003B79D7">
            <w:pPr>
              <w:pStyle w:val="TableCell"/>
            </w:pPr>
            <w:r>
              <w:t>N/A</w:t>
            </w:r>
          </w:p>
        </w:tc>
      </w:tr>
    </w:tbl>
    <w:p w:rsidR="00935D9A" w:rsidRDefault="00935D9A" w:rsidP="00935D9A">
      <w:pPr>
        <w:pStyle w:val="FunctionHead"/>
      </w:pPr>
      <w:r>
        <w:t>.NET Property Name</w:t>
      </w:r>
    </w:p>
    <w:p w:rsidR="00935D9A" w:rsidRDefault="00935D9A" w:rsidP="00935D9A">
      <w:pPr>
        <w:pStyle w:val="Body1"/>
        <w:rPr>
          <w:rStyle w:val="monospace"/>
        </w:rPr>
      </w:pPr>
      <w:r>
        <w:rPr>
          <w:rStyle w:val="monospace"/>
        </w:rPr>
        <w:t>IIviDigitizerTriggerSource Sources[String name];</w:t>
      </w:r>
    </w:p>
    <w:p w:rsidR="00935D9A" w:rsidRPr="00E55E72" w:rsidRDefault="00935D9A" w:rsidP="00935D9A">
      <w:pPr>
        <w:pStyle w:val="IVIAttributeText"/>
        <w:rPr>
          <w:rFonts w:ascii="Times New Roman" w:hAnsi="Times New Roman"/>
          <w:sz w:val="20"/>
        </w:rPr>
      </w:pPr>
      <w:r w:rsidRPr="00E55E72">
        <w:rPr>
          <w:rFonts w:ascii="Times New Roman" w:hAnsi="Times New Roman"/>
          <w:sz w:val="20"/>
        </w:rPr>
        <w:t>Th</w:t>
      </w:r>
      <w:r w:rsidR="001063CB" w:rsidRPr="00E55E72">
        <w:rPr>
          <w:rFonts w:ascii="Times New Roman" w:hAnsi="Times New Roman"/>
          <w:sz w:val="20"/>
        </w:rPr>
        <w:t>is</w:t>
      </w:r>
      <w:r w:rsidRPr="00E55E72">
        <w:rPr>
          <w:rFonts w:ascii="Times New Roman" w:hAnsi="Times New Roman"/>
          <w:sz w:val="20"/>
        </w:rPr>
        <w:t xml:space="preserve"> indexer</w:t>
      </w:r>
      <w:r w:rsidR="001063CB" w:rsidRPr="00E55E72">
        <w:rPr>
          <w:rFonts w:ascii="Times New Roman" w:hAnsi="Times New Roman"/>
          <w:sz w:val="20"/>
        </w:rPr>
        <w:t xml:space="preserve"> i</w:t>
      </w:r>
      <w:r w:rsidRPr="00E55E72">
        <w:rPr>
          <w:rFonts w:ascii="Times New Roman" w:hAnsi="Times New Roman"/>
          <w:sz w:val="20"/>
        </w:rPr>
        <w:t xml:space="preserve">s inherited from </w:t>
      </w:r>
      <w:r>
        <w:t>IIviRepeatedCapabilityCollection</w:t>
      </w:r>
      <w:r w:rsidR="00C06F58" w:rsidRPr="00E55E72">
        <w:rPr>
          <w:rFonts w:ascii="Times New Roman" w:hAnsi="Times New Roman"/>
          <w:sz w:val="20"/>
        </w:rPr>
        <w:t xml:space="preserve">. </w:t>
      </w:r>
      <w:r w:rsidRPr="00E55E72">
        <w:rPr>
          <w:rFonts w:ascii="Times New Roman" w:hAnsi="Times New Roman"/>
          <w:sz w:val="20"/>
        </w:rPr>
        <w:t>The name parameter uniquely identif</w:t>
      </w:r>
      <w:r w:rsidR="001063CB" w:rsidRPr="00E55E72">
        <w:rPr>
          <w:rFonts w:ascii="Times New Roman" w:hAnsi="Times New Roman"/>
          <w:sz w:val="20"/>
        </w:rPr>
        <w:t>ies</w:t>
      </w:r>
      <w:r w:rsidRPr="00E55E72">
        <w:rPr>
          <w:rFonts w:ascii="Times New Roman" w:hAnsi="Times New Roman"/>
          <w:sz w:val="20"/>
        </w:rPr>
        <w:t xml:space="preserve"> a particular trigger source in the trigger sources collection.</w:t>
      </w:r>
    </w:p>
    <w:p w:rsidR="003B79D7" w:rsidRDefault="003B79D7" w:rsidP="003B79D7">
      <w:pPr>
        <w:pStyle w:val="FunctionHead"/>
      </w:pPr>
      <w:r>
        <w:t>COM Property Name</w:t>
      </w:r>
    </w:p>
    <w:p w:rsidR="003B79D7" w:rsidRDefault="003B79D7" w:rsidP="003B79D7">
      <w:pPr>
        <w:pStyle w:val="Body1"/>
        <w:rPr>
          <w:rStyle w:val="monospace"/>
        </w:rPr>
      </w:pPr>
      <w:r>
        <w:rPr>
          <w:rStyle w:val="monospace"/>
        </w:rPr>
        <w:t>Trigger.Sources.Item([in] BSTR Name)</w:t>
      </w:r>
    </w:p>
    <w:p w:rsidR="003B79D7" w:rsidRDefault="003B79D7" w:rsidP="003B79D7">
      <w:pPr>
        <w:pStyle w:val="FunctionHead"/>
      </w:pPr>
      <w:r>
        <w:t>C Constant Name</w:t>
      </w:r>
    </w:p>
    <w:p w:rsidR="003B79D7" w:rsidRDefault="003B79D7" w:rsidP="003B79D7">
      <w:pPr>
        <w:pStyle w:val="Body1"/>
      </w:pPr>
      <w:r>
        <w:rPr>
          <w:rFonts w:ascii="Courier New" w:hAnsi="Courier New" w:cs="Courier New"/>
          <w:sz w:val="18"/>
          <w:szCs w:val="18"/>
        </w:rPr>
        <w:t>N/A</w:t>
      </w:r>
    </w:p>
    <w:p w:rsidR="003B79D7" w:rsidRDefault="003B79D7" w:rsidP="003B79D7">
      <w:pPr>
        <w:pStyle w:val="FunctionHead"/>
      </w:pPr>
      <w:r>
        <w:t>Description</w:t>
      </w:r>
    </w:p>
    <w:p w:rsidR="00935D9A" w:rsidRDefault="00935D9A" w:rsidP="00935D9A">
      <w:pPr>
        <w:pStyle w:val="Body"/>
      </w:pPr>
      <w:r>
        <w:t>Trigger Source Item uniquely identifies a trigger source in the trigger sources collection. It returns an interface pointer which can be used to control the attributes and other functionality of that trigger source.</w:t>
      </w:r>
    </w:p>
    <w:p w:rsidR="00935D9A" w:rsidRDefault="00935D9A" w:rsidP="00935D9A">
      <w:pPr>
        <w:pStyle w:val="Body"/>
      </w:pPr>
      <w:r>
        <w:t>The Item property take</w:t>
      </w:r>
      <w:r w:rsidR="001063CB">
        <w:t>s</w:t>
      </w:r>
      <w:r>
        <w:t xml:space="preserve"> a trigger source name.</w:t>
      </w:r>
      <w:r w:rsidRPr="001A0261">
        <w:rPr>
          <w:rFonts w:eastAsia="MS Mincho"/>
          <w:color w:val="000000"/>
          <w:lang w:eastAsia="ja-JP"/>
        </w:rPr>
        <w:t xml:space="preserve"> </w:t>
      </w:r>
      <w:r>
        <w:rPr>
          <w:rFonts w:eastAsia="MS Mincho"/>
          <w:color w:val="000000"/>
          <w:lang w:eastAsia="ja-JP"/>
        </w:rPr>
        <w:t xml:space="preserve">If the user passes an invalid value for the </w:t>
      </w:r>
      <w:r>
        <w:rPr>
          <w:rFonts w:ascii="Courier New" w:eastAsia="MS Mincho" w:hAnsi="Courier New"/>
          <w:color w:val="000000"/>
          <w:sz w:val="18"/>
          <w:lang w:eastAsia="ja-JP"/>
        </w:rPr>
        <w:t>Name</w:t>
      </w:r>
      <w:r w:rsidRPr="001A0261">
        <w:rPr>
          <w:rFonts w:eastAsia="MS Mincho"/>
          <w:color w:val="000000"/>
          <w:lang w:eastAsia="ja-JP"/>
        </w:rPr>
        <w:t xml:space="preserve"> </w:t>
      </w:r>
      <w:r>
        <w:rPr>
          <w:rFonts w:eastAsia="MS Mincho"/>
          <w:color w:val="000000"/>
          <w:lang w:eastAsia="ja-JP"/>
        </w:rPr>
        <w:t>parameter, the property returns an error.</w:t>
      </w:r>
    </w:p>
    <w:p w:rsidR="00935D9A" w:rsidRPr="00555D6A" w:rsidRDefault="00935D9A" w:rsidP="00935D9A">
      <w:pPr>
        <w:pStyle w:val="IVIBody"/>
      </w:pPr>
      <w:r>
        <w:t>Valid names include physical repeated capability identifiers and virtual repeated capability identifiers</w:t>
      </w:r>
      <w:r w:rsidRPr="00555D6A">
        <w:t>.</w:t>
      </w:r>
    </w:p>
    <w:p w:rsidR="000A38D1" w:rsidRPr="000A38D1" w:rsidRDefault="000A38D1" w:rsidP="000A38D1">
      <w:pPr>
        <w:pStyle w:val="Body"/>
      </w:pPr>
      <w:r>
        <w:t xml:space="preserve">If an IVI driver supports a trigger source and the trigger source is listed in IVI-3.3 </w:t>
      </w:r>
      <w:r w:rsidRPr="00097AE6">
        <w:rPr>
          <w:i/>
        </w:rPr>
        <w:t>Cross Class Capabilities Specification</w:t>
      </w:r>
      <w:r>
        <w:t xml:space="preserve">, Section 3, then the IVI driver shall accept the standard string for that trigger source. This attribute is case insensitive, but case preserving. That is, the setting is case insensitive but when reading it back the programmed case is returned. IVI specific drivers may define new trigger source strings for trigger sources that are not defined by IVI-3.3 </w:t>
      </w:r>
      <w:r w:rsidRPr="00097AE6">
        <w:rPr>
          <w:i/>
        </w:rPr>
        <w:t>Cross Class Capabilities Specification</w:t>
      </w:r>
      <w:r>
        <w:t xml:space="preserve"> if needed.</w:t>
      </w:r>
    </w:p>
    <w:p w:rsidR="003B79D7" w:rsidRDefault="003B79D7" w:rsidP="003B79D7">
      <w:pPr>
        <w:pStyle w:val="Body1"/>
      </w:pPr>
      <w:r>
        <w:br w:type="page"/>
      </w:r>
    </w:p>
    <w:p w:rsidR="003B79D7" w:rsidRDefault="003B79D7" w:rsidP="003B79D7">
      <w:pPr>
        <w:pStyle w:val="Heading3"/>
      </w:pPr>
      <w:bookmarkStart w:id="238" w:name="_Toc304583620"/>
      <w:bookmarkStart w:id="239" w:name="_Toc306374471"/>
      <w:r>
        <w:t>Trigger Source Name (IVI-COM</w:t>
      </w:r>
      <w:r w:rsidR="007C1FE8">
        <w:t xml:space="preserve"> &amp; IVI.NET</w:t>
      </w:r>
      <w:r>
        <w:t xml:space="preserve"> only)</w:t>
      </w:r>
      <w:bookmarkEnd w:id="238"/>
      <w:bookmarkEnd w:id="239"/>
    </w:p>
    <w:p w:rsidR="003B79D7" w:rsidRDefault="003B79D7" w:rsidP="003B79D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3B79D7" w:rsidTr="003B79D7">
        <w:trPr>
          <w:cantSplit/>
          <w:tblHeader/>
        </w:trPr>
        <w:tc>
          <w:tcPr>
            <w:tcW w:w="1170" w:type="dxa"/>
            <w:tcBorders>
              <w:top w:val="single" w:sz="4" w:space="0" w:color="auto"/>
              <w:left w:val="single" w:sz="4" w:space="0" w:color="auto"/>
              <w:bottom w:val="double" w:sz="6" w:space="0" w:color="auto"/>
            </w:tcBorders>
          </w:tcPr>
          <w:p w:rsidR="003B79D7" w:rsidRDefault="003B79D7" w:rsidP="003B79D7">
            <w:pPr>
              <w:pStyle w:val="TableHead"/>
            </w:pPr>
            <w:r>
              <w:t>Data Type</w:t>
            </w:r>
          </w:p>
        </w:tc>
        <w:tc>
          <w:tcPr>
            <w:tcW w:w="810" w:type="dxa"/>
            <w:tcBorders>
              <w:top w:val="single" w:sz="4" w:space="0" w:color="auto"/>
              <w:bottom w:val="double" w:sz="6" w:space="0" w:color="auto"/>
            </w:tcBorders>
          </w:tcPr>
          <w:p w:rsidR="003B79D7" w:rsidRDefault="003B79D7" w:rsidP="003B79D7">
            <w:pPr>
              <w:pStyle w:val="TableHead"/>
            </w:pPr>
            <w:r>
              <w:t>Access</w:t>
            </w:r>
          </w:p>
        </w:tc>
        <w:tc>
          <w:tcPr>
            <w:tcW w:w="1530" w:type="dxa"/>
            <w:tcBorders>
              <w:top w:val="single" w:sz="4" w:space="0" w:color="auto"/>
              <w:bottom w:val="double" w:sz="6" w:space="0" w:color="auto"/>
            </w:tcBorders>
          </w:tcPr>
          <w:p w:rsidR="003B79D7" w:rsidRDefault="003B79D7" w:rsidP="003B79D7">
            <w:pPr>
              <w:pStyle w:val="TableHead"/>
            </w:pPr>
            <w:r>
              <w:t>Applies To</w:t>
            </w:r>
          </w:p>
        </w:tc>
        <w:tc>
          <w:tcPr>
            <w:tcW w:w="1080" w:type="dxa"/>
            <w:tcBorders>
              <w:top w:val="single" w:sz="4" w:space="0" w:color="auto"/>
              <w:bottom w:val="double" w:sz="6" w:space="0" w:color="auto"/>
            </w:tcBorders>
          </w:tcPr>
          <w:p w:rsidR="003B79D7" w:rsidRDefault="003B79D7" w:rsidP="003B79D7">
            <w:pPr>
              <w:pStyle w:val="TableHead"/>
            </w:pPr>
            <w:r>
              <w:t>Coercion</w:t>
            </w:r>
          </w:p>
        </w:tc>
        <w:tc>
          <w:tcPr>
            <w:tcW w:w="4770" w:type="dxa"/>
            <w:tcBorders>
              <w:top w:val="single" w:sz="4" w:space="0" w:color="auto"/>
              <w:bottom w:val="double" w:sz="6" w:space="0" w:color="auto"/>
              <w:right w:val="single" w:sz="6" w:space="0" w:color="auto"/>
            </w:tcBorders>
          </w:tcPr>
          <w:p w:rsidR="003B79D7" w:rsidRDefault="003B79D7" w:rsidP="003B79D7">
            <w:pPr>
              <w:pStyle w:val="TableHead"/>
            </w:pPr>
            <w:r>
              <w:t>High Level Functions</w:t>
            </w:r>
          </w:p>
        </w:tc>
      </w:tr>
      <w:tr w:rsidR="003B79D7" w:rsidTr="003B79D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3B79D7" w:rsidRDefault="003B79D7" w:rsidP="003B79D7">
            <w:pPr>
              <w:pStyle w:val="TableCellCourierNew"/>
            </w:pPr>
            <w:r>
              <w:t>ViString</w:t>
            </w:r>
          </w:p>
        </w:tc>
        <w:tc>
          <w:tcPr>
            <w:tcW w:w="810" w:type="dxa"/>
            <w:tcBorders>
              <w:top w:val="double" w:sz="6" w:space="0" w:color="auto"/>
            </w:tcBorders>
          </w:tcPr>
          <w:p w:rsidR="003B79D7" w:rsidRDefault="003B79D7" w:rsidP="003B79D7">
            <w:pPr>
              <w:pStyle w:val="TableCell"/>
            </w:pPr>
            <w:r>
              <w:t>RO</w:t>
            </w:r>
          </w:p>
        </w:tc>
        <w:tc>
          <w:tcPr>
            <w:tcW w:w="1530" w:type="dxa"/>
            <w:tcBorders>
              <w:top w:val="double" w:sz="6" w:space="0" w:color="auto"/>
            </w:tcBorders>
          </w:tcPr>
          <w:p w:rsidR="003B79D7" w:rsidRDefault="003B79D7" w:rsidP="003B79D7">
            <w:pPr>
              <w:pStyle w:val="TableCell"/>
            </w:pPr>
            <w:r>
              <w:t>TriggerSource</w:t>
            </w:r>
          </w:p>
        </w:tc>
        <w:tc>
          <w:tcPr>
            <w:tcW w:w="1080" w:type="dxa"/>
            <w:tcBorders>
              <w:top w:val="double" w:sz="6" w:space="0" w:color="auto"/>
            </w:tcBorders>
          </w:tcPr>
          <w:p w:rsidR="003B79D7" w:rsidRDefault="003B79D7" w:rsidP="003B79D7">
            <w:pPr>
              <w:pStyle w:val="TableCell"/>
            </w:pPr>
            <w:r>
              <w:t>None</w:t>
            </w:r>
          </w:p>
        </w:tc>
        <w:tc>
          <w:tcPr>
            <w:tcW w:w="4770" w:type="dxa"/>
            <w:tcBorders>
              <w:top w:val="double" w:sz="6" w:space="0" w:color="auto"/>
            </w:tcBorders>
          </w:tcPr>
          <w:p w:rsidR="003B79D7" w:rsidRDefault="003B79D7" w:rsidP="003B79D7">
            <w:pPr>
              <w:pStyle w:val="TableCell"/>
            </w:pPr>
            <w:r>
              <w:t>N/A</w:t>
            </w:r>
          </w:p>
        </w:tc>
      </w:tr>
    </w:tbl>
    <w:p w:rsidR="00876C99" w:rsidRDefault="00876C99" w:rsidP="00876C99">
      <w:pPr>
        <w:pStyle w:val="FunctionHead"/>
      </w:pPr>
      <w:r>
        <w:t>.NET Property Name</w:t>
      </w:r>
    </w:p>
    <w:p w:rsidR="00876C99" w:rsidRDefault="00876C99" w:rsidP="00876C99">
      <w:pPr>
        <w:pStyle w:val="Body1"/>
        <w:rPr>
          <w:rStyle w:val="monospace"/>
        </w:rPr>
      </w:pPr>
      <w:r>
        <w:rPr>
          <w:rStyle w:val="monospace"/>
        </w:rPr>
        <w:t>Trigger.Sources[].Name</w:t>
      </w:r>
    </w:p>
    <w:p w:rsidR="00876C99" w:rsidRPr="00E55E72" w:rsidRDefault="00876C99" w:rsidP="00876C99">
      <w:pPr>
        <w:pStyle w:val="IVIAttributeText"/>
        <w:rPr>
          <w:rFonts w:ascii="Times New Roman" w:hAnsi="Times New Roman"/>
          <w:sz w:val="20"/>
        </w:rPr>
      </w:pPr>
      <w:r w:rsidRPr="00E55E72">
        <w:rPr>
          <w:rFonts w:ascii="Times New Roman" w:hAnsi="Times New Roman"/>
          <w:sz w:val="20"/>
        </w:rPr>
        <w:t xml:space="preserve">This property is inherited from </w:t>
      </w:r>
      <w:r w:rsidRPr="00DD4C54">
        <w:rPr>
          <w:rFonts w:cs="Courier New"/>
        </w:rPr>
        <w:t>IIviRepeatedCapabilityIdentification</w:t>
      </w:r>
      <w:r w:rsidRPr="00E55E72">
        <w:rPr>
          <w:rFonts w:ascii="Times New Roman" w:hAnsi="Times New Roman"/>
          <w:sz w:val="20"/>
        </w:rPr>
        <w:t>.</w:t>
      </w:r>
    </w:p>
    <w:p w:rsidR="003B79D7" w:rsidRDefault="003B79D7" w:rsidP="003B79D7">
      <w:pPr>
        <w:pStyle w:val="FunctionHead"/>
      </w:pPr>
      <w:r>
        <w:t>COM Property Name</w:t>
      </w:r>
    </w:p>
    <w:p w:rsidR="003B79D7" w:rsidRDefault="003B79D7" w:rsidP="003B79D7">
      <w:pPr>
        <w:pStyle w:val="Body1"/>
        <w:rPr>
          <w:rStyle w:val="monospace"/>
        </w:rPr>
      </w:pPr>
      <w:r>
        <w:rPr>
          <w:rStyle w:val="monospace"/>
        </w:rPr>
        <w:t>Trigger.Sources.Name([in] LONG Index)</w:t>
      </w:r>
    </w:p>
    <w:p w:rsidR="003B79D7" w:rsidRDefault="003B79D7" w:rsidP="003B79D7">
      <w:pPr>
        <w:pStyle w:val="FunctionHead"/>
      </w:pPr>
      <w:r>
        <w:t>C Constant Name</w:t>
      </w:r>
    </w:p>
    <w:p w:rsidR="003B79D7" w:rsidRDefault="003B79D7" w:rsidP="003B79D7">
      <w:pPr>
        <w:pStyle w:val="Body1"/>
        <w:rPr>
          <w:rFonts w:ascii="Courier New" w:hAnsi="Courier New" w:cs="Courier New"/>
          <w:sz w:val="18"/>
          <w:szCs w:val="18"/>
        </w:rPr>
      </w:pPr>
      <w:r>
        <w:rPr>
          <w:rFonts w:ascii="Courier New" w:hAnsi="Courier New" w:cs="Courier New"/>
          <w:sz w:val="18"/>
          <w:szCs w:val="18"/>
        </w:rPr>
        <w:t>N/A</w:t>
      </w:r>
    </w:p>
    <w:p w:rsidR="003B79D7" w:rsidRPr="003B79D7" w:rsidRDefault="003B79D7" w:rsidP="00876C99">
      <w:pPr>
        <w:pStyle w:val="Body"/>
        <w:spacing w:before="0"/>
      </w:pPr>
      <w:r>
        <w:t xml:space="preserve">(Use the </w:t>
      </w:r>
      <w:r w:rsidRPr="00876C99">
        <w:rPr>
          <w:rFonts w:ascii="Courier New" w:hAnsi="Courier New" w:cs="Courier New"/>
        </w:rPr>
        <w:t>GetTriggerSourceName</w:t>
      </w:r>
      <w:r>
        <w:t xml:space="preserve"> function.)</w:t>
      </w:r>
    </w:p>
    <w:p w:rsidR="003B79D7" w:rsidRDefault="003B79D7" w:rsidP="003B79D7">
      <w:pPr>
        <w:pStyle w:val="FunctionHead"/>
      </w:pPr>
      <w:r>
        <w:t>Description</w:t>
      </w:r>
    </w:p>
    <w:p w:rsidR="00876C99" w:rsidRDefault="009D208C" w:rsidP="000A38D1">
      <w:pPr>
        <w:spacing w:before="200"/>
        <w:ind w:left="720"/>
      </w:pPr>
      <w:r w:rsidRPr="00555D6A">
        <w:t xml:space="preserve">This property returns the physical </w:t>
      </w:r>
      <w:r>
        <w:t>trigger source</w:t>
      </w:r>
      <w:r w:rsidRPr="00555D6A">
        <w:t xml:space="preserve"> identifier that corresponds to the one-based index that the user specifies. </w:t>
      </w:r>
      <w:r>
        <w:t>If the driver defines a qualified trigger source name, this property returns the qualified name.</w:t>
      </w:r>
    </w:p>
    <w:p w:rsidR="000A38D1" w:rsidRPr="005D679A" w:rsidRDefault="00876C99" w:rsidP="000A38D1">
      <w:pPr>
        <w:spacing w:before="200"/>
        <w:ind w:left="720"/>
      </w:pPr>
      <w:r>
        <w:t>For COM, i</w:t>
      </w:r>
      <w:r w:rsidR="009D208C" w:rsidRPr="00555D6A">
        <w:t xml:space="preserve">f the value that the user passes for the Index parameter is less than one or greater than the value of the </w:t>
      </w:r>
      <w:r w:rsidR="009D208C">
        <w:t xml:space="preserve">Trigger Source </w:t>
      </w:r>
      <w:r w:rsidR="009D208C" w:rsidRPr="00555D6A">
        <w:t>Count attribute, the property returns an empty string in the Name parameter and returns the Invalid Value error.</w:t>
      </w:r>
    </w:p>
    <w:p w:rsidR="00876C99" w:rsidRPr="00F7116C" w:rsidRDefault="00876C99" w:rsidP="00876C99">
      <w:pPr>
        <w:pStyle w:val="AttrFuncSubheading"/>
        <w:rPr>
          <w:color w:val="auto"/>
        </w:rPr>
      </w:pPr>
      <w:r w:rsidRPr="00F7116C">
        <w:rPr>
          <w:color w:val="auto"/>
        </w:rPr>
        <w:t>.NET Exceptions</w:t>
      </w:r>
    </w:p>
    <w:p w:rsidR="00876C99" w:rsidRDefault="00876C99" w:rsidP="00876C9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D13EAA">
      <w:pPr>
        <w:pStyle w:val="Heading3"/>
        <w:pageBreakBefore/>
      </w:pPr>
      <w:bookmarkStart w:id="240" w:name="_Toc304583621"/>
      <w:bookmarkStart w:id="241" w:name="_Toc306374472"/>
      <w:r>
        <w:lastRenderedPageBreak/>
        <w:t>Trigger Type</w:t>
      </w:r>
      <w:bookmarkEnd w:id="240"/>
      <w:bookmarkEnd w:id="241"/>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TriggerSource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004825">
            <w:pPr>
              <w:pStyle w:val="TableCell"/>
            </w:pPr>
            <w:r>
              <w:t>N/A</w:t>
            </w:r>
          </w:p>
        </w:tc>
      </w:tr>
    </w:tbl>
    <w:p w:rsidR="00876C99" w:rsidRDefault="00876C99" w:rsidP="00876C99">
      <w:pPr>
        <w:pStyle w:val="FunctionHead"/>
      </w:pPr>
      <w:r>
        <w:t>.NET Property Name</w:t>
      </w:r>
    </w:p>
    <w:p w:rsidR="00876C99" w:rsidRDefault="00876C99" w:rsidP="00876C99">
      <w:pPr>
        <w:pStyle w:val="Body1"/>
        <w:rPr>
          <w:rStyle w:val="monospace"/>
        </w:rPr>
      </w:pPr>
      <w:r>
        <w:rPr>
          <w:rStyle w:val="monospace"/>
        </w:rPr>
        <w:t>Trigger.Sources[].Type</w:t>
      </w:r>
    </w:p>
    <w:p w:rsidR="00876C99" w:rsidRDefault="00876C99" w:rsidP="00876C99">
      <w:pPr>
        <w:pStyle w:val="FunctionHead"/>
      </w:pPr>
      <w:r>
        <w:t>.NET Enumeration Name</w:t>
      </w:r>
    </w:p>
    <w:p w:rsidR="00876C99" w:rsidRDefault="00876C99" w:rsidP="00876C99">
      <w:pPr>
        <w:pStyle w:val="Code1"/>
      </w:pPr>
      <w:r>
        <w:t>TriggerType</w:t>
      </w:r>
    </w:p>
    <w:p w:rsidR="00004825" w:rsidRDefault="00004825">
      <w:pPr>
        <w:pStyle w:val="FunctionHead"/>
      </w:pPr>
      <w:r>
        <w:t>COM Property Name</w:t>
      </w:r>
    </w:p>
    <w:p w:rsidR="00004825" w:rsidRDefault="009249C0">
      <w:pPr>
        <w:pStyle w:val="Body1"/>
        <w:rPr>
          <w:rStyle w:val="monospace"/>
        </w:rPr>
      </w:pPr>
      <w:r>
        <w:rPr>
          <w:rStyle w:val="monospace"/>
        </w:rPr>
        <w:t>Trigger.Sources.Item().</w:t>
      </w:r>
      <w:r w:rsidR="00004825">
        <w:rPr>
          <w:rStyle w:val="monospace"/>
        </w:rPr>
        <w:t>Type</w:t>
      </w:r>
    </w:p>
    <w:p w:rsidR="00004825" w:rsidRDefault="00004825">
      <w:pPr>
        <w:pStyle w:val="FunctionHead"/>
      </w:pPr>
      <w:r>
        <w:t>COM Enumeration Name</w:t>
      </w:r>
    </w:p>
    <w:p w:rsidR="00004825" w:rsidRDefault="00004825">
      <w:pPr>
        <w:pStyle w:val="Code1"/>
      </w:pPr>
      <w:r>
        <w:t>IviDigitizerTriggerTypeEnum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IVIDIGITIZER_ATTR_TRIGGER_TYPE</w:t>
      </w:r>
    </w:p>
    <w:p w:rsidR="00004825" w:rsidRDefault="00004825">
      <w:pPr>
        <w:pStyle w:val="FunctionHead"/>
      </w:pPr>
      <w:r>
        <w:t>Description</w:t>
      </w:r>
    </w:p>
    <w:p w:rsidR="00004825" w:rsidRDefault="00004825">
      <w:pPr>
        <w:pStyle w:val="Body1"/>
      </w:pPr>
      <w:r>
        <w:t>The kind of event that triggers the digitizer.</w:t>
      </w:r>
    </w:p>
    <w:p w:rsidR="00004825" w:rsidRDefault="00004825">
      <w:pPr>
        <w:pStyle w:val="FunctionHead"/>
      </w:pPr>
      <w:r>
        <w:t>Defined Values</w:t>
      </w:r>
    </w:p>
    <w:tbl>
      <w:tblPr>
        <w:tblW w:w="0" w:type="auto"/>
        <w:tblInd w:w="722" w:type="dxa"/>
        <w:tblLayout w:type="fixed"/>
        <w:tblLook w:val="0000"/>
      </w:tblPr>
      <w:tblGrid>
        <w:gridCol w:w="1816"/>
        <w:gridCol w:w="540"/>
        <w:gridCol w:w="1170"/>
        <w:gridCol w:w="5114"/>
      </w:tblGrid>
      <w:tr w:rsidR="00004825" w:rsidTr="00D13EAA">
        <w:trPr>
          <w:cantSplit/>
          <w:trHeight w:val="158"/>
        </w:trPr>
        <w:tc>
          <w:tcPr>
            <w:tcW w:w="181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682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D13EAA">
        <w:trPr>
          <w:cantSplit/>
          <w:trHeight w:val="157"/>
        </w:trPr>
        <w:tc>
          <w:tcPr>
            <w:tcW w:w="181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11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AB75EF">
        <w:trPr>
          <w:cantSplit/>
          <w:trHeight w:val="1188"/>
        </w:trPr>
        <w:tc>
          <w:tcPr>
            <w:tcW w:w="1816" w:type="dxa"/>
            <w:vMerge w:val="restart"/>
            <w:tcBorders>
              <w:top w:val="single" w:sz="6" w:space="0" w:color="auto"/>
              <w:left w:val="single" w:sz="6" w:space="0" w:color="auto"/>
              <w:right w:val="single" w:sz="6" w:space="0" w:color="auto"/>
            </w:tcBorders>
          </w:tcPr>
          <w:p w:rsidR="00004825" w:rsidRDefault="00004825">
            <w:pPr>
              <w:pStyle w:val="TableCell"/>
            </w:pPr>
            <w:r>
              <w:t>Trigger Edge</w:t>
            </w:r>
          </w:p>
        </w:tc>
        <w:tc>
          <w:tcPr>
            <w:tcW w:w="682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Configures the digitizer for edge triggering. An edge trigger occurs when the trigger signal specified with the Trigger Source attribute passes the voltage threshold specified with the Trigger Level attribute and has the slope specified with the Trigger Slope attribute.</w:t>
            </w:r>
          </w:p>
        </w:tc>
      </w:tr>
      <w:tr w:rsidR="00876C99" w:rsidTr="00D13EAA">
        <w:trPr>
          <w:cantSplit/>
          <w:trHeight w:val="338"/>
        </w:trPr>
        <w:tc>
          <w:tcPr>
            <w:tcW w:w="1816" w:type="dxa"/>
            <w:vMerge/>
            <w:tcBorders>
              <w:left w:val="single" w:sz="6" w:space="0" w:color="auto"/>
              <w:right w:val="single" w:sz="6" w:space="0" w:color="auto"/>
            </w:tcBorders>
          </w:tcPr>
          <w:p w:rsidR="00876C99" w:rsidRDefault="00876C99">
            <w:pPr>
              <w:pStyle w:val="TableCell"/>
            </w:pPr>
          </w:p>
        </w:tc>
        <w:tc>
          <w:tcPr>
            <w:tcW w:w="540" w:type="dxa"/>
            <w:vMerge w:val="restart"/>
            <w:tcBorders>
              <w:top w:val="single" w:sz="4" w:space="0" w:color="auto"/>
              <w:left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rsidR="00876C99" w:rsidRDefault="00876C99">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876C99" w:rsidRDefault="00566C60">
            <w:pPr>
              <w:pStyle w:val="TableCellCourierNew"/>
            </w:pPr>
            <w:r>
              <w:t>Trigger</w:t>
            </w:r>
            <w:r w:rsidR="005A0FAF">
              <w:t>Type</w:t>
            </w:r>
            <w:r>
              <w:t>.</w:t>
            </w:r>
            <w:r w:rsidR="00876C99">
              <w:t>Edge</w:t>
            </w:r>
          </w:p>
        </w:tc>
      </w:tr>
      <w:tr w:rsidR="00876C99" w:rsidTr="004913A3">
        <w:trPr>
          <w:cantSplit/>
          <w:trHeight w:val="338"/>
        </w:trPr>
        <w:tc>
          <w:tcPr>
            <w:tcW w:w="1816" w:type="dxa"/>
            <w:vMerge/>
            <w:tcBorders>
              <w:left w:val="single" w:sz="6" w:space="0" w:color="auto"/>
              <w:right w:val="single" w:sz="6" w:space="0" w:color="auto"/>
            </w:tcBorders>
          </w:tcPr>
          <w:p w:rsidR="00876C99" w:rsidRDefault="00876C99">
            <w:pPr>
              <w:pStyle w:val="TableCell"/>
            </w:pPr>
          </w:p>
        </w:tc>
        <w:tc>
          <w:tcPr>
            <w:tcW w:w="540" w:type="dxa"/>
            <w:vMerge/>
            <w:tcBorders>
              <w:left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rsidR="00876C99" w:rsidRDefault="00876C99">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876C99" w:rsidRDefault="00876C99">
            <w:pPr>
              <w:pStyle w:val="TableCellCourierNew"/>
            </w:pPr>
            <w:r>
              <w:t>IVIDIGITIZER_VAL_EDGE_TRIGGER</w:t>
            </w:r>
          </w:p>
        </w:tc>
      </w:tr>
      <w:tr w:rsidR="00876C99" w:rsidTr="00D13EAA">
        <w:trPr>
          <w:cantSplit/>
          <w:trHeight w:val="337"/>
        </w:trPr>
        <w:tc>
          <w:tcPr>
            <w:tcW w:w="1816" w:type="dxa"/>
            <w:vMerge/>
            <w:tcBorders>
              <w:left w:val="single" w:sz="6" w:space="0" w:color="auto"/>
              <w:bottom w:val="single" w:sz="6" w:space="0" w:color="auto"/>
              <w:right w:val="single" w:sz="6" w:space="0" w:color="auto"/>
            </w:tcBorders>
          </w:tcPr>
          <w:p w:rsidR="00876C99" w:rsidRDefault="00876C99">
            <w:pPr>
              <w:pStyle w:val="TableCell"/>
            </w:pPr>
          </w:p>
        </w:tc>
        <w:tc>
          <w:tcPr>
            <w:tcW w:w="540" w:type="dxa"/>
            <w:vMerge/>
            <w:tcBorders>
              <w:left w:val="single" w:sz="6" w:space="0" w:color="auto"/>
              <w:bottom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6" w:space="0" w:color="auto"/>
              <w:right w:val="single" w:sz="6" w:space="0" w:color="auto"/>
            </w:tcBorders>
          </w:tcPr>
          <w:p w:rsidR="00876C99" w:rsidRDefault="00876C99">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876C99" w:rsidRDefault="00876C99">
            <w:pPr>
              <w:pStyle w:val="TableCell"/>
              <w:rPr>
                <w:rFonts w:ascii="Courier New" w:hAnsi="Courier New" w:cs="Courier New"/>
                <w:sz w:val="18"/>
                <w:szCs w:val="18"/>
              </w:rPr>
            </w:pPr>
            <w:r>
              <w:rPr>
                <w:rFonts w:ascii="Courier New" w:hAnsi="Courier New" w:cs="Courier New"/>
                <w:sz w:val="18"/>
                <w:szCs w:val="18"/>
              </w:rPr>
              <w:t>IviDigitizerTriggerEdge</w:t>
            </w:r>
          </w:p>
        </w:tc>
      </w:tr>
      <w:tr w:rsidR="00004825" w:rsidTr="00AB75EF">
        <w:trPr>
          <w:cantSplit/>
          <w:trHeight w:val="732"/>
        </w:trPr>
        <w:tc>
          <w:tcPr>
            <w:tcW w:w="1816" w:type="dxa"/>
            <w:vMerge w:val="restart"/>
            <w:tcBorders>
              <w:top w:val="single" w:sz="6" w:space="0" w:color="auto"/>
              <w:left w:val="single" w:sz="6" w:space="0" w:color="auto"/>
              <w:right w:val="single" w:sz="6" w:space="0" w:color="auto"/>
            </w:tcBorders>
          </w:tcPr>
          <w:p w:rsidR="00004825" w:rsidRDefault="00004825">
            <w:pPr>
              <w:pStyle w:val="TableCell"/>
            </w:pPr>
            <w:r>
              <w:t>Trigger Width</w:t>
            </w:r>
          </w:p>
        </w:tc>
        <w:tc>
          <w:tcPr>
            <w:tcW w:w="682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Configures the digitizer for width triggering. Use the IviDigitizerWidthTrigger extension properties and methods to configure the trigger.</w:t>
            </w:r>
          </w:p>
        </w:tc>
      </w:tr>
      <w:tr w:rsidR="00876C99" w:rsidTr="00D13EAA">
        <w:trPr>
          <w:cantSplit/>
          <w:trHeight w:val="338"/>
        </w:trPr>
        <w:tc>
          <w:tcPr>
            <w:tcW w:w="1816" w:type="dxa"/>
            <w:vMerge/>
            <w:tcBorders>
              <w:left w:val="single" w:sz="6" w:space="0" w:color="auto"/>
              <w:right w:val="single" w:sz="6" w:space="0" w:color="auto"/>
            </w:tcBorders>
          </w:tcPr>
          <w:p w:rsidR="00876C99" w:rsidRDefault="00876C99">
            <w:pPr>
              <w:pStyle w:val="TableCell"/>
            </w:pPr>
          </w:p>
        </w:tc>
        <w:tc>
          <w:tcPr>
            <w:tcW w:w="540" w:type="dxa"/>
            <w:vMerge w:val="restart"/>
            <w:tcBorders>
              <w:top w:val="single" w:sz="4" w:space="0" w:color="auto"/>
              <w:left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rsidR="00876C99" w:rsidRDefault="00876C99">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876C99" w:rsidRDefault="00566C60">
            <w:pPr>
              <w:pStyle w:val="TableCellCourierNew"/>
            </w:pPr>
            <w:r>
              <w:t>Trigger</w:t>
            </w:r>
            <w:r w:rsidR="005A0FAF">
              <w:t>Type</w:t>
            </w:r>
            <w:r>
              <w:t>.</w:t>
            </w:r>
            <w:r w:rsidR="00876C99">
              <w:t>Width</w:t>
            </w:r>
          </w:p>
        </w:tc>
      </w:tr>
      <w:tr w:rsidR="00876C99" w:rsidTr="004913A3">
        <w:trPr>
          <w:cantSplit/>
          <w:trHeight w:val="338"/>
        </w:trPr>
        <w:tc>
          <w:tcPr>
            <w:tcW w:w="1816" w:type="dxa"/>
            <w:vMerge/>
            <w:tcBorders>
              <w:left w:val="single" w:sz="6" w:space="0" w:color="auto"/>
              <w:right w:val="single" w:sz="6" w:space="0" w:color="auto"/>
            </w:tcBorders>
          </w:tcPr>
          <w:p w:rsidR="00876C99" w:rsidRDefault="00876C99">
            <w:pPr>
              <w:pStyle w:val="TableCell"/>
            </w:pPr>
          </w:p>
        </w:tc>
        <w:tc>
          <w:tcPr>
            <w:tcW w:w="540" w:type="dxa"/>
            <w:vMerge/>
            <w:tcBorders>
              <w:left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rsidR="00876C99" w:rsidRDefault="00876C99">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876C99" w:rsidRDefault="00876C99">
            <w:pPr>
              <w:pStyle w:val="TableCellCourierNew"/>
            </w:pPr>
            <w:r>
              <w:t>IVIDIGITIZER_VAL_WIDTH_TRIGGER</w:t>
            </w:r>
          </w:p>
        </w:tc>
      </w:tr>
      <w:tr w:rsidR="00876C99" w:rsidTr="00D13EAA">
        <w:trPr>
          <w:cantSplit/>
          <w:trHeight w:val="337"/>
        </w:trPr>
        <w:tc>
          <w:tcPr>
            <w:tcW w:w="1816" w:type="dxa"/>
            <w:vMerge/>
            <w:tcBorders>
              <w:left w:val="single" w:sz="6" w:space="0" w:color="auto"/>
              <w:bottom w:val="single" w:sz="6" w:space="0" w:color="auto"/>
              <w:right w:val="single" w:sz="6" w:space="0" w:color="auto"/>
            </w:tcBorders>
          </w:tcPr>
          <w:p w:rsidR="00876C99" w:rsidRDefault="00876C99">
            <w:pPr>
              <w:pStyle w:val="TableCell"/>
            </w:pPr>
          </w:p>
        </w:tc>
        <w:tc>
          <w:tcPr>
            <w:tcW w:w="540" w:type="dxa"/>
            <w:vMerge/>
            <w:tcBorders>
              <w:left w:val="single" w:sz="6" w:space="0" w:color="auto"/>
              <w:bottom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6" w:space="0" w:color="auto"/>
              <w:right w:val="single" w:sz="6" w:space="0" w:color="auto"/>
            </w:tcBorders>
          </w:tcPr>
          <w:p w:rsidR="00876C99" w:rsidRDefault="00876C99">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876C99" w:rsidRDefault="00876C99">
            <w:pPr>
              <w:pStyle w:val="TableCell"/>
              <w:rPr>
                <w:rFonts w:ascii="Courier New" w:hAnsi="Courier New" w:cs="Courier New"/>
                <w:sz w:val="18"/>
                <w:szCs w:val="18"/>
              </w:rPr>
            </w:pPr>
            <w:r>
              <w:rPr>
                <w:rFonts w:ascii="Courier New" w:hAnsi="Courier New" w:cs="Courier New"/>
                <w:sz w:val="18"/>
                <w:szCs w:val="18"/>
              </w:rPr>
              <w:t>IviDigitizerTriggerWidth</w:t>
            </w:r>
          </w:p>
        </w:tc>
      </w:tr>
      <w:tr w:rsidR="00004825" w:rsidTr="00AB75EF">
        <w:trPr>
          <w:cantSplit/>
          <w:trHeight w:val="732"/>
        </w:trPr>
        <w:tc>
          <w:tcPr>
            <w:tcW w:w="1816" w:type="dxa"/>
            <w:vMerge w:val="restart"/>
            <w:tcBorders>
              <w:top w:val="single" w:sz="6" w:space="0" w:color="auto"/>
              <w:left w:val="single" w:sz="6" w:space="0" w:color="auto"/>
              <w:right w:val="single" w:sz="6" w:space="0" w:color="auto"/>
            </w:tcBorders>
          </w:tcPr>
          <w:p w:rsidR="00004825" w:rsidRDefault="00004825">
            <w:pPr>
              <w:pStyle w:val="TableCell"/>
            </w:pPr>
            <w:r>
              <w:t>Trigger Runt</w:t>
            </w:r>
          </w:p>
        </w:tc>
        <w:tc>
          <w:tcPr>
            <w:tcW w:w="682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Configures the digitizer for runt triggering. Use the IviDigitizerRuntTrigger extension properties and methods to configure the trigger.</w:t>
            </w:r>
          </w:p>
        </w:tc>
      </w:tr>
      <w:tr w:rsidR="00876C99" w:rsidTr="00D13EAA">
        <w:trPr>
          <w:cantSplit/>
          <w:trHeight w:val="338"/>
        </w:trPr>
        <w:tc>
          <w:tcPr>
            <w:tcW w:w="1816" w:type="dxa"/>
            <w:vMerge/>
            <w:tcBorders>
              <w:left w:val="single" w:sz="6" w:space="0" w:color="auto"/>
              <w:right w:val="single" w:sz="6" w:space="0" w:color="auto"/>
            </w:tcBorders>
          </w:tcPr>
          <w:p w:rsidR="00876C99" w:rsidRDefault="00876C99">
            <w:pPr>
              <w:pStyle w:val="TableCell"/>
            </w:pPr>
          </w:p>
        </w:tc>
        <w:tc>
          <w:tcPr>
            <w:tcW w:w="540" w:type="dxa"/>
            <w:vMerge w:val="restart"/>
            <w:tcBorders>
              <w:top w:val="single" w:sz="4" w:space="0" w:color="auto"/>
              <w:left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rsidR="00876C99" w:rsidRDefault="00876C99">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876C99" w:rsidRDefault="00566C60">
            <w:pPr>
              <w:pStyle w:val="TableCellCourierNew"/>
            </w:pPr>
            <w:r>
              <w:t>Trigger</w:t>
            </w:r>
            <w:r w:rsidR="005A0FAF">
              <w:t>Type</w:t>
            </w:r>
            <w:r>
              <w:t>.</w:t>
            </w:r>
            <w:r w:rsidR="00876C99">
              <w:t>Runt</w:t>
            </w:r>
          </w:p>
        </w:tc>
      </w:tr>
      <w:tr w:rsidR="00876C99" w:rsidTr="004913A3">
        <w:trPr>
          <w:cantSplit/>
          <w:trHeight w:val="338"/>
        </w:trPr>
        <w:tc>
          <w:tcPr>
            <w:tcW w:w="1816" w:type="dxa"/>
            <w:vMerge/>
            <w:tcBorders>
              <w:left w:val="single" w:sz="6" w:space="0" w:color="auto"/>
              <w:right w:val="single" w:sz="6" w:space="0" w:color="auto"/>
            </w:tcBorders>
          </w:tcPr>
          <w:p w:rsidR="00876C99" w:rsidRDefault="00876C99">
            <w:pPr>
              <w:pStyle w:val="TableCell"/>
            </w:pPr>
          </w:p>
        </w:tc>
        <w:tc>
          <w:tcPr>
            <w:tcW w:w="540" w:type="dxa"/>
            <w:vMerge/>
            <w:tcBorders>
              <w:left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rsidR="00876C99" w:rsidRDefault="00876C99">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876C99" w:rsidRDefault="00876C99">
            <w:pPr>
              <w:pStyle w:val="TableCellCourierNew"/>
            </w:pPr>
            <w:r>
              <w:t>IVIDIGITIZER_VAL_RUNT_TRIGGER</w:t>
            </w:r>
          </w:p>
        </w:tc>
      </w:tr>
      <w:tr w:rsidR="00876C99" w:rsidTr="00D13EAA">
        <w:trPr>
          <w:cantSplit/>
          <w:trHeight w:val="337"/>
        </w:trPr>
        <w:tc>
          <w:tcPr>
            <w:tcW w:w="1816" w:type="dxa"/>
            <w:vMerge/>
            <w:tcBorders>
              <w:left w:val="single" w:sz="6" w:space="0" w:color="auto"/>
              <w:bottom w:val="single" w:sz="6" w:space="0" w:color="auto"/>
              <w:right w:val="single" w:sz="6" w:space="0" w:color="auto"/>
            </w:tcBorders>
          </w:tcPr>
          <w:p w:rsidR="00876C99" w:rsidRDefault="00876C99">
            <w:pPr>
              <w:pStyle w:val="TableCell"/>
            </w:pPr>
          </w:p>
        </w:tc>
        <w:tc>
          <w:tcPr>
            <w:tcW w:w="540" w:type="dxa"/>
            <w:vMerge/>
            <w:tcBorders>
              <w:left w:val="single" w:sz="6" w:space="0" w:color="auto"/>
              <w:bottom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6" w:space="0" w:color="auto"/>
              <w:right w:val="single" w:sz="6" w:space="0" w:color="auto"/>
            </w:tcBorders>
          </w:tcPr>
          <w:p w:rsidR="00876C99" w:rsidRDefault="00876C99">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876C99" w:rsidRDefault="00876C99">
            <w:pPr>
              <w:pStyle w:val="TableCell"/>
              <w:rPr>
                <w:rFonts w:ascii="Courier New" w:hAnsi="Courier New" w:cs="Courier New"/>
                <w:sz w:val="18"/>
                <w:szCs w:val="18"/>
              </w:rPr>
            </w:pPr>
            <w:r>
              <w:rPr>
                <w:rFonts w:ascii="Courier New" w:hAnsi="Courier New" w:cs="Courier New"/>
                <w:sz w:val="18"/>
                <w:szCs w:val="18"/>
              </w:rPr>
              <w:t>IviDigitizerTriggerRunt</w:t>
            </w:r>
          </w:p>
        </w:tc>
      </w:tr>
      <w:tr w:rsidR="00004825" w:rsidTr="00AB75EF">
        <w:trPr>
          <w:cantSplit/>
          <w:trHeight w:val="633"/>
        </w:trPr>
        <w:tc>
          <w:tcPr>
            <w:tcW w:w="1816" w:type="dxa"/>
            <w:vMerge w:val="restart"/>
            <w:tcBorders>
              <w:top w:val="single" w:sz="6" w:space="0" w:color="auto"/>
              <w:left w:val="single" w:sz="6" w:space="0" w:color="auto"/>
              <w:right w:val="single" w:sz="6" w:space="0" w:color="auto"/>
            </w:tcBorders>
          </w:tcPr>
          <w:p w:rsidR="00004825" w:rsidRDefault="00004825">
            <w:pPr>
              <w:pStyle w:val="TableCell"/>
            </w:pPr>
            <w:r>
              <w:t>Trigger Glitch</w:t>
            </w:r>
          </w:p>
        </w:tc>
        <w:tc>
          <w:tcPr>
            <w:tcW w:w="682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Configures the digitizer for glitch triggering. Use the IviDigitizerGlitchTrigger extension properties and methods to configure the trigger.</w:t>
            </w:r>
          </w:p>
        </w:tc>
      </w:tr>
      <w:tr w:rsidR="00876C99" w:rsidTr="00D13EAA">
        <w:trPr>
          <w:cantSplit/>
          <w:trHeight w:val="338"/>
        </w:trPr>
        <w:tc>
          <w:tcPr>
            <w:tcW w:w="1816" w:type="dxa"/>
            <w:vMerge/>
            <w:tcBorders>
              <w:left w:val="single" w:sz="6" w:space="0" w:color="auto"/>
              <w:right w:val="single" w:sz="6" w:space="0" w:color="auto"/>
            </w:tcBorders>
          </w:tcPr>
          <w:p w:rsidR="00876C99" w:rsidRDefault="00876C99">
            <w:pPr>
              <w:pStyle w:val="TableCell"/>
            </w:pPr>
          </w:p>
        </w:tc>
        <w:tc>
          <w:tcPr>
            <w:tcW w:w="540" w:type="dxa"/>
            <w:vMerge w:val="restart"/>
            <w:tcBorders>
              <w:top w:val="single" w:sz="4" w:space="0" w:color="auto"/>
              <w:left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rsidR="00876C99" w:rsidRDefault="00876C99">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876C99" w:rsidRDefault="00566C60">
            <w:pPr>
              <w:pStyle w:val="TableCellCourierNew"/>
            </w:pPr>
            <w:r>
              <w:t>Trigger</w:t>
            </w:r>
            <w:r w:rsidR="005A0FAF">
              <w:t>Type</w:t>
            </w:r>
            <w:r>
              <w:t>.</w:t>
            </w:r>
            <w:r w:rsidR="00876C99">
              <w:t>Glitch</w:t>
            </w:r>
          </w:p>
        </w:tc>
      </w:tr>
      <w:tr w:rsidR="00876C99" w:rsidTr="004913A3">
        <w:trPr>
          <w:cantSplit/>
          <w:trHeight w:val="338"/>
        </w:trPr>
        <w:tc>
          <w:tcPr>
            <w:tcW w:w="1816" w:type="dxa"/>
            <w:vMerge/>
            <w:tcBorders>
              <w:left w:val="single" w:sz="6" w:space="0" w:color="auto"/>
              <w:right w:val="single" w:sz="6" w:space="0" w:color="auto"/>
            </w:tcBorders>
          </w:tcPr>
          <w:p w:rsidR="00876C99" w:rsidRDefault="00876C99">
            <w:pPr>
              <w:pStyle w:val="TableCell"/>
            </w:pPr>
          </w:p>
        </w:tc>
        <w:tc>
          <w:tcPr>
            <w:tcW w:w="540" w:type="dxa"/>
            <w:vMerge/>
            <w:tcBorders>
              <w:left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rsidR="00876C99" w:rsidRDefault="00876C99">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876C99" w:rsidRDefault="00876C99">
            <w:pPr>
              <w:pStyle w:val="TableCellCourierNew"/>
            </w:pPr>
            <w:r>
              <w:t>IVIDIGITIZER_VAL_GLITCH_TRIGGER</w:t>
            </w:r>
          </w:p>
        </w:tc>
      </w:tr>
      <w:tr w:rsidR="00876C99" w:rsidTr="00D13EAA">
        <w:trPr>
          <w:cantSplit/>
          <w:trHeight w:val="337"/>
        </w:trPr>
        <w:tc>
          <w:tcPr>
            <w:tcW w:w="1816" w:type="dxa"/>
            <w:vMerge/>
            <w:tcBorders>
              <w:left w:val="single" w:sz="6" w:space="0" w:color="auto"/>
              <w:bottom w:val="single" w:sz="6" w:space="0" w:color="auto"/>
              <w:right w:val="single" w:sz="6" w:space="0" w:color="auto"/>
            </w:tcBorders>
          </w:tcPr>
          <w:p w:rsidR="00876C99" w:rsidRDefault="00876C99">
            <w:pPr>
              <w:pStyle w:val="TableCell"/>
            </w:pPr>
          </w:p>
        </w:tc>
        <w:tc>
          <w:tcPr>
            <w:tcW w:w="540" w:type="dxa"/>
            <w:vMerge/>
            <w:tcBorders>
              <w:left w:val="single" w:sz="6" w:space="0" w:color="auto"/>
              <w:bottom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6" w:space="0" w:color="auto"/>
              <w:right w:val="single" w:sz="6" w:space="0" w:color="auto"/>
            </w:tcBorders>
          </w:tcPr>
          <w:p w:rsidR="00876C99" w:rsidRDefault="00876C99">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876C99" w:rsidRDefault="00876C99">
            <w:pPr>
              <w:pStyle w:val="TableCell"/>
              <w:rPr>
                <w:rFonts w:ascii="Courier New" w:hAnsi="Courier New" w:cs="Courier New"/>
                <w:sz w:val="18"/>
                <w:szCs w:val="18"/>
              </w:rPr>
            </w:pPr>
            <w:r>
              <w:rPr>
                <w:rFonts w:ascii="Courier New" w:hAnsi="Courier New" w:cs="Courier New"/>
                <w:sz w:val="18"/>
                <w:szCs w:val="18"/>
              </w:rPr>
              <w:t>IviDigitizerTriggerGlitch</w:t>
            </w:r>
          </w:p>
        </w:tc>
      </w:tr>
      <w:tr w:rsidR="00004825" w:rsidTr="00AB75EF">
        <w:trPr>
          <w:cantSplit/>
          <w:trHeight w:val="642"/>
        </w:trPr>
        <w:tc>
          <w:tcPr>
            <w:tcW w:w="1816" w:type="dxa"/>
            <w:vMerge w:val="restart"/>
            <w:tcBorders>
              <w:top w:val="single" w:sz="6" w:space="0" w:color="auto"/>
              <w:left w:val="single" w:sz="6" w:space="0" w:color="auto"/>
              <w:right w:val="single" w:sz="6" w:space="0" w:color="auto"/>
            </w:tcBorders>
          </w:tcPr>
          <w:p w:rsidR="00004825" w:rsidRDefault="00004825">
            <w:pPr>
              <w:pStyle w:val="TableCell"/>
            </w:pPr>
            <w:r>
              <w:t>Trigger</w:t>
            </w:r>
            <w:r w:rsidR="00656342">
              <w:t xml:space="preserve"> </w:t>
            </w:r>
            <w:r>
              <w:t>TV</w:t>
            </w:r>
          </w:p>
        </w:tc>
        <w:tc>
          <w:tcPr>
            <w:tcW w:w="682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Configures the digitizer for triggering on TV signals. Use the IviDigitizerTVTrigger extension properties and methods to configure the trigger.</w:t>
            </w:r>
          </w:p>
        </w:tc>
      </w:tr>
      <w:tr w:rsidR="00876C99" w:rsidTr="00D13EAA">
        <w:trPr>
          <w:cantSplit/>
          <w:trHeight w:val="338"/>
        </w:trPr>
        <w:tc>
          <w:tcPr>
            <w:tcW w:w="1816" w:type="dxa"/>
            <w:vMerge/>
            <w:tcBorders>
              <w:left w:val="single" w:sz="6" w:space="0" w:color="auto"/>
              <w:right w:val="single" w:sz="6" w:space="0" w:color="auto"/>
            </w:tcBorders>
          </w:tcPr>
          <w:p w:rsidR="00876C99" w:rsidRDefault="00876C99">
            <w:pPr>
              <w:pStyle w:val="TableCell"/>
            </w:pPr>
          </w:p>
        </w:tc>
        <w:tc>
          <w:tcPr>
            <w:tcW w:w="540" w:type="dxa"/>
            <w:vMerge w:val="restart"/>
            <w:tcBorders>
              <w:top w:val="single" w:sz="4" w:space="0" w:color="auto"/>
              <w:left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rsidR="00876C99" w:rsidRDefault="00876C99">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876C99" w:rsidRDefault="00566C60">
            <w:pPr>
              <w:pStyle w:val="TableCellCourierNew"/>
            </w:pPr>
            <w:r>
              <w:t>Trigger</w:t>
            </w:r>
            <w:r w:rsidR="005A0FAF">
              <w:t>Type</w:t>
            </w:r>
            <w:r>
              <w:t>.</w:t>
            </w:r>
            <w:r w:rsidR="00876C99">
              <w:t>TV</w:t>
            </w:r>
          </w:p>
        </w:tc>
      </w:tr>
      <w:tr w:rsidR="00876C99" w:rsidTr="004913A3">
        <w:trPr>
          <w:cantSplit/>
          <w:trHeight w:val="338"/>
        </w:trPr>
        <w:tc>
          <w:tcPr>
            <w:tcW w:w="1816" w:type="dxa"/>
            <w:vMerge/>
            <w:tcBorders>
              <w:left w:val="single" w:sz="6" w:space="0" w:color="auto"/>
              <w:right w:val="single" w:sz="6" w:space="0" w:color="auto"/>
            </w:tcBorders>
          </w:tcPr>
          <w:p w:rsidR="00876C99" w:rsidRDefault="00876C99">
            <w:pPr>
              <w:pStyle w:val="TableCell"/>
            </w:pPr>
          </w:p>
        </w:tc>
        <w:tc>
          <w:tcPr>
            <w:tcW w:w="540" w:type="dxa"/>
            <w:vMerge/>
            <w:tcBorders>
              <w:left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rsidR="00876C99" w:rsidRDefault="00876C99">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876C99" w:rsidRDefault="00876C99">
            <w:pPr>
              <w:pStyle w:val="TableCellCourierNew"/>
            </w:pPr>
            <w:r>
              <w:t>IVIDIGITIZER_VAL_TV_TRIGGER</w:t>
            </w:r>
          </w:p>
        </w:tc>
      </w:tr>
      <w:tr w:rsidR="00876C99" w:rsidTr="00D13EAA">
        <w:trPr>
          <w:cantSplit/>
          <w:trHeight w:val="337"/>
        </w:trPr>
        <w:tc>
          <w:tcPr>
            <w:tcW w:w="1816" w:type="dxa"/>
            <w:vMerge/>
            <w:tcBorders>
              <w:left w:val="single" w:sz="6" w:space="0" w:color="auto"/>
              <w:bottom w:val="single" w:sz="6" w:space="0" w:color="auto"/>
              <w:right w:val="single" w:sz="6" w:space="0" w:color="auto"/>
            </w:tcBorders>
          </w:tcPr>
          <w:p w:rsidR="00876C99" w:rsidRDefault="00876C99">
            <w:pPr>
              <w:pStyle w:val="TableCell"/>
            </w:pPr>
          </w:p>
        </w:tc>
        <w:tc>
          <w:tcPr>
            <w:tcW w:w="540" w:type="dxa"/>
            <w:vMerge/>
            <w:tcBorders>
              <w:left w:val="single" w:sz="6" w:space="0" w:color="auto"/>
              <w:bottom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6" w:space="0" w:color="auto"/>
              <w:right w:val="single" w:sz="6" w:space="0" w:color="auto"/>
            </w:tcBorders>
          </w:tcPr>
          <w:p w:rsidR="00876C99" w:rsidRDefault="00876C99">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876C99" w:rsidRDefault="00876C99">
            <w:pPr>
              <w:pStyle w:val="TableCell"/>
              <w:rPr>
                <w:rFonts w:ascii="Courier New" w:hAnsi="Courier New" w:cs="Courier New"/>
                <w:sz w:val="18"/>
                <w:szCs w:val="18"/>
              </w:rPr>
            </w:pPr>
            <w:r>
              <w:rPr>
                <w:rFonts w:ascii="Courier New" w:hAnsi="Courier New" w:cs="Courier New"/>
                <w:sz w:val="18"/>
                <w:szCs w:val="18"/>
              </w:rPr>
              <w:t>IviDigitizerTriggerTV</w:t>
            </w:r>
          </w:p>
        </w:tc>
      </w:tr>
      <w:tr w:rsidR="00004825" w:rsidTr="00AB75EF">
        <w:trPr>
          <w:cantSplit/>
          <w:trHeight w:val="615"/>
        </w:trPr>
        <w:tc>
          <w:tcPr>
            <w:tcW w:w="1816" w:type="dxa"/>
            <w:vMerge w:val="restart"/>
            <w:tcBorders>
              <w:top w:val="single" w:sz="6" w:space="0" w:color="auto"/>
              <w:left w:val="single" w:sz="6" w:space="0" w:color="auto"/>
              <w:right w:val="single" w:sz="6" w:space="0" w:color="auto"/>
            </w:tcBorders>
          </w:tcPr>
          <w:p w:rsidR="00004825" w:rsidRDefault="00004825">
            <w:pPr>
              <w:pStyle w:val="TableCell"/>
            </w:pPr>
            <w:r>
              <w:t>Trigger Window</w:t>
            </w:r>
          </w:p>
        </w:tc>
        <w:tc>
          <w:tcPr>
            <w:tcW w:w="682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Configures the digitizer for window triggering. Use the IviDigitizerWindowTrigger extension properties and methods to configure the trigger.</w:t>
            </w:r>
          </w:p>
        </w:tc>
      </w:tr>
      <w:tr w:rsidR="00DB1B63" w:rsidTr="00D13EAA">
        <w:trPr>
          <w:cantSplit/>
          <w:trHeight w:val="338"/>
        </w:trPr>
        <w:tc>
          <w:tcPr>
            <w:tcW w:w="1816" w:type="dxa"/>
            <w:vMerge/>
            <w:tcBorders>
              <w:left w:val="single" w:sz="6" w:space="0" w:color="auto"/>
              <w:right w:val="single" w:sz="6" w:space="0" w:color="auto"/>
            </w:tcBorders>
          </w:tcPr>
          <w:p w:rsidR="00DB1B63" w:rsidRDefault="00DB1B63">
            <w:pPr>
              <w:pStyle w:val="TableCell"/>
            </w:pPr>
          </w:p>
        </w:tc>
        <w:tc>
          <w:tcPr>
            <w:tcW w:w="540" w:type="dxa"/>
            <w:vMerge w:val="restart"/>
            <w:tcBorders>
              <w:top w:val="single" w:sz="4" w:space="0" w:color="auto"/>
              <w:left w:val="single" w:sz="6" w:space="0" w:color="auto"/>
              <w:right w:val="single" w:sz="6" w:space="0" w:color="auto"/>
            </w:tcBorders>
          </w:tcPr>
          <w:p w:rsidR="00DB1B63" w:rsidRDefault="00DB1B63">
            <w:pPr>
              <w:pStyle w:val="TableCell"/>
            </w:pPr>
          </w:p>
        </w:tc>
        <w:tc>
          <w:tcPr>
            <w:tcW w:w="1170" w:type="dxa"/>
            <w:tcBorders>
              <w:top w:val="single" w:sz="4" w:space="0" w:color="auto"/>
              <w:left w:val="single" w:sz="6" w:space="0" w:color="auto"/>
              <w:bottom w:val="single" w:sz="4" w:space="0" w:color="auto"/>
              <w:right w:val="single" w:sz="6" w:space="0" w:color="auto"/>
            </w:tcBorders>
          </w:tcPr>
          <w:p w:rsidR="00DB1B63" w:rsidRDefault="00DB1B63">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DB1B63" w:rsidRDefault="00566C60">
            <w:pPr>
              <w:pStyle w:val="TableCellCourierNew"/>
            </w:pPr>
            <w:r>
              <w:t>Trigger</w:t>
            </w:r>
            <w:r w:rsidR="005A0FAF">
              <w:t>Type</w:t>
            </w:r>
            <w:r>
              <w:t>.</w:t>
            </w:r>
            <w:r w:rsidR="00DB1B63">
              <w:t>Window</w:t>
            </w:r>
          </w:p>
        </w:tc>
      </w:tr>
      <w:tr w:rsidR="00DB1B63" w:rsidTr="004913A3">
        <w:trPr>
          <w:cantSplit/>
          <w:trHeight w:val="338"/>
        </w:trPr>
        <w:tc>
          <w:tcPr>
            <w:tcW w:w="1816" w:type="dxa"/>
            <w:vMerge/>
            <w:tcBorders>
              <w:left w:val="single" w:sz="6" w:space="0" w:color="auto"/>
              <w:right w:val="single" w:sz="6" w:space="0" w:color="auto"/>
            </w:tcBorders>
          </w:tcPr>
          <w:p w:rsidR="00DB1B63" w:rsidRDefault="00DB1B63">
            <w:pPr>
              <w:pStyle w:val="TableCell"/>
            </w:pPr>
          </w:p>
        </w:tc>
        <w:tc>
          <w:tcPr>
            <w:tcW w:w="540" w:type="dxa"/>
            <w:vMerge/>
            <w:tcBorders>
              <w:left w:val="single" w:sz="6" w:space="0" w:color="auto"/>
              <w:right w:val="single" w:sz="6" w:space="0" w:color="auto"/>
            </w:tcBorders>
          </w:tcPr>
          <w:p w:rsidR="00DB1B63" w:rsidRDefault="00DB1B63">
            <w:pPr>
              <w:pStyle w:val="TableCell"/>
            </w:pPr>
          </w:p>
        </w:tc>
        <w:tc>
          <w:tcPr>
            <w:tcW w:w="1170" w:type="dxa"/>
            <w:tcBorders>
              <w:top w:val="single" w:sz="4" w:space="0" w:color="auto"/>
              <w:left w:val="single" w:sz="6" w:space="0" w:color="auto"/>
              <w:bottom w:val="single" w:sz="4" w:space="0" w:color="auto"/>
              <w:right w:val="single" w:sz="6" w:space="0" w:color="auto"/>
            </w:tcBorders>
          </w:tcPr>
          <w:p w:rsidR="00DB1B63" w:rsidRDefault="00DB1B63">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DB1B63" w:rsidRDefault="00DB1B63">
            <w:pPr>
              <w:pStyle w:val="TableCellCourierNew"/>
            </w:pPr>
            <w:r>
              <w:t>IVIDIGITIZER_VAL_WINDOW_TRIGGER</w:t>
            </w:r>
          </w:p>
        </w:tc>
      </w:tr>
      <w:tr w:rsidR="00DB1B63" w:rsidTr="00D13EAA">
        <w:trPr>
          <w:cantSplit/>
          <w:trHeight w:val="337"/>
        </w:trPr>
        <w:tc>
          <w:tcPr>
            <w:tcW w:w="1816" w:type="dxa"/>
            <w:vMerge/>
            <w:tcBorders>
              <w:left w:val="single" w:sz="6" w:space="0" w:color="auto"/>
              <w:bottom w:val="single" w:sz="6" w:space="0" w:color="auto"/>
              <w:right w:val="single" w:sz="6" w:space="0" w:color="auto"/>
            </w:tcBorders>
          </w:tcPr>
          <w:p w:rsidR="00DB1B63" w:rsidRDefault="00DB1B63">
            <w:pPr>
              <w:pStyle w:val="TableCell"/>
            </w:pPr>
          </w:p>
        </w:tc>
        <w:tc>
          <w:tcPr>
            <w:tcW w:w="540" w:type="dxa"/>
            <w:vMerge/>
            <w:tcBorders>
              <w:left w:val="single" w:sz="6" w:space="0" w:color="auto"/>
              <w:bottom w:val="single" w:sz="6" w:space="0" w:color="auto"/>
              <w:right w:val="single" w:sz="6" w:space="0" w:color="auto"/>
            </w:tcBorders>
          </w:tcPr>
          <w:p w:rsidR="00DB1B63" w:rsidRDefault="00DB1B63">
            <w:pPr>
              <w:pStyle w:val="TableCell"/>
            </w:pPr>
          </w:p>
        </w:tc>
        <w:tc>
          <w:tcPr>
            <w:tcW w:w="1170" w:type="dxa"/>
            <w:tcBorders>
              <w:top w:val="single" w:sz="4" w:space="0" w:color="auto"/>
              <w:left w:val="single" w:sz="6" w:space="0" w:color="auto"/>
              <w:bottom w:val="single" w:sz="6" w:space="0" w:color="auto"/>
              <w:right w:val="single" w:sz="6" w:space="0" w:color="auto"/>
            </w:tcBorders>
          </w:tcPr>
          <w:p w:rsidR="00DB1B63" w:rsidRDefault="00DB1B63">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DB1B63" w:rsidRDefault="00DB1B63">
            <w:pPr>
              <w:pStyle w:val="TableCell"/>
              <w:rPr>
                <w:rFonts w:ascii="Courier New" w:hAnsi="Courier New" w:cs="Courier New"/>
                <w:sz w:val="18"/>
                <w:szCs w:val="18"/>
              </w:rPr>
            </w:pPr>
            <w:r>
              <w:rPr>
                <w:rFonts w:ascii="Courier New" w:hAnsi="Courier New" w:cs="Courier New"/>
                <w:sz w:val="18"/>
                <w:szCs w:val="18"/>
              </w:rPr>
              <w:t>IviDigitizerTriggerWindow</w:t>
            </w:r>
          </w:p>
        </w:tc>
      </w:tr>
    </w:tbl>
    <w:p w:rsidR="00876C99" w:rsidRPr="00F7116C" w:rsidRDefault="00876C99" w:rsidP="00876C99">
      <w:pPr>
        <w:pStyle w:val="AttrFuncSubheading"/>
        <w:rPr>
          <w:color w:val="auto"/>
        </w:rPr>
      </w:pPr>
      <w:r w:rsidRPr="00F7116C">
        <w:rPr>
          <w:color w:val="auto"/>
        </w:rPr>
        <w:t>.NET Exceptions</w:t>
      </w:r>
    </w:p>
    <w:p w:rsidR="00876C99" w:rsidRDefault="00876C99" w:rsidP="00876C9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242" w:name="_Toc304583622"/>
      <w:bookmarkStart w:id="243" w:name="_Toc306374473"/>
      <w:r>
        <w:t>Vertical Coupling</w:t>
      </w:r>
      <w:bookmarkEnd w:id="242"/>
      <w:bookmarkEnd w:id="243"/>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Channel</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340CF4">
            <w:pPr>
              <w:pStyle w:val="TableCell"/>
            </w:pPr>
            <w:r>
              <w:t>Configure Channel</w:t>
            </w:r>
          </w:p>
        </w:tc>
      </w:tr>
    </w:tbl>
    <w:p w:rsidR="00DB1B63" w:rsidRDefault="00DB1B63" w:rsidP="00DB1B63">
      <w:pPr>
        <w:pStyle w:val="FunctionHead"/>
      </w:pPr>
      <w:r>
        <w:t>.NET Property Name</w:t>
      </w:r>
    </w:p>
    <w:p w:rsidR="00DB1B63" w:rsidRDefault="00DB1B63" w:rsidP="00DB1B63">
      <w:pPr>
        <w:pStyle w:val="Body1"/>
        <w:rPr>
          <w:rStyle w:val="monospace"/>
        </w:rPr>
      </w:pPr>
      <w:r>
        <w:rPr>
          <w:rStyle w:val="monospace"/>
        </w:rPr>
        <w:t>Channels[].Coupling</w:t>
      </w:r>
    </w:p>
    <w:p w:rsidR="00DB1B63" w:rsidRDefault="00DB1B63" w:rsidP="00DB1B63">
      <w:pPr>
        <w:pStyle w:val="FunctionHead"/>
      </w:pPr>
      <w:r>
        <w:t>.NET Enumeration Name</w:t>
      </w:r>
    </w:p>
    <w:p w:rsidR="00DB1B63" w:rsidRDefault="00DB1B63" w:rsidP="00DB1B63">
      <w:pPr>
        <w:pStyle w:val="Code1"/>
      </w:pPr>
      <w:r>
        <w:t>VerticalCoupling</w:t>
      </w:r>
    </w:p>
    <w:p w:rsidR="00004825" w:rsidRDefault="00004825">
      <w:pPr>
        <w:pStyle w:val="FunctionHead"/>
      </w:pPr>
      <w:r>
        <w:t>COM Property Name</w:t>
      </w:r>
    </w:p>
    <w:p w:rsidR="00004825" w:rsidRDefault="00004825">
      <w:pPr>
        <w:pStyle w:val="Body1"/>
        <w:rPr>
          <w:rStyle w:val="monospace"/>
        </w:rPr>
      </w:pPr>
      <w:r>
        <w:rPr>
          <w:rStyle w:val="monospace"/>
        </w:rPr>
        <w:t>Channels.Item().Coupling</w:t>
      </w:r>
    </w:p>
    <w:p w:rsidR="00004825" w:rsidRDefault="00004825">
      <w:pPr>
        <w:pStyle w:val="FunctionHead"/>
      </w:pPr>
      <w:r>
        <w:t>COM Enumeration Name</w:t>
      </w:r>
    </w:p>
    <w:p w:rsidR="00004825" w:rsidRDefault="00004825">
      <w:pPr>
        <w:pStyle w:val="Code1"/>
      </w:pPr>
      <w:r>
        <w:t>IviDigitizerVerticalCouplingEnum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IVIDIGITIZER_ATTR_VERTICAL_COUPLING</w:t>
      </w:r>
    </w:p>
    <w:p w:rsidR="00004825" w:rsidRDefault="00004825">
      <w:pPr>
        <w:pStyle w:val="FunctionHead"/>
      </w:pPr>
      <w:r>
        <w:t>Description</w:t>
      </w:r>
    </w:p>
    <w:p w:rsidR="00004825" w:rsidRDefault="00004825">
      <w:pPr>
        <w:pStyle w:val="Body1"/>
      </w:pPr>
      <w:r>
        <w:t>Specifies how the digitizer couples the input signal for the channel.</w:t>
      </w:r>
    </w:p>
    <w:p w:rsidR="00004825" w:rsidRDefault="00004825">
      <w:pPr>
        <w:pStyle w:val="FunctionHead"/>
      </w:pPr>
      <w:r>
        <w:t>Defined Values</w:t>
      </w:r>
    </w:p>
    <w:tbl>
      <w:tblPr>
        <w:tblW w:w="0" w:type="auto"/>
        <w:tblInd w:w="722" w:type="dxa"/>
        <w:tblLayout w:type="fixed"/>
        <w:tblLook w:val="0000"/>
      </w:tblPr>
      <w:tblGrid>
        <w:gridCol w:w="2176"/>
        <w:gridCol w:w="630"/>
        <w:gridCol w:w="1260"/>
        <w:gridCol w:w="4574"/>
      </w:tblGrid>
      <w:tr w:rsidR="00004825" w:rsidTr="00D23A72">
        <w:trPr>
          <w:cantSplit/>
          <w:trHeight w:val="158"/>
        </w:trPr>
        <w:tc>
          <w:tcPr>
            <w:tcW w:w="217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646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D23A72">
        <w:trPr>
          <w:cantSplit/>
          <w:trHeight w:val="157"/>
        </w:trPr>
        <w:tc>
          <w:tcPr>
            <w:tcW w:w="217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26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457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D23A72">
        <w:trPr>
          <w:cantSplit/>
          <w:trHeight w:val="423"/>
        </w:trPr>
        <w:tc>
          <w:tcPr>
            <w:tcW w:w="2176" w:type="dxa"/>
            <w:vMerge w:val="restart"/>
            <w:tcBorders>
              <w:top w:val="single" w:sz="6" w:space="0" w:color="auto"/>
              <w:left w:val="single" w:sz="6" w:space="0" w:color="auto"/>
              <w:right w:val="single" w:sz="6" w:space="0" w:color="auto"/>
            </w:tcBorders>
          </w:tcPr>
          <w:p w:rsidR="00004825" w:rsidRDefault="00004825">
            <w:pPr>
              <w:pStyle w:val="TableCell"/>
            </w:pPr>
            <w:r>
              <w:t>AC</w:t>
            </w:r>
          </w:p>
        </w:tc>
        <w:tc>
          <w:tcPr>
            <w:tcW w:w="646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The digitizer AC couples the input signal.</w:t>
            </w:r>
          </w:p>
        </w:tc>
      </w:tr>
      <w:tr w:rsidR="00DB1B63" w:rsidTr="00D23A72">
        <w:trPr>
          <w:cantSplit/>
          <w:trHeight w:val="338"/>
        </w:trPr>
        <w:tc>
          <w:tcPr>
            <w:tcW w:w="2176" w:type="dxa"/>
            <w:vMerge/>
            <w:tcBorders>
              <w:left w:val="single" w:sz="6" w:space="0" w:color="auto"/>
              <w:right w:val="single" w:sz="6" w:space="0" w:color="auto"/>
            </w:tcBorders>
          </w:tcPr>
          <w:p w:rsidR="00DB1B63" w:rsidRDefault="00DB1B63">
            <w:pPr>
              <w:pStyle w:val="TableCell"/>
            </w:pPr>
          </w:p>
        </w:tc>
        <w:tc>
          <w:tcPr>
            <w:tcW w:w="630" w:type="dxa"/>
            <w:vMerge w:val="restart"/>
            <w:tcBorders>
              <w:top w:val="single" w:sz="4" w:space="0" w:color="auto"/>
              <w:left w:val="single" w:sz="6" w:space="0" w:color="auto"/>
              <w:right w:val="single" w:sz="6" w:space="0" w:color="auto"/>
            </w:tcBorders>
          </w:tcPr>
          <w:p w:rsidR="00DB1B63" w:rsidRDefault="00DB1B63">
            <w:pPr>
              <w:pStyle w:val="TableCell"/>
            </w:pPr>
          </w:p>
        </w:tc>
        <w:tc>
          <w:tcPr>
            <w:tcW w:w="1260" w:type="dxa"/>
            <w:tcBorders>
              <w:top w:val="single" w:sz="4" w:space="0" w:color="auto"/>
              <w:left w:val="single" w:sz="6" w:space="0" w:color="auto"/>
              <w:bottom w:val="single" w:sz="4" w:space="0" w:color="auto"/>
              <w:right w:val="single" w:sz="6" w:space="0" w:color="auto"/>
            </w:tcBorders>
          </w:tcPr>
          <w:p w:rsidR="00DB1B63" w:rsidRDefault="00DB1B63">
            <w:pPr>
              <w:pStyle w:val="TableCell"/>
            </w:pPr>
            <w:r>
              <w:t>.NET</w:t>
            </w:r>
          </w:p>
        </w:tc>
        <w:tc>
          <w:tcPr>
            <w:tcW w:w="4574" w:type="dxa"/>
            <w:tcBorders>
              <w:top w:val="single" w:sz="4" w:space="0" w:color="auto"/>
              <w:left w:val="single" w:sz="6" w:space="0" w:color="auto"/>
              <w:bottom w:val="single" w:sz="4" w:space="0" w:color="auto"/>
              <w:right w:val="single" w:sz="6" w:space="0" w:color="auto"/>
            </w:tcBorders>
          </w:tcPr>
          <w:p w:rsidR="00DB1B63" w:rsidRDefault="00566C60" w:rsidP="002679FE">
            <w:pPr>
              <w:pStyle w:val="TableCellCourierNew"/>
            </w:pPr>
            <w:r>
              <w:t>VerticalCoupling.</w:t>
            </w:r>
            <w:r w:rsidR="00DB1B63">
              <w:t>AC</w:t>
            </w:r>
          </w:p>
        </w:tc>
      </w:tr>
      <w:tr w:rsidR="00DB1B63" w:rsidTr="004913A3">
        <w:trPr>
          <w:cantSplit/>
          <w:trHeight w:val="338"/>
        </w:trPr>
        <w:tc>
          <w:tcPr>
            <w:tcW w:w="2176" w:type="dxa"/>
            <w:vMerge/>
            <w:tcBorders>
              <w:left w:val="single" w:sz="6" w:space="0" w:color="auto"/>
              <w:right w:val="single" w:sz="6" w:space="0" w:color="auto"/>
            </w:tcBorders>
          </w:tcPr>
          <w:p w:rsidR="00DB1B63" w:rsidRDefault="00DB1B63">
            <w:pPr>
              <w:pStyle w:val="TableCell"/>
            </w:pPr>
          </w:p>
        </w:tc>
        <w:tc>
          <w:tcPr>
            <w:tcW w:w="630" w:type="dxa"/>
            <w:vMerge/>
            <w:tcBorders>
              <w:left w:val="single" w:sz="6" w:space="0" w:color="auto"/>
              <w:right w:val="single" w:sz="6" w:space="0" w:color="auto"/>
            </w:tcBorders>
          </w:tcPr>
          <w:p w:rsidR="00DB1B63" w:rsidRDefault="00DB1B63">
            <w:pPr>
              <w:pStyle w:val="TableCell"/>
            </w:pPr>
          </w:p>
        </w:tc>
        <w:tc>
          <w:tcPr>
            <w:tcW w:w="1260" w:type="dxa"/>
            <w:tcBorders>
              <w:top w:val="single" w:sz="4" w:space="0" w:color="auto"/>
              <w:left w:val="single" w:sz="6" w:space="0" w:color="auto"/>
              <w:bottom w:val="single" w:sz="4" w:space="0" w:color="auto"/>
              <w:right w:val="single" w:sz="6" w:space="0" w:color="auto"/>
            </w:tcBorders>
          </w:tcPr>
          <w:p w:rsidR="00DB1B63" w:rsidRDefault="00DB1B63">
            <w:pPr>
              <w:pStyle w:val="TableCell"/>
            </w:pPr>
            <w:r>
              <w:t>C</w:t>
            </w:r>
          </w:p>
        </w:tc>
        <w:tc>
          <w:tcPr>
            <w:tcW w:w="4574" w:type="dxa"/>
            <w:tcBorders>
              <w:top w:val="single" w:sz="4" w:space="0" w:color="auto"/>
              <w:left w:val="single" w:sz="6" w:space="0" w:color="auto"/>
              <w:bottom w:val="single" w:sz="4" w:space="0" w:color="auto"/>
              <w:right w:val="single" w:sz="6" w:space="0" w:color="auto"/>
            </w:tcBorders>
          </w:tcPr>
          <w:p w:rsidR="00DB1B63" w:rsidRDefault="00DB1B63" w:rsidP="002679FE">
            <w:pPr>
              <w:pStyle w:val="TableCellCourierNew"/>
            </w:pPr>
            <w:r>
              <w:t>IVIDIGITIZER_VAL_VERTICAL_COUPLING_AC</w:t>
            </w:r>
          </w:p>
        </w:tc>
      </w:tr>
      <w:tr w:rsidR="00DB1B63" w:rsidTr="00D23A72">
        <w:trPr>
          <w:cantSplit/>
          <w:trHeight w:val="337"/>
        </w:trPr>
        <w:tc>
          <w:tcPr>
            <w:tcW w:w="2176" w:type="dxa"/>
            <w:vMerge/>
            <w:tcBorders>
              <w:left w:val="single" w:sz="6" w:space="0" w:color="auto"/>
              <w:bottom w:val="single" w:sz="6" w:space="0" w:color="auto"/>
              <w:right w:val="single" w:sz="6" w:space="0" w:color="auto"/>
            </w:tcBorders>
          </w:tcPr>
          <w:p w:rsidR="00DB1B63" w:rsidRDefault="00DB1B63">
            <w:pPr>
              <w:pStyle w:val="TableCell"/>
            </w:pPr>
          </w:p>
        </w:tc>
        <w:tc>
          <w:tcPr>
            <w:tcW w:w="630" w:type="dxa"/>
            <w:vMerge/>
            <w:tcBorders>
              <w:left w:val="single" w:sz="6" w:space="0" w:color="auto"/>
              <w:bottom w:val="single" w:sz="6" w:space="0" w:color="auto"/>
              <w:right w:val="single" w:sz="6" w:space="0" w:color="auto"/>
            </w:tcBorders>
          </w:tcPr>
          <w:p w:rsidR="00DB1B63" w:rsidRDefault="00DB1B63">
            <w:pPr>
              <w:pStyle w:val="TableCell"/>
            </w:pPr>
          </w:p>
        </w:tc>
        <w:tc>
          <w:tcPr>
            <w:tcW w:w="1260" w:type="dxa"/>
            <w:tcBorders>
              <w:top w:val="single" w:sz="4" w:space="0" w:color="auto"/>
              <w:left w:val="single" w:sz="6" w:space="0" w:color="auto"/>
              <w:bottom w:val="single" w:sz="6" w:space="0" w:color="auto"/>
              <w:right w:val="single" w:sz="6" w:space="0" w:color="auto"/>
            </w:tcBorders>
          </w:tcPr>
          <w:p w:rsidR="00DB1B63" w:rsidRDefault="00DB1B63">
            <w:pPr>
              <w:pStyle w:val="TableCell"/>
            </w:pPr>
            <w:r>
              <w:t>COM</w:t>
            </w:r>
          </w:p>
        </w:tc>
        <w:tc>
          <w:tcPr>
            <w:tcW w:w="4574" w:type="dxa"/>
            <w:tcBorders>
              <w:top w:val="single" w:sz="4" w:space="0" w:color="auto"/>
              <w:left w:val="single" w:sz="6" w:space="0" w:color="auto"/>
              <w:bottom w:val="single" w:sz="6" w:space="0" w:color="auto"/>
              <w:right w:val="single" w:sz="6" w:space="0" w:color="auto"/>
            </w:tcBorders>
          </w:tcPr>
          <w:p w:rsidR="00DB1B63" w:rsidRDefault="00DB1B63">
            <w:pPr>
              <w:pStyle w:val="TableCell"/>
              <w:rPr>
                <w:rFonts w:ascii="Courier New" w:hAnsi="Courier New" w:cs="Courier New"/>
                <w:sz w:val="18"/>
                <w:szCs w:val="18"/>
              </w:rPr>
            </w:pPr>
            <w:r>
              <w:rPr>
                <w:rFonts w:ascii="Courier New" w:hAnsi="Courier New" w:cs="Courier New"/>
                <w:sz w:val="18"/>
                <w:szCs w:val="18"/>
              </w:rPr>
              <w:t>IviDigitizerVerticalCouplingAC</w:t>
            </w:r>
          </w:p>
        </w:tc>
      </w:tr>
      <w:tr w:rsidR="00004825" w:rsidTr="00D23A72">
        <w:trPr>
          <w:cantSplit/>
          <w:trHeight w:val="453"/>
        </w:trPr>
        <w:tc>
          <w:tcPr>
            <w:tcW w:w="2176" w:type="dxa"/>
            <w:vMerge w:val="restart"/>
            <w:tcBorders>
              <w:top w:val="single" w:sz="6" w:space="0" w:color="auto"/>
              <w:left w:val="single" w:sz="6" w:space="0" w:color="auto"/>
              <w:right w:val="single" w:sz="6" w:space="0" w:color="auto"/>
            </w:tcBorders>
          </w:tcPr>
          <w:p w:rsidR="00004825" w:rsidRDefault="00004825">
            <w:pPr>
              <w:pStyle w:val="TableCell"/>
            </w:pPr>
            <w:r>
              <w:t>DC</w:t>
            </w:r>
          </w:p>
        </w:tc>
        <w:tc>
          <w:tcPr>
            <w:tcW w:w="646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The digitizer DC couples the input signal.</w:t>
            </w:r>
          </w:p>
        </w:tc>
      </w:tr>
      <w:tr w:rsidR="00DB1B63" w:rsidTr="00D23A72">
        <w:trPr>
          <w:cantSplit/>
          <w:trHeight w:val="338"/>
        </w:trPr>
        <w:tc>
          <w:tcPr>
            <w:tcW w:w="2176" w:type="dxa"/>
            <w:vMerge/>
            <w:tcBorders>
              <w:left w:val="single" w:sz="6" w:space="0" w:color="auto"/>
              <w:right w:val="single" w:sz="6" w:space="0" w:color="auto"/>
            </w:tcBorders>
          </w:tcPr>
          <w:p w:rsidR="00DB1B63" w:rsidRDefault="00DB1B63">
            <w:pPr>
              <w:pStyle w:val="TableCell"/>
            </w:pPr>
          </w:p>
        </w:tc>
        <w:tc>
          <w:tcPr>
            <w:tcW w:w="630" w:type="dxa"/>
            <w:vMerge w:val="restart"/>
            <w:tcBorders>
              <w:top w:val="single" w:sz="4" w:space="0" w:color="auto"/>
              <w:left w:val="single" w:sz="6" w:space="0" w:color="auto"/>
              <w:right w:val="single" w:sz="6" w:space="0" w:color="auto"/>
            </w:tcBorders>
          </w:tcPr>
          <w:p w:rsidR="00DB1B63" w:rsidRDefault="00DB1B63">
            <w:pPr>
              <w:pStyle w:val="TableCell"/>
            </w:pPr>
          </w:p>
        </w:tc>
        <w:tc>
          <w:tcPr>
            <w:tcW w:w="1260" w:type="dxa"/>
            <w:tcBorders>
              <w:top w:val="single" w:sz="4" w:space="0" w:color="auto"/>
              <w:left w:val="single" w:sz="6" w:space="0" w:color="auto"/>
              <w:bottom w:val="single" w:sz="4" w:space="0" w:color="auto"/>
              <w:right w:val="single" w:sz="6" w:space="0" w:color="auto"/>
            </w:tcBorders>
          </w:tcPr>
          <w:p w:rsidR="00DB1B63" w:rsidRDefault="00DB1B63">
            <w:pPr>
              <w:pStyle w:val="TableCell"/>
            </w:pPr>
            <w:r>
              <w:t>.NET</w:t>
            </w:r>
          </w:p>
        </w:tc>
        <w:tc>
          <w:tcPr>
            <w:tcW w:w="4574" w:type="dxa"/>
            <w:tcBorders>
              <w:top w:val="single" w:sz="4" w:space="0" w:color="auto"/>
              <w:left w:val="single" w:sz="6" w:space="0" w:color="auto"/>
              <w:bottom w:val="single" w:sz="4" w:space="0" w:color="auto"/>
              <w:right w:val="single" w:sz="6" w:space="0" w:color="auto"/>
            </w:tcBorders>
          </w:tcPr>
          <w:p w:rsidR="00DB1B63" w:rsidRDefault="00566C60" w:rsidP="002679FE">
            <w:pPr>
              <w:pStyle w:val="TableCellCourierNew"/>
            </w:pPr>
            <w:r>
              <w:t>VerticalCoupling.</w:t>
            </w:r>
            <w:r w:rsidR="00DB1B63">
              <w:t>DC</w:t>
            </w:r>
          </w:p>
        </w:tc>
      </w:tr>
      <w:tr w:rsidR="00DB1B63" w:rsidTr="004913A3">
        <w:trPr>
          <w:cantSplit/>
          <w:trHeight w:val="338"/>
        </w:trPr>
        <w:tc>
          <w:tcPr>
            <w:tcW w:w="2176" w:type="dxa"/>
            <w:vMerge/>
            <w:tcBorders>
              <w:left w:val="single" w:sz="6" w:space="0" w:color="auto"/>
              <w:right w:val="single" w:sz="6" w:space="0" w:color="auto"/>
            </w:tcBorders>
          </w:tcPr>
          <w:p w:rsidR="00DB1B63" w:rsidRDefault="00DB1B63">
            <w:pPr>
              <w:pStyle w:val="TableCell"/>
            </w:pPr>
          </w:p>
        </w:tc>
        <w:tc>
          <w:tcPr>
            <w:tcW w:w="630" w:type="dxa"/>
            <w:vMerge/>
            <w:tcBorders>
              <w:left w:val="single" w:sz="6" w:space="0" w:color="auto"/>
              <w:right w:val="single" w:sz="6" w:space="0" w:color="auto"/>
            </w:tcBorders>
          </w:tcPr>
          <w:p w:rsidR="00DB1B63" w:rsidRDefault="00DB1B63">
            <w:pPr>
              <w:pStyle w:val="TableCell"/>
            </w:pPr>
          </w:p>
        </w:tc>
        <w:tc>
          <w:tcPr>
            <w:tcW w:w="1260" w:type="dxa"/>
            <w:tcBorders>
              <w:top w:val="single" w:sz="4" w:space="0" w:color="auto"/>
              <w:left w:val="single" w:sz="6" w:space="0" w:color="auto"/>
              <w:bottom w:val="single" w:sz="4" w:space="0" w:color="auto"/>
              <w:right w:val="single" w:sz="6" w:space="0" w:color="auto"/>
            </w:tcBorders>
          </w:tcPr>
          <w:p w:rsidR="00DB1B63" w:rsidRDefault="00DB1B63">
            <w:pPr>
              <w:pStyle w:val="TableCell"/>
            </w:pPr>
            <w:r>
              <w:t>C</w:t>
            </w:r>
          </w:p>
        </w:tc>
        <w:tc>
          <w:tcPr>
            <w:tcW w:w="4574" w:type="dxa"/>
            <w:tcBorders>
              <w:top w:val="single" w:sz="4" w:space="0" w:color="auto"/>
              <w:left w:val="single" w:sz="6" w:space="0" w:color="auto"/>
              <w:bottom w:val="single" w:sz="4" w:space="0" w:color="auto"/>
              <w:right w:val="single" w:sz="6" w:space="0" w:color="auto"/>
            </w:tcBorders>
          </w:tcPr>
          <w:p w:rsidR="00DB1B63" w:rsidRDefault="00DB1B63" w:rsidP="002679FE">
            <w:pPr>
              <w:pStyle w:val="TableCellCourierNew"/>
            </w:pPr>
            <w:r>
              <w:t>IVIDIGITIZER_VAL_VERTICAL_COUPLING_DC</w:t>
            </w:r>
          </w:p>
        </w:tc>
      </w:tr>
      <w:tr w:rsidR="00DB1B63" w:rsidTr="00D23A72">
        <w:trPr>
          <w:cantSplit/>
          <w:trHeight w:val="337"/>
        </w:trPr>
        <w:tc>
          <w:tcPr>
            <w:tcW w:w="2176" w:type="dxa"/>
            <w:vMerge/>
            <w:tcBorders>
              <w:left w:val="single" w:sz="6" w:space="0" w:color="auto"/>
              <w:bottom w:val="single" w:sz="6" w:space="0" w:color="auto"/>
              <w:right w:val="single" w:sz="6" w:space="0" w:color="auto"/>
            </w:tcBorders>
          </w:tcPr>
          <w:p w:rsidR="00DB1B63" w:rsidRDefault="00DB1B63">
            <w:pPr>
              <w:pStyle w:val="TableCell"/>
            </w:pPr>
          </w:p>
        </w:tc>
        <w:tc>
          <w:tcPr>
            <w:tcW w:w="630" w:type="dxa"/>
            <w:vMerge/>
            <w:tcBorders>
              <w:left w:val="single" w:sz="6" w:space="0" w:color="auto"/>
              <w:bottom w:val="single" w:sz="6" w:space="0" w:color="auto"/>
              <w:right w:val="single" w:sz="6" w:space="0" w:color="auto"/>
            </w:tcBorders>
          </w:tcPr>
          <w:p w:rsidR="00DB1B63" w:rsidRDefault="00DB1B63">
            <w:pPr>
              <w:pStyle w:val="TableCell"/>
            </w:pPr>
          </w:p>
        </w:tc>
        <w:tc>
          <w:tcPr>
            <w:tcW w:w="1260" w:type="dxa"/>
            <w:tcBorders>
              <w:top w:val="single" w:sz="4" w:space="0" w:color="auto"/>
              <w:left w:val="single" w:sz="6" w:space="0" w:color="auto"/>
              <w:bottom w:val="single" w:sz="6" w:space="0" w:color="auto"/>
              <w:right w:val="single" w:sz="6" w:space="0" w:color="auto"/>
            </w:tcBorders>
          </w:tcPr>
          <w:p w:rsidR="00DB1B63" w:rsidRDefault="00DB1B63">
            <w:pPr>
              <w:pStyle w:val="TableCell"/>
            </w:pPr>
            <w:r>
              <w:t>COM</w:t>
            </w:r>
          </w:p>
        </w:tc>
        <w:tc>
          <w:tcPr>
            <w:tcW w:w="4574" w:type="dxa"/>
            <w:tcBorders>
              <w:top w:val="single" w:sz="4" w:space="0" w:color="auto"/>
              <w:left w:val="single" w:sz="6" w:space="0" w:color="auto"/>
              <w:bottom w:val="single" w:sz="6" w:space="0" w:color="auto"/>
              <w:right w:val="single" w:sz="6" w:space="0" w:color="auto"/>
            </w:tcBorders>
          </w:tcPr>
          <w:p w:rsidR="00DB1B63" w:rsidRDefault="00DB1B63">
            <w:pPr>
              <w:pStyle w:val="TableCell"/>
              <w:rPr>
                <w:rFonts w:ascii="Courier New" w:hAnsi="Courier New" w:cs="Courier New"/>
                <w:sz w:val="18"/>
                <w:szCs w:val="18"/>
              </w:rPr>
            </w:pPr>
            <w:r>
              <w:rPr>
                <w:rFonts w:ascii="Courier New" w:hAnsi="Courier New" w:cs="Courier New"/>
                <w:sz w:val="18"/>
                <w:szCs w:val="18"/>
              </w:rPr>
              <w:t>IviDigitizerVerticalCouplingDC</w:t>
            </w:r>
          </w:p>
        </w:tc>
      </w:tr>
      <w:tr w:rsidR="00004825" w:rsidTr="00D23A72">
        <w:trPr>
          <w:cantSplit/>
          <w:trHeight w:val="462"/>
        </w:trPr>
        <w:tc>
          <w:tcPr>
            <w:tcW w:w="2176" w:type="dxa"/>
            <w:vMerge w:val="restart"/>
            <w:tcBorders>
              <w:top w:val="single" w:sz="6" w:space="0" w:color="auto"/>
              <w:left w:val="single" w:sz="6" w:space="0" w:color="auto"/>
              <w:right w:val="single" w:sz="6" w:space="0" w:color="auto"/>
            </w:tcBorders>
          </w:tcPr>
          <w:p w:rsidR="00004825" w:rsidRDefault="00004825">
            <w:pPr>
              <w:pStyle w:val="TableCell"/>
            </w:pPr>
            <w:r>
              <w:t>Gnd</w:t>
            </w:r>
          </w:p>
        </w:tc>
        <w:tc>
          <w:tcPr>
            <w:tcW w:w="646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The digitizer couples the channel to the ground.</w:t>
            </w:r>
          </w:p>
        </w:tc>
      </w:tr>
      <w:tr w:rsidR="00DB1B63" w:rsidTr="00D23A72">
        <w:trPr>
          <w:cantSplit/>
          <w:trHeight w:val="338"/>
        </w:trPr>
        <w:tc>
          <w:tcPr>
            <w:tcW w:w="2176" w:type="dxa"/>
            <w:vMerge/>
            <w:tcBorders>
              <w:left w:val="single" w:sz="6" w:space="0" w:color="auto"/>
              <w:right w:val="single" w:sz="6" w:space="0" w:color="auto"/>
            </w:tcBorders>
          </w:tcPr>
          <w:p w:rsidR="00DB1B63" w:rsidRDefault="00DB1B63">
            <w:pPr>
              <w:pStyle w:val="TableCell"/>
            </w:pPr>
          </w:p>
        </w:tc>
        <w:tc>
          <w:tcPr>
            <w:tcW w:w="630" w:type="dxa"/>
            <w:vMerge w:val="restart"/>
            <w:tcBorders>
              <w:top w:val="single" w:sz="4" w:space="0" w:color="auto"/>
              <w:left w:val="single" w:sz="6" w:space="0" w:color="auto"/>
              <w:right w:val="single" w:sz="6" w:space="0" w:color="auto"/>
            </w:tcBorders>
          </w:tcPr>
          <w:p w:rsidR="00DB1B63" w:rsidRDefault="00DB1B63">
            <w:pPr>
              <w:pStyle w:val="TableCell"/>
            </w:pPr>
          </w:p>
        </w:tc>
        <w:tc>
          <w:tcPr>
            <w:tcW w:w="1260" w:type="dxa"/>
            <w:tcBorders>
              <w:top w:val="single" w:sz="4" w:space="0" w:color="auto"/>
              <w:left w:val="single" w:sz="6" w:space="0" w:color="auto"/>
              <w:bottom w:val="single" w:sz="4" w:space="0" w:color="auto"/>
              <w:right w:val="single" w:sz="6" w:space="0" w:color="auto"/>
            </w:tcBorders>
          </w:tcPr>
          <w:p w:rsidR="00DB1B63" w:rsidRDefault="00DB1B63">
            <w:pPr>
              <w:pStyle w:val="TableCell"/>
            </w:pPr>
            <w:r>
              <w:t>.NET</w:t>
            </w:r>
          </w:p>
        </w:tc>
        <w:tc>
          <w:tcPr>
            <w:tcW w:w="4574" w:type="dxa"/>
            <w:tcBorders>
              <w:top w:val="single" w:sz="4" w:space="0" w:color="auto"/>
              <w:left w:val="single" w:sz="6" w:space="0" w:color="auto"/>
              <w:bottom w:val="single" w:sz="4" w:space="0" w:color="auto"/>
              <w:right w:val="single" w:sz="6" w:space="0" w:color="auto"/>
            </w:tcBorders>
          </w:tcPr>
          <w:p w:rsidR="00DB1B63" w:rsidRDefault="00566C60" w:rsidP="00972344">
            <w:pPr>
              <w:pStyle w:val="TableCellCourierNew"/>
            </w:pPr>
            <w:r>
              <w:t>VerticalCoupling.</w:t>
            </w:r>
            <w:r w:rsidR="00DB1B63">
              <w:t>G</w:t>
            </w:r>
            <w:r w:rsidR="0082626F">
              <w:t>rou</w:t>
            </w:r>
            <w:r w:rsidR="00DB1B63">
              <w:t>nd</w:t>
            </w:r>
          </w:p>
        </w:tc>
      </w:tr>
      <w:tr w:rsidR="00DB1B63" w:rsidTr="004913A3">
        <w:trPr>
          <w:cantSplit/>
          <w:trHeight w:val="338"/>
        </w:trPr>
        <w:tc>
          <w:tcPr>
            <w:tcW w:w="2176" w:type="dxa"/>
            <w:vMerge/>
            <w:tcBorders>
              <w:left w:val="single" w:sz="6" w:space="0" w:color="auto"/>
              <w:right w:val="single" w:sz="6" w:space="0" w:color="auto"/>
            </w:tcBorders>
          </w:tcPr>
          <w:p w:rsidR="00DB1B63" w:rsidRDefault="00DB1B63">
            <w:pPr>
              <w:pStyle w:val="TableCell"/>
            </w:pPr>
          </w:p>
        </w:tc>
        <w:tc>
          <w:tcPr>
            <w:tcW w:w="630" w:type="dxa"/>
            <w:vMerge/>
            <w:tcBorders>
              <w:left w:val="single" w:sz="6" w:space="0" w:color="auto"/>
              <w:right w:val="single" w:sz="6" w:space="0" w:color="auto"/>
            </w:tcBorders>
          </w:tcPr>
          <w:p w:rsidR="00DB1B63" w:rsidRDefault="00DB1B63">
            <w:pPr>
              <w:pStyle w:val="TableCell"/>
            </w:pPr>
          </w:p>
        </w:tc>
        <w:tc>
          <w:tcPr>
            <w:tcW w:w="1260" w:type="dxa"/>
            <w:tcBorders>
              <w:top w:val="single" w:sz="4" w:space="0" w:color="auto"/>
              <w:left w:val="single" w:sz="6" w:space="0" w:color="auto"/>
              <w:bottom w:val="single" w:sz="4" w:space="0" w:color="auto"/>
              <w:right w:val="single" w:sz="6" w:space="0" w:color="auto"/>
            </w:tcBorders>
          </w:tcPr>
          <w:p w:rsidR="00DB1B63" w:rsidRDefault="00DB1B63">
            <w:pPr>
              <w:pStyle w:val="TableCell"/>
            </w:pPr>
            <w:r>
              <w:t>C</w:t>
            </w:r>
          </w:p>
        </w:tc>
        <w:tc>
          <w:tcPr>
            <w:tcW w:w="4574" w:type="dxa"/>
            <w:tcBorders>
              <w:top w:val="single" w:sz="4" w:space="0" w:color="auto"/>
              <w:left w:val="single" w:sz="6" w:space="0" w:color="auto"/>
              <w:bottom w:val="single" w:sz="4" w:space="0" w:color="auto"/>
              <w:right w:val="single" w:sz="6" w:space="0" w:color="auto"/>
            </w:tcBorders>
          </w:tcPr>
          <w:p w:rsidR="00DB1B63" w:rsidRDefault="00DB1B63" w:rsidP="00972344">
            <w:pPr>
              <w:pStyle w:val="TableCellCourierNew"/>
            </w:pPr>
            <w:r>
              <w:t>IVIDIGITIZER_VAL_VERTICAL_COUPLING_GND</w:t>
            </w:r>
          </w:p>
        </w:tc>
      </w:tr>
      <w:tr w:rsidR="00DB1B63" w:rsidTr="00D23A72">
        <w:trPr>
          <w:cantSplit/>
          <w:trHeight w:val="337"/>
        </w:trPr>
        <w:tc>
          <w:tcPr>
            <w:tcW w:w="2176" w:type="dxa"/>
            <w:vMerge/>
            <w:tcBorders>
              <w:left w:val="single" w:sz="6" w:space="0" w:color="auto"/>
              <w:bottom w:val="single" w:sz="6" w:space="0" w:color="auto"/>
              <w:right w:val="single" w:sz="6" w:space="0" w:color="auto"/>
            </w:tcBorders>
          </w:tcPr>
          <w:p w:rsidR="00DB1B63" w:rsidRDefault="00DB1B63">
            <w:pPr>
              <w:pStyle w:val="TableCell"/>
            </w:pPr>
          </w:p>
        </w:tc>
        <w:tc>
          <w:tcPr>
            <w:tcW w:w="630" w:type="dxa"/>
            <w:vMerge/>
            <w:tcBorders>
              <w:left w:val="single" w:sz="6" w:space="0" w:color="auto"/>
              <w:bottom w:val="single" w:sz="6" w:space="0" w:color="auto"/>
              <w:right w:val="single" w:sz="6" w:space="0" w:color="auto"/>
            </w:tcBorders>
          </w:tcPr>
          <w:p w:rsidR="00DB1B63" w:rsidRDefault="00DB1B63">
            <w:pPr>
              <w:pStyle w:val="TableCell"/>
            </w:pPr>
          </w:p>
        </w:tc>
        <w:tc>
          <w:tcPr>
            <w:tcW w:w="1260" w:type="dxa"/>
            <w:tcBorders>
              <w:top w:val="single" w:sz="4" w:space="0" w:color="auto"/>
              <w:left w:val="single" w:sz="6" w:space="0" w:color="auto"/>
              <w:bottom w:val="single" w:sz="6" w:space="0" w:color="auto"/>
              <w:right w:val="single" w:sz="6" w:space="0" w:color="auto"/>
            </w:tcBorders>
          </w:tcPr>
          <w:p w:rsidR="00DB1B63" w:rsidRDefault="00DB1B63">
            <w:pPr>
              <w:pStyle w:val="TableCell"/>
            </w:pPr>
            <w:r>
              <w:t>COM</w:t>
            </w:r>
          </w:p>
        </w:tc>
        <w:tc>
          <w:tcPr>
            <w:tcW w:w="4574" w:type="dxa"/>
            <w:tcBorders>
              <w:top w:val="single" w:sz="4" w:space="0" w:color="auto"/>
              <w:left w:val="single" w:sz="6" w:space="0" w:color="auto"/>
              <w:bottom w:val="single" w:sz="6" w:space="0" w:color="auto"/>
              <w:right w:val="single" w:sz="6" w:space="0" w:color="auto"/>
            </w:tcBorders>
          </w:tcPr>
          <w:p w:rsidR="00DB1B63" w:rsidRDefault="00DB1B63">
            <w:pPr>
              <w:pStyle w:val="TableCell"/>
              <w:rPr>
                <w:rFonts w:ascii="Courier New" w:hAnsi="Courier New" w:cs="Courier New"/>
                <w:sz w:val="18"/>
                <w:szCs w:val="18"/>
              </w:rPr>
            </w:pPr>
            <w:r>
              <w:rPr>
                <w:rFonts w:ascii="Courier New" w:hAnsi="Courier New" w:cs="Courier New"/>
                <w:sz w:val="18"/>
                <w:szCs w:val="18"/>
              </w:rPr>
              <w:t>IviDigitizerVerticalCouplingGnd</w:t>
            </w:r>
          </w:p>
        </w:tc>
      </w:tr>
    </w:tbl>
    <w:p w:rsidR="00DB1B63" w:rsidRPr="00F7116C" w:rsidRDefault="00DB1B63" w:rsidP="00DB1B63">
      <w:pPr>
        <w:pStyle w:val="AttrFuncSubheading"/>
        <w:rPr>
          <w:color w:val="auto"/>
        </w:rPr>
      </w:pPr>
      <w:r w:rsidRPr="00F7116C">
        <w:rPr>
          <w:color w:val="auto"/>
        </w:rPr>
        <w:lastRenderedPageBreak/>
        <w:t>.NET Exceptions</w:t>
      </w:r>
    </w:p>
    <w:p w:rsidR="00DB1B63" w:rsidRDefault="00DB1B63" w:rsidP="00DB1B6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244" w:name="_Toc304583623"/>
      <w:bookmarkStart w:id="245" w:name="_Toc306374474"/>
      <w:r>
        <w:t>Vertical Offset</w:t>
      </w:r>
      <w:bookmarkEnd w:id="244"/>
      <w:bookmarkEnd w:id="245"/>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Channel</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340CF4">
            <w:pPr>
              <w:pStyle w:val="TableCell"/>
            </w:pPr>
            <w:r>
              <w:t>Configure Channel</w:t>
            </w:r>
          </w:p>
        </w:tc>
      </w:tr>
    </w:tbl>
    <w:p w:rsidR="00DB1B63" w:rsidRDefault="00DB1B63" w:rsidP="00DB1B63">
      <w:pPr>
        <w:pStyle w:val="FunctionHead"/>
      </w:pPr>
      <w:r>
        <w:t>.NET Property Name</w:t>
      </w:r>
    </w:p>
    <w:p w:rsidR="00DB1B63" w:rsidRDefault="00DB1B63" w:rsidP="00DB1B63">
      <w:pPr>
        <w:pStyle w:val="Body1"/>
        <w:rPr>
          <w:rStyle w:val="monospace"/>
        </w:rPr>
      </w:pPr>
      <w:r>
        <w:rPr>
          <w:rStyle w:val="monospace"/>
        </w:rPr>
        <w:t>Channels[].Offset</w:t>
      </w:r>
    </w:p>
    <w:p w:rsidR="00004825" w:rsidRDefault="00004825">
      <w:pPr>
        <w:pStyle w:val="FunctionHead"/>
      </w:pPr>
      <w:r>
        <w:t>COM Property Name</w:t>
      </w:r>
    </w:p>
    <w:p w:rsidR="00004825" w:rsidRDefault="00004825">
      <w:pPr>
        <w:pStyle w:val="Body1"/>
        <w:rPr>
          <w:rStyle w:val="monospace"/>
        </w:rPr>
      </w:pPr>
      <w:r>
        <w:rPr>
          <w:rStyle w:val="monospace"/>
        </w:rPr>
        <w:t>Channels.Item().Offset</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IVIDIGITIZER_ATTR_VERTICAL_OFFSET</w:t>
      </w:r>
    </w:p>
    <w:p w:rsidR="00004825" w:rsidRDefault="00004825">
      <w:pPr>
        <w:pStyle w:val="FunctionHead"/>
      </w:pPr>
      <w:r>
        <w:t>Description</w:t>
      </w:r>
    </w:p>
    <w:p w:rsidR="00004825" w:rsidRDefault="00004825">
      <w:pPr>
        <w:pStyle w:val="Body1"/>
      </w:pPr>
      <w:r>
        <w:t>The location of the center of the range that you specify with the Range attribute</w:t>
      </w:r>
      <w:r w:rsidR="0080634C">
        <w:t xml:space="preserve">. </w:t>
      </w:r>
      <w:r>
        <w:t>The units are Volts, with respect to ground</w:t>
      </w:r>
      <w:r w:rsidR="0080634C">
        <w:t xml:space="preserve">. </w:t>
      </w:r>
      <w:r>
        <w:t>For example, to acquire a sine wave spanning 0.0 to 10.0 volts, set Offset to 5.0 volts.</w:t>
      </w:r>
    </w:p>
    <w:p w:rsidR="003F68CE" w:rsidRPr="00F7116C" w:rsidRDefault="003F68CE" w:rsidP="003F68CE">
      <w:pPr>
        <w:pStyle w:val="AttrFuncSubheading"/>
        <w:rPr>
          <w:color w:val="auto"/>
        </w:rPr>
      </w:pPr>
      <w:r w:rsidRPr="00F7116C">
        <w:rPr>
          <w:color w:val="auto"/>
        </w:rPr>
        <w:t>.NET Exceptions</w:t>
      </w:r>
    </w:p>
    <w:p w:rsidR="003F68CE" w:rsidRDefault="003F68CE" w:rsidP="003F68CE">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246" w:name="_Toc304583624"/>
      <w:bookmarkStart w:id="247" w:name="_Toc306374475"/>
      <w:smartTag w:uri="urn:schemas-microsoft-com:office:smarttags" w:element="place">
        <w:smartTag w:uri="urn:schemas-microsoft-com:office:smarttags" w:element="PlaceName">
          <w:r>
            <w:t>Vertical</w:t>
          </w:r>
        </w:smartTag>
        <w:r>
          <w:t xml:space="preserve"> </w:t>
        </w:r>
        <w:smartTag w:uri="urn:schemas-microsoft-com:office:smarttags" w:element="PlaceType">
          <w:r>
            <w:t>Range</w:t>
          </w:r>
        </w:smartTag>
      </w:smartTag>
      <w:bookmarkEnd w:id="246"/>
      <w:bookmarkEnd w:id="247"/>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Channel</w:t>
            </w:r>
          </w:p>
        </w:tc>
        <w:tc>
          <w:tcPr>
            <w:tcW w:w="1080" w:type="dxa"/>
            <w:tcBorders>
              <w:top w:val="double" w:sz="6" w:space="0" w:color="auto"/>
            </w:tcBorders>
          </w:tcPr>
          <w:p w:rsidR="00004825" w:rsidRDefault="00E938C5">
            <w:pPr>
              <w:pStyle w:val="TableCell"/>
            </w:pPr>
            <w:r>
              <w:t>Up</w:t>
            </w:r>
          </w:p>
        </w:tc>
        <w:tc>
          <w:tcPr>
            <w:tcW w:w="4770" w:type="dxa"/>
            <w:tcBorders>
              <w:top w:val="double" w:sz="6" w:space="0" w:color="auto"/>
            </w:tcBorders>
          </w:tcPr>
          <w:p w:rsidR="00004825" w:rsidRDefault="00340CF4">
            <w:pPr>
              <w:pStyle w:val="TableCell"/>
            </w:pPr>
            <w:r>
              <w:t>Configure Channel</w:t>
            </w:r>
          </w:p>
        </w:tc>
      </w:tr>
    </w:tbl>
    <w:p w:rsidR="003F68CE" w:rsidRDefault="003F68CE" w:rsidP="003F68CE">
      <w:pPr>
        <w:pStyle w:val="FunctionHead"/>
      </w:pPr>
      <w:r>
        <w:t>.NET Property Name</w:t>
      </w:r>
    </w:p>
    <w:p w:rsidR="003F68CE" w:rsidRDefault="003F68CE" w:rsidP="003F68CE">
      <w:pPr>
        <w:pStyle w:val="Body1"/>
        <w:rPr>
          <w:rStyle w:val="monospace"/>
        </w:rPr>
      </w:pPr>
      <w:r>
        <w:rPr>
          <w:rStyle w:val="monospace"/>
        </w:rPr>
        <w:t>Channels[].Range</w:t>
      </w:r>
    </w:p>
    <w:p w:rsidR="00004825" w:rsidRDefault="00004825">
      <w:pPr>
        <w:pStyle w:val="FunctionHead"/>
      </w:pPr>
      <w:r>
        <w:t>COM Property Name</w:t>
      </w:r>
    </w:p>
    <w:p w:rsidR="00004825" w:rsidRDefault="00004825">
      <w:pPr>
        <w:pStyle w:val="Body1"/>
        <w:rPr>
          <w:rStyle w:val="monospace"/>
        </w:rPr>
      </w:pPr>
      <w:r>
        <w:rPr>
          <w:rStyle w:val="monospace"/>
        </w:rPr>
        <w:t>Channels.Item().Range</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IVIDIGITIZER_ATTR_VERTICAL_RANGE</w:t>
      </w:r>
    </w:p>
    <w:p w:rsidR="00004825" w:rsidRDefault="00004825">
      <w:pPr>
        <w:pStyle w:val="FunctionHead"/>
      </w:pPr>
      <w:r>
        <w:t>Description</w:t>
      </w:r>
    </w:p>
    <w:p w:rsidR="00004825" w:rsidRDefault="00004825">
      <w:pPr>
        <w:pStyle w:val="Body1"/>
      </w:pPr>
      <w:r>
        <w:t>The absolute value of the input range the digitizer can acquire for the channel</w:t>
      </w:r>
      <w:r w:rsidR="0080634C">
        <w:t xml:space="preserve">. </w:t>
      </w:r>
      <w:r>
        <w:t>The units are Volts</w:t>
      </w:r>
      <w:r w:rsidR="0080634C">
        <w:t xml:space="preserve">. </w:t>
      </w:r>
      <w:r>
        <w:t>For example, to acquire a sine wave spanning -5.0 to 5.0 volts, set Range to 10.0 volts.</w:t>
      </w:r>
    </w:p>
    <w:p w:rsidR="003F68CE" w:rsidRPr="00F7116C" w:rsidRDefault="003F68CE" w:rsidP="003F68CE">
      <w:pPr>
        <w:pStyle w:val="AttrFuncSubheading"/>
        <w:rPr>
          <w:color w:val="auto"/>
        </w:rPr>
      </w:pPr>
      <w:bookmarkStart w:id="248" w:name="_Toc170810246"/>
      <w:r w:rsidRPr="00F7116C">
        <w:rPr>
          <w:color w:val="auto"/>
        </w:rPr>
        <w:t>.NET Exceptions</w:t>
      </w:r>
    </w:p>
    <w:p w:rsidR="003F68CE" w:rsidRDefault="003F68CE" w:rsidP="003F68CE">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D23A72">
      <w:pPr>
        <w:pStyle w:val="Heading2"/>
        <w:pageBreakBefore/>
      </w:pPr>
      <w:bookmarkStart w:id="249" w:name="_Toc304583625"/>
      <w:bookmarkStart w:id="250" w:name="_Toc306374476"/>
      <w:r>
        <w:lastRenderedPageBreak/>
        <w:t>IviDigitizerBase Functions</w:t>
      </w:r>
      <w:bookmarkEnd w:id="248"/>
      <w:bookmarkEnd w:id="249"/>
      <w:bookmarkEnd w:id="250"/>
    </w:p>
    <w:p w:rsidR="00004825" w:rsidRDefault="00004825">
      <w:pPr>
        <w:pStyle w:val="Body1"/>
      </w:pPr>
      <w:r>
        <w:t>The IviDigitizerBase capability group defines the following functions:</w:t>
      </w:r>
    </w:p>
    <w:p w:rsidR="00004825" w:rsidRPr="009F6355" w:rsidRDefault="00004825" w:rsidP="00BC09C6">
      <w:pPr>
        <w:pStyle w:val="ListBullet"/>
        <w:numPr>
          <w:ilvl w:val="0"/>
          <w:numId w:val="43"/>
        </w:numPr>
        <w:rPr>
          <w:lang w:val="fr-FR"/>
        </w:rPr>
      </w:pPr>
      <w:r w:rsidRPr="009F6355">
        <w:rPr>
          <w:lang w:val="fr-FR"/>
        </w:rPr>
        <w:t>Abort</w:t>
      </w:r>
    </w:p>
    <w:p w:rsidR="00004825" w:rsidRDefault="00004825" w:rsidP="00BC09C6">
      <w:pPr>
        <w:pStyle w:val="ListBullet"/>
        <w:numPr>
          <w:ilvl w:val="0"/>
          <w:numId w:val="43"/>
        </w:numPr>
        <w:rPr>
          <w:lang w:val="fr-FR"/>
        </w:rPr>
      </w:pPr>
      <w:r w:rsidRPr="009F6355">
        <w:rPr>
          <w:lang w:val="fr-FR"/>
        </w:rPr>
        <w:t>Configure Acquisition Record</w:t>
      </w:r>
    </w:p>
    <w:p w:rsidR="004C1B3C" w:rsidRPr="009F6355" w:rsidRDefault="004C1B3C" w:rsidP="00BC09C6">
      <w:pPr>
        <w:pStyle w:val="ListBullet"/>
        <w:numPr>
          <w:ilvl w:val="0"/>
          <w:numId w:val="43"/>
        </w:numPr>
        <w:rPr>
          <w:ins w:id="251" w:author="MAUMARY,YVES (A-Switzerland,ex1)" w:date="2011-10-14T15:38:00Z"/>
          <w:lang w:val="fr-FR"/>
        </w:rPr>
      </w:pPr>
      <w:ins w:id="252" w:author="MAUMARY,YVES (A-Switzerland,ex1)" w:date="2011-10-14T15:38:00Z">
        <w:r>
          <w:rPr>
            <w:lang w:val="fr-FR"/>
          </w:rPr>
          <w:t>Configure Active Trigger Source</w:t>
        </w:r>
        <w:r>
          <w:t xml:space="preserve"> (IVI-C only)</w:t>
        </w:r>
      </w:ins>
    </w:p>
    <w:p w:rsidR="00004825" w:rsidRPr="009F6355" w:rsidRDefault="00004825" w:rsidP="00BC09C6">
      <w:pPr>
        <w:pStyle w:val="ListBullet"/>
        <w:numPr>
          <w:ilvl w:val="0"/>
          <w:numId w:val="43"/>
        </w:numPr>
        <w:rPr>
          <w:lang w:val="fr-FR"/>
        </w:rPr>
      </w:pPr>
      <w:r w:rsidRPr="009F6355">
        <w:rPr>
          <w:lang w:val="fr-FR"/>
        </w:rPr>
        <w:t>Configure Channel</w:t>
      </w:r>
    </w:p>
    <w:p w:rsidR="00004825" w:rsidRDefault="00004825" w:rsidP="00BC09C6">
      <w:pPr>
        <w:pStyle w:val="ListBullet"/>
        <w:numPr>
          <w:ilvl w:val="0"/>
          <w:numId w:val="43"/>
        </w:numPr>
      </w:pPr>
      <w:r>
        <w:t>Configure Edge Trigger Source</w:t>
      </w:r>
    </w:p>
    <w:p w:rsidR="003C76FE" w:rsidRDefault="003C76FE" w:rsidP="00BC09C6">
      <w:pPr>
        <w:pStyle w:val="ListBullet"/>
        <w:numPr>
          <w:ilvl w:val="0"/>
          <w:numId w:val="43"/>
        </w:numPr>
      </w:pPr>
      <w:r>
        <w:t>Create Waveform (IVI.NET Only)</w:t>
      </w:r>
    </w:p>
    <w:p w:rsidR="00004825" w:rsidRDefault="00004825" w:rsidP="00BC09C6">
      <w:pPr>
        <w:pStyle w:val="ListBullet"/>
        <w:numPr>
          <w:ilvl w:val="0"/>
          <w:numId w:val="43"/>
        </w:numPr>
      </w:pPr>
      <w:r>
        <w:t>Fetch Waveform Int16</w:t>
      </w:r>
    </w:p>
    <w:p w:rsidR="00004825" w:rsidRDefault="00004825" w:rsidP="00BC09C6">
      <w:pPr>
        <w:pStyle w:val="ListBullet"/>
        <w:numPr>
          <w:ilvl w:val="0"/>
          <w:numId w:val="43"/>
        </w:numPr>
      </w:pPr>
      <w:r>
        <w:t>Fetch Waveform Int32</w:t>
      </w:r>
    </w:p>
    <w:p w:rsidR="00004825" w:rsidRDefault="00004825" w:rsidP="00BC09C6">
      <w:pPr>
        <w:pStyle w:val="ListBullet"/>
        <w:numPr>
          <w:ilvl w:val="0"/>
          <w:numId w:val="43"/>
        </w:numPr>
      </w:pPr>
      <w:r>
        <w:t>Fetch Waveform Int8</w:t>
      </w:r>
    </w:p>
    <w:p w:rsidR="00004825" w:rsidRDefault="00004825" w:rsidP="00BC09C6">
      <w:pPr>
        <w:pStyle w:val="ListBullet"/>
        <w:numPr>
          <w:ilvl w:val="0"/>
          <w:numId w:val="43"/>
        </w:numPr>
      </w:pPr>
      <w:r>
        <w:t>Fetch Waveform Real64</w:t>
      </w:r>
    </w:p>
    <w:p w:rsidR="005F35B7" w:rsidRDefault="005F35B7" w:rsidP="00BC09C6">
      <w:pPr>
        <w:pStyle w:val="ListBullet"/>
        <w:numPr>
          <w:ilvl w:val="0"/>
          <w:numId w:val="43"/>
        </w:numPr>
      </w:pPr>
      <w:r>
        <w:t>Get Channel Name (IVI-C only)</w:t>
      </w:r>
    </w:p>
    <w:p w:rsidR="00887F82" w:rsidRDefault="00887F82" w:rsidP="00BC09C6">
      <w:pPr>
        <w:pStyle w:val="ListBullet"/>
        <w:numPr>
          <w:ilvl w:val="0"/>
          <w:numId w:val="43"/>
        </w:numPr>
      </w:pPr>
      <w:r>
        <w:t>Get Trigger Source Name (IVI-C only)</w:t>
      </w:r>
    </w:p>
    <w:p w:rsidR="00004825" w:rsidRDefault="00004825" w:rsidP="00BC09C6">
      <w:pPr>
        <w:pStyle w:val="ListBullet"/>
        <w:numPr>
          <w:ilvl w:val="0"/>
          <w:numId w:val="43"/>
        </w:numPr>
      </w:pPr>
      <w:r>
        <w:t>Initiate Acquisition</w:t>
      </w:r>
    </w:p>
    <w:p w:rsidR="00D67CF5" w:rsidRDefault="00D67CF5" w:rsidP="00BC09C6">
      <w:pPr>
        <w:pStyle w:val="ListBullet"/>
        <w:numPr>
          <w:ilvl w:val="0"/>
          <w:numId w:val="43"/>
        </w:numPr>
      </w:pPr>
      <w:r>
        <w:t>Is Idle</w:t>
      </w:r>
      <w:r w:rsidR="002D0196">
        <w:t xml:space="preserve"> (IVI-C only)</w:t>
      </w:r>
    </w:p>
    <w:p w:rsidR="00D67CF5" w:rsidRDefault="00D67CF5" w:rsidP="00BC09C6">
      <w:pPr>
        <w:pStyle w:val="ListBullet"/>
        <w:numPr>
          <w:ilvl w:val="0"/>
          <w:numId w:val="43"/>
        </w:numPr>
      </w:pPr>
      <w:r>
        <w:t>Is Measuring</w:t>
      </w:r>
      <w:r w:rsidR="002D0196">
        <w:t xml:space="preserve"> (IVI-C only)</w:t>
      </w:r>
    </w:p>
    <w:p w:rsidR="00D67CF5" w:rsidRDefault="00D67CF5" w:rsidP="00BC09C6">
      <w:pPr>
        <w:pStyle w:val="ListBullet"/>
        <w:numPr>
          <w:ilvl w:val="0"/>
          <w:numId w:val="43"/>
        </w:numPr>
      </w:pPr>
      <w:r>
        <w:t>Is Waiting For Arm</w:t>
      </w:r>
      <w:r w:rsidR="002D0196">
        <w:t xml:space="preserve"> (IVI-C only)</w:t>
      </w:r>
    </w:p>
    <w:p w:rsidR="00D67CF5" w:rsidRDefault="00D67CF5" w:rsidP="00BC09C6">
      <w:pPr>
        <w:pStyle w:val="ListBullet"/>
        <w:numPr>
          <w:ilvl w:val="0"/>
          <w:numId w:val="43"/>
        </w:numPr>
      </w:pPr>
      <w:r>
        <w:t>Is Waiting For Trigger</w:t>
      </w:r>
      <w:r w:rsidR="002D0196">
        <w:t xml:space="preserve"> (IVI-C only)</w:t>
      </w:r>
    </w:p>
    <w:p w:rsidR="00231F99" w:rsidRDefault="00231F99" w:rsidP="00BC09C6">
      <w:pPr>
        <w:pStyle w:val="ListBullet"/>
        <w:numPr>
          <w:ilvl w:val="0"/>
          <w:numId w:val="43"/>
        </w:numPr>
      </w:pPr>
      <w:r>
        <w:t>QueryM</w:t>
      </w:r>
      <w:r w:rsidR="00EC66DA">
        <w:t>inWaveform</w:t>
      </w:r>
      <w:r>
        <w:t>Memory</w:t>
      </w:r>
    </w:p>
    <w:p w:rsidR="00004825" w:rsidRDefault="00004825" w:rsidP="00BC09C6">
      <w:pPr>
        <w:pStyle w:val="ListBullet"/>
        <w:numPr>
          <w:ilvl w:val="0"/>
          <w:numId w:val="43"/>
        </w:numPr>
      </w:pPr>
      <w:r>
        <w:t>Read Waveform Int16</w:t>
      </w:r>
    </w:p>
    <w:p w:rsidR="00004825" w:rsidRDefault="00004825" w:rsidP="00BC09C6">
      <w:pPr>
        <w:pStyle w:val="ListBullet"/>
        <w:numPr>
          <w:ilvl w:val="0"/>
          <w:numId w:val="43"/>
        </w:numPr>
      </w:pPr>
      <w:r>
        <w:t>Read Waveform Int32</w:t>
      </w:r>
    </w:p>
    <w:p w:rsidR="00004825" w:rsidRDefault="00004825" w:rsidP="00BC09C6">
      <w:pPr>
        <w:pStyle w:val="ListBullet"/>
        <w:numPr>
          <w:ilvl w:val="0"/>
          <w:numId w:val="43"/>
        </w:numPr>
      </w:pPr>
      <w:r>
        <w:t>Read Waveform Int8</w:t>
      </w:r>
    </w:p>
    <w:p w:rsidR="00004825" w:rsidRDefault="00004825" w:rsidP="00BC09C6">
      <w:pPr>
        <w:pStyle w:val="ListBullet"/>
        <w:numPr>
          <w:ilvl w:val="0"/>
          <w:numId w:val="43"/>
        </w:numPr>
      </w:pPr>
      <w:r>
        <w:t>Read Waveform Real64</w:t>
      </w:r>
    </w:p>
    <w:p w:rsidR="00004825" w:rsidRDefault="00004825" w:rsidP="00BC09C6">
      <w:pPr>
        <w:pStyle w:val="ListBullet"/>
        <w:numPr>
          <w:ilvl w:val="0"/>
          <w:numId w:val="43"/>
        </w:numPr>
      </w:pPr>
      <w:r>
        <w:t>Wait For Acquisition Complete</w:t>
      </w:r>
    </w:p>
    <w:p w:rsidR="00004825" w:rsidRDefault="00004825">
      <w:pPr>
        <w:pStyle w:val="Body"/>
      </w:pPr>
      <w:r>
        <w:t>This section describes the behavior and requirements of each function.</w:t>
      </w:r>
    </w:p>
    <w:p w:rsidR="00004825" w:rsidRDefault="00004825" w:rsidP="00B476A7">
      <w:pPr>
        <w:pStyle w:val="Heading3"/>
        <w:pageBreakBefore/>
      </w:pPr>
      <w:bookmarkStart w:id="253" w:name="_Toc304583626"/>
      <w:bookmarkStart w:id="254" w:name="_Toc306374477"/>
      <w:r>
        <w:lastRenderedPageBreak/>
        <w:t>Abort</w:t>
      </w:r>
      <w:bookmarkEnd w:id="253"/>
      <w:bookmarkEnd w:id="254"/>
    </w:p>
    <w:p w:rsidR="00004825" w:rsidRDefault="00004825">
      <w:pPr>
        <w:pStyle w:val="FunctionHead"/>
      </w:pPr>
      <w:r>
        <w:t>Description</w:t>
      </w:r>
    </w:p>
    <w:p w:rsidR="00004825" w:rsidRDefault="00004825">
      <w:pPr>
        <w:pStyle w:val="Body1"/>
      </w:pPr>
      <w:r>
        <w:t>Aborts an acquisition and returns the digitizer to the Idle state.</w:t>
      </w:r>
    </w:p>
    <w:p w:rsidR="00C338E7" w:rsidRDefault="00C338E7" w:rsidP="00C338E7">
      <w:pPr>
        <w:pStyle w:val="FunctionHead"/>
      </w:pPr>
      <w:r>
        <w:t>.NET Method Prototype</w:t>
      </w:r>
    </w:p>
    <w:p w:rsidR="00C338E7" w:rsidRDefault="00C230D9" w:rsidP="00C338E7">
      <w:pPr>
        <w:pStyle w:val="Code1"/>
      </w:pPr>
      <w:r>
        <w:t>void</w:t>
      </w:r>
      <w:r w:rsidR="00C338E7">
        <w:t xml:space="preserve"> Acquisition.Abort ();</w:t>
      </w:r>
    </w:p>
    <w:p w:rsidR="00004825" w:rsidRDefault="00004825">
      <w:pPr>
        <w:pStyle w:val="FunctionHead"/>
      </w:pPr>
      <w:r>
        <w:t>COM Method Prototype</w:t>
      </w:r>
    </w:p>
    <w:p w:rsidR="00004825" w:rsidRDefault="00004825">
      <w:pPr>
        <w:pStyle w:val="Code1"/>
      </w:pPr>
      <w:r>
        <w:t>HRESULT Acquisition.Abort ();</w:t>
      </w:r>
    </w:p>
    <w:p w:rsidR="00004825" w:rsidRDefault="00004825">
      <w:pPr>
        <w:pStyle w:val="FunctionHead"/>
      </w:pPr>
      <w:r>
        <w:t>C Prototype</w:t>
      </w:r>
    </w:p>
    <w:p w:rsidR="00004825" w:rsidRDefault="00004825">
      <w:pPr>
        <w:pStyle w:val="Code1"/>
        <w:tabs>
          <w:tab w:val="left" w:pos="630"/>
        </w:tabs>
      </w:pPr>
      <w:r>
        <w:t>ViStatus IviDigitizer_Abort (ViSession Vi);</w:t>
      </w:r>
    </w:p>
    <w:p w:rsidR="00004825" w:rsidRDefault="00004825">
      <w:pPr>
        <w:pStyle w:val="FunctionHead"/>
      </w:pPr>
      <w:r>
        <w:t>Parameters</w:t>
      </w:r>
    </w:p>
    <w:tbl>
      <w:tblPr>
        <w:tblW w:w="8821" w:type="dxa"/>
        <w:tblInd w:w="728" w:type="dxa"/>
        <w:tblLayout w:type="fixed"/>
        <w:tblCellMar>
          <w:left w:w="80" w:type="dxa"/>
          <w:right w:w="80" w:type="dxa"/>
        </w:tblCellMar>
        <w:tblLook w:val="0000"/>
      </w:tblPr>
      <w:tblGrid>
        <w:gridCol w:w="1800"/>
        <w:gridCol w:w="4932"/>
        <w:gridCol w:w="2089"/>
      </w:tblGrid>
      <w:tr w:rsidR="00605E19" w:rsidTr="00DE3EBF">
        <w:trPr>
          <w:cantSplit/>
        </w:trPr>
        <w:tc>
          <w:tcPr>
            <w:tcW w:w="1800" w:type="dxa"/>
            <w:tcBorders>
              <w:top w:val="single" w:sz="6" w:space="0" w:color="auto"/>
              <w:left w:val="single" w:sz="6" w:space="0" w:color="auto"/>
              <w:right w:val="single" w:sz="6" w:space="0" w:color="auto"/>
            </w:tcBorders>
          </w:tcPr>
          <w:p w:rsidR="00605E19" w:rsidRDefault="00605E19" w:rsidP="005C73C7">
            <w:pPr>
              <w:pStyle w:val="TableHead"/>
            </w:pPr>
            <w:r>
              <w:t>Inputs</w:t>
            </w:r>
          </w:p>
        </w:tc>
        <w:tc>
          <w:tcPr>
            <w:tcW w:w="4932" w:type="dxa"/>
            <w:tcBorders>
              <w:top w:val="single" w:sz="6" w:space="0" w:color="auto"/>
              <w:left w:val="single" w:sz="6" w:space="0" w:color="auto"/>
              <w:right w:val="single" w:sz="6" w:space="0" w:color="auto"/>
            </w:tcBorders>
          </w:tcPr>
          <w:p w:rsidR="00605E19" w:rsidRDefault="00605E19" w:rsidP="005C73C7">
            <w:pPr>
              <w:pStyle w:val="TableHead"/>
            </w:pPr>
            <w:r>
              <w:t>Description</w:t>
            </w:r>
          </w:p>
        </w:tc>
        <w:tc>
          <w:tcPr>
            <w:tcW w:w="2089" w:type="dxa"/>
            <w:tcBorders>
              <w:top w:val="single" w:sz="6" w:space="0" w:color="auto"/>
              <w:left w:val="single" w:sz="6" w:space="0" w:color="auto"/>
              <w:right w:val="single" w:sz="6" w:space="0" w:color="auto"/>
            </w:tcBorders>
          </w:tcPr>
          <w:p w:rsidR="00605E19" w:rsidRDefault="00605E19" w:rsidP="005C73C7">
            <w:pPr>
              <w:pStyle w:val="TableHead"/>
            </w:pPr>
            <w:r>
              <w:t>Base Type</w:t>
            </w:r>
          </w:p>
        </w:tc>
      </w:tr>
      <w:tr w:rsidR="00605E19" w:rsidTr="00DE3EBF">
        <w:trPr>
          <w:cantSplit/>
        </w:trPr>
        <w:tc>
          <w:tcPr>
            <w:tcW w:w="1800"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ViSession</w:t>
            </w:r>
          </w:p>
        </w:tc>
      </w:tr>
    </w:tbl>
    <w:p w:rsidR="00004825" w:rsidRDefault="00004825">
      <w:pPr>
        <w:pStyle w:val="FunctionHead"/>
      </w:pPr>
      <w:r>
        <w:t>Return Values</w:t>
      </w:r>
      <w:r w:rsidR="00C338E7">
        <w:t xml:space="preserve"> (C/COM)</w:t>
      </w:r>
    </w:p>
    <w:p w:rsidR="00004825" w:rsidRDefault="00004825">
      <w:pPr>
        <w:pStyle w:val="Body1"/>
      </w:pPr>
      <w:r>
        <w:t xml:space="preserve">The </w:t>
      </w:r>
      <w:r>
        <w:rPr>
          <w:rStyle w:val="Italic"/>
        </w:rPr>
        <w:t>IVI-3.2: Inherent Capabilities Specification</w:t>
      </w:r>
      <w:r>
        <w:t xml:space="preserve"> defines general status codes that this function can return.</w:t>
      </w:r>
    </w:p>
    <w:p w:rsidR="0064670F" w:rsidRPr="00F7116C" w:rsidRDefault="0064670F" w:rsidP="0064670F">
      <w:pPr>
        <w:pStyle w:val="AttrFuncSubheading"/>
        <w:rPr>
          <w:color w:val="auto"/>
        </w:rPr>
      </w:pPr>
      <w:r w:rsidRPr="00F7116C">
        <w:rPr>
          <w:color w:val="auto"/>
        </w:rPr>
        <w:t>.NET Exceptions</w:t>
      </w:r>
    </w:p>
    <w:p w:rsidR="0064670F" w:rsidRDefault="0064670F" w:rsidP="0064670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004825" w:rsidRDefault="00004825">
      <w:pPr>
        <w:pStyle w:val="Body1"/>
        <w:rPr>
          <w:sz w:val="12"/>
          <w:szCs w:val="12"/>
        </w:rPr>
      </w:pPr>
    </w:p>
    <w:p w:rsidR="00004825" w:rsidRDefault="00004825" w:rsidP="0064670F">
      <w:pPr>
        <w:pStyle w:val="Heading3"/>
        <w:pageBreakBefore/>
      </w:pPr>
      <w:bookmarkStart w:id="255" w:name="_Toc304583627"/>
      <w:bookmarkStart w:id="256" w:name="_Toc306374478"/>
      <w:r>
        <w:lastRenderedPageBreak/>
        <w:t>Configure Acquisition Record</w:t>
      </w:r>
      <w:bookmarkEnd w:id="255"/>
      <w:bookmarkEnd w:id="256"/>
    </w:p>
    <w:p w:rsidR="00004825" w:rsidRDefault="00004825">
      <w:pPr>
        <w:pStyle w:val="FunctionHead"/>
      </w:pPr>
      <w:r>
        <w:t>Description</w:t>
      </w:r>
    </w:p>
    <w:p w:rsidR="00004825" w:rsidRDefault="00004825">
      <w:pPr>
        <w:pStyle w:val="Body1"/>
      </w:pPr>
      <w:r>
        <w:t>This function configures the most commonly configured attributes of the digitizer acquisition sub-system. These attributes are the samples per record, the number of records</w:t>
      </w:r>
      <w:r w:rsidR="008B7093">
        <w:t xml:space="preserve"> to acquire</w:t>
      </w:r>
      <w:r>
        <w:t>, and the sample rate.</w:t>
      </w:r>
    </w:p>
    <w:p w:rsidR="00C338E7" w:rsidRDefault="00C338E7" w:rsidP="00C338E7">
      <w:pPr>
        <w:pStyle w:val="FunctionHead"/>
      </w:pPr>
      <w:r>
        <w:t>.NET Method Prototype</w:t>
      </w:r>
    </w:p>
    <w:p w:rsidR="00C338E7" w:rsidRDefault="00C338E7" w:rsidP="00C338E7">
      <w:pPr>
        <w:pStyle w:val="Code1"/>
      </w:pPr>
      <w:r>
        <w:t>void Acquisition.ConfigureAcquisition (Int64 numberOfRecordsToAcquire,</w:t>
      </w:r>
      <w:r>
        <w:br/>
        <w:t xml:space="preserve">                                       Int64 recordSize,</w:t>
      </w:r>
      <w:r>
        <w:br/>
        <w:t xml:space="preserve">                                       Double sampleRate);</w:t>
      </w:r>
    </w:p>
    <w:p w:rsidR="00004825" w:rsidRDefault="00004825">
      <w:pPr>
        <w:pStyle w:val="FunctionHead"/>
      </w:pPr>
      <w:r>
        <w:t>COM Method Prototype</w:t>
      </w:r>
    </w:p>
    <w:p w:rsidR="00004825" w:rsidRDefault="00004825">
      <w:pPr>
        <w:pStyle w:val="Code1"/>
      </w:pPr>
      <w:r>
        <w:t>HRESULT Acquisition.Configure</w:t>
      </w:r>
      <w:r w:rsidR="00E17771">
        <w:t>Acquisition</w:t>
      </w:r>
      <w:r>
        <w:t xml:space="preserve"> ([in] long NumRecords</w:t>
      </w:r>
      <w:r w:rsidR="008B7093">
        <w:t>ToAcquire</w:t>
      </w:r>
      <w:r>
        <w:t>,</w:t>
      </w:r>
      <w:r>
        <w:br/>
        <w:t xml:space="preserve">                                     </w:t>
      </w:r>
      <w:r w:rsidR="000B0F0C">
        <w:t xml:space="preserve">     </w:t>
      </w:r>
      <w:r>
        <w:t>[in] long RecordSize,</w:t>
      </w:r>
      <w:r>
        <w:br/>
        <w:t xml:space="preserve">                                     </w:t>
      </w:r>
      <w:r w:rsidR="000B0F0C">
        <w:t xml:space="preserve">     </w:t>
      </w:r>
      <w:r>
        <w:t>[in] double SampleRate);</w:t>
      </w:r>
    </w:p>
    <w:p w:rsidR="00004825" w:rsidRDefault="00004825">
      <w:pPr>
        <w:pStyle w:val="FunctionHead"/>
      </w:pPr>
      <w:r>
        <w:t>C Prototype</w:t>
      </w:r>
    </w:p>
    <w:p w:rsidR="00004825" w:rsidRDefault="00004825">
      <w:pPr>
        <w:pStyle w:val="Code1"/>
        <w:tabs>
          <w:tab w:val="left" w:pos="630"/>
        </w:tabs>
      </w:pPr>
      <w:r>
        <w:t>ViStatus IviDigitizer_ConfigureAcquisition (ViSession Vi,</w:t>
      </w:r>
      <w:r>
        <w:br/>
        <w:t xml:space="preserve">                                        </w:t>
      </w:r>
      <w:r w:rsidR="000B0F0C">
        <w:t xml:space="preserve">    </w:t>
      </w:r>
      <w:r w:rsidR="0078415C">
        <w:t>ViInt64</w:t>
      </w:r>
      <w:r>
        <w:t xml:space="preserve"> NumRecords</w:t>
      </w:r>
      <w:r w:rsidR="008B7093">
        <w:t>ToAcquire</w:t>
      </w:r>
      <w:r>
        <w:t>,</w:t>
      </w:r>
      <w:r>
        <w:br/>
        <w:t xml:space="preserve">                                        </w:t>
      </w:r>
      <w:r w:rsidR="000B0F0C">
        <w:t xml:space="preserve">    </w:t>
      </w:r>
      <w:r w:rsidR="0078415C">
        <w:t>ViInt64</w:t>
      </w:r>
      <w:r>
        <w:t xml:space="preserve"> RecordSize,</w:t>
      </w:r>
      <w:r>
        <w:br/>
        <w:t xml:space="preserve">                                        </w:t>
      </w:r>
      <w:r w:rsidR="000B0F0C">
        <w:t xml:space="preserve">    </w:t>
      </w:r>
      <w:r>
        <w:t>ViReal64 SampleRate);</w:t>
      </w:r>
    </w:p>
    <w:p w:rsidR="00004825" w:rsidRDefault="00004825">
      <w:pPr>
        <w:pStyle w:val="FunctionHead"/>
      </w:pPr>
      <w:r>
        <w:t>Parameters</w:t>
      </w:r>
    </w:p>
    <w:tbl>
      <w:tblPr>
        <w:tblW w:w="8821" w:type="dxa"/>
        <w:tblInd w:w="728" w:type="dxa"/>
        <w:tblLayout w:type="fixed"/>
        <w:tblCellMar>
          <w:left w:w="80" w:type="dxa"/>
          <w:right w:w="80" w:type="dxa"/>
        </w:tblCellMar>
        <w:tblLook w:val="0000"/>
      </w:tblPr>
      <w:tblGrid>
        <w:gridCol w:w="2772"/>
        <w:gridCol w:w="4230"/>
        <w:gridCol w:w="1819"/>
      </w:tblGrid>
      <w:tr w:rsidR="00004825" w:rsidTr="00C338E7">
        <w:trPr>
          <w:cantSplit/>
        </w:trPr>
        <w:tc>
          <w:tcPr>
            <w:tcW w:w="2772" w:type="dxa"/>
            <w:tcBorders>
              <w:top w:val="single" w:sz="6" w:space="0" w:color="auto"/>
              <w:left w:val="single" w:sz="6" w:space="0" w:color="auto"/>
              <w:right w:val="single" w:sz="6" w:space="0" w:color="auto"/>
            </w:tcBorders>
          </w:tcPr>
          <w:p w:rsidR="00004825" w:rsidRDefault="00004825" w:rsidP="005C73C7">
            <w:pPr>
              <w:pStyle w:val="TableHead"/>
            </w:pPr>
            <w:r>
              <w:t>Inputs</w:t>
            </w:r>
          </w:p>
        </w:tc>
        <w:tc>
          <w:tcPr>
            <w:tcW w:w="4230" w:type="dxa"/>
            <w:tcBorders>
              <w:top w:val="single" w:sz="6" w:space="0" w:color="auto"/>
              <w:left w:val="single" w:sz="6" w:space="0" w:color="auto"/>
              <w:right w:val="single" w:sz="6" w:space="0" w:color="auto"/>
            </w:tcBorders>
          </w:tcPr>
          <w:p w:rsidR="00004825" w:rsidRDefault="00004825" w:rsidP="005C73C7">
            <w:pPr>
              <w:pStyle w:val="TableHead"/>
            </w:pPr>
            <w:r>
              <w:t>Description</w:t>
            </w:r>
          </w:p>
        </w:tc>
        <w:tc>
          <w:tcPr>
            <w:tcW w:w="1819" w:type="dxa"/>
            <w:tcBorders>
              <w:top w:val="single" w:sz="6" w:space="0" w:color="auto"/>
              <w:left w:val="single" w:sz="6" w:space="0" w:color="auto"/>
              <w:right w:val="single" w:sz="6" w:space="0" w:color="auto"/>
            </w:tcBorders>
          </w:tcPr>
          <w:p w:rsidR="00004825" w:rsidRDefault="00004825" w:rsidP="005C73C7">
            <w:pPr>
              <w:pStyle w:val="TableHead"/>
            </w:pPr>
            <w:r>
              <w:t>Base Type</w:t>
            </w:r>
          </w:p>
        </w:tc>
      </w:tr>
      <w:tr w:rsidR="00605E19" w:rsidTr="00C338E7">
        <w:trPr>
          <w:cantSplit/>
        </w:trPr>
        <w:tc>
          <w:tcPr>
            <w:tcW w:w="2772"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w:t>
            </w:r>
          </w:p>
        </w:tc>
        <w:tc>
          <w:tcPr>
            <w:tcW w:w="4230"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
            </w:pPr>
            <w:r>
              <w:t>Instrument handle.</w:t>
            </w:r>
          </w:p>
        </w:tc>
        <w:tc>
          <w:tcPr>
            <w:tcW w:w="1819"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ViSession</w:t>
            </w:r>
          </w:p>
        </w:tc>
      </w:tr>
      <w:tr w:rsidR="00004825" w:rsidTr="00C338E7">
        <w:trPr>
          <w:cantSplit/>
        </w:trPr>
        <w:tc>
          <w:tcPr>
            <w:tcW w:w="2772"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NumRecords</w:t>
            </w:r>
            <w:r w:rsidR="008B7093">
              <w:t>ToAcquire</w:t>
            </w:r>
            <w:r w:rsidR="00C338E7">
              <w:t xml:space="preserve"> (C/COM)</w:t>
            </w:r>
          </w:p>
          <w:p w:rsidR="00C338E7" w:rsidRDefault="00C338E7">
            <w:pPr>
              <w:pStyle w:val="TableCellCourierNew"/>
            </w:pPr>
            <w:r>
              <w:t>numberOfRecordsToAcquire (.NET)</w:t>
            </w:r>
          </w:p>
        </w:tc>
        <w:tc>
          <w:tcPr>
            <w:tcW w:w="4230"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 xml:space="preserve">Specifies the number of records in the acquisition. This value sets the Num Records </w:t>
            </w:r>
            <w:r w:rsidR="008B7093">
              <w:t xml:space="preserve">To Acquire </w:t>
            </w:r>
            <w:r>
              <w:t>attribute.</w:t>
            </w:r>
          </w:p>
        </w:tc>
        <w:tc>
          <w:tcPr>
            <w:tcW w:w="1819" w:type="dxa"/>
            <w:tcBorders>
              <w:top w:val="single" w:sz="6" w:space="0" w:color="auto"/>
              <w:left w:val="single" w:sz="6" w:space="0" w:color="auto"/>
              <w:bottom w:val="single" w:sz="6" w:space="0" w:color="auto"/>
              <w:right w:val="single" w:sz="6" w:space="0" w:color="auto"/>
            </w:tcBorders>
          </w:tcPr>
          <w:p w:rsidR="00004825" w:rsidRDefault="0078415C">
            <w:pPr>
              <w:pStyle w:val="TableCellCourierNew"/>
            </w:pPr>
            <w:r>
              <w:t>ViInt64</w:t>
            </w:r>
          </w:p>
        </w:tc>
      </w:tr>
      <w:tr w:rsidR="00004825" w:rsidTr="00C338E7">
        <w:trPr>
          <w:cantSplit/>
        </w:trPr>
        <w:tc>
          <w:tcPr>
            <w:tcW w:w="2772"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RecordSize</w:t>
            </w:r>
          </w:p>
        </w:tc>
        <w:tc>
          <w:tcPr>
            <w:tcW w:w="4230"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number of samples in each record</w:t>
            </w:r>
            <w:r w:rsidR="0080634C">
              <w:t xml:space="preserve">. </w:t>
            </w:r>
            <w:r>
              <w:t>This value sets the Record Size attribute.</w:t>
            </w:r>
          </w:p>
        </w:tc>
        <w:tc>
          <w:tcPr>
            <w:tcW w:w="1819" w:type="dxa"/>
            <w:tcBorders>
              <w:top w:val="single" w:sz="6" w:space="0" w:color="auto"/>
              <w:left w:val="single" w:sz="6" w:space="0" w:color="auto"/>
              <w:bottom w:val="single" w:sz="6" w:space="0" w:color="auto"/>
              <w:right w:val="single" w:sz="6" w:space="0" w:color="auto"/>
            </w:tcBorders>
          </w:tcPr>
          <w:p w:rsidR="00004825" w:rsidRDefault="0078415C">
            <w:pPr>
              <w:pStyle w:val="TableCellCourierNew"/>
            </w:pPr>
            <w:r>
              <w:t>ViInt64</w:t>
            </w:r>
          </w:p>
        </w:tc>
      </w:tr>
      <w:tr w:rsidR="00004825" w:rsidTr="00C338E7">
        <w:trPr>
          <w:cantSplit/>
        </w:trPr>
        <w:tc>
          <w:tcPr>
            <w:tcW w:w="2772"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SampleRate</w:t>
            </w:r>
          </w:p>
        </w:tc>
        <w:tc>
          <w:tcPr>
            <w:tcW w:w="4230"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sample rate in samples per second</w:t>
            </w:r>
            <w:r w:rsidR="0080634C">
              <w:t xml:space="preserve">. </w:t>
            </w:r>
            <w:r>
              <w:t>This value sets the Sample Rate attribute.</w:t>
            </w:r>
          </w:p>
        </w:tc>
        <w:tc>
          <w:tcPr>
            <w:tcW w:w="1819" w:type="dxa"/>
            <w:tcBorders>
              <w:top w:val="single" w:sz="6" w:space="0" w:color="auto"/>
              <w:left w:val="single" w:sz="6" w:space="0" w:color="auto"/>
              <w:bottom w:val="single" w:sz="6" w:space="0" w:color="auto"/>
              <w:right w:val="single" w:sz="6" w:space="0" w:color="auto"/>
            </w:tcBorders>
          </w:tcPr>
          <w:p w:rsidR="00004825" w:rsidRDefault="00DE3EBF">
            <w:pPr>
              <w:pStyle w:val="TableCellCourierNew"/>
            </w:pPr>
            <w:r>
              <w:t>ViReal64</w:t>
            </w:r>
          </w:p>
        </w:tc>
      </w:tr>
    </w:tbl>
    <w:p w:rsidR="00004825" w:rsidRDefault="00004825">
      <w:pPr>
        <w:pStyle w:val="FunctionHead"/>
      </w:pPr>
      <w:r>
        <w:t>Return Values</w:t>
      </w:r>
      <w:r w:rsidR="00C338E7">
        <w:t xml:space="preserve"> (C/COM)</w:t>
      </w:r>
    </w:p>
    <w:p w:rsidR="00004825" w:rsidRDefault="00004825">
      <w:pPr>
        <w:pStyle w:val="Body1"/>
      </w:pPr>
      <w:r>
        <w:t xml:space="preserve">The </w:t>
      </w:r>
      <w:r>
        <w:rPr>
          <w:rStyle w:val="Italic"/>
        </w:rPr>
        <w:t>IVI-3.2: Inherent Capabilities Specification</w:t>
      </w:r>
      <w:r>
        <w:t xml:space="preserve"> defines general status codes that this function can return.</w:t>
      </w:r>
    </w:p>
    <w:p w:rsidR="00004825" w:rsidRDefault="00004825">
      <w:pPr>
        <w:pStyle w:val="Body1"/>
        <w:rPr>
          <w:sz w:val="12"/>
          <w:szCs w:val="12"/>
        </w:rPr>
      </w:pPr>
    </w:p>
    <w:p w:rsidR="00C338E7" w:rsidRPr="00F7116C" w:rsidRDefault="00C338E7" w:rsidP="00C338E7">
      <w:pPr>
        <w:pStyle w:val="AttrFuncSubheading"/>
        <w:rPr>
          <w:color w:val="auto"/>
        </w:rPr>
      </w:pPr>
      <w:r w:rsidRPr="00F7116C">
        <w:rPr>
          <w:color w:val="auto"/>
        </w:rPr>
        <w:t>.NET Exceptions</w:t>
      </w:r>
    </w:p>
    <w:p w:rsidR="00C338E7" w:rsidRDefault="00C338E7" w:rsidP="00C338E7">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4C1B3C" w:rsidRPr="005C73C7" w:rsidRDefault="004C1B3C" w:rsidP="004C1B3C">
      <w:pPr>
        <w:pStyle w:val="Heading3"/>
        <w:pageBreakBefore/>
        <w:rPr>
          <w:ins w:id="257" w:author="MAUMARY,YVES (A-Switzerland,ex1)" w:date="2011-10-14T15:38:00Z"/>
        </w:rPr>
      </w:pPr>
      <w:bookmarkStart w:id="258" w:name="_Toc304583628"/>
      <w:bookmarkStart w:id="259" w:name="_Toc306374479"/>
      <w:ins w:id="260" w:author="MAUMARY,YVES (A-Switzerland,ex1)" w:date="2011-10-14T15:38:00Z">
        <w:r>
          <w:lastRenderedPageBreak/>
          <w:t>Configure Active Trigger Source</w:t>
        </w:r>
        <w:r w:rsidRPr="005C73C7">
          <w:t xml:space="preserve"> (IVI-C Only)</w:t>
        </w:r>
        <w:bookmarkEnd w:id="258"/>
        <w:bookmarkEnd w:id="259"/>
      </w:ins>
    </w:p>
    <w:p w:rsidR="004C1B3C" w:rsidRDefault="004C1B3C" w:rsidP="004C1B3C">
      <w:pPr>
        <w:pStyle w:val="AttrFuncSubheading"/>
        <w:rPr>
          <w:ins w:id="261" w:author="MAUMARY,YVES (A-Switzerland,ex1)" w:date="2011-10-14T15:38:00Z"/>
        </w:rPr>
      </w:pPr>
      <w:ins w:id="262" w:author="MAUMARY,YVES (A-Switzerland,ex1)" w:date="2011-10-14T15:38:00Z">
        <w:r>
          <w:t>Description</w:t>
        </w:r>
      </w:ins>
    </w:p>
    <w:p w:rsidR="00B348F9" w:rsidRDefault="004C1B3C" w:rsidP="00B348F9">
      <w:pPr>
        <w:pStyle w:val="Body1"/>
        <w:rPr>
          <w:ins w:id="263" w:author="MAUMARY,YVES (A-Switzerland,ex1)" w:date="2011-10-14T15:38:00Z"/>
        </w:rPr>
      </w:pPr>
      <w:ins w:id="264" w:author="MAUMARY,YVES (A-Switzerland,ex1)" w:date="2011-10-14T15:38:00Z">
        <w:r w:rsidRPr="00555D6A">
          <w:t xml:space="preserve">This function </w:t>
        </w:r>
        <w:r w:rsidR="00B348F9">
          <w:t>sets the Active Trigger Source attribute, which s</w:t>
        </w:r>
        <w:r w:rsidR="00B348F9" w:rsidRPr="00BB7805">
          <w:t>pecif</w:t>
        </w:r>
        <w:r w:rsidR="00B348F9">
          <w:t>ies</w:t>
        </w:r>
        <w:r w:rsidR="00B348F9" w:rsidRPr="00BB7805">
          <w:t xml:space="preserve"> the source the digitizer monitors for </w:t>
        </w:r>
        <w:r w:rsidR="00B348F9">
          <w:t>the trigger</w:t>
        </w:r>
        <w:r w:rsidR="00B348F9" w:rsidRPr="00BB7805">
          <w:t xml:space="preserve"> event. The value specified </w:t>
        </w:r>
        <w:r w:rsidR="00B348F9">
          <w:t>as parameter</w:t>
        </w:r>
        <w:r w:rsidR="00B348F9" w:rsidRPr="00BB7805">
          <w:t xml:space="preserve"> must be one of the valid repeated capability names for the </w:t>
        </w:r>
        <w:r w:rsidR="00B348F9">
          <w:t>Trigger</w:t>
        </w:r>
        <w:r w:rsidR="00B348F9" w:rsidRPr="00BB7805">
          <w:t>Source repeated capability.</w:t>
        </w:r>
      </w:ins>
    </w:p>
    <w:p w:rsidR="00B348F9" w:rsidRDefault="00B348F9" w:rsidP="00B348F9">
      <w:pPr>
        <w:pStyle w:val="Body"/>
        <w:rPr>
          <w:ins w:id="265" w:author="MAUMARY,YVES (A-Switzerland,ex1)" w:date="2011-10-14T15:38:00Z"/>
        </w:rPr>
      </w:pPr>
      <w:ins w:id="266" w:author="MAUMARY,YVES (A-Switzerland,ex1)" w:date="2011-10-14T15:38:00Z">
        <w:r>
          <w:t xml:space="preserve">If an IVI driver supports a trigger source and the trigger source is listed in IVI-3.3 </w:t>
        </w:r>
        <w:r w:rsidRPr="00097AE6">
          <w:rPr>
            <w:i/>
          </w:rPr>
          <w:t>Cross Class Capabilities Specification</w:t>
        </w:r>
        <w:r>
          <w:t xml:space="preserve">, Section 3, then the IVI driver shall accept the standard string for that trigger source. The source parameter is case insensitive, but case preserving. That is, the setting is case insensitive but when reading it back the programmed case is returned. IVI specific drivers may define new trigger source strings for trigger sources that are not defined by IVI-3.3 </w:t>
        </w:r>
        <w:r w:rsidRPr="00097AE6">
          <w:rPr>
            <w:i/>
          </w:rPr>
          <w:t>Cross Class Capabilities Specification</w:t>
        </w:r>
        <w:r>
          <w:t xml:space="preserve"> if needed.</w:t>
        </w:r>
      </w:ins>
    </w:p>
    <w:p w:rsidR="004C1B3C" w:rsidRDefault="00B348F9" w:rsidP="00667BD1">
      <w:pPr>
        <w:pStyle w:val="Body"/>
        <w:rPr>
          <w:ins w:id="267" w:author="MAUMARY,YVES (A-Switzerland,ex1)" w:date="2011-10-14T15:38:00Z"/>
        </w:rPr>
      </w:pPr>
      <w:ins w:id="268" w:author="MAUMARY,YVES (A-Switzerland,ex1)" w:date="2011-10-14T15:38:00Z">
        <w:r>
          <w:t>Th</w:t>
        </w:r>
        <w:r w:rsidR="00667BD1">
          <w:t>e</w:t>
        </w:r>
        <w:r>
          <w:t xml:space="preserve"> </w:t>
        </w:r>
        <w:r w:rsidR="00667BD1">
          <w:t xml:space="preserve">Active Trigger Source </w:t>
        </w:r>
        <w:r>
          <w:t>attribute only affects instrument behavior when either the</w:t>
        </w:r>
        <w:r w:rsidR="00510997">
          <w:t xml:space="preserve"> IviDigitizerMultiTrigger extens</w:t>
        </w:r>
        <w:r>
          <w:t>ion group is not supported or the Trigger Source Operator is set to None.</w:t>
        </w:r>
      </w:ins>
    </w:p>
    <w:p w:rsidR="004C1B3C" w:rsidRDefault="004C1B3C" w:rsidP="004C1B3C">
      <w:pPr>
        <w:pStyle w:val="AttrFuncSubheading"/>
        <w:rPr>
          <w:ins w:id="269" w:author="MAUMARY,YVES (A-Switzerland,ex1)" w:date="2011-10-14T15:38:00Z"/>
        </w:rPr>
      </w:pPr>
      <w:ins w:id="270" w:author="MAUMARY,YVES (A-Switzerland,ex1)" w:date="2011-10-14T15:38:00Z">
        <w:r>
          <w:t>.NET Method Prototype</w:t>
        </w:r>
      </w:ins>
    </w:p>
    <w:p w:rsidR="004C1B3C" w:rsidRDefault="004C1B3C" w:rsidP="004C1B3C">
      <w:pPr>
        <w:pStyle w:val="Code1"/>
        <w:tabs>
          <w:tab w:val="clear" w:pos="720"/>
          <w:tab w:val="clear" w:pos="3240"/>
        </w:tabs>
        <w:ind w:left="3204" w:hanging="2484"/>
        <w:rPr>
          <w:ins w:id="271" w:author="MAUMARY,YVES (A-Switzerland,ex1)" w:date="2011-10-14T15:38:00Z"/>
          <w:rFonts w:ascii="Times New Roman" w:hAnsi="Times New Roman"/>
          <w:sz w:val="20"/>
        </w:rPr>
      </w:pPr>
      <w:ins w:id="272" w:author="MAUMARY,YVES (A-Switzerland,ex1)" w:date="2011-10-14T15:38:00Z">
        <w:r w:rsidRPr="002E7B06">
          <w:t>N/A</w:t>
        </w:r>
      </w:ins>
    </w:p>
    <w:p w:rsidR="004C1B3C" w:rsidRPr="001860D1" w:rsidRDefault="004C1B3C" w:rsidP="004C1B3C">
      <w:pPr>
        <w:pStyle w:val="Code1"/>
        <w:tabs>
          <w:tab w:val="clear" w:pos="720"/>
          <w:tab w:val="clear" w:pos="3240"/>
        </w:tabs>
        <w:ind w:left="3204" w:hanging="2484"/>
        <w:rPr>
          <w:ins w:id="273" w:author="MAUMARY,YVES (A-Switzerland,ex1)" w:date="2011-10-14T15:38:00Z"/>
        </w:rPr>
      </w:pPr>
      <w:ins w:id="274" w:author="MAUMARY,YVES (A-Switzerland,ex1)" w:date="2011-10-14T15:38:00Z">
        <w:r w:rsidRPr="001860D1">
          <w:rPr>
            <w:rFonts w:ascii="Times New Roman" w:hAnsi="Times New Roman"/>
            <w:sz w:val="20"/>
          </w:rPr>
          <w:t>(Use the</w:t>
        </w:r>
        <w:r w:rsidRPr="001860D1">
          <w:t xml:space="preserve"> </w:t>
        </w:r>
        <w:r>
          <w:rPr>
            <w:rStyle w:val="monospace"/>
          </w:rPr>
          <w:t>Trigger.ActiveSource</w:t>
        </w:r>
        <w:r w:rsidRPr="001860D1">
          <w:t xml:space="preserve"> </w:t>
        </w:r>
        <w:r w:rsidRPr="001860D1">
          <w:rPr>
            <w:rFonts w:ascii="Times New Roman" w:hAnsi="Times New Roman"/>
            <w:sz w:val="20"/>
          </w:rPr>
          <w:t>property)</w:t>
        </w:r>
      </w:ins>
    </w:p>
    <w:p w:rsidR="004C1B3C" w:rsidRDefault="004C1B3C" w:rsidP="004C1B3C">
      <w:pPr>
        <w:pStyle w:val="AttrFuncSubheading"/>
        <w:rPr>
          <w:ins w:id="275" w:author="MAUMARY,YVES (A-Switzerland,ex1)" w:date="2011-10-14T15:38:00Z"/>
        </w:rPr>
      </w:pPr>
      <w:ins w:id="276" w:author="MAUMARY,YVES (A-Switzerland,ex1)" w:date="2011-10-14T15:38:00Z">
        <w:r>
          <w:t>COM Method Prototype</w:t>
        </w:r>
      </w:ins>
    </w:p>
    <w:p w:rsidR="004C1B3C" w:rsidRDefault="004C1B3C" w:rsidP="004C1B3C">
      <w:pPr>
        <w:pStyle w:val="Code1"/>
        <w:tabs>
          <w:tab w:val="clear" w:pos="720"/>
          <w:tab w:val="clear" w:pos="3240"/>
        </w:tabs>
        <w:ind w:left="3204" w:hanging="2484"/>
        <w:rPr>
          <w:ins w:id="277" w:author="MAUMARY,YVES (A-Switzerland,ex1)" w:date="2011-10-14T15:38:00Z"/>
          <w:rFonts w:ascii="Times New Roman" w:hAnsi="Times New Roman"/>
          <w:sz w:val="20"/>
        </w:rPr>
      </w:pPr>
      <w:ins w:id="278" w:author="MAUMARY,YVES (A-Switzerland,ex1)" w:date="2011-10-14T15:38:00Z">
        <w:r w:rsidRPr="002E7B06">
          <w:t>N/A</w:t>
        </w:r>
      </w:ins>
    </w:p>
    <w:p w:rsidR="004C1B3C" w:rsidRPr="001860D1" w:rsidRDefault="004C1B3C" w:rsidP="004C1B3C">
      <w:pPr>
        <w:pStyle w:val="Code1"/>
        <w:tabs>
          <w:tab w:val="clear" w:pos="720"/>
          <w:tab w:val="clear" w:pos="3240"/>
        </w:tabs>
        <w:ind w:left="3204" w:hanging="2484"/>
        <w:rPr>
          <w:ins w:id="279" w:author="MAUMARY,YVES (A-Switzerland,ex1)" w:date="2011-10-14T15:38:00Z"/>
        </w:rPr>
      </w:pPr>
      <w:ins w:id="280" w:author="MAUMARY,YVES (A-Switzerland,ex1)" w:date="2011-10-14T15:38:00Z">
        <w:r w:rsidRPr="001860D1">
          <w:rPr>
            <w:rFonts w:ascii="Times New Roman" w:hAnsi="Times New Roman"/>
            <w:sz w:val="20"/>
          </w:rPr>
          <w:t>(Use the</w:t>
        </w:r>
        <w:r w:rsidRPr="001860D1">
          <w:t xml:space="preserve"> </w:t>
        </w:r>
        <w:r>
          <w:rPr>
            <w:rStyle w:val="monospace"/>
          </w:rPr>
          <w:t>Trigger.ActiveSource</w:t>
        </w:r>
        <w:r w:rsidRPr="001860D1">
          <w:t xml:space="preserve"> </w:t>
        </w:r>
        <w:r w:rsidRPr="001860D1">
          <w:rPr>
            <w:rFonts w:ascii="Times New Roman" w:hAnsi="Times New Roman"/>
            <w:sz w:val="20"/>
          </w:rPr>
          <w:t>property)</w:t>
        </w:r>
      </w:ins>
    </w:p>
    <w:p w:rsidR="004C1B3C" w:rsidRDefault="004C1B3C" w:rsidP="004C1B3C">
      <w:pPr>
        <w:pStyle w:val="AttrFuncSubheading"/>
        <w:rPr>
          <w:ins w:id="281" w:author="MAUMARY,YVES (A-Switzerland,ex1)" w:date="2011-10-14T15:38:00Z"/>
        </w:rPr>
      </w:pPr>
      <w:ins w:id="282" w:author="MAUMARY,YVES (A-Switzerland,ex1)" w:date="2011-10-14T15:38:00Z">
        <w:r>
          <w:t>C Prototype</w:t>
        </w:r>
      </w:ins>
    </w:p>
    <w:p w:rsidR="004C1B3C" w:rsidRDefault="004C1B3C" w:rsidP="004C1B3C">
      <w:pPr>
        <w:pStyle w:val="Code1"/>
        <w:rPr>
          <w:ins w:id="283" w:author="MAUMARY,YVES (A-Switzerland,ex1)" w:date="2011-10-14T15:38:00Z"/>
          <w:color w:val="000000"/>
        </w:rPr>
      </w:pPr>
      <w:ins w:id="284" w:author="MAUMARY,YVES (A-Switzerland,ex1)" w:date="2011-10-14T15:38:00Z">
        <w:r>
          <w:rPr>
            <w:color w:val="000000"/>
          </w:rPr>
          <w:t>ViStatus IviDigitizer_ConfigureActiveTriggerSource (ViSession Vi,</w:t>
        </w:r>
        <w:r>
          <w:rPr>
            <w:color w:val="000000"/>
          </w:rPr>
          <w:br/>
          <w:t xml:space="preserve">                                      </w:t>
        </w:r>
        <w:r w:rsidR="00B348F9">
          <w:rPr>
            <w:color w:val="000000"/>
          </w:rPr>
          <w:t xml:space="preserve">              </w:t>
        </w:r>
        <w:r>
          <w:rPr>
            <w:color w:val="000000"/>
          </w:rPr>
          <w:t>Vi</w:t>
        </w:r>
        <w:r w:rsidR="00B348F9">
          <w:rPr>
            <w:color w:val="000000"/>
          </w:rPr>
          <w:t xml:space="preserve">String </w:t>
        </w:r>
        <w:r w:rsidR="00667BD1">
          <w:rPr>
            <w:color w:val="000000"/>
          </w:rPr>
          <w:t>S</w:t>
        </w:r>
        <w:r w:rsidR="00B348F9">
          <w:rPr>
            <w:color w:val="000000"/>
          </w:rPr>
          <w:t>ource</w:t>
        </w:r>
        <w:r>
          <w:rPr>
            <w:color w:val="000000"/>
          </w:rPr>
          <w:t>);</w:t>
        </w:r>
      </w:ins>
    </w:p>
    <w:p w:rsidR="004C1B3C" w:rsidRDefault="004C1B3C" w:rsidP="004C1B3C">
      <w:pPr>
        <w:pStyle w:val="AttrFuncSubheading"/>
        <w:rPr>
          <w:ins w:id="285" w:author="MAUMARY,YVES (A-Switzerland,ex1)" w:date="2011-10-14T15:38:00Z"/>
        </w:rPr>
      </w:pPr>
      <w:ins w:id="286" w:author="MAUMARY,YVES (A-Switzerland,ex1)" w:date="2011-10-14T15:38:00Z">
        <w:r>
          <w:t>Parameters</w:t>
        </w:r>
      </w:ins>
    </w:p>
    <w:tbl>
      <w:tblPr>
        <w:tblW w:w="8730" w:type="dxa"/>
        <w:tblInd w:w="800" w:type="dxa"/>
        <w:tblLayout w:type="fixed"/>
        <w:tblCellMar>
          <w:left w:w="80" w:type="dxa"/>
          <w:right w:w="80" w:type="dxa"/>
        </w:tblCellMar>
        <w:tblLook w:val="0000"/>
      </w:tblPr>
      <w:tblGrid>
        <w:gridCol w:w="2430"/>
        <w:gridCol w:w="4320"/>
        <w:gridCol w:w="1980"/>
      </w:tblGrid>
      <w:tr w:rsidR="004C1B3C" w:rsidTr="008D2338">
        <w:trPr>
          <w:cantSplit/>
          <w:ins w:id="287" w:author="MAUMARY,YVES (A-Switzerland,ex1)" w:date="2011-10-14T15:38:00Z"/>
        </w:trPr>
        <w:tc>
          <w:tcPr>
            <w:tcW w:w="2430" w:type="dxa"/>
            <w:tcBorders>
              <w:top w:val="single" w:sz="6" w:space="0" w:color="auto"/>
              <w:left w:val="single" w:sz="6" w:space="0" w:color="auto"/>
              <w:right w:val="single" w:sz="6" w:space="0" w:color="auto"/>
            </w:tcBorders>
          </w:tcPr>
          <w:p w:rsidR="004C1B3C" w:rsidRDefault="004C1B3C" w:rsidP="008D2338">
            <w:pPr>
              <w:pStyle w:val="TableHead"/>
              <w:rPr>
                <w:ins w:id="288" w:author="MAUMARY,YVES (A-Switzerland,ex1)" w:date="2011-10-14T15:38:00Z"/>
              </w:rPr>
            </w:pPr>
            <w:ins w:id="289" w:author="MAUMARY,YVES (A-Switzerland,ex1)" w:date="2011-10-14T15:38:00Z">
              <w:r>
                <w:t>Inputs</w:t>
              </w:r>
            </w:ins>
          </w:p>
        </w:tc>
        <w:tc>
          <w:tcPr>
            <w:tcW w:w="4320" w:type="dxa"/>
            <w:tcBorders>
              <w:top w:val="single" w:sz="6" w:space="0" w:color="auto"/>
              <w:left w:val="single" w:sz="6" w:space="0" w:color="auto"/>
              <w:right w:val="single" w:sz="6" w:space="0" w:color="auto"/>
            </w:tcBorders>
          </w:tcPr>
          <w:p w:rsidR="004C1B3C" w:rsidRDefault="004C1B3C" w:rsidP="008D2338">
            <w:pPr>
              <w:pStyle w:val="TableHead"/>
              <w:rPr>
                <w:ins w:id="290" w:author="MAUMARY,YVES (A-Switzerland,ex1)" w:date="2011-10-14T15:38:00Z"/>
              </w:rPr>
            </w:pPr>
            <w:ins w:id="291" w:author="MAUMARY,YVES (A-Switzerland,ex1)" w:date="2011-10-14T15:38:00Z">
              <w:r>
                <w:t>Description</w:t>
              </w:r>
            </w:ins>
          </w:p>
        </w:tc>
        <w:tc>
          <w:tcPr>
            <w:tcW w:w="1980" w:type="dxa"/>
            <w:tcBorders>
              <w:top w:val="single" w:sz="6" w:space="0" w:color="auto"/>
              <w:left w:val="single" w:sz="6" w:space="0" w:color="auto"/>
              <w:right w:val="single" w:sz="6" w:space="0" w:color="auto"/>
            </w:tcBorders>
          </w:tcPr>
          <w:p w:rsidR="004C1B3C" w:rsidRDefault="004C1B3C" w:rsidP="008D2338">
            <w:pPr>
              <w:pStyle w:val="TableHead"/>
              <w:rPr>
                <w:ins w:id="292" w:author="MAUMARY,YVES (A-Switzerland,ex1)" w:date="2011-10-14T15:38:00Z"/>
              </w:rPr>
            </w:pPr>
            <w:ins w:id="293" w:author="MAUMARY,YVES (A-Switzerland,ex1)" w:date="2011-10-14T15:38:00Z">
              <w:r>
                <w:t>Base Type</w:t>
              </w:r>
            </w:ins>
          </w:p>
        </w:tc>
      </w:tr>
      <w:tr w:rsidR="004C1B3C" w:rsidTr="008D2338">
        <w:trPr>
          <w:cantSplit/>
          <w:ins w:id="294" w:author="MAUMARY,YVES (A-Switzerland,ex1)" w:date="2011-10-14T15:38:00Z"/>
        </w:trPr>
        <w:tc>
          <w:tcPr>
            <w:tcW w:w="2430" w:type="dxa"/>
            <w:tcBorders>
              <w:top w:val="double" w:sz="6" w:space="0" w:color="auto"/>
              <w:left w:val="single" w:sz="6" w:space="0" w:color="auto"/>
              <w:right w:val="single" w:sz="6" w:space="0" w:color="auto"/>
            </w:tcBorders>
          </w:tcPr>
          <w:p w:rsidR="004C1B3C" w:rsidRDefault="004C1B3C" w:rsidP="008D2338">
            <w:pPr>
              <w:pStyle w:val="TableCellCourierNew"/>
              <w:rPr>
                <w:ins w:id="295" w:author="MAUMARY,YVES (A-Switzerland,ex1)" w:date="2011-10-14T15:38:00Z"/>
              </w:rPr>
            </w:pPr>
            <w:ins w:id="296" w:author="MAUMARY,YVES (A-Switzerland,ex1)" w:date="2011-10-14T15:38:00Z">
              <w:r>
                <w:t>Vi</w:t>
              </w:r>
            </w:ins>
          </w:p>
        </w:tc>
        <w:tc>
          <w:tcPr>
            <w:tcW w:w="4320" w:type="dxa"/>
            <w:tcBorders>
              <w:top w:val="double" w:sz="6" w:space="0" w:color="auto"/>
              <w:left w:val="single" w:sz="6" w:space="0" w:color="auto"/>
              <w:right w:val="single" w:sz="6" w:space="0" w:color="auto"/>
            </w:tcBorders>
          </w:tcPr>
          <w:p w:rsidR="004C1B3C" w:rsidRDefault="004C1B3C" w:rsidP="008D2338">
            <w:pPr>
              <w:pStyle w:val="TableCell"/>
              <w:rPr>
                <w:ins w:id="297" w:author="MAUMARY,YVES (A-Switzerland,ex1)" w:date="2011-10-14T15:38:00Z"/>
              </w:rPr>
            </w:pPr>
            <w:ins w:id="298" w:author="MAUMARY,YVES (A-Switzerland,ex1)" w:date="2011-10-14T15:38:00Z">
              <w:r>
                <w:t>Instrument handle</w:t>
              </w:r>
            </w:ins>
          </w:p>
        </w:tc>
        <w:tc>
          <w:tcPr>
            <w:tcW w:w="1980" w:type="dxa"/>
            <w:tcBorders>
              <w:top w:val="double" w:sz="6" w:space="0" w:color="auto"/>
              <w:left w:val="single" w:sz="6" w:space="0" w:color="auto"/>
              <w:right w:val="single" w:sz="6" w:space="0" w:color="auto"/>
            </w:tcBorders>
          </w:tcPr>
          <w:p w:rsidR="004C1B3C" w:rsidRDefault="004C1B3C" w:rsidP="008D2338">
            <w:pPr>
              <w:pStyle w:val="TableCellCourierNew"/>
              <w:rPr>
                <w:ins w:id="299" w:author="MAUMARY,YVES (A-Switzerland,ex1)" w:date="2011-10-14T15:38:00Z"/>
              </w:rPr>
            </w:pPr>
            <w:ins w:id="300" w:author="MAUMARY,YVES (A-Switzerland,ex1)" w:date="2011-10-14T15:38:00Z">
              <w:r>
                <w:t>ViSession</w:t>
              </w:r>
            </w:ins>
          </w:p>
        </w:tc>
      </w:tr>
      <w:tr w:rsidR="004C1B3C" w:rsidTr="008D2338">
        <w:trPr>
          <w:cantSplit/>
          <w:ins w:id="301" w:author="MAUMARY,YVES (A-Switzerland,ex1)" w:date="2011-10-14T15:38:00Z"/>
        </w:trPr>
        <w:tc>
          <w:tcPr>
            <w:tcW w:w="2430" w:type="dxa"/>
            <w:tcBorders>
              <w:top w:val="single" w:sz="6" w:space="0" w:color="auto"/>
              <w:left w:val="single" w:sz="6" w:space="0" w:color="auto"/>
              <w:bottom w:val="single" w:sz="6" w:space="0" w:color="auto"/>
              <w:right w:val="single" w:sz="6" w:space="0" w:color="auto"/>
            </w:tcBorders>
          </w:tcPr>
          <w:p w:rsidR="004C1B3C" w:rsidRDefault="00667BD1" w:rsidP="008D2338">
            <w:pPr>
              <w:pStyle w:val="TableCellCourierNew"/>
              <w:rPr>
                <w:ins w:id="302" w:author="MAUMARY,YVES (A-Switzerland,ex1)" w:date="2011-10-14T15:38:00Z"/>
              </w:rPr>
            </w:pPr>
            <w:ins w:id="303" w:author="MAUMARY,YVES (A-Switzerland,ex1)" w:date="2011-10-14T15:38:00Z">
              <w:r>
                <w:t>Source</w:t>
              </w:r>
            </w:ins>
          </w:p>
        </w:tc>
        <w:tc>
          <w:tcPr>
            <w:tcW w:w="4320" w:type="dxa"/>
            <w:tcBorders>
              <w:top w:val="single" w:sz="6" w:space="0" w:color="auto"/>
              <w:left w:val="single" w:sz="6" w:space="0" w:color="auto"/>
              <w:bottom w:val="single" w:sz="6" w:space="0" w:color="auto"/>
              <w:right w:val="single" w:sz="6" w:space="0" w:color="auto"/>
            </w:tcBorders>
          </w:tcPr>
          <w:p w:rsidR="004C1B3C" w:rsidRDefault="00AC6438" w:rsidP="00AC6438">
            <w:pPr>
              <w:pStyle w:val="Default"/>
              <w:rPr>
                <w:ins w:id="304" w:author="MAUMARY,YVES (A-Switzerland,ex1)" w:date="2011-10-14T15:38:00Z"/>
              </w:rPr>
            </w:pPr>
            <w:ins w:id="305" w:author="MAUMARY,YVES (A-Switzerland,ex1)" w:date="2011-10-14T15:38:00Z">
              <w:r>
                <w:rPr>
                  <w:sz w:val="20"/>
                  <w:szCs w:val="20"/>
                </w:rPr>
                <w:t>Specifies the trigger source that is to be set as the Active Trigger Source.</w:t>
              </w:r>
            </w:ins>
          </w:p>
        </w:tc>
        <w:tc>
          <w:tcPr>
            <w:tcW w:w="1980" w:type="dxa"/>
            <w:tcBorders>
              <w:top w:val="single" w:sz="6" w:space="0" w:color="auto"/>
              <w:left w:val="single" w:sz="6" w:space="0" w:color="auto"/>
              <w:bottom w:val="single" w:sz="6" w:space="0" w:color="auto"/>
              <w:right w:val="single" w:sz="6" w:space="0" w:color="auto"/>
            </w:tcBorders>
          </w:tcPr>
          <w:p w:rsidR="004C1B3C" w:rsidRDefault="00667BD1" w:rsidP="008D2338">
            <w:pPr>
              <w:pStyle w:val="TableCellCourierNew"/>
              <w:rPr>
                <w:ins w:id="306" w:author="MAUMARY,YVES (A-Switzerland,ex1)" w:date="2011-10-14T15:38:00Z"/>
              </w:rPr>
            </w:pPr>
            <w:ins w:id="307" w:author="MAUMARY,YVES (A-Switzerland,ex1)" w:date="2011-10-14T15:38:00Z">
              <w:r>
                <w:t>ViString</w:t>
              </w:r>
            </w:ins>
          </w:p>
        </w:tc>
      </w:tr>
    </w:tbl>
    <w:p w:rsidR="004C1B3C" w:rsidRDefault="004C1B3C" w:rsidP="004C1B3C">
      <w:pPr>
        <w:rPr>
          <w:ins w:id="308" w:author="MAUMARY,YVES (A-Switzerland,ex1)" w:date="2011-10-14T15:38:00Z"/>
          <w:color w:val="000000"/>
          <w:lang w:val="fr-FR"/>
        </w:rPr>
      </w:pPr>
    </w:p>
    <w:p w:rsidR="004C1B3C" w:rsidRDefault="004C1B3C" w:rsidP="004C1B3C">
      <w:pPr>
        <w:pStyle w:val="AttrFuncSubheading"/>
        <w:rPr>
          <w:ins w:id="309" w:author="MAUMARY,YVES (A-Switzerland,ex1)" w:date="2011-10-14T15:38:00Z"/>
        </w:rPr>
      </w:pPr>
      <w:ins w:id="310" w:author="MAUMARY,YVES (A-Switzerland,ex1)" w:date="2011-10-14T15:38:00Z">
        <w:r>
          <w:t>Return Values (C)</w:t>
        </w:r>
      </w:ins>
    </w:p>
    <w:p w:rsidR="004C1B3C" w:rsidRDefault="004C1B3C" w:rsidP="004C1B3C">
      <w:pPr>
        <w:pStyle w:val="Body1"/>
        <w:rPr>
          <w:ins w:id="311" w:author="MAUMARY,YVES (A-Switzerland,ex1)" w:date="2011-10-14T15:38:00Z"/>
          <w:color w:val="000000"/>
        </w:rPr>
      </w:pPr>
      <w:ins w:id="312" w:author="MAUMARY,YVES (A-Switzerland,ex1)" w:date="2011-10-14T15:38:00Z">
        <w:r>
          <w:rPr>
            <w:color w:val="000000"/>
          </w:rPr>
          <w:t xml:space="preserve">The </w:t>
        </w:r>
        <w:r>
          <w:rPr>
            <w:rStyle w:val="Italic"/>
            <w:color w:val="000000"/>
          </w:rPr>
          <w:t>IVI-3.2: Inherent Capabilities Specification</w:t>
        </w:r>
        <w:r>
          <w:rPr>
            <w:color w:val="000000"/>
          </w:rPr>
          <w:t xml:space="preserve"> defines general status codes that this function can return.</w:t>
        </w:r>
      </w:ins>
    </w:p>
    <w:p w:rsidR="00004825" w:rsidRDefault="00004825" w:rsidP="00B538DC">
      <w:pPr>
        <w:pStyle w:val="Heading3"/>
        <w:pageBreakBefore/>
      </w:pPr>
      <w:bookmarkStart w:id="313" w:name="_Toc304583629"/>
      <w:bookmarkStart w:id="314" w:name="_Toc306374480"/>
      <w:r>
        <w:lastRenderedPageBreak/>
        <w:t>Configure Channel</w:t>
      </w:r>
      <w:bookmarkEnd w:id="313"/>
      <w:bookmarkEnd w:id="314"/>
    </w:p>
    <w:p w:rsidR="00004825" w:rsidRDefault="00004825">
      <w:pPr>
        <w:pStyle w:val="FunctionHead"/>
      </w:pPr>
      <w:r>
        <w:t>Description</w:t>
      </w:r>
    </w:p>
    <w:p w:rsidR="00004825" w:rsidRDefault="00004825">
      <w:pPr>
        <w:pStyle w:val="Body1"/>
      </w:pPr>
      <w:r>
        <w:t>This function configures the most commonly configured attributes of the digitizer channel sub-system. These attributes are the range, offset, coupling, and whether the channel is enabled.</w:t>
      </w:r>
    </w:p>
    <w:p w:rsidR="00C338E7" w:rsidRDefault="00C338E7" w:rsidP="00C338E7">
      <w:pPr>
        <w:pStyle w:val="FunctionHead"/>
      </w:pPr>
      <w:r>
        <w:t>.NET Method Prototype</w:t>
      </w:r>
    </w:p>
    <w:p w:rsidR="00C338E7" w:rsidRDefault="00C338E7" w:rsidP="00C338E7">
      <w:pPr>
        <w:pStyle w:val="Code1"/>
      </w:pPr>
      <w:r>
        <w:t>void Channels[].Configure (Double range,</w:t>
      </w:r>
      <w:r>
        <w:br/>
        <w:t xml:space="preserve">                           Double offset,</w:t>
      </w:r>
      <w:r>
        <w:br/>
        <w:t xml:space="preserve">                           VerticalCoupling coupling,</w:t>
      </w:r>
      <w:r>
        <w:br/>
        <w:t xml:space="preserve">                           Boolean enabled);</w:t>
      </w:r>
    </w:p>
    <w:p w:rsidR="00004825" w:rsidRDefault="00004825">
      <w:pPr>
        <w:pStyle w:val="FunctionHead"/>
      </w:pPr>
      <w:r>
        <w:t>COM Method Prototype</w:t>
      </w:r>
    </w:p>
    <w:p w:rsidR="00004825" w:rsidRDefault="00004825">
      <w:pPr>
        <w:pStyle w:val="Code1"/>
      </w:pPr>
      <w:r>
        <w:t>HRESULT Channels.Item().Configure ([in] double Range,</w:t>
      </w:r>
      <w:r>
        <w:br/>
        <w:t xml:space="preserve">                                [in] double Offset,</w:t>
      </w:r>
      <w:r>
        <w:br/>
        <w:t xml:space="preserve">                                [in] IviDigitizerVerticalCouplingEnum Coupling,</w:t>
      </w:r>
      <w:r>
        <w:br/>
        <w:t xml:space="preserve">                                [in] VARIANT_BOOL Enabled);</w:t>
      </w:r>
    </w:p>
    <w:p w:rsidR="00004825" w:rsidRDefault="00004825">
      <w:pPr>
        <w:pStyle w:val="FunctionHead"/>
      </w:pPr>
      <w:r>
        <w:t>C Prototype</w:t>
      </w:r>
    </w:p>
    <w:p w:rsidR="00004825" w:rsidRDefault="00004825">
      <w:pPr>
        <w:pStyle w:val="Code1"/>
        <w:tabs>
          <w:tab w:val="left" w:pos="630"/>
        </w:tabs>
      </w:pPr>
      <w:r>
        <w:t>ViStatus IviDigitizer_ConfigureChannel (ViSession Vi,</w:t>
      </w:r>
      <w:r>
        <w:br/>
        <w:t xml:space="preserve">                                        ViConstString ChannelName,</w:t>
      </w:r>
      <w:r>
        <w:br/>
        <w:t xml:space="preserve">                                        ViReal64 Range,</w:t>
      </w:r>
      <w:r>
        <w:br/>
        <w:t xml:space="preserve">                                        ViReal64 Offset,</w:t>
      </w:r>
      <w:r>
        <w:br/>
        <w:t xml:space="preserve">                                        ViInt32 Coupling,</w:t>
      </w:r>
      <w:r>
        <w:br/>
        <w:t xml:space="preserve">                                        ViBoolean Enabled);</w:t>
      </w:r>
    </w:p>
    <w:p w:rsidR="00004825" w:rsidRDefault="00004825">
      <w:pPr>
        <w:pStyle w:val="FunctionHead"/>
      </w:pPr>
      <w:r>
        <w:t>Parameters</w:t>
      </w:r>
    </w:p>
    <w:tbl>
      <w:tblPr>
        <w:tblW w:w="8821" w:type="dxa"/>
        <w:tblInd w:w="728" w:type="dxa"/>
        <w:tblLayout w:type="fixed"/>
        <w:tblCellMar>
          <w:left w:w="80" w:type="dxa"/>
          <w:right w:w="80" w:type="dxa"/>
        </w:tblCellMar>
        <w:tblLook w:val="0000"/>
      </w:tblPr>
      <w:tblGrid>
        <w:gridCol w:w="1800"/>
        <w:gridCol w:w="4951"/>
        <w:gridCol w:w="2070"/>
      </w:tblGrid>
      <w:tr w:rsidR="00004825" w:rsidTr="00605E19">
        <w:trPr>
          <w:cantSplit/>
        </w:trPr>
        <w:tc>
          <w:tcPr>
            <w:tcW w:w="1800" w:type="dxa"/>
            <w:tcBorders>
              <w:top w:val="single" w:sz="6" w:space="0" w:color="auto"/>
              <w:left w:val="single" w:sz="6" w:space="0" w:color="auto"/>
              <w:right w:val="single" w:sz="6" w:space="0" w:color="auto"/>
            </w:tcBorders>
          </w:tcPr>
          <w:p w:rsidR="00004825" w:rsidRDefault="00004825">
            <w:pPr>
              <w:pStyle w:val="TableHead"/>
              <w:jc w:val="left"/>
            </w:pPr>
            <w:r>
              <w:t>Inputs</w:t>
            </w:r>
          </w:p>
        </w:tc>
        <w:tc>
          <w:tcPr>
            <w:tcW w:w="4951" w:type="dxa"/>
            <w:tcBorders>
              <w:top w:val="single" w:sz="6" w:space="0" w:color="auto"/>
              <w:left w:val="single" w:sz="6" w:space="0" w:color="auto"/>
              <w:right w:val="single" w:sz="6" w:space="0" w:color="auto"/>
            </w:tcBorders>
          </w:tcPr>
          <w:p w:rsidR="00004825" w:rsidRDefault="00004825">
            <w:pPr>
              <w:pStyle w:val="TableHead"/>
              <w:jc w:val="left"/>
            </w:pPr>
            <w:r>
              <w:t>Description</w:t>
            </w:r>
          </w:p>
        </w:tc>
        <w:tc>
          <w:tcPr>
            <w:tcW w:w="2070" w:type="dxa"/>
            <w:tcBorders>
              <w:top w:val="single" w:sz="6" w:space="0" w:color="auto"/>
              <w:left w:val="single" w:sz="6" w:space="0" w:color="auto"/>
              <w:right w:val="single" w:sz="6" w:space="0" w:color="auto"/>
            </w:tcBorders>
          </w:tcPr>
          <w:p w:rsidR="00004825" w:rsidRDefault="00004825">
            <w:pPr>
              <w:pStyle w:val="TableHead"/>
              <w:jc w:val="left"/>
            </w:pPr>
            <w:r>
              <w:t>Base Type</w:t>
            </w:r>
          </w:p>
        </w:tc>
      </w:tr>
      <w:tr w:rsidR="00A17351" w:rsidTr="00014519">
        <w:trPr>
          <w:cantSplit/>
        </w:trPr>
        <w:tc>
          <w:tcPr>
            <w:tcW w:w="1800" w:type="dxa"/>
            <w:tcBorders>
              <w:top w:val="single" w:sz="6" w:space="0" w:color="auto"/>
              <w:left w:val="single" w:sz="6" w:space="0" w:color="auto"/>
              <w:bottom w:val="single" w:sz="6" w:space="0" w:color="auto"/>
              <w:right w:val="single" w:sz="6" w:space="0" w:color="auto"/>
            </w:tcBorders>
          </w:tcPr>
          <w:p w:rsidR="00A17351" w:rsidRDefault="00A17351" w:rsidP="00014519">
            <w:pPr>
              <w:pStyle w:val="TableCellCourierNew"/>
            </w:pPr>
            <w:r>
              <w:t>Vi</w:t>
            </w:r>
          </w:p>
        </w:tc>
        <w:tc>
          <w:tcPr>
            <w:tcW w:w="4951" w:type="dxa"/>
            <w:tcBorders>
              <w:top w:val="single" w:sz="6" w:space="0" w:color="auto"/>
              <w:left w:val="single" w:sz="6" w:space="0" w:color="auto"/>
              <w:bottom w:val="single" w:sz="6" w:space="0" w:color="auto"/>
              <w:right w:val="single" w:sz="6" w:space="0" w:color="auto"/>
            </w:tcBorders>
          </w:tcPr>
          <w:p w:rsidR="00A17351" w:rsidRDefault="00A17351" w:rsidP="00014519">
            <w:pPr>
              <w:pStyle w:val="TableCell"/>
            </w:pPr>
            <w:r>
              <w:t>Instrument handle.</w:t>
            </w:r>
          </w:p>
        </w:tc>
        <w:tc>
          <w:tcPr>
            <w:tcW w:w="2070" w:type="dxa"/>
            <w:tcBorders>
              <w:top w:val="single" w:sz="6" w:space="0" w:color="auto"/>
              <w:left w:val="single" w:sz="6" w:space="0" w:color="auto"/>
              <w:bottom w:val="single" w:sz="6" w:space="0" w:color="auto"/>
              <w:right w:val="single" w:sz="6" w:space="0" w:color="auto"/>
            </w:tcBorders>
          </w:tcPr>
          <w:p w:rsidR="00A17351" w:rsidRDefault="00A17351" w:rsidP="00014519">
            <w:pPr>
              <w:pStyle w:val="TableCellCourierNew"/>
            </w:pPr>
            <w:r>
              <w:t>ViSession</w:t>
            </w:r>
          </w:p>
        </w:tc>
      </w:tr>
      <w:tr w:rsidR="00A17351" w:rsidTr="00014519">
        <w:trPr>
          <w:cantSplit/>
        </w:trPr>
        <w:tc>
          <w:tcPr>
            <w:tcW w:w="1800" w:type="dxa"/>
            <w:tcBorders>
              <w:top w:val="single" w:sz="6" w:space="0" w:color="auto"/>
              <w:left w:val="single" w:sz="6" w:space="0" w:color="auto"/>
              <w:bottom w:val="single" w:sz="6" w:space="0" w:color="auto"/>
              <w:right w:val="single" w:sz="6" w:space="0" w:color="auto"/>
            </w:tcBorders>
          </w:tcPr>
          <w:p w:rsidR="00A17351" w:rsidRDefault="00A17351" w:rsidP="00014519">
            <w:pPr>
              <w:pStyle w:val="TableCellCourierNew"/>
            </w:pPr>
            <w:r>
              <w:t>ChannelName</w:t>
            </w:r>
          </w:p>
        </w:tc>
        <w:tc>
          <w:tcPr>
            <w:tcW w:w="4951" w:type="dxa"/>
            <w:tcBorders>
              <w:top w:val="single" w:sz="6" w:space="0" w:color="auto"/>
              <w:left w:val="single" w:sz="6" w:space="0" w:color="auto"/>
              <w:bottom w:val="single" w:sz="6" w:space="0" w:color="auto"/>
              <w:right w:val="single" w:sz="6" w:space="0" w:color="auto"/>
            </w:tcBorders>
          </w:tcPr>
          <w:p w:rsidR="00A17351" w:rsidRDefault="00A17351" w:rsidP="00014519">
            <w:pPr>
              <w:pStyle w:val="TableCell"/>
            </w:pPr>
            <w:r>
              <w:t>Name of the</w:t>
            </w:r>
            <w:r w:rsidR="00A13D49">
              <w:t xml:space="preserve"> digitizer</w:t>
            </w:r>
            <w:r>
              <w:t xml:space="preserve"> channel to configure.</w:t>
            </w:r>
          </w:p>
        </w:tc>
        <w:tc>
          <w:tcPr>
            <w:tcW w:w="2070" w:type="dxa"/>
            <w:tcBorders>
              <w:top w:val="single" w:sz="6" w:space="0" w:color="auto"/>
              <w:left w:val="single" w:sz="6" w:space="0" w:color="auto"/>
              <w:bottom w:val="single" w:sz="6" w:space="0" w:color="auto"/>
              <w:right w:val="single" w:sz="6" w:space="0" w:color="auto"/>
            </w:tcBorders>
          </w:tcPr>
          <w:p w:rsidR="00A17351" w:rsidRDefault="00A17351" w:rsidP="00A17351">
            <w:pPr>
              <w:pStyle w:val="TableCellCourierNew"/>
            </w:pPr>
            <w:r>
              <w:t>ViConstString</w:t>
            </w:r>
          </w:p>
        </w:tc>
      </w:tr>
      <w:tr w:rsidR="00004825" w:rsidTr="00605E19">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Range</w:t>
            </w:r>
          </w:p>
        </w:tc>
        <w:tc>
          <w:tcPr>
            <w:tcW w:w="4951"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 xml:space="preserve">Specifies the vertical range. This value sets the </w:t>
            </w:r>
            <w:smartTag w:uri="urn:schemas-microsoft-com:office:smarttags" w:element="place">
              <w:smartTag w:uri="urn:schemas-microsoft-com:office:smarttags" w:element="PlaceName">
                <w:r>
                  <w:t>Vertical</w:t>
                </w:r>
              </w:smartTag>
              <w:r>
                <w:t xml:space="preserve"> </w:t>
              </w:r>
              <w:smartTag w:uri="urn:schemas-microsoft-com:office:smarttags" w:element="PlaceType">
                <w:r>
                  <w:t>Range</w:t>
                </w:r>
              </w:smartTag>
            </w:smartTag>
            <w:r>
              <w:t xml:space="preserve"> attribute.</w:t>
            </w:r>
          </w:p>
        </w:tc>
        <w:tc>
          <w:tcPr>
            <w:tcW w:w="2070" w:type="dxa"/>
            <w:tcBorders>
              <w:top w:val="single" w:sz="6" w:space="0" w:color="auto"/>
              <w:left w:val="single" w:sz="6" w:space="0" w:color="auto"/>
              <w:bottom w:val="single" w:sz="6" w:space="0" w:color="auto"/>
              <w:right w:val="single" w:sz="6" w:space="0" w:color="auto"/>
            </w:tcBorders>
          </w:tcPr>
          <w:p w:rsidR="00004825" w:rsidRDefault="00DE3EBF">
            <w:pPr>
              <w:pStyle w:val="TableCellCourierNew"/>
            </w:pPr>
            <w:r>
              <w:t>ViReal64</w:t>
            </w:r>
          </w:p>
        </w:tc>
      </w:tr>
      <w:tr w:rsidR="00004825" w:rsidTr="00605E19">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Offset</w:t>
            </w:r>
          </w:p>
        </w:tc>
        <w:tc>
          <w:tcPr>
            <w:tcW w:w="4951"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vertical offset. This value sets the Vertical Offset attribute.</w:t>
            </w:r>
          </w:p>
        </w:tc>
        <w:tc>
          <w:tcPr>
            <w:tcW w:w="2070"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ViReal64</w:t>
            </w:r>
          </w:p>
        </w:tc>
      </w:tr>
      <w:tr w:rsidR="00004825" w:rsidTr="00605E19">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Coupling</w:t>
            </w:r>
          </w:p>
        </w:tc>
        <w:tc>
          <w:tcPr>
            <w:tcW w:w="4951"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how to couple the input signal. This value sets the Vertical</w:t>
            </w:r>
            <w:r w:rsidR="00A13D49">
              <w:t xml:space="preserve"> Coupling attribute.</w:t>
            </w:r>
          </w:p>
        </w:tc>
        <w:tc>
          <w:tcPr>
            <w:tcW w:w="2070"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ViInt32</w:t>
            </w:r>
          </w:p>
        </w:tc>
      </w:tr>
      <w:tr w:rsidR="00004825" w:rsidTr="00605E19">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Enabled</w:t>
            </w:r>
          </w:p>
        </w:tc>
        <w:tc>
          <w:tcPr>
            <w:tcW w:w="4951"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if the channel is enabled for acquisition. This value sets the Channel Enabled attribute.</w:t>
            </w:r>
          </w:p>
        </w:tc>
        <w:tc>
          <w:tcPr>
            <w:tcW w:w="2070"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ViBoolean</w:t>
            </w:r>
          </w:p>
        </w:tc>
      </w:tr>
    </w:tbl>
    <w:p w:rsidR="00004825" w:rsidRDefault="00004825">
      <w:pPr>
        <w:pStyle w:val="AttrFuncSubheading"/>
      </w:pPr>
      <w:r>
        <w:t>Defined Values for the Coupling Parameter</w:t>
      </w:r>
    </w:p>
    <w:tbl>
      <w:tblPr>
        <w:tblW w:w="0" w:type="auto"/>
        <w:tblInd w:w="722" w:type="dxa"/>
        <w:tblLayout w:type="fixed"/>
        <w:tblLook w:val="0000"/>
      </w:tblPr>
      <w:tblGrid>
        <w:gridCol w:w="1890"/>
        <w:gridCol w:w="360"/>
        <w:gridCol w:w="1080"/>
        <w:gridCol w:w="5310"/>
      </w:tblGrid>
      <w:tr w:rsidR="00004825">
        <w:trPr>
          <w:cantSplit/>
        </w:trPr>
        <w:tc>
          <w:tcPr>
            <w:tcW w:w="1890"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lang w:val="fr-FR"/>
              </w:rPr>
            </w:pPr>
            <w:r>
              <w:rPr>
                <w:i/>
                <w:iCs/>
                <w:lang w:val="fr-FR"/>
              </w:rPr>
              <w:t>Description</w:t>
            </w:r>
          </w:p>
        </w:tc>
      </w:tr>
      <w:tr w:rsidR="00004825">
        <w:trPr>
          <w:cantSplit/>
        </w:trPr>
        <w:tc>
          <w:tcPr>
            <w:tcW w:w="1890"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065D80">
        <w:trPr>
          <w:cantSplit/>
          <w:trHeight w:val="378"/>
        </w:trPr>
        <w:tc>
          <w:tcPr>
            <w:tcW w:w="1890" w:type="dxa"/>
            <w:vMerge w:val="restart"/>
            <w:tcBorders>
              <w:top w:val="single" w:sz="4" w:space="0" w:color="auto"/>
              <w:left w:val="single" w:sz="6" w:space="0" w:color="auto"/>
              <w:right w:val="single" w:sz="6" w:space="0" w:color="auto"/>
            </w:tcBorders>
          </w:tcPr>
          <w:p w:rsidR="00004825" w:rsidRDefault="00004825">
            <w:pPr>
              <w:pStyle w:val="TableCell"/>
            </w:pPr>
            <w:r>
              <w:t>AC</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pPr>
              <w:pStyle w:val="TableCell"/>
            </w:pPr>
            <w:r>
              <w:t>The digitizer AC couples the input signal.</w:t>
            </w:r>
          </w:p>
        </w:tc>
      </w:tr>
      <w:tr w:rsidR="00C338E7">
        <w:trPr>
          <w:cantSplit/>
        </w:trPr>
        <w:tc>
          <w:tcPr>
            <w:tcW w:w="1890" w:type="dxa"/>
            <w:vMerge/>
            <w:tcBorders>
              <w:left w:val="single" w:sz="6" w:space="0" w:color="auto"/>
              <w:right w:val="single" w:sz="6" w:space="0" w:color="auto"/>
            </w:tcBorders>
          </w:tcPr>
          <w:p w:rsidR="00C338E7" w:rsidRDefault="00C338E7">
            <w:pPr>
              <w:rPr>
                <w:color w:val="000000"/>
              </w:rPr>
            </w:pPr>
          </w:p>
        </w:tc>
        <w:tc>
          <w:tcPr>
            <w:tcW w:w="360" w:type="dxa"/>
            <w:vMerge w:val="restart"/>
            <w:tcBorders>
              <w:top w:val="single" w:sz="4" w:space="0" w:color="auto"/>
              <w:left w:val="single" w:sz="6" w:space="0" w:color="auto"/>
              <w:right w:val="single" w:sz="6" w:space="0" w:color="auto"/>
            </w:tcBorders>
          </w:tcPr>
          <w:p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C338E7" w:rsidRDefault="00C338E7">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C338E7" w:rsidRDefault="00566C60">
            <w:pPr>
              <w:pStyle w:val="TableCellCourierNew"/>
            </w:pPr>
            <w:r>
              <w:t>VerticalCoupling.</w:t>
            </w:r>
            <w:r w:rsidR="00C338E7">
              <w:t>AC</w:t>
            </w:r>
          </w:p>
        </w:tc>
      </w:tr>
      <w:tr w:rsidR="00C338E7" w:rsidTr="00740DB0">
        <w:trPr>
          <w:cantSplit/>
        </w:trPr>
        <w:tc>
          <w:tcPr>
            <w:tcW w:w="1890" w:type="dxa"/>
            <w:vMerge/>
            <w:tcBorders>
              <w:left w:val="single" w:sz="6" w:space="0" w:color="auto"/>
              <w:right w:val="single" w:sz="6" w:space="0" w:color="auto"/>
            </w:tcBorders>
          </w:tcPr>
          <w:p w:rsidR="00C338E7" w:rsidRDefault="00C338E7">
            <w:pPr>
              <w:rPr>
                <w:color w:val="000000"/>
              </w:rPr>
            </w:pPr>
          </w:p>
        </w:tc>
        <w:tc>
          <w:tcPr>
            <w:tcW w:w="360" w:type="dxa"/>
            <w:vMerge/>
            <w:tcBorders>
              <w:left w:val="single" w:sz="6" w:space="0" w:color="auto"/>
              <w:right w:val="single" w:sz="6" w:space="0" w:color="auto"/>
            </w:tcBorders>
          </w:tcPr>
          <w:p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C338E7" w:rsidRDefault="00C338E7">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C338E7" w:rsidRDefault="00C338E7">
            <w:pPr>
              <w:pStyle w:val="TableCellCourierNew"/>
            </w:pPr>
            <w:r>
              <w:t>IVIDIGITIZER_VAL_VERTICAL_COUPLING_AC</w:t>
            </w:r>
          </w:p>
        </w:tc>
      </w:tr>
      <w:tr w:rsidR="00C338E7">
        <w:trPr>
          <w:cantSplit/>
        </w:trPr>
        <w:tc>
          <w:tcPr>
            <w:tcW w:w="1890" w:type="dxa"/>
            <w:vMerge/>
            <w:tcBorders>
              <w:left w:val="single" w:sz="6" w:space="0" w:color="auto"/>
              <w:bottom w:val="single" w:sz="4" w:space="0" w:color="auto"/>
              <w:right w:val="single" w:sz="6" w:space="0" w:color="auto"/>
            </w:tcBorders>
          </w:tcPr>
          <w:p w:rsidR="00C338E7" w:rsidRDefault="00C338E7">
            <w:pPr>
              <w:rPr>
                <w:color w:val="000000"/>
              </w:rPr>
            </w:pPr>
          </w:p>
        </w:tc>
        <w:tc>
          <w:tcPr>
            <w:tcW w:w="360" w:type="dxa"/>
            <w:vMerge/>
            <w:tcBorders>
              <w:left w:val="single" w:sz="6" w:space="0" w:color="auto"/>
              <w:bottom w:val="single" w:sz="4" w:space="0" w:color="auto"/>
              <w:right w:val="single" w:sz="6" w:space="0" w:color="auto"/>
            </w:tcBorders>
          </w:tcPr>
          <w:p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C338E7" w:rsidRDefault="00C338E7">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C338E7" w:rsidRDefault="00C338E7">
            <w:pPr>
              <w:pStyle w:val="TableCellCourierNew"/>
            </w:pPr>
            <w:r>
              <w:t>IviDigitizerVerticalCouplingAC</w:t>
            </w:r>
          </w:p>
        </w:tc>
      </w:tr>
      <w:tr w:rsidR="00004825" w:rsidTr="00B538DC">
        <w:trPr>
          <w:cantSplit/>
          <w:trHeight w:val="512"/>
        </w:trPr>
        <w:tc>
          <w:tcPr>
            <w:tcW w:w="1890" w:type="dxa"/>
            <w:vMerge w:val="restart"/>
            <w:tcBorders>
              <w:top w:val="single" w:sz="4" w:space="0" w:color="auto"/>
              <w:left w:val="single" w:sz="6" w:space="0" w:color="auto"/>
              <w:right w:val="single" w:sz="6" w:space="0" w:color="auto"/>
            </w:tcBorders>
          </w:tcPr>
          <w:p w:rsidR="00004825" w:rsidRDefault="00004825">
            <w:pPr>
              <w:pStyle w:val="TableCell"/>
            </w:pPr>
            <w:r>
              <w:t>DC</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pPr>
              <w:pStyle w:val="TableCell"/>
            </w:pPr>
            <w:r>
              <w:t>The digitizer DC couples the input signal.</w:t>
            </w:r>
          </w:p>
        </w:tc>
      </w:tr>
      <w:tr w:rsidR="00C338E7">
        <w:trPr>
          <w:cantSplit/>
        </w:trPr>
        <w:tc>
          <w:tcPr>
            <w:tcW w:w="1890" w:type="dxa"/>
            <w:vMerge/>
            <w:tcBorders>
              <w:left w:val="single" w:sz="6" w:space="0" w:color="auto"/>
              <w:right w:val="single" w:sz="6" w:space="0" w:color="auto"/>
            </w:tcBorders>
          </w:tcPr>
          <w:p w:rsidR="00C338E7" w:rsidRDefault="00C338E7">
            <w:pPr>
              <w:rPr>
                <w:color w:val="000000"/>
              </w:rPr>
            </w:pPr>
          </w:p>
        </w:tc>
        <w:tc>
          <w:tcPr>
            <w:tcW w:w="360" w:type="dxa"/>
            <w:vMerge w:val="restart"/>
            <w:tcBorders>
              <w:top w:val="single" w:sz="4" w:space="0" w:color="auto"/>
              <w:left w:val="single" w:sz="6" w:space="0" w:color="auto"/>
              <w:right w:val="single" w:sz="6" w:space="0" w:color="auto"/>
            </w:tcBorders>
          </w:tcPr>
          <w:p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C338E7" w:rsidRDefault="00C338E7">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C338E7" w:rsidRDefault="00566C60">
            <w:pPr>
              <w:pStyle w:val="TableCellCourierNew"/>
            </w:pPr>
            <w:r>
              <w:t>VerticalCoupling.</w:t>
            </w:r>
            <w:r w:rsidR="00C338E7">
              <w:t>DC</w:t>
            </w:r>
          </w:p>
        </w:tc>
      </w:tr>
      <w:tr w:rsidR="00C338E7" w:rsidTr="00740DB0">
        <w:trPr>
          <w:cantSplit/>
        </w:trPr>
        <w:tc>
          <w:tcPr>
            <w:tcW w:w="1890" w:type="dxa"/>
            <w:vMerge/>
            <w:tcBorders>
              <w:left w:val="single" w:sz="6" w:space="0" w:color="auto"/>
              <w:right w:val="single" w:sz="6" w:space="0" w:color="auto"/>
            </w:tcBorders>
          </w:tcPr>
          <w:p w:rsidR="00C338E7" w:rsidRDefault="00C338E7">
            <w:pPr>
              <w:rPr>
                <w:color w:val="000000"/>
              </w:rPr>
            </w:pPr>
          </w:p>
        </w:tc>
        <w:tc>
          <w:tcPr>
            <w:tcW w:w="360" w:type="dxa"/>
            <w:vMerge/>
            <w:tcBorders>
              <w:left w:val="single" w:sz="6" w:space="0" w:color="auto"/>
              <w:right w:val="single" w:sz="6" w:space="0" w:color="auto"/>
            </w:tcBorders>
          </w:tcPr>
          <w:p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C338E7" w:rsidRDefault="00C338E7">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C338E7" w:rsidRDefault="00C338E7">
            <w:pPr>
              <w:pStyle w:val="TableCellCourierNew"/>
            </w:pPr>
            <w:r>
              <w:t>IVIDIGITIZER_VAL_VERTICAL_COUPLING_DC</w:t>
            </w:r>
          </w:p>
        </w:tc>
      </w:tr>
      <w:tr w:rsidR="00C338E7">
        <w:trPr>
          <w:cantSplit/>
        </w:trPr>
        <w:tc>
          <w:tcPr>
            <w:tcW w:w="1890" w:type="dxa"/>
            <w:vMerge/>
            <w:tcBorders>
              <w:left w:val="single" w:sz="6" w:space="0" w:color="auto"/>
              <w:bottom w:val="single" w:sz="4" w:space="0" w:color="auto"/>
              <w:right w:val="single" w:sz="6" w:space="0" w:color="auto"/>
            </w:tcBorders>
          </w:tcPr>
          <w:p w:rsidR="00C338E7" w:rsidRDefault="00C338E7">
            <w:pPr>
              <w:rPr>
                <w:color w:val="000000"/>
              </w:rPr>
            </w:pPr>
          </w:p>
        </w:tc>
        <w:tc>
          <w:tcPr>
            <w:tcW w:w="360" w:type="dxa"/>
            <w:vMerge/>
            <w:tcBorders>
              <w:left w:val="single" w:sz="6" w:space="0" w:color="auto"/>
              <w:bottom w:val="single" w:sz="4" w:space="0" w:color="auto"/>
              <w:right w:val="single" w:sz="6" w:space="0" w:color="auto"/>
            </w:tcBorders>
          </w:tcPr>
          <w:p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C338E7" w:rsidRDefault="00C338E7">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C338E7" w:rsidRDefault="00C338E7">
            <w:pPr>
              <w:pStyle w:val="TableCellCourierNew"/>
            </w:pPr>
            <w:r>
              <w:t>IviDigitizerVerticalCouplingDC</w:t>
            </w:r>
          </w:p>
        </w:tc>
      </w:tr>
      <w:tr w:rsidR="00C338E7" w:rsidTr="00B538DC">
        <w:trPr>
          <w:cantSplit/>
          <w:trHeight w:val="440"/>
        </w:trPr>
        <w:tc>
          <w:tcPr>
            <w:tcW w:w="1890" w:type="dxa"/>
            <w:vMerge w:val="restart"/>
            <w:tcBorders>
              <w:top w:val="single" w:sz="4" w:space="0" w:color="auto"/>
              <w:left w:val="single" w:sz="6" w:space="0" w:color="auto"/>
              <w:right w:val="single" w:sz="6" w:space="0" w:color="auto"/>
            </w:tcBorders>
          </w:tcPr>
          <w:p w:rsidR="00C338E7" w:rsidRDefault="00C338E7">
            <w:pPr>
              <w:pStyle w:val="TableCell"/>
            </w:pPr>
            <w:r>
              <w:t>Gnd</w:t>
            </w:r>
          </w:p>
        </w:tc>
        <w:tc>
          <w:tcPr>
            <w:tcW w:w="6750" w:type="dxa"/>
            <w:gridSpan w:val="3"/>
            <w:tcBorders>
              <w:top w:val="single" w:sz="4" w:space="0" w:color="auto"/>
              <w:left w:val="single" w:sz="6" w:space="0" w:color="auto"/>
              <w:bottom w:val="single" w:sz="4" w:space="0" w:color="auto"/>
              <w:right w:val="single" w:sz="6" w:space="0" w:color="auto"/>
            </w:tcBorders>
          </w:tcPr>
          <w:p w:rsidR="00C338E7" w:rsidRDefault="00C338E7">
            <w:pPr>
              <w:pStyle w:val="TableCell"/>
            </w:pPr>
            <w:r>
              <w:t>The digitizer couples the channel to the ground.</w:t>
            </w:r>
          </w:p>
        </w:tc>
      </w:tr>
      <w:tr w:rsidR="00C338E7">
        <w:trPr>
          <w:cantSplit/>
        </w:trPr>
        <w:tc>
          <w:tcPr>
            <w:tcW w:w="1890" w:type="dxa"/>
            <w:vMerge/>
            <w:tcBorders>
              <w:left w:val="single" w:sz="6" w:space="0" w:color="auto"/>
              <w:right w:val="single" w:sz="6" w:space="0" w:color="auto"/>
            </w:tcBorders>
          </w:tcPr>
          <w:p w:rsidR="00C338E7" w:rsidRDefault="00C338E7">
            <w:pPr>
              <w:rPr>
                <w:color w:val="000000"/>
              </w:rPr>
            </w:pPr>
          </w:p>
        </w:tc>
        <w:tc>
          <w:tcPr>
            <w:tcW w:w="360" w:type="dxa"/>
            <w:vMerge w:val="restart"/>
            <w:tcBorders>
              <w:top w:val="single" w:sz="4" w:space="0" w:color="auto"/>
              <w:left w:val="single" w:sz="6" w:space="0" w:color="auto"/>
              <w:right w:val="single" w:sz="6" w:space="0" w:color="auto"/>
            </w:tcBorders>
          </w:tcPr>
          <w:p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C338E7" w:rsidRDefault="00C338E7">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C338E7" w:rsidRDefault="00566C60" w:rsidP="0082626F">
            <w:pPr>
              <w:pStyle w:val="TableCellCourierNew"/>
            </w:pPr>
            <w:r>
              <w:t>VerticalCoupling.</w:t>
            </w:r>
            <w:r w:rsidR="00C338E7">
              <w:t>G</w:t>
            </w:r>
            <w:r w:rsidR="0082626F">
              <w:t>round</w:t>
            </w:r>
          </w:p>
        </w:tc>
      </w:tr>
      <w:tr w:rsidR="00C338E7" w:rsidTr="00740DB0">
        <w:trPr>
          <w:cantSplit/>
        </w:trPr>
        <w:tc>
          <w:tcPr>
            <w:tcW w:w="1890" w:type="dxa"/>
            <w:vMerge/>
            <w:tcBorders>
              <w:left w:val="single" w:sz="6" w:space="0" w:color="auto"/>
              <w:right w:val="single" w:sz="6" w:space="0" w:color="auto"/>
            </w:tcBorders>
          </w:tcPr>
          <w:p w:rsidR="00C338E7" w:rsidRDefault="00C338E7">
            <w:pPr>
              <w:rPr>
                <w:color w:val="000000"/>
              </w:rPr>
            </w:pPr>
          </w:p>
        </w:tc>
        <w:tc>
          <w:tcPr>
            <w:tcW w:w="360" w:type="dxa"/>
            <w:vMerge/>
            <w:tcBorders>
              <w:left w:val="single" w:sz="6" w:space="0" w:color="auto"/>
              <w:right w:val="single" w:sz="6" w:space="0" w:color="auto"/>
            </w:tcBorders>
          </w:tcPr>
          <w:p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C338E7" w:rsidRDefault="00C338E7">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C338E7" w:rsidRDefault="00C338E7" w:rsidP="00C338E7">
            <w:pPr>
              <w:pStyle w:val="TableCellCourierNew"/>
            </w:pPr>
            <w:r>
              <w:t>IVIDIGITIZER_VAL_VERTICAL_COUPLING_GND</w:t>
            </w:r>
          </w:p>
        </w:tc>
      </w:tr>
      <w:tr w:rsidR="00C338E7">
        <w:trPr>
          <w:cantSplit/>
        </w:trPr>
        <w:tc>
          <w:tcPr>
            <w:tcW w:w="1890" w:type="dxa"/>
            <w:vMerge/>
            <w:tcBorders>
              <w:left w:val="single" w:sz="6" w:space="0" w:color="auto"/>
              <w:bottom w:val="single" w:sz="4" w:space="0" w:color="auto"/>
              <w:right w:val="single" w:sz="6" w:space="0" w:color="auto"/>
            </w:tcBorders>
          </w:tcPr>
          <w:p w:rsidR="00C338E7" w:rsidRDefault="00C338E7">
            <w:pPr>
              <w:rPr>
                <w:color w:val="000000"/>
              </w:rPr>
            </w:pPr>
          </w:p>
        </w:tc>
        <w:tc>
          <w:tcPr>
            <w:tcW w:w="360" w:type="dxa"/>
            <w:vMerge/>
            <w:tcBorders>
              <w:left w:val="single" w:sz="6" w:space="0" w:color="auto"/>
              <w:bottom w:val="single" w:sz="4" w:space="0" w:color="auto"/>
              <w:right w:val="single" w:sz="6" w:space="0" w:color="auto"/>
            </w:tcBorders>
          </w:tcPr>
          <w:p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C338E7" w:rsidRDefault="00C338E7">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C338E7" w:rsidRDefault="00C338E7">
            <w:pPr>
              <w:pStyle w:val="TableCellCourierNew"/>
            </w:pPr>
            <w:r>
              <w:t>IviDigitizerVerticalCouplingGnd</w:t>
            </w:r>
          </w:p>
        </w:tc>
      </w:tr>
    </w:tbl>
    <w:p w:rsidR="00004825" w:rsidRDefault="00004825">
      <w:pPr>
        <w:pStyle w:val="FunctionHead"/>
      </w:pPr>
      <w:r>
        <w:t>Return Values</w:t>
      </w:r>
      <w:r w:rsidR="00C338E7">
        <w:t xml:space="preserve"> (C/COM)</w:t>
      </w:r>
    </w:p>
    <w:p w:rsidR="00004825" w:rsidRDefault="00004825">
      <w:pPr>
        <w:pStyle w:val="Body1"/>
      </w:pPr>
      <w:r>
        <w:t xml:space="preserve">The </w:t>
      </w:r>
      <w:r>
        <w:rPr>
          <w:rStyle w:val="Italic"/>
        </w:rPr>
        <w:t>IVI-3.2: Inherent Capabilities Specification</w:t>
      </w:r>
      <w:r>
        <w:t xml:space="preserve"> defines general status codes that this function can return.</w:t>
      </w:r>
    </w:p>
    <w:p w:rsidR="00C338E7" w:rsidRPr="00F7116C" w:rsidRDefault="00C338E7" w:rsidP="00C338E7">
      <w:pPr>
        <w:pStyle w:val="AttrFuncSubheading"/>
        <w:rPr>
          <w:color w:val="auto"/>
        </w:rPr>
      </w:pPr>
      <w:r w:rsidRPr="00F7116C">
        <w:rPr>
          <w:color w:val="auto"/>
        </w:rPr>
        <w:t>.NET Exceptions</w:t>
      </w:r>
    </w:p>
    <w:p w:rsidR="00C338E7" w:rsidRDefault="00C338E7" w:rsidP="00C338E7">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004825" w:rsidRDefault="00004825" w:rsidP="0069651C">
      <w:pPr>
        <w:pStyle w:val="Heading3"/>
        <w:pageBreakBefore/>
      </w:pPr>
      <w:bookmarkStart w:id="315" w:name="_Toc304583630"/>
      <w:bookmarkStart w:id="316" w:name="_Toc306374481"/>
      <w:r>
        <w:lastRenderedPageBreak/>
        <w:t>Configure Edge Trigger Source</w:t>
      </w:r>
      <w:bookmarkEnd w:id="315"/>
      <w:bookmarkEnd w:id="316"/>
    </w:p>
    <w:p w:rsidR="00004825" w:rsidRDefault="00004825">
      <w:pPr>
        <w:pStyle w:val="FunctionHead"/>
      </w:pPr>
      <w:r>
        <w:t>Description</w:t>
      </w:r>
    </w:p>
    <w:p w:rsidR="00004825" w:rsidRDefault="00004825">
      <w:pPr>
        <w:pStyle w:val="Body1"/>
      </w:pPr>
      <w:r>
        <w:t>This function sets the edge triggering attributes. An edge trigger occurs when the trigger signal that the end-user specifies with the Source parameter passes through the voltage threshold that the end-user specifies with the level parameter and has the slope that the end-user specifies with the Slope parameter</w:t>
      </w:r>
      <w:r w:rsidR="0080634C">
        <w:t xml:space="preserve">. </w:t>
      </w:r>
      <w:r>
        <w:t>This function affects instrument behavior only if the Trigger Type is Edge Trigger. Set the Trigger Type and Trigger Coupling before calling this function</w:t>
      </w:r>
      <w:r w:rsidR="0080634C">
        <w:t xml:space="preserve">. </w:t>
      </w:r>
      <w:r>
        <w:t>If the trigger source is one of the analog input channels, an application program should configure the vertical range, vertical coupling, and the maximum input frequency before calling this function.</w:t>
      </w:r>
    </w:p>
    <w:p w:rsidR="00451184" w:rsidRDefault="00451184" w:rsidP="00451184">
      <w:pPr>
        <w:pStyle w:val="FunctionHead"/>
      </w:pPr>
      <w:r>
        <w:t>.NET Method Prototype</w:t>
      </w:r>
    </w:p>
    <w:p w:rsidR="00451184" w:rsidRDefault="00451184" w:rsidP="00451184">
      <w:pPr>
        <w:pStyle w:val="Code1"/>
      </w:pPr>
      <w:r>
        <w:t>void Trigger.Sources[].Edge.Configure (Double level,</w:t>
      </w:r>
      <w:r>
        <w:br/>
        <w:t xml:space="preserve">                                       Slope slope);</w:t>
      </w:r>
    </w:p>
    <w:p w:rsidR="00004825" w:rsidRDefault="00004825">
      <w:pPr>
        <w:pStyle w:val="FunctionHead"/>
      </w:pPr>
      <w:r>
        <w:t>COM Method Prototype</w:t>
      </w:r>
    </w:p>
    <w:p w:rsidR="00004825" w:rsidRDefault="00004825">
      <w:pPr>
        <w:pStyle w:val="Code1"/>
      </w:pPr>
      <w:r>
        <w:t xml:space="preserve">HRESULT </w:t>
      </w:r>
      <w:r w:rsidR="009249C0">
        <w:t>Trigger.Sources.Item().</w:t>
      </w:r>
      <w:r>
        <w:t>Edge.Configure ([in] double Level,</w:t>
      </w:r>
      <w:r>
        <w:br/>
        <w:t xml:space="preserve">                                </w:t>
      </w:r>
      <w:r w:rsidR="00562E8E">
        <w:t xml:space="preserve">      </w:t>
      </w:r>
      <w:r>
        <w:t>[in] IviDigitizerTriggerSlopeEnum Slope);</w:t>
      </w:r>
    </w:p>
    <w:p w:rsidR="00004825" w:rsidRDefault="00004825">
      <w:pPr>
        <w:pStyle w:val="FunctionHead"/>
      </w:pPr>
      <w:r>
        <w:t>C Prototype</w:t>
      </w:r>
    </w:p>
    <w:p w:rsidR="00004825" w:rsidRDefault="00004825">
      <w:pPr>
        <w:pStyle w:val="Code1"/>
        <w:tabs>
          <w:tab w:val="left" w:pos="630"/>
        </w:tabs>
      </w:pPr>
      <w:r>
        <w:t>ViStatus IviDigitizer_ConfigureEdgeTriggerSource (ViSession Vi,</w:t>
      </w:r>
      <w:r>
        <w:br/>
        <w:t xml:space="preserve">                                        </w:t>
      </w:r>
      <w:r w:rsidR="00DC0E87">
        <w:t xml:space="preserve">          </w:t>
      </w:r>
      <w:r>
        <w:t>ViConstString Source,</w:t>
      </w:r>
      <w:r>
        <w:br/>
        <w:t xml:space="preserve">                                        </w:t>
      </w:r>
      <w:r w:rsidR="00DC0E87">
        <w:t xml:space="preserve">          </w:t>
      </w:r>
      <w:r>
        <w:t>ViReal64 Level,</w:t>
      </w:r>
      <w:r>
        <w:br/>
        <w:t xml:space="preserve">                                        </w:t>
      </w:r>
      <w:r w:rsidR="00DC0E87">
        <w:t xml:space="preserve">          </w:t>
      </w:r>
      <w:r>
        <w:t>ViInt32 Slope);</w:t>
      </w:r>
    </w:p>
    <w:p w:rsidR="00004825" w:rsidRDefault="00004825">
      <w:pPr>
        <w:pStyle w:val="FunctionHead"/>
      </w:pPr>
      <w:r>
        <w:t>Parameters</w:t>
      </w:r>
    </w:p>
    <w:tbl>
      <w:tblPr>
        <w:tblW w:w="8821" w:type="dxa"/>
        <w:tblInd w:w="728" w:type="dxa"/>
        <w:tblLayout w:type="fixed"/>
        <w:tblCellMar>
          <w:left w:w="80" w:type="dxa"/>
          <w:right w:w="80" w:type="dxa"/>
        </w:tblCellMar>
        <w:tblLook w:val="0000"/>
      </w:tblPr>
      <w:tblGrid>
        <w:gridCol w:w="1800"/>
        <w:gridCol w:w="5022"/>
        <w:gridCol w:w="1999"/>
      </w:tblGrid>
      <w:tr w:rsidR="00004825" w:rsidTr="00FA2F19">
        <w:trPr>
          <w:cantSplit/>
        </w:trPr>
        <w:tc>
          <w:tcPr>
            <w:tcW w:w="1800" w:type="dxa"/>
            <w:tcBorders>
              <w:top w:val="single" w:sz="6" w:space="0" w:color="auto"/>
              <w:left w:val="single" w:sz="6" w:space="0" w:color="auto"/>
              <w:right w:val="single" w:sz="6" w:space="0" w:color="auto"/>
            </w:tcBorders>
          </w:tcPr>
          <w:p w:rsidR="00004825" w:rsidRDefault="00004825" w:rsidP="005C73C7">
            <w:pPr>
              <w:pStyle w:val="TableHead"/>
            </w:pPr>
            <w:r>
              <w:t>Inputs</w:t>
            </w:r>
          </w:p>
        </w:tc>
        <w:tc>
          <w:tcPr>
            <w:tcW w:w="5022" w:type="dxa"/>
            <w:tcBorders>
              <w:top w:val="single" w:sz="6" w:space="0" w:color="auto"/>
              <w:left w:val="single" w:sz="6" w:space="0" w:color="auto"/>
              <w:right w:val="single" w:sz="6" w:space="0" w:color="auto"/>
            </w:tcBorders>
          </w:tcPr>
          <w:p w:rsidR="00004825" w:rsidRDefault="00004825" w:rsidP="005C73C7">
            <w:pPr>
              <w:pStyle w:val="TableHead"/>
            </w:pPr>
            <w:r>
              <w:t>Description</w:t>
            </w:r>
          </w:p>
        </w:tc>
        <w:tc>
          <w:tcPr>
            <w:tcW w:w="1999" w:type="dxa"/>
            <w:tcBorders>
              <w:top w:val="single" w:sz="6" w:space="0" w:color="auto"/>
              <w:left w:val="single" w:sz="6" w:space="0" w:color="auto"/>
              <w:right w:val="single" w:sz="6" w:space="0" w:color="auto"/>
            </w:tcBorders>
          </w:tcPr>
          <w:p w:rsidR="00004825" w:rsidRDefault="00004825" w:rsidP="005C73C7">
            <w:pPr>
              <w:pStyle w:val="TableHead"/>
            </w:pPr>
            <w:r>
              <w:t>Base Type</w:t>
            </w:r>
          </w:p>
        </w:tc>
      </w:tr>
      <w:tr w:rsidR="00605E19" w:rsidTr="00FA2F19">
        <w:trPr>
          <w:cantSplit/>
        </w:trPr>
        <w:tc>
          <w:tcPr>
            <w:tcW w:w="1800"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ViSession</w:t>
            </w:r>
          </w:p>
        </w:tc>
      </w:tr>
      <w:tr w:rsidR="00004825" w:rsidTr="00FA2F19">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Source</w:t>
            </w:r>
          </w:p>
        </w:tc>
        <w:tc>
          <w:tcPr>
            <w:tcW w:w="5022" w:type="dxa"/>
            <w:tcBorders>
              <w:top w:val="single" w:sz="6" w:space="0" w:color="auto"/>
              <w:left w:val="single" w:sz="6" w:space="0" w:color="auto"/>
              <w:bottom w:val="single" w:sz="6" w:space="0" w:color="auto"/>
              <w:right w:val="single" w:sz="6" w:space="0" w:color="auto"/>
            </w:tcBorders>
          </w:tcPr>
          <w:p w:rsidR="00004825" w:rsidRDefault="00004825" w:rsidP="00484B94">
            <w:pPr>
              <w:pStyle w:val="TableCell"/>
            </w:pPr>
            <w:r>
              <w:t>Specifies the trigger source</w:t>
            </w:r>
            <w:r w:rsidR="00484B94">
              <w:t xml:space="preserve"> that is to be configured</w:t>
            </w:r>
            <w:r>
              <w:t>.</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ViString</w:t>
            </w:r>
          </w:p>
        </w:tc>
      </w:tr>
      <w:tr w:rsidR="00004825" w:rsidTr="00FA2F19">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Level</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trigger level. This value sets the Trigger Level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ViReal64</w:t>
            </w:r>
          </w:p>
        </w:tc>
      </w:tr>
      <w:tr w:rsidR="00004825" w:rsidTr="00FA2F19">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Slope</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trigger slope. This value sets the Trigger Slope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w:t>
            </w:r>
            <w:r w:rsidR="00484B94">
              <w:t>Int32</w:t>
            </w:r>
          </w:p>
        </w:tc>
      </w:tr>
    </w:tbl>
    <w:p w:rsidR="00004825" w:rsidRDefault="00004825" w:rsidP="00EE7E63">
      <w:pPr>
        <w:pStyle w:val="AttrFuncSubheading"/>
        <w:pageBreakBefore/>
      </w:pPr>
      <w:r>
        <w:lastRenderedPageBreak/>
        <w:t>Defined Values for the Slope Parameter</w:t>
      </w:r>
    </w:p>
    <w:tbl>
      <w:tblPr>
        <w:tblW w:w="0" w:type="auto"/>
        <w:tblInd w:w="722" w:type="dxa"/>
        <w:tblLayout w:type="fixed"/>
        <w:tblLook w:val="0000"/>
      </w:tblPr>
      <w:tblGrid>
        <w:gridCol w:w="1890"/>
        <w:gridCol w:w="360"/>
        <w:gridCol w:w="1080"/>
        <w:gridCol w:w="5310"/>
      </w:tblGrid>
      <w:tr w:rsidR="00004825">
        <w:trPr>
          <w:cantSplit/>
        </w:trPr>
        <w:tc>
          <w:tcPr>
            <w:tcW w:w="1890"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lang w:val="fr-FR"/>
              </w:rPr>
            </w:pPr>
            <w:r>
              <w:rPr>
                <w:i/>
                <w:iCs/>
                <w:lang w:val="fr-FR"/>
              </w:rPr>
              <w:t>Description</w:t>
            </w:r>
          </w:p>
        </w:tc>
      </w:tr>
      <w:tr w:rsidR="00004825">
        <w:trPr>
          <w:cantSplit/>
        </w:trPr>
        <w:tc>
          <w:tcPr>
            <w:tcW w:w="1890"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trPr>
          <w:cantSplit/>
        </w:trPr>
        <w:tc>
          <w:tcPr>
            <w:tcW w:w="1890" w:type="dxa"/>
            <w:vMerge w:val="restart"/>
            <w:tcBorders>
              <w:top w:val="single" w:sz="4" w:space="0" w:color="auto"/>
              <w:left w:val="single" w:sz="6" w:space="0" w:color="auto"/>
              <w:right w:val="single" w:sz="6" w:space="0" w:color="auto"/>
            </w:tcBorders>
          </w:tcPr>
          <w:p w:rsidR="00004825" w:rsidRDefault="00004825">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pPr>
              <w:pStyle w:val="TableCell"/>
            </w:pPr>
            <w:r>
              <w:t>A negative (falling) edge passing through the trigger level triggers the digitizer.</w:t>
            </w:r>
          </w:p>
        </w:tc>
      </w:tr>
      <w:tr w:rsidR="00065D80">
        <w:trPr>
          <w:cantSplit/>
        </w:trPr>
        <w:tc>
          <w:tcPr>
            <w:tcW w:w="1890" w:type="dxa"/>
            <w:vMerge/>
            <w:tcBorders>
              <w:left w:val="single" w:sz="6" w:space="0" w:color="auto"/>
              <w:right w:val="single" w:sz="6" w:space="0" w:color="auto"/>
            </w:tcBorders>
          </w:tcPr>
          <w:p w:rsidR="00065D80" w:rsidRDefault="00065D80">
            <w:pPr>
              <w:rPr>
                <w:color w:val="000000"/>
              </w:rPr>
            </w:pPr>
          </w:p>
        </w:tc>
        <w:tc>
          <w:tcPr>
            <w:tcW w:w="360" w:type="dxa"/>
            <w:vMerge w:val="restart"/>
            <w:tcBorders>
              <w:top w:val="single" w:sz="4" w:space="0" w:color="auto"/>
              <w:left w:val="single" w:sz="6" w:space="0" w:color="auto"/>
              <w:right w:val="single" w:sz="6" w:space="0" w:color="auto"/>
            </w:tcBorders>
          </w:tcPr>
          <w:p w:rsidR="00065D80" w:rsidRDefault="00065D8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65D80" w:rsidRDefault="00065D80">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065D80" w:rsidRDefault="00566C60">
            <w:pPr>
              <w:pStyle w:val="TableCellCourierNew"/>
            </w:pPr>
            <w:r>
              <w:t>Slope.</w:t>
            </w:r>
            <w:r w:rsidR="00065D80">
              <w:t>Negative</w:t>
            </w:r>
          </w:p>
        </w:tc>
      </w:tr>
      <w:tr w:rsidR="00065D80" w:rsidTr="004913A3">
        <w:trPr>
          <w:cantSplit/>
        </w:trPr>
        <w:tc>
          <w:tcPr>
            <w:tcW w:w="1890" w:type="dxa"/>
            <w:vMerge/>
            <w:tcBorders>
              <w:left w:val="single" w:sz="6" w:space="0" w:color="auto"/>
              <w:right w:val="single" w:sz="6" w:space="0" w:color="auto"/>
            </w:tcBorders>
          </w:tcPr>
          <w:p w:rsidR="00065D80" w:rsidRDefault="00065D80">
            <w:pPr>
              <w:rPr>
                <w:color w:val="000000"/>
              </w:rPr>
            </w:pPr>
          </w:p>
        </w:tc>
        <w:tc>
          <w:tcPr>
            <w:tcW w:w="360" w:type="dxa"/>
            <w:vMerge/>
            <w:tcBorders>
              <w:left w:val="single" w:sz="6" w:space="0" w:color="auto"/>
              <w:right w:val="single" w:sz="6" w:space="0" w:color="auto"/>
            </w:tcBorders>
          </w:tcPr>
          <w:p w:rsidR="00065D80" w:rsidRDefault="00065D8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65D80" w:rsidRDefault="00065D8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065D80" w:rsidRDefault="00065D80">
            <w:pPr>
              <w:pStyle w:val="TableCellCourierNew"/>
            </w:pPr>
            <w:r>
              <w:t>IVIDIGITIZER_VAL_TRIGGER_SLOPE_NEGATIVE</w:t>
            </w:r>
          </w:p>
        </w:tc>
      </w:tr>
      <w:tr w:rsidR="00065D80">
        <w:trPr>
          <w:cantSplit/>
        </w:trPr>
        <w:tc>
          <w:tcPr>
            <w:tcW w:w="1890" w:type="dxa"/>
            <w:vMerge/>
            <w:tcBorders>
              <w:left w:val="single" w:sz="6" w:space="0" w:color="auto"/>
              <w:bottom w:val="single" w:sz="4" w:space="0" w:color="auto"/>
              <w:right w:val="single" w:sz="6" w:space="0" w:color="auto"/>
            </w:tcBorders>
          </w:tcPr>
          <w:p w:rsidR="00065D80" w:rsidRDefault="00065D80">
            <w:pPr>
              <w:rPr>
                <w:color w:val="000000"/>
              </w:rPr>
            </w:pPr>
          </w:p>
        </w:tc>
        <w:tc>
          <w:tcPr>
            <w:tcW w:w="360" w:type="dxa"/>
            <w:vMerge/>
            <w:tcBorders>
              <w:left w:val="single" w:sz="6" w:space="0" w:color="auto"/>
              <w:bottom w:val="single" w:sz="4" w:space="0" w:color="auto"/>
              <w:right w:val="single" w:sz="6" w:space="0" w:color="auto"/>
            </w:tcBorders>
          </w:tcPr>
          <w:p w:rsidR="00065D80" w:rsidRDefault="00065D8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65D80" w:rsidRDefault="00065D8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065D80" w:rsidRDefault="00065D80">
            <w:pPr>
              <w:pStyle w:val="TableCellCourierNew"/>
            </w:pPr>
            <w:r>
              <w:t>IviDigitizerTriggerSlopeNegative</w:t>
            </w:r>
          </w:p>
        </w:tc>
      </w:tr>
      <w:tr w:rsidR="00004825">
        <w:trPr>
          <w:cantSplit/>
        </w:trPr>
        <w:tc>
          <w:tcPr>
            <w:tcW w:w="1890" w:type="dxa"/>
            <w:vMerge w:val="restart"/>
            <w:tcBorders>
              <w:top w:val="single" w:sz="4" w:space="0" w:color="auto"/>
              <w:left w:val="single" w:sz="6" w:space="0" w:color="auto"/>
              <w:right w:val="single" w:sz="6" w:space="0" w:color="auto"/>
            </w:tcBorders>
          </w:tcPr>
          <w:p w:rsidR="00004825" w:rsidRDefault="00004825">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pPr>
              <w:pStyle w:val="TableCell"/>
            </w:pPr>
            <w:r>
              <w:t>A positive (rising) edge passing through the trigger level triggers the digitizer.</w:t>
            </w:r>
          </w:p>
        </w:tc>
      </w:tr>
      <w:tr w:rsidR="00065D80">
        <w:trPr>
          <w:cantSplit/>
        </w:trPr>
        <w:tc>
          <w:tcPr>
            <w:tcW w:w="1890" w:type="dxa"/>
            <w:vMerge/>
            <w:tcBorders>
              <w:left w:val="single" w:sz="6" w:space="0" w:color="auto"/>
              <w:right w:val="single" w:sz="6" w:space="0" w:color="auto"/>
            </w:tcBorders>
          </w:tcPr>
          <w:p w:rsidR="00065D80" w:rsidRDefault="00065D80">
            <w:pPr>
              <w:rPr>
                <w:color w:val="000000"/>
              </w:rPr>
            </w:pPr>
          </w:p>
        </w:tc>
        <w:tc>
          <w:tcPr>
            <w:tcW w:w="360" w:type="dxa"/>
            <w:vMerge w:val="restart"/>
            <w:tcBorders>
              <w:top w:val="single" w:sz="4" w:space="0" w:color="auto"/>
              <w:left w:val="single" w:sz="6" w:space="0" w:color="auto"/>
              <w:right w:val="single" w:sz="6" w:space="0" w:color="auto"/>
            </w:tcBorders>
          </w:tcPr>
          <w:p w:rsidR="00065D80" w:rsidRDefault="00065D8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65D80" w:rsidRDefault="00065D80">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065D80" w:rsidRDefault="00566C60">
            <w:pPr>
              <w:pStyle w:val="TableCellCourierNew"/>
            </w:pPr>
            <w:r>
              <w:t>Slope.</w:t>
            </w:r>
            <w:r w:rsidR="00065D80">
              <w:t>Positive</w:t>
            </w:r>
          </w:p>
        </w:tc>
      </w:tr>
      <w:tr w:rsidR="00065D80" w:rsidTr="004913A3">
        <w:trPr>
          <w:cantSplit/>
        </w:trPr>
        <w:tc>
          <w:tcPr>
            <w:tcW w:w="1890" w:type="dxa"/>
            <w:vMerge/>
            <w:tcBorders>
              <w:left w:val="single" w:sz="6" w:space="0" w:color="auto"/>
              <w:right w:val="single" w:sz="6" w:space="0" w:color="auto"/>
            </w:tcBorders>
          </w:tcPr>
          <w:p w:rsidR="00065D80" w:rsidRDefault="00065D80">
            <w:pPr>
              <w:rPr>
                <w:color w:val="000000"/>
              </w:rPr>
            </w:pPr>
          </w:p>
        </w:tc>
        <w:tc>
          <w:tcPr>
            <w:tcW w:w="360" w:type="dxa"/>
            <w:vMerge/>
            <w:tcBorders>
              <w:left w:val="single" w:sz="6" w:space="0" w:color="auto"/>
              <w:right w:val="single" w:sz="6" w:space="0" w:color="auto"/>
            </w:tcBorders>
          </w:tcPr>
          <w:p w:rsidR="00065D80" w:rsidRDefault="00065D8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65D80" w:rsidRDefault="00065D8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065D80" w:rsidRDefault="00065D80">
            <w:pPr>
              <w:pStyle w:val="TableCellCourierNew"/>
            </w:pPr>
            <w:r>
              <w:t>IVIDIGITIZER_VAL_TRIGGER_SLOPE_POSITIVE</w:t>
            </w:r>
          </w:p>
        </w:tc>
      </w:tr>
      <w:tr w:rsidR="00065D80">
        <w:trPr>
          <w:cantSplit/>
        </w:trPr>
        <w:tc>
          <w:tcPr>
            <w:tcW w:w="1890" w:type="dxa"/>
            <w:vMerge/>
            <w:tcBorders>
              <w:left w:val="single" w:sz="6" w:space="0" w:color="auto"/>
              <w:bottom w:val="single" w:sz="4" w:space="0" w:color="auto"/>
              <w:right w:val="single" w:sz="6" w:space="0" w:color="auto"/>
            </w:tcBorders>
          </w:tcPr>
          <w:p w:rsidR="00065D80" w:rsidRDefault="00065D80">
            <w:pPr>
              <w:rPr>
                <w:color w:val="000000"/>
              </w:rPr>
            </w:pPr>
          </w:p>
        </w:tc>
        <w:tc>
          <w:tcPr>
            <w:tcW w:w="360" w:type="dxa"/>
            <w:vMerge/>
            <w:tcBorders>
              <w:left w:val="single" w:sz="6" w:space="0" w:color="auto"/>
              <w:bottom w:val="single" w:sz="4" w:space="0" w:color="auto"/>
              <w:right w:val="single" w:sz="6" w:space="0" w:color="auto"/>
            </w:tcBorders>
          </w:tcPr>
          <w:p w:rsidR="00065D80" w:rsidRDefault="00065D8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65D80" w:rsidRDefault="00065D8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065D80" w:rsidRDefault="00065D80">
            <w:pPr>
              <w:pStyle w:val="TableCellCourierNew"/>
            </w:pPr>
            <w:r>
              <w:t>IviDigitizerTriggerSlopePositive</w:t>
            </w:r>
          </w:p>
        </w:tc>
      </w:tr>
    </w:tbl>
    <w:p w:rsidR="00004825" w:rsidRDefault="00004825">
      <w:pPr>
        <w:pStyle w:val="FunctionHead"/>
      </w:pPr>
      <w:r>
        <w:t>Return Values</w:t>
      </w:r>
      <w:r w:rsidR="00065D80">
        <w:t xml:space="preserve"> (C/COM)</w:t>
      </w:r>
    </w:p>
    <w:p w:rsidR="00004825" w:rsidRDefault="00004825">
      <w:pPr>
        <w:pStyle w:val="Body1"/>
      </w:pPr>
      <w:r>
        <w:t xml:space="preserve">The </w:t>
      </w:r>
      <w:r>
        <w:rPr>
          <w:rStyle w:val="Italic"/>
        </w:rPr>
        <w:t>IVI-3.2: Inherent Capabilities Specification</w:t>
      </w:r>
      <w:r>
        <w:t xml:space="preserve"> defines general status codes that this function can return.</w:t>
      </w:r>
    </w:p>
    <w:p w:rsidR="00065D80" w:rsidRPr="00F7116C" w:rsidRDefault="00065D80" w:rsidP="00065D80">
      <w:pPr>
        <w:pStyle w:val="AttrFuncSubheading"/>
        <w:rPr>
          <w:color w:val="auto"/>
        </w:rPr>
      </w:pPr>
      <w:r w:rsidRPr="00F7116C">
        <w:rPr>
          <w:color w:val="auto"/>
        </w:rPr>
        <w:t>.NET Exceptions</w:t>
      </w:r>
    </w:p>
    <w:p w:rsidR="00065D80" w:rsidRDefault="00065D80" w:rsidP="00065D8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85083F" w:rsidRDefault="0085083F" w:rsidP="0085083F">
      <w:pPr>
        <w:pStyle w:val="Heading3"/>
        <w:pageBreakBefore/>
      </w:pPr>
      <w:bookmarkStart w:id="317" w:name="_Toc304583631"/>
      <w:bookmarkStart w:id="318" w:name="_Toc306374482"/>
      <w:r>
        <w:lastRenderedPageBreak/>
        <w:t>Create Waveform (IVI.NET Only)</w:t>
      </w:r>
      <w:bookmarkEnd w:id="317"/>
      <w:bookmarkEnd w:id="318"/>
    </w:p>
    <w:p w:rsidR="0085083F" w:rsidRDefault="0085083F" w:rsidP="0085083F">
      <w:pPr>
        <w:pStyle w:val="FunctionHead"/>
      </w:pPr>
      <w:r>
        <w:t>Description</w:t>
      </w:r>
    </w:p>
    <w:p w:rsidR="00BF66FC" w:rsidRDefault="00BF66FC" w:rsidP="00BF66FC">
      <w:pPr>
        <w:pStyle w:val="Body1"/>
        <w:rPr>
          <w:color w:val="000000"/>
        </w:rPr>
      </w:pPr>
      <w:r>
        <w:rPr>
          <w:color w:val="000000"/>
        </w:rPr>
        <w:t>This function creates a waveform object and shall allocate the necessary memory to transfer a waveform from the instrument to the host.</w:t>
      </w:r>
    </w:p>
    <w:p w:rsidR="00BF66FC" w:rsidRPr="00BC3C26" w:rsidRDefault="00BF66FC" w:rsidP="00BF66FC">
      <w:pPr>
        <w:pStyle w:val="Body"/>
      </w:pPr>
      <w:r>
        <w:t>If size is zero, the driver shall allocate the waveform memory with a size based on the current driver configuration.</w:t>
      </w:r>
    </w:p>
    <w:p w:rsidR="0085083F" w:rsidRDefault="0085083F" w:rsidP="0085083F">
      <w:pPr>
        <w:pStyle w:val="FunctionHead"/>
      </w:pPr>
      <w:r>
        <w:t>.NET Method Prototype</w:t>
      </w:r>
    </w:p>
    <w:p w:rsidR="0085083F" w:rsidRDefault="0085083F" w:rsidP="0085083F">
      <w:pPr>
        <w:pStyle w:val="Code1"/>
      </w:pPr>
      <w:r>
        <w:t>IWaveform&lt;Double&gt; Acquisition.CreateWaveformDouble (Int</w:t>
      </w:r>
      <w:r w:rsidR="004B59B8">
        <w:t>64</w:t>
      </w:r>
      <w:r>
        <w:t xml:space="preserve"> size);</w:t>
      </w:r>
    </w:p>
    <w:p w:rsidR="0085083F" w:rsidRDefault="0085083F" w:rsidP="0085083F">
      <w:pPr>
        <w:pStyle w:val="Code1"/>
      </w:pPr>
      <w:r>
        <w:t>IWaveform&lt;Int32&gt; Acquisition.CreateWaveformInt32 (Int</w:t>
      </w:r>
      <w:r w:rsidR="004B59B8">
        <w:t>64</w:t>
      </w:r>
      <w:r>
        <w:t xml:space="preserve"> size);</w:t>
      </w:r>
    </w:p>
    <w:p w:rsidR="0085083F" w:rsidRDefault="0085083F" w:rsidP="0085083F">
      <w:pPr>
        <w:pStyle w:val="Code1"/>
      </w:pPr>
      <w:r>
        <w:t>IWaveform&lt;Int16&gt; Acquisition.CreateWaveformInt16 (Int</w:t>
      </w:r>
      <w:r w:rsidR="004B59B8">
        <w:t>64</w:t>
      </w:r>
      <w:r>
        <w:t xml:space="preserve"> size);</w:t>
      </w:r>
    </w:p>
    <w:p w:rsidR="0085083F" w:rsidRDefault="0085083F" w:rsidP="0085083F">
      <w:pPr>
        <w:pStyle w:val="Code1"/>
      </w:pPr>
      <w:r>
        <w:t>IWaveform&lt;Byte&gt; Acquisition.CreateWaveformByte (Int</w:t>
      </w:r>
      <w:r w:rsidR="004B59B8">
        <w:t>64</w:t>
      </w:r>
      <w:r>
        <w:t xml:space="preserve"> size);</w:t>
      </w:r>
    </w:p>
    <w:p w:rsidR="0085083F" w:rsidRDefault="0085083F" w:rsidP="0085083F">
      <w:pPr>
        <w:pStyle w:val="FunctionHead"/>
      </w:pPr>
      <w:r>
        <w:t>COM Method Prototype</w:t>
      </w:r>
    </w:p>
    <w:p w:rsidR="0085083F" w:rsidRDefault="0085083F" w:rsidP="0085083F">
      <w:pPr>
        <w:pStyle w:val="Code1"/>
      </w:pPr>
      <w:r>
        <w:t>N/A</w:t>
      </w:r>
    </w:p>
    <w:p w:rsidR="0085083F" w:rsidRDefault="0085083F" w:rsidP="0085083F">
      <w:pPr>
        <w:pStyle w:val="FunctionHead"/>
      </w:pPr>
      <w:r>
        <w:t>C Prototype</w:t>
      </w:r>
    </w:p>
    <w:p w:rsidR="0085083F" w:rsidRDefault="0085083F" w:rsidP="0085083F">
      <w:pPr>
        <w:pStyle w:val="Code1"/>
        <w:tabs>
          <w:tab w:val="left" w:pos="630"/>
        </w:tabs>
      </w:pPr>
      <w:r>
        <w:t>N/A</w:t>
      </w:r>
    </w:p>
    <w:p w:rsidR="0085083F" w:rsidRDefault="0085083F" w:rsidP="0085083F">
      <w:pPr>
        <w:pStyle w:val="FunctionHead"/>
      </w:pPr>
      <w:r>
        <w:t>Parameters</w:t>
      </w:r>
    </w:p>
    <w:tbl>
      <w:tblPr>
        <w:tblW w:w="8821" w:type="dxa"/>
        <w:tblInd w:w="728" w:type="dxa"/>
        <w:tblLayout w:type="fixed"/>
        <w:tblCellMar>
          <w:left w:w="80" w:type="dxa"/>
          <w:right w:w="80" w:type="dxa"/>
        </w:tblCellMar>
        <w:tblLook w:val="0000"/>
      </w:tblPr>
      <w:tblGrid>
        <w:gridCol w:w="1800"/>
        <w:gridCol w:w="4392"/>
        <w:gridCol w:w="2629"/>
      </w:tblGrid>
      <w:tr w:rsidR="0085083F" w:rsidTr="001D29A1">
        <w:trPr>
          <w:cantSplit/>
        </w:trPr>
        <w:tc>
          <w:tcPr>
            <w:tcW w:w="1800" w:type="dxa"/>
            <w:tcBorders>
              <w:top w:val="single" w:sz="6" w:space="0" w:color="auto"/>
              <w:left w:val="single" w:sz="6" w:space="0" w:color="auto"/>
              <w:right w:val="single" w:sz="6" w:space="0" w:color="auto"/>
            </w:tcBorders>
          </w:tcPr>
          <w:p w:rsidR="0085083F" w:rsidRDefault="0085083F" w:rsidP="00FF5A83">
            <w:pPr>
              <w:pStyle w:val="TableHead"/>
            </w:pPr>
            <w:r>
              <w:t>Inputs</w:t>
            </w:r>
          </w:p>
        </w:tc>
        <w:tc>
          <w:tcPr>
            <w:tcW w:w="4392" w:type="dxa"/>
            <w:tcBorders>
              <w:top w:val="single" w:sz="6" w:space="0" w:color="auto"/>
              <w:left w:val="single" w:sz="6" w:space="0" w:color="auto"/>
              <w:right w:val="single" w:sz="6" w:space="0" w:color="auto"/>
            </w:tcBorders>
          </w:tcPr>
          <w:p w:rsidR="0085083F" w:rsidRDefault="0085083F" w:rsidP="00FF5A83">
            <w:pPr>
              <w:pStyle w:val="TableHead"/>
            </w:pPr>
            <w:r>
              <w:t>Description</w:t>
            </w:r>
          </w:p>
        </w:tc>
        <w:tc>
          <w:tcPr>
            <w:tcW w:w="2629" w:type="dxa"/>
            <w:tcBorders>
              <w:top w:val="single" w:sz="6" w:space="0" w:color="auto"/>
              <w:left w:val="single" w:sz="6" w:space="0" w:color="auto"/>
              <w:right w:val="single" w:sz="6" w:space="0" w:color="auto"/>
            </w:tcBorders>
          </w:tcPr>
          <w:p w:rsidR="0085083F" w:rsidRDefault="0085083F" w:rsidP="00FF5A83">
            <w:pPr>
              <w:pStyle w:val="TableHead"/>
            </w:pPr>
            <w:r>
              <w:t>Base Type</w:t>
            </w:r>
          </w:p>
        </w:tc>
      </w:tr>
      <w:tr w:rsidR="0085083F" w:rsidTr="001D29A1">
        <w:trPr>
          <w:cantSplit/>
        </w:trPr>
        <w:tc>
          <w:tcPr>
            <w:tcW w:w="1800" w:type="dxa"/>
            <w:tcBorders>
              <w:top w:val="single" w:sz="6" w:space="0" w:color="auto"/>
              <w:left w:val="single" w:sz="6" w:space="0" w:color="auto"/>
              <w:bottom w:val="single" w:sz="6" w:space="0" w:color="auto"/>
              <w:right w:val="single" w:sz="6" w:space="0" w:color="auto"/>
            </w:tcBorders>
          </w:tcPr>
          <w:p w:rsidR="0085083F" w:rsidRDefault="0085083F" w:rsidP="00FF5A83">
            <w:pPr>
              <w:pStyle w:val="TableCellCourierNew"/>
            </w:pPr>
            <w:r>
              <w:t>size</w:t>
            </w:r>
          </w:p>
        </w:tc>
        <w:tc>
          <w:tcPr>
            <w:tcW w:w="4392" w:type="dxa"/>
            <w:tcBorders>
              <w:top w:val="single" w:sz="6" w:space="0" w:color="auto"/>
              <w:left w:val="single" w:sz="6" w:space="0" w:color="auto"/>
              <w:bottom w:val="single" w:sz="6" w:space="0" w:color="auto"/>
              <w:right w:val="single" w:sz="6" w:space="0" w:color="auto"/>
            </w:tcBorders>
          </w:tcPr>
          <w:p w:rsidR="0085083F" w:rsidRDefault="0085083F" w:rsidP="00FF5A83">
            <w:pPr>
              <w:pStyle w:val="TableCell"/>
            </w:pPr>
            <w:r>
              <w:t>The number of points in the waveform array.</w:t>
            </w:r>
          </w:p>
        </w:tc>
        <w:tc>
          <w:tcPr>
            <w:tcW w:w="2629" w:type="dxa"/>
            <w:tcBorders>
              <w:top w:val="single" w:sz="6" w:space="0" w:color="auto"/>
              <w:left w:val="single" w:sz="6" w:space="0" w:color="auto"/>
              <w:bottom w:val="single" w:sz="6" w:space="0" w:color="auto"/>
              <w:right w:val="single" w:sz="6" w:space="0" w:color="auto"/>
            </w:tcBorders>
          </w:tcPr>
          <w:p w:rsidR="0085083F" w:rsidRDefault="0085083F" w:rsidP="004B59B8">
            <w:pPr>
              <w:pStyle w:val="TableCellCourierNew"/>
            </w:pPr>
            <w:r>
              <w:t>Int</w:t>
            </w:r>
            <w:r w:rsidR="004B59B8">
              <w:t>64</w:t>
            </w:r>
          </w:p>
        </w:tc>
      </w:tr>
      <w:tr w:rsidR="0085083F" w:rsidTr="001D29A1">
        <w:trPr>
          <w:cantSplit/>
        </w:trPr>
        <w:tc>
          <w:tcPr>
            <w:tcW w:w="1800" w:type="dxa"/>
            <w:tcBorders>
              <w:top w:val="single" w:sz="6" w:space="0" w:color="auto"/>
              <w:left w:val="single" w:sz="6" w:space="0" w:color="auto"/>
              <w:bottom w:val="single" w:sz="6" w:space="0" w:color="auto"/>
              <w:right w:val="single" w:sz="6" w:space="0" w:color="auto"/>
            </w:tcBorders>
          </w:tcPr>
          <w:p w:rsidR="0085083F" w:rsidRDefault="0085083F" w:rsidP="00FF5A83">
            <w:pPr>
              <w:pStyle w:val="TableCellCourierNew"/>
            </w:pPr>
          </w:p>
        </w:tc>
        <w:tc>
          <w:tcPr>
            <w:tcW w:w="4392" w:type="dxa"/>
            <w:tcBorders>
              <w:top w:val="single" w:sz="6" w:space="0" w:color="auto"/>
              <w:left w:val="single" w:sz="6" w:space="0" w:color="auto"/>
              <w:bottom w:val="single" w:sz="6" w:space="0" w:color="auto"/>
              <w:right w:val="single" w:sz="6" w:space="0" w:color="auto"/>
            </w:tcBorders>
          </w:tcPr>
          <w:p w:rsidR="0085083F" w:rsidRDefault="0085083F" w:rsidP="00FF5A83">
            <w:pPr>
              <w:pStyle w:val="TableCell"/>
            </w:pPr>
          </w:p>
        </w:tc>
        <w:tc>
          <w:tcPr>
            <w:tcW w:w="2629" w:type="dxa"/>
            <w:tcBorders>
              <w:top w:val="single" w:sz="6" w:space="0" w:color="auto"/>
              <w:left w:val="single" w:sz="6" w:space="0" w:color="auto"/>
              <w:bottom w:val="single" w:sz="6" w:space="0" w:color="auto"/>
              <w:right w:val="single" w:sz="6" w:space="0" w:color="auto"/>
            </w:tcBorders>
          </w:tcPr>
          <w:p w:rsidR="0085083F" w:rsidRDefault="0085083F" w:rsidP="00FF5A83">
            <w:pPr>
              <w:pStyle w:val="TableCellCourierNew"/>
            </w:pPr>
          </w:p>
        </w:tc>
      </w:tr>
      <w:tr w:rsidR="0085083F" w:rsidTr="001D29A1">
        <w:trPr>
          <w:cantSplit/>
        </w:trPr>
        <w:tc>
          <w:tcPr>
            <w:tcW w:w="1800" w:type="dxa"/>
            <w:tcBorders>
              <w:top w:val="single" w:sz="6" w:space="0" w:color="auto"/>
              <w:left w:val="single" w:sz="6" w:space="0" w:color="auto"/>
              <w:bottom w:val="single" w:sz="6" w:space="0" w:color="auto"/>
              <w:right w:val="single" w:sz="6" w:space="0" w:color="auto"/>
            </w:tcBorders>
          </w:tcPr>
          <w:p w:rsidR="0085083F" w:rsidRDefault="0085083F" w:rsidP="0085083F">
            <w:pPr>
              <w:pStyle w:val="TableHead"/>
            </w:pPr>
            <w:r>
              <w:t>Outputs</w:t>
            </w:r>
          </w:p>
        </w:tc>
        <w:tc>
          <w:tcPr>
            <w:tcW w:w="4392" w:type="dxa"/>
            <w:tcBorders>
              <w:top w:val="single" w:sz="6" w:space="0" w:color="auto"/>
              <w:left w:val="single" w:sz="6" w:space="0" w:color="auto"/>
              <w:bottom w:val="single" w:sz="6" w:space="0" w:color="auto"/>
              <w:right w:val="single" w:sz="6" w:space="0" w:color="auto"/>
            </w:tcBorders>
          </w:tcPr>
          <w:p w:rsidR="0085083F" w:rsidRDefault="0085083F" w:rsidP="0085083F">
            <w:pPr>
              <w:pStyle w:val="TableHead"/>
            </w:pPr>
            <w:r>
              <w:t>Description</w:t>
            </w:r>
          </w:p>
        </w:tc>
        <w:tc>
          <w:tcPr>
            <w:tcW w:w="2629" w:type="dxa"/>
            <w:tcBorders>
              <w:top w:val="single" w:sz="6" w:space="0" w:color="auto"/>
              <w:left w:val="single" w:sz="6" w:space="0" w:color="auto"/>
              <w:bottom w:val="single" w:sz="6" w:space="0" w:color="auto"/>
              <w:right w:val="single" w:sz="6" w:space="0" w:color="auto"/>
            </w:tcBorders>
          </w:tcPr>
          <w:p w:rsidR="0085083F" w:rsidRDefault="0085083F" w:rsidP="0085083F">
            <w:pPr>
              <w:pStyle w:val="TableHead"/>
            </w:pPr>
            <w:r>
              <w:t>Base Type</w:t>
            </w:r>
          </w:p>
        </w:tc>
      </w:tr>
      <w:tr w:rsidR="0085083F" w:rsidTr="001D29A1">
        <w:trPr>
          <w:cantSplit/>
        </w:trPr>
        <w:tc>
          <w:tcPr>
            <w:tcW w:w="1800" w:type="dxa"/>
            <w:tcBorders>
              <w:top w:val="single" w:sz="6" w:space="0" w:color="auto"/>
              <w:left w:val="single" w:sz="6" w:space="0" w:color="auto"/>
              <w:bottom w:val="single" w:sz="6" w:space="0" w:color="auto"/>
              <w:right w:val="single" w:sz="6" w:space="0" w:color="auto"/>
            </w:tcBorders>
          </w:tcPr>
          <w:p w:rsidR="0085083F" w:rsidRDefault="0085083F" w:rsidP="00FF5A83">
            <w:pPr>
              <w:pStyle w:val="TableCellCourierNew"/>
            </w:pPr>
            <w:r>
              <w:t>Return value (.NET)</w:t>
            </w:r>
          </w:p>
        </w:tc>
        <w:tc>
          <w:tcPr>
            <w:tcW w:w="4392" w:type="dxa"/>
            <w:tcBorders>
              <w:top w:val="single" w:sz="6" w:space="0" w:color="auto"/>
              <w:left w:val="single" w:sz="6" w:space="0" w:color="auto"/>
              <w:bottom w:val="single" w:sz="6" w:space="0" w:color="auto"/>
              <w:right w:val="single" w:sz="6" w:space="0" w:color="auto"/>
            </w:tcBorders>
          </w:tcPr>
          <w:p w:rsidR="0085083F" w:rsidRDefault="0085083F" w:rsidP="001D29A1">
            <w:pPr>
              <w:pStyle w:val="TableCell"/>
            </w:pPr>
            <w:r>
              <w:t>Th</w:t>
            </w:r>
            <w:r w:rsidR="001D29A1">
              <w:t>e newly allocated waveform</w:t>
            </w:r>
            <w:r>
              <w:t>.</w:t>
            </w:r>
          </w:p>
        </w:tc>
        <w:tc>
          <w:tcPr>
            <w:tcW w:w="2629" w:type="dxa"/>
            <w:tcBorders>
              <w:top w:val="single" w:sz="6" w:space="0" w:color="auto"/>
              <w:left w:val="single" w:sz="6" w:space="0" w:color="auto"/>
              <w:bottom w:val="single" w:sz="6" w:space="0" w:color="auto"/>
              <w:right w:val="single" w:sz="6" w:space="0" w:color="auto"/>
            </w:tcBorders>
          </w:tcPr>
          <w:p w:rsidR="0085083F" w:rsidRDefault="001D29A1" w:rsidP="00FF5A83">
            <w:pPr>
              <w:pStyle w:val="TableCellCourierNew"/>
            </w:pPr>
            <w:r>
              <w:t>Ivi.Driver.IWaveform&lt;T&gt;</w:t>
            </w:r>
          </w:p>
        </w:tc>
      </w:tr>
    </w:tbl>
    <w:p w:rsidR="0085083F" w:rsidRPr="00F7116C" w:rsidRDefault="0085083F" w:rsidP="0085083F">
      <w:pPr>
        <w:pStyle w:val="AttrFuncSubheading"/>
        <w:rPr>
          <w:color w:val="auto"/>
        </w:rPr>
      </w:pPr>
      <w:r w:rsidRPr="00F7116C">
        <w:rPr>
          <w:color w:val="auto"/>
        </w:rPr>
        <w:t>.NET Exceptions</w:t>
      </w:r>
    </w:p>
    <w:p w:rsidR="0085083F" w:rsidRDefault="0085083F" w:rsidP="0085083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004825" w:rsidRPr="003F37C6" w:rsidRDefault="00004825" w:rsidP="00EE7E63">
      <w:pPr>
        <w:pStyle w:val="Heading3"/>
        <w:pageBreakBefore/>
      </w:pPr>
      <w:bookmarkStart w:id="319" w:name="_Toc304583632"/>
      <w:bookmarkStart w:id="320" w:name="_Toc306374483"/>
      <w:r w:rsidRPr="003F37C6">
        <w:lastRenderedPageBreak/>
        <w:t>Fetch Waveform Int16</w:t>
      </w:r>
      <w:bookmarkEnd w:id="319"/>
      <w:bookmarkEnd w:id="320"/>
    </w:p>
    <w:p w:rsidR="00004825" w:rsidRDefault="00004825">
      <w:pPr>
        <w:pStyle w:val="FunctionHead"/>
      </w:pPr>
      <w:r>
        <w:t>Description</w:t>
      </w:r>
    </w:p>
    <w:p w:rsidR="00166423" w:rsidRDefault="00166423" w:rsidP="00166423">
      <w:pPr>
        <w:pStyle w:val="Body1"/>
        <w:rPr>
          <w:color w:val="000000"/>
        </w:rPr>
      </w:pPr>
      <w:r>
        <w:rPr>
          <w:color w:val="000000"/>
        </w:rPr>
        <w:t xml:space="preserve">This function returns the waveform the digitizer </w:t>
      </w:r>
      <w:r w:rsidR="005A4639">
        <w:rPr>
          <w:color w:val="000000"/>
        </w:rPr>
        <w:t xml:space="preserve">acquired </w:t>
      </w:r>
      <w:r>
        <w:rPr>
          <w:color w:val="000000"/>
        </w:rPr>
        <w:t>for the specified channel. The waveform is from a previously initiated acquisition.</w:t>
      </w:r>
    </w:p>
    <w:p w:rsidR="00166423" w:rsidRDefault="00166423" w:rsidP="00166423">
      <w:pPr>
        <w:pStyle w:val="Body"/>
        <w:rPr>
          <w:color w:val="000000"/>
        </w:rPr>
      </w:pPr>
      <w:r>
        <w:rPr>
          <w:color w:val="000000"/>
        </w:rPr>
        <w:t>You use the Initiate Acquisition function to start an acquisition on the channels that the end-user configures with the Configure Channel function. The digitizer acquires waveforms on the concurrently enabled channels. If the channel is not enabled for the acquisition, this function returns the Channel Not Enabled error.</w:t>
      </w:r>
    </w:p>
    <w:p w:rsidR="00166423" w:rsidRDefault="00166423" w:rsidP="00166423">
      <w:pPr>
        <w:pStyle w:val="Body"/>
        <w:rPr>
          <w:color w:val="000000"/>
        </w:rPr>
      </w:pPr>
      <w:r>
        <w:rPr>
          <w:color w:val="000000"/>
        </w:rPr>
        <w:t xml:space="preserve">You can use the Acquisition Status function to determine when the acquisition is complete. You must call </w:t>
      </w:r>
      <w:r w:rsidR="00C07304">
        <w:rPr>
          <w:color w:val="000000"/>
        </w:rPr>
        <w:t xml:space="preserve">the FetchWaveformInt16 </w:t>
      </w:r>
      <w:r>
        <w:rPr>
          <w:color w:val="000000"/>
        </w:rPr>
        <w:t>function separately for each enabled channel to obtain the waveforms</w:t>
      </w:r>
      <w:r w:rsidR="0080634C">
        <w:rPr>
          <w:color w:val="000000"/>
        </w:rPr>
        <w:t xml:space="preserve">. </w:t>
      </w:r>
      <w:r>
        <w:rPr>
          <w:color w:val="000000"/>
        </w:rPr>
        <w:t>Alternatively, you can use the Wait For Acquisition Complete function to block the calling program until the acquisition is finished.</w:t>
      </w:r>
    </w:p>
    <w:p w:rsidR="00166423" w:rsidRDefault="00166423" w:rsidP="00166423">
      <w:pPr>
        <w:pStyle w:val="Body"/>
        <w:rPr>
          <w:color w:val="000000"/>
        </w:rPr>
      </w:pPr>
      <w:r>
        <w:rPr>
          <w:color w:val="000000"/>
        </w:rPr>
        <w:t>You can call the Read Waveform Int16 function instead of the Initiate Acquisition function. The Read Waveform Int16 function starts an acquisition on all enabled channels, waits for the acquisition to complete, and returns the waveform (as well as various waveform parameters) for the specified channel. You call this function to obtain the waveforms for each of the remaining channels.</w:t>
      </w:r>
    </w:p>
    <w:p w:rsidR="00566C60" w:rsidRDefault="00566C60" w:rsidP="00566C60">
      <w:pPr>
        <w:pStyle w:val="Body"/>
        <w:rPr>
          <w:color w:val="000000"/>
        </w:rPr>
      </w:pPr>
      <w:r>
        <w:rPr>
          <w:color w:val="000000"/>
        </w:rPr>
        <w:t>The behavior is different for IVI-C/IVI-COM and IVI.NET as follows:</w:t>
      </w:r>
    </w:p>
    <w:p w:rsidR="00166423" w:rsidRDefault="00566C60" w:rsidP="00566C60">
      <w:pPr>
        <w:pStyle w:val="Body"/>
        <w:ind w:left="1440"/>
        <w:rPr>
          <w:color w:val="000000"/>
        </w:rPr>
      </w:pPr>
      <w:r>
        <w:rPr>
          <w:color w:val="000000"/>
        </w:rPr>
        <w:t xml:space="preserve">IVI-C/IVI-COM: </w:t>
      </w:r>
      <w:r>
        <w:rPr>
          <w:color w:val="000000"/>
        </w:rPr>
        <w:tab/>
      </w:r>
      <w:r w:rsidR="00166423">
        <w:rPr>
          <w:color w:val="000000"/>
        </w:rPr>
        <w:t xml:space="preserve">After this function executes, each element in the </w:t>
      </w:r>
      <w:r w:rsidR="00166423">
        <w:rPr>
          <w:rStyle w:val="monospace"/>
          <w:color w:val="000000"/>
        </w:rPr>
        <w:t>WaveformArray</w:t>
      </w:r>
      <w:r w:rsidR="00166423">
        <w:rPr>
          <w:color w:val="000000"/>
        </w:rPr>
        <w:t xml:space="preserve"> parameter is an unscaled value directly from the digitizer</w:t>
      </w:r>
      <w:r w:rsidR="00B6286E">
        <w:rPr>
          <w:color w:val="000000"/>
        </w:rPr>
        <w:t>’</w:t>
      </w:r>
      <w:r w:rsidR="00166423">
        <w:rPr>
          <w:color w:val="000000"/>
        </w:rPr>
        <w:t>s analog-to-digital converter (ADC)</w:t>
      </w:r>
      <w:r w:rsidR="0080634C">
        <w:rPr>
          <w:color w:val="000000"/>
        </w:rPr>
        <w:t xml:space="preserve">. </w:t>
      </w:r>
    </w:p>
    <w:p w:rsidR="00566C60" w:rsidRPr="00555D6A" w:rsidRDefault="00566C60" w:rsidP="00566C60">
      <w:pPr>
        <w:pStyle w:val="IVIBody"/>
        <w:ind w:left="1440"/>
      </w:pPr>
      <w:r>
        <w:rPr>
          <w:color w:val="000000"/>
        </w:rPr>
        <w:t xml:space="preserve">IVI.NET:  For .NET the return value of IWaveform&lt;Int16&gt; is a waveform object. Refer to Section 4, </w:t>
      </w:r>
      <w:r w:rsidRPr="00491DB8">
        <w:rPr>
          <w:i/>
          <w:color w:val="000000"/>
        </w:rPr>
        <w:t>Common Properties and Methods of Waveform and Spectrum Interfaces</w:t>
      </w:r>
      <w:r>
        <w:rPr>
          <w:color w:val="000000"/>
        </w:rPr>
        <w:t xml:space="preserve">, and Section 5, </w:t>
      </w:r>
      <w:r w:rsidRPr="00491DB8">
        <w:rPr>
          <w:i/>
          <w:color w:val="000000"/>
        </w:rPr>
        <w:t>IWaveform&lt;T&gt; Interface</w:t>
      </w:r>
      <w:r>
        <w:rPr>
          <w:color w:val="000000"/>
        </w:rPr>
        <w:t xml:space="preserve">, of </w:t>
      </w:r>
      <w:r w:rsidR="00254B04" w:rsidRPr="00E5766D">
        <w:rPr>
          <w:i/>
        </w:rPr>
        <w:t>IVI-3.18: IVI.NET Utility Classes and Interfaces Specification</w:t>
      </w:r>
      <w:r w:rsidRPr="006D6973">
        <w:rPr>
          <w:i/>
        </w:rPr>
        <w:t>,</w:t>
      </w:r>
      <w:r w:rsidRPr="00EC73E6">
        <w:t xml:space="preserve"> </w:t>
      </w:r>
      <w:r>
        <w:t xml:space="preserve">for the definition of </w:t>
      </w:r>
      <w:r>
        <w:rPr>
          <w:color w:val="000000"/>
        </w:rPr>
        <w:t xml:space="preserve"> the IWaveform object and information regarding its use.</w:t>
      </w:r>
      <w:r w:rsidRPr="009D7719">
        <w:t xml:space="preserve"> </w:t>
      </w:r>
      <w:r>
        <w:t xml:space="preserve">In particular, refer to Section 4.2, </w:t>
      </w:r>
      <w:r w:rsidRPr="00E5766D">
        <w:rPr>
          <w:i/>
        </w:rPr>
        <w:t>How to use Waveform and Spectrum Types</w:t>
      </w:r>
      <w:r>
        <w:t xml:space="preserve">, in </w:t>
      </w:r>
      <w:r w:rsidRPr="00E5766D">
        <w:rPr>
          <w:i/>
        </w:rPr>
        <w:t>IVI-3.18: IVI.NET Utility Classes and Interfaces Specification</w:t>
      </w:r>
      <w:r>
        <w:t>, for more information about how to implement these methods.</w:t>
      </w:r>
    </w:p>
    <w:p w:rsidR="007867BF" w:rsidRDefault="0033565A" w:rsidP="00260EAA">
      <w:pPr>
        <w:pStyle w:val="IVIBody"/>
        <w:ind w:left="1440"/>
        <w:rPr>
          <w:color w:val="000000"/>
        </w:rPr>
      </w:pPr>
      <w:r>
        <w:rPr>
          <w:color w:val="000000"/>
        </w:rPr>
        <w:t>For IVI.NET, t</w:t>
      </w:r>
      <w:r w:rsidR="00260EAA" w:rsidRPr="00260EAA">
        <w:rPr>
          <w:color w:val="000000"/>
        </w:rPr>
        <w:t xml:space="preserve">he waveform memory may </w:t>
      </w:r>
      <w:r w:rsidR="00C06F58">
        <w:rPr>
          <w:color w:val="000000"/>
        </w:rPr>
        <w:t xml:space="preserve">be </w:t>
      </w:r>
      <w:r w:rsidR="00260EAA" w:rsidRPr="00260EAA">
        <w:rPr>
          <w:color w:val="000000"/>
        </w:rPr>
        <w:t>allocated before calling this method, or during the call to this method</w:t>
      </w:r>
      <w:r w:rsidR="00C06F58">
        <w:rPr>
          <w:color w:val="000000"/>
        </w:rPr>
        <w:t xml:space="preserve">. </w:t>
      </w:r>
      <w:r w:rsidR="00260EAA" w:rsidRPr="00260EAA">
        <w:rPr>
          <w:color w:val="000000"/>
        </w:rPr>
        <w:t>To allocate memory before calling this method, create a waveform object using the Create Waveform method and set the waveform parameter to that waveform</w:t>
      </w:r>
      <w:r w:rsidR="00C06F58">
        <w:rPr>
          <w:color w:val="000000"/>
        </w:rPr>
        <w:t xml:space="preserve">. </w:t>
      </w:r>
      <w:r w:rsidR="00260EAA" w:rsidRPr="00260EAA">
        <w:rPr>
          <w:color w:val="000000"/>
        </w:rPr>
        <w:t xml:space="preserve">To allocate memory during the call to this method, </w:t>
      </w:r>
      <w:r w:rsidR="007867BF">
        <w:rPr>
          <w:color w:val="000000"/>
        </w:rPr>
        <w:t>one of the following approaches may be used:</w:t>
      </w:r>
    </w:p>
    <w:p w:rsidR="00260EAA" w:rsidRDefault="007867BF" w:rsidP="007867BF">
      <w:pPr>
        <w:pStyle w:val="IVIBody"/>
        <w:numPr>
          <w:ilvl w:val="0"/>
          <w:numId w:val="75"/>
        </w:numPr>
        <w:spacing w:before="0"/>
        <w:rPr>
          <w:color w:val="000000"/>
        </w:rPr>
      </w:pPr>
      <w:r>
        <w:rPr>
          <w:color w:val="000000"/>
        </w:rPr>
        <w:t>S</w:t>
      </w:r>
      <w:r w:rsidR="00260EAA" w:rsidRPr="00260EAA">
        <w:rPr>
          <w:color w:val="000000"/>
        </w:rPr>
        <w:t xml:space="preserve">et the  waveform parameter to </w:t>
      </w:r>
      <w:r w:rsidR="00260EAA" w:rsidRPr="00260EAA">
        <w:rPr>
          <w:rFonts w:ascii="Courier New" w:hAnsi="Courier New" w:cs="Courier New"/>
          <w:color w:val="000000"/>
        </w:rPr>
        <w:t>(IWaveform&lt;Int16&gt;)null</w:t>
      </w:r>
      <w:r w:rsidR="00C06F58">
        <w:rPr>
          <w:color w:val="000000"/>
        </w:rPr>
        <w:t xml:space="preserve">. </w:t>
      </w:r>
      <w:r w:rsidR="00260EAA" w:rsidRPr="00260EAA">
        <w:rPr>
          <w:color w:val="000000"/>
        </w:rPr>
        <w:t xml:space="preserve">Note that this is critically different than setting waveforms to </w:t>
      </w:r>
      <w:r w:rsidR="00260EAA" w:rsidRPr="00260EAA">
        <w:rPr>
          <w:rFonts w:ascii="Courier New" w:hAnsi="Courier New" w:cs="Courier New"/>
          <w:color w:val="000000"/>
        </w:rPr>
        <w:t>null</w:t>
      </w:r>
      <w:r w:rsidR="00260EAA" w:rsidRPr="00260EAA">
        <w:rPr>
          <w:color w:val="000000"/>
        </w:rPr>
        <w:t>, which generates a build error</w:t>
      </w:r>
      <w:r w:rsidR="00C06F58">
        <w:rPr>
          <w:color w:val="000000"/>
        </w:rPr>
        <w:t xml:space="preserve">. </w:t>
      </w:r>
      <w:r w:rsidR="00260EAA">
        <w:rPr>
          <w:color w:val="000000"/>
        </w:rPr>
        <w:t xml:space="preserve">Casting </w:t>
      </w:r>
      <w:r w:rsidR="00260EAA" w:rsidRPr="00260EAA">
        <w:rPr>
          <w:rFonts w:ascii="Courier New" w:hAnsi="Courier New" w:cs="Courier New"/>
          <w:color w:val="000000"/>
        </w:rPr>
        <w:t>null</w:t>
      </w:r>
      <w:r w:rsidR="00260EAA" w:rsidRPr="00260EAA">
        <w:rPr>
          <w:color w:val="000000"/>
        </w:rPr>
        <w:t xml:space="preserve"> </w:t>
      </w:r>
      <w:r w:rsidR="00260EAA">
        <w:rPr>
          <w:color w:val="000000"/>
        </w:rPr>
        <w:t xml:space="preserve">to </w:t>
      </w:r>
      <w:r w:rsidR="00260EAA" w:rsidRPr="00260EAA">
        <w:rPr>
          <w:rFonts w:ascii="Courier New" w:hAnsi="Courier New" w:cs="Courier New"/>
          <w:color w:val="000000"/>
        </w:rPr>
        <w:t>IWaveform&lt;Int16&gt;</w:t>
      </w:r>
      <w:r w:rsidR="00260EAA">
        <w:rPr>
          <w:color w:val="000000"/>
        </w:rPr>
        <w:t xml:space="preserve"> provides the strong typing necessary to select the correct IVI.NET overload of the Fetch Waveform method</w:t>
      </w:r>
      <w:r w:rsidR="00C06F58">
        <w:rPr>
          <w:color w:val="000000"/>
        </w:rPr>
        <w:t xml:space="preserve">. </w:t>
      </w:r>
      <w:r w:rsidRPr="009C7C1F">
        <w:t>The method will allocate a new waveform with an appropriate extent for the current configuration of the driver</w:t>
      </w:r>
      <w:r w:rsidR="00C06F58">
        <w:t xml:space="preserve">. </w:t>
      </w:r>
      <w:r w:rsidRPr="009C7C1F">
        <w:t>The new waveform is returned to the client</w:t>
      </w:r>
      <w:r w:rsidR="00C06F58">
        <w:t xml:space="preserve">. </w:t>
      </w:r>
      <w:r w:rsidRPr="009C7C1F">
        <w:t xml:space="preserve">The driver may allocate more memory than necessary for the data array if the larger size has the potential to provide some present or future efficiency benefit, that is, the Capacity may exceed the </w:t>
      </w:r>
      <w:r>
        <w:t>ValidPoint</w:t>
      </w:r>
      <w:r w:rsidRPr="009C7C1F">
        <w:t>Count.</w:t>
      </w:r>
    </w:p>
    <w:p w:rsidR="007867BF" w:rsidRPr="00260EAA" w:rsidRDefault="007867BF" w:rsidP="007867BF">
      <w:pPr>
        <w:pStyle w:val="IVIBody"/>
        <w:numPr>
          <w:ilvl w:val="0"/>
          <w:numId w:val="75"/>
        </w:numPr>
        <w:spacing w:before="0"/>
        <w:rPr>
          <w:color w:val="000000"/>
        </w:rPr>
      </w:pPr>
      <w:r>
        <w:rPr>
          <w:color w:val="000000"/>
        </w:rPr>
        <w:t>S</w:t>
      </w:r>
      <w:r w:rsidRPr="00260EAA">
        <w:rPr>
          <w:color w:val="000000"/>
        </w:rPr>
        <w:t>et the  waveform parameter to</w:t>
      </w:r>
      <w:r>
        <w:rPr>
          <w:color w:val="000000"/>
        </w:rPr>
        <w:t xml:space="preserve"> an instance of the waveform object with zero sized data.</w:t>
      </w:r>
      <w:r w:rsidRPr="007867BF">
        <w:t xml:space="preserve"> </w:t>
      </w:r>
      <w:r w:rsidRPr="009C7C1F">
        <w:t>This permits the client to choose the concrete class that implements the Waveform but defer to the driver for the size and creation of the data array</w:t>
      </w:r>
      <w:r w:rsidR="00C06F58">
        <w:t xml:space="preserve">. </w:t>
      </w:r>
      <w:r w:rsidRPr="009C7C1F">
        <w:t>This may result in sub-optimal performance if the waveform/spectrum was not of the class that the driver prefers</w:t>
      </w:r>
      <w:r w:rsidR="00C06F58">
        <w:t xml:space="preserve">. </w:t>
      </w:r>
      <w:r w:rsidRPr="009C7C1F">
        <w:t xml:space="preserve">If the data array is not of a supported size or type, the driver shall throw the </w:t>
      </w:r>
      <w:r>
        <w:t>Invalid Waveform Data Type or Invalid Spectrum Data Type</w:t>
      </w:r>
      <w:r w:rsidRPr="009C7C1F">
        <w:t xml:space="preserve"> exception</w:t>
      </w:r>
      <w:r w:rsidR="00C06F58">
        <w:t xml:space="preserve">. </w:t>
      </w:r>
      <w:r w:rsidRPr="009C7C1F">
        <w:t>The driver is permitted to allocate new memory or use memory from an existing source for the data array.</w:t>
      </w:r>
    </w:p>
    <w:p w:rsidR="00166423" w:rsidRDefault="00166423" w:rsidP="006F2B93">
      <w:pPr>
        <w:pStyle w:val="Body"/>
        <w:rPr>
          <w:color w:val="000000"/>
        </w:rPr>
      </w:pPr>
      <w:r>
        <w:rPr>
          <w:color w:val="000000"/>
        </w:rPr>
        <w:lastRenderedPageBreak/>
        <w:t>This function does not check the instrument status. Typically, the end-user calls this function only in a sequence of calls to other low-level driver functions. The sequence performs one operation. The end-user uses the low-level functions to optimize one or more aspects of interaction with the instrument. Call the Error Query function at the conclusion of the sequence to check the instrument status.</w:t>
      </w:r>
    </w:p>
    <w:p w:rsidR="00566C60" w:rsidRDefault="00566C60" w:rsidP="00566C60">
      <w:pPr>
        <w:pStyle w:val="FunctionHead"/>
      </w:pPr>
      <w:r>
        <w:t>.NET Method Prototype</w:t>
      </w:r>
    </w:p>
    <w:p w:rsidR="00566C60" w:rsidRDefault="00566C60" w:rsidP="00566C60">
      <w:pPr>
        <w:pStyle w:val="Code1"/>
      </w:pPr>
      <w:r>
        <w:t>IWaveform&lt;Int16&gt; Channels[].Measurement.FetchWaveform (</w:t>
      </w:r>
    </w:p>
    <w:p w:rsidR="00566C60" w:rsidRDefault="00566C60" w:rsidP="00566C60">
      <w:pPr>
        <w:pStyle w:val="Code1"/>
        <w:spacing w:before="0"/>
      </w:pPr>
      <w:r>
        <w:t xml:space="preserve">                                             IWaveform&lt;Int16&gt; waveform);</w:t>
      </w:r>
    </w:p>
    <w:p w:rsidR="00004825" w:rsidRDefault="00004825">
      <w:pPr>
        <w:pStyle w:val="FunctionHead"/>
      </w:pPr>
      <w:r>
        <w:t>COM Method Prototype</w:t>
      </w:r>
    </w:p>
    <w:p w:rsidR="00004825" w:rsidRDefault="00004825">
      <w:pPr>
        <w:pStyle w:val="Code1"/>
      </w:pPr>
      <w:r>
        <w:t>HRESULT Channels.Item().Measurement.FetchWaveformInt16 (</w:t>
      </w:r>
      <w:r w:rsidR="00C02B4F">
        <w:br/>
      </w:r>
      <w:r>
        <w:t xml:space="preserve">   </w:t>
      </w:r>
      <w:r w:rsidR="00CC3DC0">
        <w:t xml:space="preserve">                          </w:t>
      </w:r>
      <w:r w:rsidR="00A678C0">
        <w:t xml:space="preserve">        </w:t>
      </w:r>
      <w:r>
        <w:t>[in, out] SAFEARRAY(short)* WaveformArray,</w:t>
      </w:r>
      <w:r>
        <w:br/>
        <w:t xml:space="preserve">                             </w:t>
      </w:r>
      <w:r w:rsidR="00A678C0">
        <w:t xml:space="preserve">        </w:t>
      </w:r>
      <w:r>
        <w:t xml:space="preserve">[in, out] </w:t>
      </w:r>
      <w:r w:rsidR="009427CF">
        <w:t xml:space="preserve">__int64 </w:t>
      </w:r>
      <w:r>
        <w:t>* ActualPoints,</w:t>
      </w:r>
      <w:r>
        <w:br/>
        <w:t xml:space="preserve">                             </w:t>
      </w:r>
      <w:r w:rsidR="00A678C0">
        <w:t xml:space="preserve">        </w:t>
      </w:r>
      <w:r>
        <w:t xml:space="preserve">[in, out] </w:t>
      </w:r>
      <w:r w:rsidR="009427CF">
        <w:t xml:space="preserve">__int64 </w:t>
      </w:r>
      <w:r>
        <w:t>* FirstValidPoint,</w:t>
      </w:r>
      <w:r>
        <w:br/>
        <w:t xml:space="preserve">                             </w:t>
      </w:r>
      <w:r w:rsidR="00A678C0">
        <w:t xml:space="preserve">        </w:t>
      </w:r>
      <w:r>
        <w:t>[in, out] double* InitialXOffset,</w:t>
      </w:r>
      <w:r>
        <w:br/>
        <w:t xml:space="preserve">                             </w:t>
      </w:r>
      <w:r w:rsidR="00A678C0">
        <w:t xml:space="preserve">        </w:t>
      </w:r>
      <w:r>
        <w:t>[in, out] double* InitialXTimeSeconds,</w:t>
      </w:r>
      <w:r>
        <w:br/>
        <w:t xml:space="preserve">                             </w:t>
      </w:r>
      <w:r w:rsidR="00A678C0">
        <w:t xml:space="preserve">        </w:t>
      </w:r>
      <w:r>
        <w:t>[in, out] double* InitialXTimeFraction</w:t>
      </w:r>
      <w:r w:rsidR="00794FEB">
        <w:t>,</w:t>
      </w:r>
      <w:r w:rsidR="00794FEB">
        <w:br/>
        <w:t xml:space="preserve">                             </w:t>
      </w:r>
      <w:r w:rsidR="00A678C0">
        <w:t xml:space="preserve">        </w:t>
      </w:r>
      <w:r w:rsidR="00794FEB">
        <w:t>[in, out] double* XIncrement</w:t>
      </w:r>
      <w:r>
        <w:t>,</w:t>
      </w:r>
      <w:r>
        <w:br/>
      </w:r>
      <w:r w:rsidR="00794FEB">
        <w:t xml:space="preserve">                             </w:t>
      </w:r>
      <w:r w:rsidR="00A678C0">
        <w:t xml:space="preserve">        </w:t>
      </w:r>
      <w:r w:rsidR="00794FEB">
        <w:t>[in, out] double* ScaleFactor,</w:t>
      </w:r>
      <w:r w:rsidR="00794FEB">
        <w:br/>
        <w:t xml:space="preserve">                             </w:t>
      </w:r>
      <w:r w:rsidR="00A678C0">
        <w:t xml:space="preserve">        </w:t>
      </w:r>
      <w:r w:rsidR="00794FEB">
        <w:t>[in, out] double* ScaleOffset</w:t>
      </w:r>
      <w:r>
        <w:t>);</w:t>
      </w:r>
    </w:p>
    <w:p w:rsidR="00004825" w:rsidRDefault="00004825">
      <w:pPr>
        <w:pStyle w:val="FunctionHead"/>
      </w:pPr>
      <w:r>
        <w:t>C Prototype</w:t>
      </w:r>
    </w:p>
    <w:p w:rsidR="00004825" w:rsidRDefault="00004825">
      <w:pPr>
        <w:pStyle w:val="Code1"/>
        <w:tabs>
          <w:tab w:val="left" w:pos="630"/>
        </w:tabs>
      </w:pPr>
      <w:r>
        <w:t>ViStatus IviDigitizer_FetchWaveformInt16 (ViSession Vi,</w:t>
      </w:r>
      <w:r>
        <w:br/>
        <w:t xml:space="preserve">                                 </w:t>
      </w:r>
      <w:r w:rsidR="004A59FE">
        <w:t xml:space="preserve">  </w:t>
      </w:r>
      <w:r>
        <w:t xml:space="preserve">       ViConstString ChannelName,</w:t>
      </w:r>
      <w:r w:rsidR="00794FEB">
        <w:br/>
        <w:t xml:space="preserve">                                 </w:t>
      </w:r>
      <w:r w:rsidR="004A59FE">
        <w:t xml:space="preserve"> </w:t>
      </w:r>
      <w:r w:rsidR="00794FEB">
        <w:t xml:space="preserve"> </w:t>
      </w:r>
      <w:r w:rsidR="004A59FE">
        <w:t xml:space="preserve"> </w:t>
      </w:r>
      <w:r w:rsidR="00794FEB">
        <w:t xml:space="preserve">      </w:t>
      </w:r>
      <w:r w:rsidR="00747EEF">
        <w:t>ViInt64 WaveformArraySize,</w:t>
      </w:r>
      <w:r>
        <w:br/>
        <w:t xml:space="preserve">                                 </w:t>
      </w:r>
      <w:r w:rsidR="004A59FE">
        <w:t xml:space="preserve">  </w:t>
      </w:r>
      <w:r>
        <w:t xml:space="preserve">       ViInt16 WaveformArray[],</w:t>
      </w:r>
      <w:r>
        <w:br/>
        <w:t xml:space="preserve">                                 </w:t>
      </w:r>
      <w:r w:rsidR="004A59FE">
        <w:t xml:space="preserve">  </w:t>
      </w:r>
      <w:r>
        <w:t xml:space="preserve">       </w:t>
      </w:r>
      <w:r w:rsidR="0078415C">
        <w:t>ViInt64</w:t>
      </w:r>
      <w:r>
        <w:t>* ActualPoints,</w:t>
      </w:r>
      <w:r>
        <w:br/>
        <w:t xml:space="preserve">                                 </w:t>
      </w:r>
      <w:r w:rsidR="004A59FE">
        <w:t xml:space="preserve">  </w:t>
      </w:r>
      <w:r>
        <w:t xml:space="preserve">       </w:t>
      </w:r>
      <w:r w:rsidR="0078415C">
        <w:t>ViInt64</w:t>
      </w:r>
      <w:r>
        <w:t>* FirstValidPoint,</w:t>
      </w:r>
      <w:r>
        <w:br/>
        <w:t xml:space="preserve">                                 </w:t>
      </w:r>
      <w:r w:rsidR="004A59FE">
        <w:t xml:space="preserve">  </w:t>
      </w:r>
      <w:r>
        <w:t xml:space="preserve">       ViReal64</w:t>
      </w:r>
      <w:r w:rsidR="004A59FE">
        <w:t>*</w:t>
      </w:r>
      <w:r>
        <w:t xml:space="preserve"> InitialXOffset,</w:t>
      </w:r>
      <w:r>
        <w:br/>
        <w:t xml:space="preserve">                                 </w:t>
      </w:r>
      <w:r w:rsidR="004A59FE">
        <w:t xml:space="preserve">  </w:t>
      </w:r>
      <w:r>
        <w:t xml:space="preserve">       ViReal64</w:t>
      </w:r>
      <w:r w:rsidR="004A59FE">
        <w:t>*</w:t>
      </w:r>
      <w:r>
        <w:t xml:space="preserve"> InitialXTimeSeconds,</w:t>
      </w:r>
      <w:r>
        <w:br/>
        <w:t xml:space="preserve">                                 </w:t>
      </w:r>
      <w:r w:rsidR="004A59FE">
        <w:t xml:space="preserve">  </w:t>
      </w:r>
      <w:r>
        <w:t xml:space="preserve">       ViReal64</w:t>
      </w:r>
      <w:r w:rsidR="004A59FE">
        <w:t>*</w:t>
      </w:r>
      <w:r>
        <w:t xml:space="preserve"> InitialXTimeFraction</w:t>
      </w:r>
      <w:r w:rsidR="00794FEB">
        <w:t>,</w:t>
      </w:r>
      <w:r w:rsidR="00794FEB">
        <w:br/>
        <w:t xml:space="preserve">                                 </w:t>
      </w:r>
      <w:r w:rsidR="004A59FE">
        <w:t xml:space="preserve">  </w:t>
      </w:r>
      <w:r w:rsidR="00794FEB">
        <w:t xml:space="preserve">       ViReal64* XIncrement</w:t>
      </w:r>
      <w:r>
        <w:t>,</w:t>
      </w:r>
      <w:r>
        <w:br/>
      </w:r>
      <w:r w:rsidR="00794FEB">
        <w:t xml:space="preserve">                                        </w:t>
      </w:r>
      <w:r w:rsidR="002A35F5">
        <w:t xml:space="preserve">  </w:t>
      </w:r>
      <w:r w:rsidR="00794FEB">
        <w:t>ViReal64* ScaleFactor,</w:t>
      </w:r>
      <w:r w:rsidR="00794FEB">
        <w:br/>
        <w:t xml:space="preserve">                                        </w:t>
      </w:r>
      <w:r w:rsidR="002A35F5">
        <w:t xml:space="preserve">  </w:t>
      </w:r>
      <w:r w:rsidR="00794FEB">
        <w:t>ViReal64* ScaleOffset</w:t>
      </w:r>
      <w:r>
        <w:t>);</w:t>
      </w:r>
    </w:p>
    <w:p w:rsidR="00004825" w:rsidRDefault="00004825">
      <w:pPr>
        <w:pStyle w:val="FunctionHead"/>
      </w:pPr>
      <w:r>
        <w:t>Parameters</w:t>
      </w:r>
    </w:p>
    <w:tbl>
      <w:tblPr>
        <w:tblW w:w="8821" w:type="dxa"/>
        <w:tblInd w:w="728" w:type="dxa"/>
        <w:tblLayout w:type="fixed"/>
        <w:tblCellMar>
          <w:left w:w="80" w:type="dxa"/>
          <w:right w:w="80" w:type="dxa"/>
        </w:tblCellMar>
        <w:tblLook w:val="0000"/>
      </w:tblPr>
      <w:tblGrid>
        <w:gridCol w:w="2502"/>
        <w:gridCol w:w="4320"/>
        <w:gridCol w:w="1999"/>
      </w:tblGrid>
      <w:tr w:rsidR="00004825" w:rsidTr="00E06B86">
        <w:trPr>
          <w:cantSplit/>
        </w:trPr>
        <w:tc>
          <w:tcPr>
            <w:tcW w:w="2502" w:type="dxa"/>
            <w:tcBorders>
              <w:top w:val="single" w:sz="6" w:space="0" w:color="auto"/>
              <w:left w:val="single" w:sz="6" w:space="0" w:color="auto"/>
              <w:right w:val="single" w:sz="6" w:space="0" w:color="auto"/>
            </w:tcBorders>
          </w:tcPr>
          <w:p w:rsidR="00004825" w:rsidRDefault="00004825" w:rsidP="00093304">
            <w:pPr>
              <w:pStyle w:val="TableHead"/>
            </w:pPr>
            <w:r>
              <w:t>Inputs</w:t>
            </w:r>
          </w:p>
        </w:tc>
        <w:tc>
          <w:tcPr>
            <w:tcW w:w="4320" w:type="dxa"/>
            <w:tcBorders>
              <w:top w:val="single" w:sz="6" w:space="0" w:color="auto"/>
              <w:left w:val="single" w:sz="6" w:space="0" w:color="auto"/>
              <w:right w:val="single" w:sz="6" w:space="0" w:color="auto"/>
            </w:tcBorders>
          </w:tcPr>
          <w:p w:rsidR="00004825" w:rsidRDefault="00004825" w:rsidP="00093304">
            <w:pPr>
              <w:pStyle w:val="TableHead"/>
            </w:pPr>
            <w:r>
              <w:t>Description</w:t>
            </w:r>
          </w:p>
        </w:tc>
        <w:tc>
          <w:tcPr>
            <w:tcW w:w="1999" w:type="dxa"/>
            <w:tcBorders>
              <w:top w:val="single" w:sz="6" w:space="0" w:color="auto"/>
              <w:left w:val="single" w:sz="6" w:space="0" w:color="auto"/>
              <w:right w:val="single" w:sz="6" w:space="0" w:color="auto"/>
            </w:tcBorders>
          </w:tcPr>
          <w:p w:rsidR="00004825" w:rsidRDefault="00004825" w:rsidP="00093304">
            <w:pPr>
              <w:pStyle w:val="TableHead"/>
            </w:pPr>
            <w:r>
              <w:t>Base Type</w:t>
            </w:r>
          </w:p>
        </w:tc>
      </w:tr>
      <w:tr w:rsidR="00605E19" w:rsidTr="00E06B86">
        <w:trPr>
          <w:cantSplit/>
        </w:trPr>
        <w:tc>
          <w:tcPr>
            <w:tcW w:w="2502"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w:t>
            </w:r>
            <w:r w:rsidR="00566C60">
              <w:t xml:space="preserve"> (C)</w:t>
            </w:r>
          </w:p>
        </w:tc>
        <w:tc>
          <w:tcPr>
            <w:tcW w:w="4320"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ViSession</w:t>
            </w:r>
          </w:p>
        </w:tc>
      </w:tr>
      <w:tr w:rsidR="00E478DB" w:rsidTr="00E06B86">
        <w:trPr>
          <w:cantSplit/>
        </w:trPr>
        <w:tc>
          <w:tcPr>
            <w:tcW w:w="2502" w:type="dxa"/>
            <w:tcBorders>
              <w:top w:val="single" w:sz="6" w:space="0" w:color="auto"/>
              <w:left w:val="single" w:sz="6" w:space="0" w:color="auto"/>
              <w:bottom w:val="single" w:sz="6" w:space="0" w:color="auto"/>
              <w:right w:val="single" w:sz="6" w:space="0" w:color="auto"/>
            </w:tcBorders>
          </w:tcPr>
          <w:p w:rsidR="00E478DB" w:rsidRDefault="00E478DB" w:rsidP="0094340A">
            <w:pPr>
              <w:pStyle w:val="TableCellCourierNew"/>
            </w:pPr>
            <w:r>
              <w:t>ChannelName</w:t>
            </w:r>
            <w:r w:rsidR="00566C60">
              <w:t xml:space="preserve"> (C)</w:t>
            </w:r>
          </w:p>
        </w:tc>
        <w:tc>
          <w:tcPr>
            <w:tcW w:w="4320" w:type="dxa"/>
            <w:tcBorders>
              <w:top w:val="single" w:sz="6" w:space="0" w:color="auto"/>
              <w:left w:val="single" w:sz="6" w:space="0" w:color="auto"/>
              <w:bottom w:val="single" w:sz="6" w:space="0" w:color="auto"/>
              <w:right w:val="single" w:sz="6" w:space="0" w:color="auto"/>
            </w:tcBorders>
          </w:tcPr>
          <w:p w:rsidR="00E478DB" w:rsidRDefault="00E478DB" w:rsidP="0094340A">
            <w:pPr>
              <w:pStyle w:val="TableCell"/>
            </w:pPr>
            <w:r>
              <w:t>Name of the channel from which to retrieve the data.</w:t>
            </w:r>
          </w:p>
        </w:tc>
        <w:tc>
          <w:tcPr>
            <w:tcW w:w="1999" w:type="dxa"/>
            <w:tcBorders>
              <w:top w:val="single" w:sz="6" w:space="0" w:color="auto"/>
              <w:left w:val="single" w:sz="6" w:space="0" w:color="auto"/>
              <w:bottom w:val="single" w:sz="6" w:space="0" w:color="auto"/>
              <w:right w:val="single" w:sz="6" w:space="0" w:color="auto"/>
            </w:tcBorders>
          </w:tcPr>
          <w:p w:rsidR="00E478DB" w:rsidRDefault="00F6088A" w:rsidP="0094340A">
            <w:pPr>
              <w:pStyle w:val="TableCellCourierNew"/>
            </w:pPr>
            <w:r>
              <w:t>ViConstString</w:t>
            </w:r>
          </w:p>
        </w:tc>
      </w:tr>
      <w:tr w:rsidR="00353026" w:rsidTr="00E06B86">
        <w:trPr>
          <w:cantSplit/>
        </w:trPr>
        <w:tc>
          <w:tcPr>
            <w:tcW w:w="2502" w:type="dxa"/>
            <w:tcBorders>
              <w:top w:val="single" w:sz="6" w:space="0" w:color="auto"/>
              <w:left w:val="single" w:sz="6" w:space="0" w:color="auto"/>
              <w:bottom w:val="single" w:sz="6" w:space="0" w:color="auto"/>
              <w:right w:val="single" w:sz="6" w:space="0" w:color="auto"/>
            </w:tcBorders>
          </w:tcPr>
          <w:p w:rsidR="00353026" w:rsidRDefault="00353026">
            <w:pPr>
              <w:pStyle w:val="TableCellCourierNew"/>
            </w:pPr>
            <w:r>
              <w:t>WaveformArraySize</w:t>
            </w:r>
            <w:r w:rsidR="00566C60">
              <w:t xml:space="preserve"> (C)</w:t>
            </w:r>
          </w:p>
        </w:tc>
        <w:tc>
          <w:tcPr>
            <w:tcW w:w="4320" w:type="dxa"/>
            <w:tcBorders>
              <w:top w:val="single" w:sz="6" w:space="0" w:color="auto"/>
              <w:left w:val="single" w:sz="6" w:space="0" w:color="auto"/>
              <w:bottom w:val="single" w:sz="6" w:space="0" w:color="auto"/>
              <w:right w:val="single" w:sz="6" w:space="0" w:color="auto"/>
            </w:tcBorders>
          </w:tcPr>
          <w:p w:rsidR="00353026" w:rsidRDefault="00353026">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w:t>
            </w:r>
            <w:r w:rsidR="0080634C">
              <w:t xml:space="preserve">. </w:t>
            </w:r>
            <w:r>
              <w:t>In IVI-COM it is the driver t</w:t>
            </w:r>
            <w:r w:rsidR="00EE0707">
              <w:t>hat</w:t>
            </w:r>
            <w:r>
              <w:t xml:space="preserve"> allocate</w:t>
            </w:r>
            <w:r w:rsidR="00EE0707">
              <w:t>s</w:t>
            </w:r>
            <w:r>
              <w:t xml:space="preserve"> the memory buffer, </w:t>
            </w:r>
            <w:r w:rsidR="00EE0707">
              <w:t>unless a non-NULL SAFEARRAY is passed.</w:t>
            </w:r>
          </w:p>
        </w:tc>
        <w:tc>
          <w:tcPr>
            <w:tcW w:w="1999" w:type="dxa"/>
            <w:tcBorders>
              <w:top w:val="single" w:sz="6" w:space="0" w:color="auto"/>
              <w:left w:val="single" w:sz="6" w:space="0" w:color="auto"/>
              <w:bottom w:val="single" w:sz="6" w:space="0" w:color="auto"/>
              <w:right w:val="single" w:sz="6" w:space="0" w:color="auto"/>
            </w:tcBorders>
          </w:tcPr>
          <w:p w:rsidR="00353026" w:rsidRDefault="00353026">
            <w:pPr>
              <w:pStyle w:val="TableCellCourierNew"/>
            </w:pPr>
            <w:r>
              <w:t>ViInt64</w:t>
            </w:r>
          </w:p>
        </w:tc>
      </w:tr>
      <w:tr w:rsidR="00566C60" w:rsidTr="00566C60">
        <w:trPr>
          <w:cantSplit/>
        </w:trPr>
        <w:tc>
          <w:tcPr>
            <w:tcW w:w="2502" w:type="dxa"/>
            <w:tcBorders>
              <w:top w:val="single" w:sz="6" w:space="0" w:color="auto"/>
              <w:left w:val="single" w:sz="6" w:space="0" w:color="auto"/>
              <w:bottom w:val="single" w:sz="6" w:space="0" w:color="auto"/>
              <w:right w:val="single" w:sz="6" w:space="0" w:color="auto"/>
            </w:tcBorders>
          </w:tcPr>
          <w:p w:rsidR="00566C60" w:rsidRDefault="00566C60" w:rsidP="00A244CB">
            <w:pPr>
              <w:pStyle w:val="TableCellCourierNew"/>
            </w:pPr>
            <w:r>
              <w:lastRenderedPageBreak/>
              <w:t>waveform (.NET)</w:t>
            </w:r>
          </w:p>
        </w:tc>
        <w:tc>
          <w:tcPr>
            <w:tcW w:w="4320" w:type="dxa"/>
            <w:tcBorders>
              <w:top w:val="single" w:sz="6" w:space="0" w:color="auto"/>
              <w:left w:val="single" w:sz="6" w:space="0" w:color="auto"/>
              <w:bottom w:val="single" w:sz="6" w:space="0" w:color="auto"/>
              <w:right w:val="single" w:sz="6" w:space="0" w:color="auto"/>
            </w:tcBorders>
          </w:tcPr>
          <w:p w:rsidR="00566C60" w:rsidRDefault="00566C60" w:rsidP="007867BF">
            <w:pPr>
              <w:pStyle w:val="TableCell"/>
              <w:ind w:right="0"/>
            </w:pPr>
            <w:r w:rsidRPr="007478E7">
              <w:t xml:space="preserve">The waveform object into which the measurement data is stored. </w:t>
            </w:r>
            <w:r w:rsidR="0033565A">
              <w:t xml:space="preserve">The waveform memory may </w:t>
            </w:r>
            <w:r w:rsidR="001C693A">
              <w:t xml:space="preserve">be </w:t>
            </w:r>
            <w:r w:rsidR="0033565A">
              <w:t>allocated before calling this method, or during the call to this method</w:t>
            </w:r>
            <w:r w:rsidR="00C06F58">
              <w:t xml:space="preserve">. </w:t>
            </w:r>
            <w:r w:rsidR="0033565A">
              <w:t>To allocate memory before calling this method, create a waveform object using the Create Waveform method and set the waveform parameter to that waveform object</w:t>
            </w:r>
            <w:r w:rsidR="00C06F58">
              <w:t xml:space="preserve">. </w:t>
            </w:r>
            <w:r w:rsidR="0033565A">
              <w:t xml:space="preserve">To allocate memory during the call to this method, set the  waveform parameter to </w:t>
            </w:r>
            <w:r w:rsidR="0033565A" w:rsidRPr="00126D3E">
              <w:rPr>
                <w:rFonts w:ascii="Courier New" w:hAnsi="Courier New" w:cs="Courier New"/>
                <w:sz w:val="18"/>
                <w:szCs w:val="18"/>
              </w:rPr>
              <w:t>(IWaveform&lt;</w:t>
            </w:r>
            <w:r w:rsidR="0033565A">
              <w:rPr>
                <w:rFonts w:ascii="Courier New" w:hAnsi="Courier New" w:cs="Courier New"/>
                <w:sz w:val="18"/>
                <w:szCs w:val="18"/>
              </w:rPr>
              <w:t>Int16</w:t>
            </w:r>
            <w:r w:rsidR="0033565A" w:rsidRPr="00126D3E">
              <w:rPr>
                <w:rFonts w:ascii="Courier New" w:hAnsi="Courier New" w:cs="Courier New"/>
                <w:sz w:val="18"/>
                <w:szCs w:val="18"/>
              </w:rPr>
              <w:t>&gt;)null</w:t>
            </w:r>
            <w:r w:rsidR="00C06F58">
              <w:t xml:space="preserve">. </w:t>
            </w:r>
            <w:r w:rsidR="0033565A">
              <w:t xml:space="preserve">Note that this is critically different than setting waveform to </w:t>
            </w:r>
            <w:r w:rsidR="0033565A" w:rsidRPr="00126D3E">
              <w:rPr>
                <w:rFonts w:ascii="Courier New" w:hAnsi="Courier New" w:cs="Courier New"/>
                <w:sz w:val="18"/>
                <w:szCs w:val="18"/>
              </w:rPr>
              <w:t>null</w:t>
            </w:r>
            <w:r w:rsidR="0033565A">
              <w:t>, which generates a build error</w:t>
            </w:r>
            <w:r w:rsidR="00C06F58">
              <w:t xml:space="preserve">. </w:t>
            </w:r>
            <w:r w:rsidR="007867BF">
              <w:t>The method will also allocate memory during the call if the waveform parameter is set to a waveform object with zero sized data.</w:t>
            </w:r>
          </w:p>
        </w:tc>
        <w:tc>
          <w:tcPr>
            <w:tcW w:w="1999" w:type="dxa"/>
            <w:tcBorders>
              <w:top w:val="single" w:sz="6" w:space="0" w:color="auto"/>
              <w:left w:val="single" w:sz="6" w:space="0" w:color="auto"/>
              <w:bottom w:val="single" w:sz="6" w:space="0" w:color="auto"/>
              <w:right w:val="single" w:sz="6" w:space="0" w:color="auto"/>
            </w:tcBorders>
          </w:tcPr>
          <w:p w:rsidR="00566C60" w:rsidRDefault="00566C60" w:rsidP="00A244CB">
            <w:pPr>
              <w:pStyle w:val="TableCellCourierNew"/>
              <w:spacing w:after="0"/>
            </w:pPr>
            <w:r>
              <w:t>IviDriver.</w:t>
            </w:r>
          </w:p>
          <w:p w:rsidR="00566C60" w:rsidRDefault="00566C60" w:rsidP="00A244CB">
            <w:pPr>
              <w:pStyle w:val="TableCellCourierNew"/>
              <w:spacing w:before="0"/>
            </w:pPr>
            <w:r>
              <w:t>IWaveform&lt;Int16&gt;</w:t>
            </w:r>
          </w:p>
        </w:tc>
      </w:tr>
    </w:tbl>
    <w:p w:rsidR="005C73C7" w:rsidRDefault="005C73C7">
      <w:pPr>
        <w:pStyle w:val="FunctionHead"/>
      </w:pPr>
    </w:p>
    <w:tbl>
      <w:tblPr>
        <w:tblW w:w="8839" w:type="dxa"/>
        <w:tblInd w:w="710" w:type="dxa"/>
        <w:tblLayout w:type="fixed"/>
        <w:tblCellMar>
          <w:left w:w="80" w:type="dxa"/>
          <w:right w:w="80" w:type="dxa"/>
        </w:tblCellMar>
        <w:tblLook w:val="0000"/>
      </w:tblPr>
      <w:tblGrid>
        <w:gridCol w:w="18"/>
        <w:gridCol w:w="2502"/>
        <w:gridCol w:w="4320"/>
        <w:gridCol w:w="1980"/>
        <w:gridCol w:w="19"/>
      </w:tblGrid>
      <w:tr w:rsidR="005C73C7" w:rsidTr="00E06B86">
        <w:trPr>
          <w:gridAfter w:val="1"/>
          <w:wAfter w:w="19" w:type="dxa"/>
          <w:cantSplit/>
        </w:trPr>
        <w:tc>
          <w:tcPr>
            <w:tcW w:w="2520" w:type="dxa"/>
            <w:gridSpan w:val="2"/>
            <w:tcBorders>
              <w:top w:val="single" w:sz="6" w:space="0" w:color="auto"/>
              <w:left w:val="single" w:sz="6" w:space="0" w:color="auto"/>
              <w:right w:val="single" w:sz="6" w:space="0" w:color="auto"/>
            </w:tcBorders>
          </w:tcPr>
          <w:p w:rsidR="005C73C7" w:rsidRDefault="005C73C7" w:rsidP="005C73C7">
            <w:pPr>
              <w:pStyle w:val="TableHead"/>
              <w:rPr>
                <w:lang w:val="fr-FR"/>
              </w:rPr>
            </w:pPr>
            <w:r>
              <w:rPr>
                <w:lang w:val="fr-FR"/>
              </w:rPr>
              <w:t>Outputs</w:t>
            </w:r>
          </w:p>
        </w:tc>
        <w:tc>
          <w:tcPr>
            <w:tcW w:w="4320" w:type="dxa"/>
            <w:tcBorders>
              <w:top w:val="single" w:sz="6" w:space="0" w:color="auto"/>
              <w:left w:val="single" w:sz="6" w:space="0" w:color="auto"/>
              <w:right w:val="single" w:sz="6" w:space="0" w:color="auto"/>
            </w:tcBorders>
          </w:tcPr>
          <w:p w:rsidR="005C73C7" w:rsidRDefault="005C73C7" w:rsidP="005C73C7">
            <w:pPr>
              <w:pStyle w:val="TableHead"/>
              <w:rPr>
                <w:lang w:val="fr-FR"/>
              </w:rPr>
            </w:pPr>
            <w:r>
              <w:rPr>
                <w:lang w:val="fr-FR"/>
              </w:rPr>
              <w:t>Description</w:t>
            </w:r>
          </w:p>
        </w:tc>
        <w:tc>
          <w:tcPr>
            <w:tcW w:w="1980" w:type="dxa"/>
            <w:tcBorders>
              <w:top w:val="single" w:sz="6" w:space="0" w:color="auto"/>
              <w:left w:val="single" w:sz="6" w:space="0" w:color="auto"/>
              <w:right w:val="single" w:sz="6" w:space="0" w:color="auto"/>
            </w:tcBorders>
          </w:tcPr>
          <w:p w:rsidR="005C73C7" w:rsidRDefault="005C73C7" w:rsidP="005C73C7">
            <w:pPr>
              <w:pStyle w:val="TableHead"/>
            </w:pPr>
            <w:r>
              <w:t>Base Type</w:t>
            </w:r>
          </w:p>
        </w:tc>
      </w:tr>
      <w:tr w:rsidR="005C73C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WaveformArray</w:t>
            </w:r>
            <w:r w:rsidR="00566C60">
              <w:t xml:space="preserve"> (C/COM)</w:t>
            </w:r>
          </w:p>
        </w:tc>
        <w:tc>
          <w:tcPr>
            <w:tcW w:w="4320"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p>
        </w:tc>
        <w:tc>
          <w:tcPr>
            <w:tcW w:w="1999" w:type="dxa"/>
            <w:gridSpan w:val="2"/>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ViInt16[]</w:t>
            </w:r>
          </w:p>
        </w:tc>
      </w:tr>
      <w:tr w:rsidR="005C73C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ActualPoints</w:t>
            </w:r>
            <w:r w:rsidR="00566C60">
              <w:t xml:space="preserve"> (C/COM)</w:t>
            </w:r>
          </w:p>
        </w:tc>
        <w:tc>
          <w:tcPr>
            <w:tcW w:w="4320"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
            </w:pPr>
            <w:r>
              <w:t>Indicates how many data points were actually retrieved from the instrument.</w:t>
            </w:r>
          </w:p>
        </w:tc>
        <w:tc>
          <w:tcPr>
            <w:tcW w:w="1999" w:type="dxa"/>
            <w:gridSpan w:val="2"/>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ViInt64</w:t>
            </w:r>
          </w:p>
        </w:tc>
      </w:tr>
      <w:tr w:rsidR="005C73C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FirstValidPoint</w:t>
            </w:r>
            <w:r w:rsidR="00566C60">
              <w:t xml:space="preserve"> (C/COM)</w:t>
            </w:r>
          </w:p>
        </w:tc>
        <w:tc>
          <w:tcPr>
            <w:tcW w:w="4320"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
            </w:pPr>
            <w:r>
              <w:t>Indicates the index of the first valid data point in the output Data array</w:t>
            </w:r>
            <w:r w:rsidR="0080634C">
              <w:t xml:space="preserve">. </w:t>
            </w:r>
            <w:r>
              <w:t>This value will often be zero</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This eliminates the need to shift the data during the transfer, ensuring maximum data transfer rates.</w:t>
            </w:r>
          </w:p>
        </w:tc>
        <w:tc>
          <w:tcPr>
            <w:tcW w:w="1999" w:type="dxa"/>
            <w:gridSpan w:val="2"/>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ViInt64</w:t>
            </w:r>
          </w:p>
        </w:tc>
      </w:tr>
      <w:tr w:rsidR="005C73C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InitialXOffset</w:t>
            </w:r>
            <w:r w:rsidR="00566C60">
              <w:t xml:space="preserve"> (C/COM)</w:t>
            </w:r>
          </w:p>
        </w:tc>
        <w:tc>
          <w:tcPr>
            <w:tcW w:w="4320"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
            </w:pPr>
            <w:r>
              <w:t>The time in relation to the Trigger Event of the first point in the waveform in seconds. Negative values mean that the first point in the waveform array was acquired before the trigger event.</w:t>
            </w:r>
          </w:p>
        </w:tc>
        <w:tc>
          <w:tcPr>
            <w:tcW w:w="1999" w:type="dxa"/>
            <w:gridSpan w:val="2"/>
            <w:tcBorders>
              <w:top w:val="single" w:sz="6" w:space="0" w:color="auto"/>
              <w:left w:val="single" w:sz="6" w:space="0" w:color="auto"/>
              <w:bottom w:val="single" w:sz="6" w:space="0" w:color="auto"/>
              <w:right w:val="single" w:sz="6" w:space="0" w:color="auto"/>
            </w:tcBorders>
          </w:tcPr>
          <w:p w:rsidR="00B003B6" w:rsidRDefault="005C73C7" w:rsidP="005C73C7">
            <w:pPr>
              <w:pStyle w:val="TableCellCourierNew"/>
            </w:pPr>
            <w:r>
              <w:t>ViReal64</w:t>
            </w:r>
          </w:p>
        </w:tc>
      </w:tr>
      <w:tr w:rsidR="005C73C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InitialXTimeSeconds</w:t>
            </w:r>
            <w:r w:rsidR="00B003B6">
              <w:t xml:space="preserve"> (C/COM)</w:t>
            </w:r>
          </w:p>
        </w:tc>
        <w:tc>
          <w:tcPr>
            <w:tcW w:w="4320"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99" w:type="dxa"/>
            <w:gridSpan w:val="2"/>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ViReal64</w:t>
            </w:r>
          </w:p>
        </w:tc>
      </w:tr>
      <w:tr w:rsidR="005C73C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lastRenderedPageBreak/>
              <w:t>InitialXTimeFraction</w:t>
            </w:r>
            <w:r w:rsidR="00B003B6">
              <w:t xml:space="preserve"> (C/COM)</w:t>
            </w:r>
          </w:p>
        </w:tc>
        <w:tc>
          <w:tcPr>
            <w:tcW w:w="4320"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99" w:type="dxa"/>
            <w:gridSpan w:val="2"/>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ViReal64</w:t>
            </w:r>
          </w:p>
        </w:tc>
      </w:tr>
      <w:tr w:rsidR="005C73C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XIncrement</w:t>
            </w:r>
            <w:r w:rsidR="00566C60">
              <w:t xml:space="preserve"> (C/COM)</w:t>
            </w:r>
          </w:p>
        </w:tc>
        <w:tc>
          <w:tcPr>
            <w:tcW w:w="4320"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
            </w:pPr>
            <w:r>
              <w:t>The time between points in the acquired waveform in seconds.</w:t>
            </w:r>
          </w:p>
        </w:tc>
        <w:tc>
          <w:tcPr>
            <w:tcW w:w="1999" w:type="dxa"/>
            <w:gridSpan w:val="2"/>
            <w:tcBorders>
              <w:top w:val="single" w:sz="6" w:space="0" w:color="auto"/>
              <w:left w:val="single" w:sz="6" w:space="0" w:color="auto"/>
              <w:bottom w:val="single" w:sz="6" w:space="0" w:color="auto"/>
              <w:right w:val="single" w:sz="6" w:space="0" w:color="auto"/>
            </w:tcBorders>
          </w:tcPr>
          <w:p w:rsidR="00B003B6" w:rsidRDefault="005C73C7" w:rsidP="005C73C7">
            <w:pPr>
              <w:pStyle w:val="TableCellCourierNew"/>
            </w:pPr>
            <w:r>
              <w:t>ViReal64</w:t>
            </w:r>
          </w:p>
        </w:tc>
      </w:tr>
      <w:tr w:rsidR="005C73C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ScaleFactor</w:t>
            </w:r>
            <w:r w:rsidR="00566C60">
              <w:t xml:space="preserve"> (C/COM)</w:t>
            </w:r>
          </w:p>
        </w:tc>
        <w:tc>
          <w:tcPr>
            <w:tcW w:w="4320"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
            </w:pPr>
            <w:r>
              <w:t>Scaling factor for the waveform data.</w:t>
            </w:r>
          </w:p>
        </w:tc>
        <w:tc>
          <w:tcPr>
            <w:tcW w:w="1999" w:type="dxa"/>
            <w:gridSpan w:val="2"/>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ViReal64</w:t>
            </w:r>
          </w:p>
        </w:tc>
      </w:tr>
      <w:tr w:rsidR="005C73C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ScaleOffset</w:t>
            </w:r>
            <w:r w:rsidR="00566C60">
              <w:t xml:space="preserve"> (C/COM)</w:t>
            </w:r>
          </w:p>
        </w:tc>
        <w:tc>
          <w:tcPr>
            <w:tcW w:w="4320"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
            </w:pPr>
            <w:r>
              <w:t>Scaling offset for the waveform data.</w:t>
            </w:r>
          </w:p>
        </w:tc>
        <w:tc>
          <w:tcPr>
            <w:tcW w:w="1999" w:type="dxa"/>
            <w:gridSpan w:val="2"/>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ViReal64</w:t>
            </w:r>
          </w:p>
        </w:tc>
      </w:tr>
      <w:tr w:rsidR="00566C60" w:rsidTr="00566C60">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66C60" w:rsidRDefault="00566C60"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rsidR="00566C60" w:rsidRDefault="00566C60" w:rsidP="00A244CB">
            <w:pPr>
              <w:pStyle w:val="TableCell"/>
              <w:ind w:right="0"/>
            </w:pPr>
            <w:r w:rsidRPr="007478E7">
              <w:t>A waveform object containing the measurement data.</w:t>
            </w:r>
          </w:p>
        </w:tc>
        <w:tc>
          <w:tcPr>
            <w:tcW w:w="1999" w:type="dxa"/>
            <w:gridSpan w:val="2"/>
            <w:tcBorders>
              <w:top w:val="single" w:sz="6" w:space="0" w:color="auto"/>
              <w:left w:val="single" w:sz="6" w:space="0" w:color="auto"/>
              <w:bottom w:val="single" w:sz="6" w:space="0" w:color="auto"/>
              <w:right w:val="single" w:sz="6" w:space="0" w:color="auto"/>
            </w:tcBorders>
          </w:tcPr>
          <w:p w:rsidR="00566C60" w:rsidRDefault="00566C60" w:rsidP="00A244CB">
            <w:pPr>
              <w:pStyle w:val="TableCellCourierNew"/>
              <w:spacing w:after="0"/>
            </w:pPr>
            <w:r>
              <w:t>Ivi.Driver.</w:t>
            </w:r>
          </w:p>
          <w:p w:rsidR="00566C60" w:rsidRDefault="00566C60" w:rsidP="00A244CB">
            <w:pPr>
              <w:pStyle w:val="TableCellCourierNew"/>
              <w:spacing w:before="0" w:after="0"/>
            </w:pPr>
            <w:r>
              <w:t>IWaveform&lt;Int16&gt;</w:t>
            </w:r>
          </w:p>
        </w:tc>
      </w:tr>
    </w:tbl>
    <w:p w:rsidR="00004825" w:rsidRDefault="00004825">
      <w:pPr>
        <w:pStyle w:val="FunctionHead"/>
      </w:pPr>
      <w:r>
        <w:t>Return Values</w:t>
      </w:r>
      <w:r w:rsidR="00B003B6">
        <w:t xml:space="preserve"> (C/COM)</w:t>
      </w:r>
    </w:p>
    <w:p w:rsidR="00E06B86" w:rsidRDefault="00004825" w:rsidP="007E5A4F">
      <w:pPr>
        <w:pStyle w:val="Body1"/>
      </w:pPr>
      <w:r>
        <w:t xml:space="preserve">The </w:t>
      </w:r>
      <w:r>
        <w:rPr>
          <w:rStyle w:val="Italic"/>
        </w:rPr>
        <w:t>IVI-3.2: Inherent Capabilities Specification</w:t>
      </w:r>
      <w:r>
        <w:t xml:space="preserve"> defines general status codes that this function can return.</w:t>
      </w:r>
      <w:r w:rsidR="007E5A4F" w:rsidRPr="007E5A4F">
        <w:t xml:space="preserve"> </w:t>
      </w:r>
    </w:p>
    <w:p w:rsidR="007E5A4F" w:rsidRPr="004B021F" w:rsidRDefault="007E5A4F" w:rsidP="00E06B86">
      <w:pPr>
        <w:pStyle w:val="Body1"/>
        <w:spacing w:before="200"/>
      </w:pPr>
      <w:r w:rsidRPr="004B021F">
        <w:t>T</w:t>
      </w:r>
      <w:r>
        <w:t>his function can also return th</w:t>
      </w:r>
      <w:r w:rsidR="00D60ACB">
        <w:t>ese</w:t>
      </w:r>
      <w:r w:rsidRPr="004B021F">
        <w:t xml:space="preserve"> additional class</w:t>
      </w:r>
      <w:r>
        <w:t>-defined</w:t>
      </w:r>
      <w:r w:rsidRPr="004B021F">
        <w:t xml:space="preserve"> status code</w:t>
      </w:r>
      <w:r w:rsidR="004F57FF">
        <w:t>s</w:t>
      </w:r>
      <w:r w:rsidRPr="004B021F">
        <w:t>:</w:t>
      </w:r>
    </w:p>
    <w:p w:rsidR="009C0775" w:rsidRDefault="009C0775" w:rsidP="007E5A4F">
      <w:pPr>
        <w:pStyle w:val="Body1"/>
        <w:numPr>
          <w:ilvl w:val="0"/>
          <w:numId w:val="65"/>
        </w:numPr>
      </w:pPr>
      <w:r>
        <w:t>Channel Not Enabled</w:t>
      </w:r>
    </w:p>
    <w:p w:rsidR="00004825" w:rsidRDefault="009C0775" w:rsidP="007E5A4F">
      <w:pPr>
        <w:pStyle w:val="Body1"/>
        <w:numPr>
          <w:ilvl w:val="0"/>
          <w:numId w:val="65"/>
        </w:numPr>
      </w:pPr>
      <w:r>
        <w:t>Incompatible Fetch</w:t>
      </w:r>
    </w:p>
    <w:p w:rsidR="00B003B6" w:rsidRPr="00F7116C" w:rsidRDefault="00B003B6" w:rsidP="00B003B6">
      <w:pPr>
        <w:pStyle w:val="AttrFuncSubheading"/>
        <w:rPr>
          <w:color w:val="auto"/>
        </w:rPr>
      </w:pPr>
      <w:r w:rsidRPr="00F7116C">
        <w:rPr>
          <w:color w:val="auto"/>
        </w:rPr>
        <w:t>.NET Exceptions</w:t>
      </w:r>
    </w:p>
    <w:p w:rsidR="00E06B86" w:rsidRDefault="00B003B6" w:rsidP="00B003B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4F57FF" w:rsidRDefault="004F57FF" w:rsidP="00B003B6">
      <w:pPr>
        <w:pStyle w:val="IVIBody"/>
      </w:pPr>
      <w:r w:rsidRPr="004B021F">
        <w:t>T</w:t>
      </w:r>
      <w:r>
        <w:t>his method can also throw these</w:t>
      </w:r>
      <w:r w:rsidRPr="004B021F">
        <w:t xml:space="preserve"> additional class</w:t>
      </w:r>
      <w:r>
        <w:t>-defined exceptions:</w:t>
      </w:r>
    </w:p>
    <w:p w:rsidR="004F57FF" w:rsidRDefault="004F57FF" w:rsidP="004F57FF">
      <w:pPr>
        <w:pStyle w:val="Body1"/>
        <w:numPr>
          <w:ilvl w:val="0"/>
          <w:numId w:val="65"/>
        </w:numPr>
      </w:pPr>
      <w:r>
        <w:t>Channel Not Enabled</w:t>
      </w:r>
    </w:p>
    <w:p w:rsidR="004F57FF" w:rsidRDefault="004F57FF" w:rsidP="004F57FF">
      <w:pPr>
        <w:pStyle w:val="Body1"/>
        <w:numPr>
          <w:ilvl w:val="0"/>
          <w:numId w:val="65"/>
        </w:numPr>
      </w:pPr>
      <w:r>
        <w:t>Incompatible Fetch</w:t>
      </w:r>
    </w:p>
    <w:p w:rsidR="00004825" w:rsidRDefault="00004825" w:rsidP="00D5477D">
      <w:pPr>
        <w:pStyle w:val="Heading3"/>
        <w:pageBreakBefore/>
      </w:pPr>
      <w:bookmarkStart w:id="321" w:name="_Toc304583633"/>
      <w:bookmarkStart w:id="322" w:name="_Toc306374484"/>
      <w:r>
        <w:lastRenderedPageBreak/>
        <w:t>Fetch Waveform Int32</w:t>
      </w:r>
      <w:bookmarkEnd w:id="321"/>
      <w:bookmarkEnd w:id="322"/>
    </w:p>
    <w:p w:rsidR="00004825" w:rsidRDefault="00004825">
      <w:pPr>
        <w:pStyle w:val="FunctionHead"/>
      </w:pPr>
      <w:r>
        <w:t>Description</w:t>
      </w:r>
    </w:p>
    <w:p w:rsidR="00004825" w:rsidRDefault="00CC3DC0">
      <w:pPr>
        <w:pStyle w:val="Body1"/>
      </w:pPr>
      <w:r>
        <w:t>This function operates identically to the Fetch Waveform Int16, with the only difference being the data type of the returned waveform array</w:t>
      </w:r>
      <w:r w:rsidR="0080634C">
        <w:t xml:space="preserve">. </w:t>
      </w:r>
      <w:r>
        <w:t>Please see the definition of that function for details.</w:t>
      </w:r>
    </w:p>
    <w:p w:rsidR="006B52C4" w:rsidRDefault="006B52C4" w:rsidP="006B52C4">
      <w:pPr>
        <w:pStyle w:val="FunctionHead"/>
      </w:pPr>
      <w:r>
        <w:t>.NET Method Prototype</w:t>
      </w:r>
    </w:p>
    <w:p w:rsidR="006B52C4" w:rsidRDefault="006B52C4" w:rsidP="006B52C4">
      <w:pPr>
        <w:pStyle w:val="Code1"/>
      </w:pPr>
      <w:r>
        <w:t>IWaveform&lt;Int32&gt; Channels[].Measurement.FetchWaveform (</w:t>
      </w:r>
    </w:p>
    <w:p w:rsidR="006B52C4" w:rsidRDefault="006B52C4" w:rsidP="006B52C4">
      <w:pPr>
        <w:pStyle w:val="Code1"/>
        <w:spacing w:before="0"/>
      </w:pPr>
      <w:r>
        <w:t xml:space="preserve">                                             IWaveform&lt;Int32&gt; waveform);</w:t>
      </w:r>
    </w:p>
    <w:p w:rsidR="007D27E0" w:rsidRDefault="007D27E0" w:rsidP="007D27E0">
      <w:pPr>
        <w:pStyle w:val="FunctionHead"/>
      </w:pPr>
      <w:r>
        <w:t>COM Method Prototype</w:t>
      </w:r>
    </w:p>
    <w:p w:rsidR="007D27E0" w:rsidRDefault="007D27E0" w:rsidP="007D27E0">
      <w:pPr>
        <w:pStyle w:val="Code1"/>
      </w:pPr>
      <w:r>
        <w:t>HRESULT Channels.Item().Measurement.FetchWaveformInt</w:t>
      </w:r>
      <w:r w:rsidR="006808E2">
        <w:t>32</w:t>
      </w:r>
      <w:r>
        <w:t xml:space="preserve"> (</w:t>
      </w:r>
      <w:r>
        <w:br/>
        <w:t xml:space="preserve">                                     [in, out] SAFEARRAY(</w:t>
      </w:r>
      <w:r w:rsidR="006808E2">
        <w:t>long</w:t>
      </w:r>
      <w:r>
        <w:t>)* WaveformArray,</w:t>
      </w:r>
      <w:r>
        <w:br/>
        <w:t xml:space="preserve">                                     [in, out] __int64 * ActualPoints,</w:t>
      </w:r>
      <w:r>
        <w:br/>
        <w:t xml:space="preserve">                                     [in, out] __int64 * FirstValidPoint,</w:t>
      </w:r>
      <w:r>
        <w:br/>
        <w:t xml:space="preserve">                                     [in, out] double* InitialXOffset,</w:t>
      </w:r>
      <w:r>
        <w:br/>
        <w:t xml:space="preserve">                                     [in, out] double* InitialXTimeSeconds,</w:t>
      </w:r>
      <w:r>
        <w:br/>
        <w:t xml:space="preserve">                                     [in, out] double* InitialXTimeFraction,</w:t>
      </w:r>
      <w:r>
        <w:br/>
        <w:t xml:space="preserve">                                     [in, out] double* XIncrement,</w:t>
      </w:r>
      <w:r>
        <w:br/>
        <w:t xml:space="preserve">                                     [in, out] double* ScaleFactor,</w:t>
      </w:r>
      <w:r>
        <w:br/>
        <w:t xml:space="preserve">                                     [in, out] double* ScaleOffset);</w:t>
      </w:r>
    </w:p>
    <w:p w:rsidR="007D27E0" w:rsidRDefault="007D27E0" w:rsidP="007D27E0">
      <w:pPr>
        <w:pStyle w:val="FunctionHead"/>
      </w:pPr>
      <w:r>
        <w:t>C Prototype</w:t>
      </w:r>
    </w:p>
    <w:p w:rsidR="007D27E0" w:rsidRDefault="007D27E0" w:rsidP="007D27E0">
      <w:pPr>
        <w:pStyle w:val="Code1"/>
        <w:tabs>
          <w:tab w:val="left" w:pos="630"/>
        </w:tabs>
      </w:pPr>
      <w:r>
        <w:t>ViStatus IviDigitizer_FetchWaveformInt</w:t>
      </w:r>
      <w:r w:rsidR="006808E2">
        <w:t>32</w:t>
      </w:r>
      <w:r>
        <w:t xml:space="preserve"> (ViSession Vi,</w:t>
      </w:r>
      <w:r>
        <w:br/>
        <w:t xml:space="preserve">                                          ViConstString ChannelName,</w:t>
      </w:r>
      <w:r>
        <w:br/>
        <w:t xml:space="preserve">                                          ViInt64 WaveformArraySize,</w:t>
      </w:r>
      <w:r>
        <w:br/>
        <w:t xml:space="preserve">                                          ViInt</w:t>
      </w:r>
      <w:r w:rsidR="006808E2">
        <w:t>32</w:t>
      </w:r>
      <w:r>
        <w:t xml:space="preserve"> WaveformArray[],</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r>
        <w:br/>
        <w:t xml:space="preserve">                                          ViReal64* ScaleFactor,</w:t>
      </w:r>
      <w:r>
        <w:br/>
        <w:t xml:space="preserve">                                          ViReal64* ScaleOffset);</w:t>
      </w:r>
    </w:p>
    <w:p w:rsidR="007D27E0" w:rsidRDefault="007D27E0" w:rsidP="007D27E0">
      <w:pPr>
        <w:pStyle w:val="FunctionHead"/>
      </w:pPr>
      <w:r>
        <w:t>Parameters</w:t>
      </w:r>
    </w:p>
    <w:tbl>
      <w:tblPr>
        <w:tblW w:w="8821" w:type="dxa"/>
        <w:tblInd w:w="728" w:type="dxa"/>
        <w:tblLayout w:type="fixed"/>
        <w:tblCellMar>
          <w:left w:w="80" w:type="dxa"/>
          <w:right w:w="80" w:type="dxa"/>
        </w:tblCellMar>
        <w:tblLook w:val="0000"/>
      </w:tblPr>
      <w:tblGrid>
        <w:gridCol w:w="2502"/>
        <w:gridCol w:w="4320"/>
        <w:gridCol w:w="1999"/>
      </w:tblGrid>
      <w:tr w:rsidR="007D27E0" w:rsidTr="00E06B86">
        <w:trPr>
          <w:cantSplit/>
        </w:trPr>
        <w:tc>
          <w:tcPr>
            <w:tcW w:w="2502" w:type="dxa"/>
            <w:tcBorders>
              <w:top w:val="single" w:sz="6" w:space="0" w:color="auto"/>
              <w:left w:val="single" w:sz="6" w:space="0" w:color="auto"/>
              <w:right w:val="single" w:sz="6" w:space="0" w:color="auto"/>
            </w:tcBorders>
          </w:tcPr>
          <w:p w:rsidR="007D27E0" w:rsidRDefault="007D27E0" w:rsidP="00093304">
            <w:pPr>
              <w:pStyle w:val="TableHead"/>
            </w:pPr>
            <w:r>
              <w:t>Inputs</w:t>
            </w:r>
          </w:p>
        </w:tc>
        <w:tc>
          <w:tcPr>
            <w:tcW w:w="4320" w:type="dxa"/>
            <w:tcBorders>
              <w:top w:val="single" w:sz="6" w:space="0" w:color="auto"/>
              <w:left w:val="single" w:sz="6" w:space="0" w:color="auto"/>
              <w:right w:val="single" w:sz="6" w:space="0" w:color="auto"/>
            </w:tcBorders>
          </w:tcPr>
          <w:p w:rsidR="007D27E0" w:rsidRDefault="007D27E0" w:rsidP="00093304">
            <w:pPr>
              <w:pStyle w:val="TableHead"/>
            </w:pPr>
            <w:r>
              <w:t>Description</w:t>
            </w:r>
          </w:p>
        </w:tc>
        <w:tc>
          <w:tcPr>
            <w:tcW w:w="1999" w:type="dxa"/>
            <w:tcBorders>
              <w:top w:val="single" w:sz="6" w:space="0" w:color="auto"/>
              <w:left w:val="single" w:sz="6" w:space="0" w:color="auto"/>
              <w:right w:val="single" w:sz="6" w:space="0" w:color="auto"/>
            </w:tcBorders>
          </w:tcPr>
          <w:p w:rsidR="007D27E0" w:rsidRDefault="007D27E0" w:rsidP="00093304">
            <w:pPr>
              <w:pStyle w:val="TableHead"/>
            </w:pPr>
            <w:r>
              <w:t>Base Type</w:t>
            </w:r>
          </w:p>
        </w:tc>
      </w:tr>
      <w:tr w:rsidR="007D27E0" w:rsidTr="00E06B86">
        <w:trPr>
          <w:cantSplit/>
        </w:trPr>
        <w:tc>
          <w:tcPr>
            <w:tcW w:w="2502"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ViSession</w:t>
            </w:r>
          </w:p>
        </w:tc>
      </w:tr>
      <w:tr w:rsidR="007D27E0" w:rsidTr="00E06B86">
        <w:trPr>
          <w:cantSplit/>
        </w:trPr>
        <w:tc>
          <w:tcPr>
            <w:tcW w:w="2502"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ChannelName</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
            </w:pPr>
            <w:r>
              <w:t>Name of the channel from which to retrieve the data.</w:t>
            </w:r>
          </w:p>
        </w:tc>
        <w:tc>
          <w:tcPr>
            <w:tcW w:w="1999"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ViConstString</w:t>
            </w:r>
          </w:p>
        </w:tc>
      </w:tr>
      <w:tr w:rsidR="007D27E0" w:rsidTr="00E06B86">
        <w:trPr>
          <w:cantSplit/>
        </w:trPr>
        <w:tc>
          <w:tcPr>
            <w:tcW w:w="2502"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WaveformArraySize</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w:t>
            </w:r>
            <w:r w:rsidR="0080634C">
              <w:t xml:space="preserve">. </w:t>
            </w:r>
            <w:r>
              <w:t>In IVI-COM it is the driver that allocates the memory buffer, unless a non-NULL SAFEARRAY is passed.</w:t>
            </w:r>
          </w:p>
        </w:tc>
        <w:tc>
          <w:tcPr>
            <w:tcW w:w="1999"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ViInt64</w:t>
            </w:r>
          </w:p>
        </w:tc>
      </w:tr>
      <w:tr w:rsidR="0033565A" w:rsidTr="005A2B1B">
        <w:trPr>
          <w:cantSplit/>
        </w:trPr>
        <w:tc>
          <w:tcPr>
            <w:tcW w:w="2502"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pPr>
            <w:r>
              <w:lastRenderedPageBreak/>
              <w:t>waveform (.NET)</w:t>
            </w:r>
          </w:p>
        </w:tc>
        <w:tc>
          <w:tcPr>
            <w:tcW w:w="4320" w:type="dxa"/>
            <w:tcBorders>
              <w:top w:val="single" w:sz="6" w:space="0" w:color="auto"/>
              <w:left w:val="single" w:sz="6" w:space="0" w:color="auto"/>
              <w:bottom w:val="single" w:sz="6" w:space="0" w:color="auto"/>
              <w:right w:val="single" w:sz="6" w:space="0" w:color="auto"/>
            </w:tcBorders>
          </w:tcPr>
          <w:p w:rsidR="0033565A" w:rsidRDefault="0033565A" w:rsidP="007867BF">
            <w:pPr>
              <w:pStyle w:val="TableCell"/>
              <w:ind w:right="0"/>
            </w:pPr>
            <w:r w:rsidRPr="007478E7">
              <w:t xml:space="preserve">The waveform object into which the measurement data is stored. </w:t>
            </w:r>
            <w:r>
              <w:t xml:space="preserve">The waveform memory may </w:t>
            </w:r>
            <w:r w:rsidR="001C693A">
              <w:t xml:space="preserve">be </w:t>
            </w:r>
            <w:r>
              <w:t>allocated before calling this method, or during the call to this method</w:t>
            </w:r>
            <w:r w:rsidR="00C06F58">
              <w:t xml:space="preserve">. </w:t>
            </w:r>
            <w:r>
              <w:t>To allocate memory before calling this method, create a waveform object using the Create Waveform method and set the waveform parameter to that waveform object</w:t>
            </w:r>
            <w:r w:rsidR="00C06F58">
              <w:t xml:space="preserve">. </w:t>
            </w:r>
            <w:r>
              <w:t xml:space="preserve">To allocate memory during the call to this method, set the  waveform parameter to </w:t>
            </w:r>
            <w:r w:rsidRPr="00126D3E">
              <w:rPr>
                <w:rFonts w:ascii="Courier New" w:hAnsi="Courier New" w:cs="Courier New"/>
                <w:sz w:val="18"/>
                <w:szCs w:val="18"/>
              </w:rPr>
              <w:t>(IWaveform&lt;</w:t>
            </w:r>
            <w:r>
              <w:rPr>
                <w:rFonts w:ascii="Courier New" w:hAnsi="Courier New" w:cs="Courier New"/>
                <w:sz w:val="18"/>
                <w:szCs w:val="18"/>
              </w:rPr>
              <w:t>Int32</w:t>
            </w:r>
            <w:r w:rsidRPr="00126D3E">
              <w:rPr>
                <w:rFonts w:ascii="Courier New" w:hAnsi="Courier New" w:cs="Courier New"/>
                <w:sz w:val="18"/>
                <w:szCs w:val="18"/>
              </w:rPr>
              <w:t>&gt;)null</w:t>
            </w:r>
            <w:r w:rsidR="00C06F58">
              <w:t xml:space="preserve">. </w:t>
            </w:r>
            <w:r>
              <w:t xml:space="preserve">Note that this is critically different than setting waveform to </w:t>
            </w:r>
            <w:r w:rsidRPr="00126D3E">
              <w:rPr>
                <w:rFonts w:ascii="Courier New" w:hAnsi="Courier New" w:cs="Courier New"/>
                <w:sz w:val="18"/>
                <w:szCs w:val="18"/>
              </w:rPr>
              <w:t>null</w:t>
            </w:r>
            <w:r>
              <w:t>, which generates a build error</w:t>
            </w:r>
            <w:r w:rsidR="00C06F58">
              <w:t xml:space="preserve">. </w:t>
            </w:r>
            <w:r w:rsidR="007867BF">
              <w:t>The method will also allocate memory during the call if the waveform parameter is set to a waveform object with zero sized data.</w:t>
            </w:r>
          </w:p>
        </w:tc>
        <w:tc>
          <w:tcPr>
            <w:tcW w:w="1999"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spacing w:after="0"/>
            </w:pPr>
            <w:r>
              <w:t>IviDriver.</w:t>
            </w:r>
          </w:p>
          <w:p w:rsidR="0033565A" w:rsidRDefault="0033565A" w:rsidP="00A244CB">
            <w:pPr>
              <w:pStyle w:val="TableCellCourierNew"/>
              <w:spacing w:before="0"/>
            </w:pPr>
            <w:r>
              <w:t>IWaveform&lt;Int32&gt;</w:t>
            </w:r>
          </w:p>
        </w:tc>
      </w:tr>
    </w:tbl>
    <w:p w:rsidR="00093304" w:rsidRDefault="00093304" w:rsidP="007D27E0">
      <w:pPr>
        <w:pStyle w:val="FunctionHead"/>
      </w:pPr>
    </w:p>
    <w:tbl>
      <w:tblPr>
        <w:tblW w:w="8839" w:type="dxa"/>
        <w:tblInd w:w="710" w:type="dxa"/>
        <w:tblLayout w:type="fixed"/>
        <w:tblCellMar>
          <w:left w:w="80" w:type="dxa"/>
          <w:right w:w="80" w:type="dxa"/>
        </w:tblCellMar>
        <w:tblLook w:val="0000"/>
      </w:tblPr>
      <w:tblGrid>
        <w:gridCol w:w="18"/>
        <w:gridCol w:w="2502"/>
        <w:gridCol w:w="4320"/>
        <w:gridCol w:w="1980"/>
        <w:gridCol w:w="19"/>
      </w:tblGrid>
      <w:tr w:rsidR="00093304" w:rsidTr="00E06B86">
        <w:trPr>
          <w:gridAfter w:val="1"/>
          <w:wAfter w:w="19" w:type="dxa"/>
          <w:cantSplit/>
        </w:trPr>
        <w:tc>
          <w:tcPr>
            <w:tcW w:w="2520" w:type="dxa"/>
            <w:gridSpan w:val="2"/>
            <w:tcBorders>
              <w:top w:val="single" w:sz="6" w:space="0" w:color="auto"/>
              <w:left w:val="single" w:sz="6" w:space="0" w:color="auto"/>
              <w:right w:val="single" w:sz="6" w:space="0" w:color="auto"/>
            </w:tcBorders>
          </w:tcPr>
          <w:p w:rsidR="00093304" w:rsidRDefault="00093304" w:rsidP="00D5477D">
            <w:pPr>
              <w:pStyle w:val="TableHead"/>
              <w:rPr>
                <w:lang w:val="fr-FR"/>
              </w:rPr>
            </w:pPr>
            <w:r>
              <w:rPr>
                <w:lang w:val="fr-FR"/>
              </w:rPr>
              <w:t>Outputs</w:t>
            </w:r>
          </w:p>
        </w:tc>
        <w:tc>
          <w:tcPr>
            <w:tcW w:w="4320" w:type="dxa"/>
            <w:tcBorders>
              <w:top w:val="single" w:sz="6" w:space="0" w:color="auto"/>
              <w:left w:val="single" w:sz="6" w:space="0" w:color="auto"/>
              <w:right w:val="single" w:sz="6" w:space="0" w:color="auto"/>
            </w:tcBorders>
          </w:tcPr>
          <w:p w:rsidR="00093304" w:rsidRDefault="00093304" w:rsidP="00D5477D">
            <w:pPr>
              <w:pStyle w:val="TableHead"/>
              <w:rPr>
                <w:lang w:val="fr-FR"/>
              </w:rPr>
            </w:pPr>
            <w:r>
              <w:rPr>
                <w:lang w:val="fr-FR"/>
              </w:rPr>
              <w:t>Description</w:t>
            </w:r>
          </w:p>
        </w:tc>
        <w:tc>
          <w:tcPr>
            <w:tcW w:w="1980" w:type="dxa"/>
            <w:tcBorders>
              <w:top w:val="single" w:sz="6" w:space="0" w:color="auto"/>
              <w:left w:val="single" w:sz="6" w:space="0" w:color="auto"/>
              <w:right w:val="single" w:sz="6" w:space="0" w:color="auto"/>
            </w:tcBorders>
          </w:tcPr>
          <w:p w:rsidR="00093304" w:rsidRDefault="00093304" w:rsidP="00D5477D">
            <w:pPr>
              <w:pStyle w:val="TableHead"/>
            </w:pPr>
            <w:r>
              <w:t>Base Type</w:t>
            </w:r>
          </w:p>
        </w:tc>
      </w:tr>
      <w:tr w:rsidR="00D5477D"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t>WaveformArray</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p>
        </w:tc>
        <w:tc>
          <w:tcPr>
            <w:tcW w:w="1999" w:type="dxa"/>
            <w:gridSpan w:val="2"/>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t>ViInt32[]</w:t>
            </w:r>
          </w:p>
        </w:tc>
      </w:tr>
      <w:tr w:rsidR="00D5477D"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t>ActualPoints</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
            </w:pPr>
            <w:r>
              <w:t>Indicates how many data points were actually retrieved from the instrument.</w:t>
            </w:r>
          </w:p>
        </w:tc>
        <w:tc>
          <w:tcPr>
            <w:tcW w:w="1999" w:type="dxa"/>
            <w:gridSpan w:val="2"/>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t>ViInt64</w:t>
            </w:r>
          </w:p>
        </w:tc>
      </w:tr>
      <w:tr w:rsidR="00D5477D"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t>FirstValidPoint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
            </w:pPr>
            <w:r>
              <w:t>Indicates the index of the first valid data point in the output Data array</w:t>
            </w:r>
            <w:r w:rsidR="0080634C">
              <w:t xml:space="preserve">. </w:t>
            </w:r>
            <w:r>
              <w:t>This value will often be zero</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This eliminates the need to shift the data during the transfer, ensuring maximum data transfer rates.</w:t>
            </w:r>
          </w:p>
        </w:tc>
        <w:tc>
          <w:tcPr>
            <w:tcW w:w="1999" w:type="dxa"/>
            <w:gridSpan w:val="2"/>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t>ViInt64</w:t>
            </w:r>
          </w:p>
        </w:tc>
      </w:tr>
      <w:tr w:rsidR="00D5477D"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t>InitialXOffset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
            </w:pPr>
            <w:r>
              <w:t>The time in relation to the Trigger Event of the first point in the waveform in seconds. Negative values mean that the first point in the waveform array was acquired before the trigger event.</w:t>
            </w:r>
          </w:p>
        </w:tc>
        <w:tc>
          <w:tcPr>
            <w:tcW w:w="1999" w:type="dxa"/>
            <w:gridSpan w:val="2"/>
            <w:tcBorders>
              <w:top w:val="single" w:sz="6" w:space="0" w:color="auto"/>
              <w:left w:val="single" w:sz="6" w:space="0" w:color="auto"/>
              <w:bottom w:val="single" w:sz="6" w:space="0" w:color="auto"/>
              <w:right w:val="single" w:sz="6" w:space="0" w:color="auto"/>
            </w:tcBorders>
          </w:tcPr>
          <w:p w:rsidR="00D5477D" w:rsidRDefault="00D5477D" w:rsidP="005A2B1B">
            <w:pPr>
              <w:pStyle w:val="TableCellCourierNew"/>
            </w:pPr>
            <w:r>
              <w:t>ViReal64</w:t>
            </w:r>
          </w:p>
        </w:tc>
      </w:tr>
      <w:tr w:rsidR="00D5477D"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t>InitialXTimeSeconds</w:t>
            </w:r>
            <w:r w:rsidR="00E06B86">
              <w:t xml:space="preserve"> (C/COM)</w:t>
            </w:r>
          </w:p>
        </w:tc>
        <w:tc>
          <w:tcPr>
            <w:tcW w:w="4320"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99" w:type="dxa"/>
            <w:gridSpan w:val="2"/>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t>ViReal64</w:t>
            </w:r>
          </w:p>
        </w:tc>
      </w:tr>
      <w:tr w:rsidR="00D5477D"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lastRenderedPageBreak/>
              <w:t>InitialXTimeFraction</w:t>
            </w:r>
            <w:r w:rsidR="00E06B86">
              <w:t xml:space="preserve"> (C/COM)</w:t>
            </w:r>
          </w:p>
        </w:tc>
        <w:tc>
          <w:tcPr>
            <w:tcW w:w="4320"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99" w:type="dxa"/>
            <w:gridSpan w:val="2"/>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t>ViReal64</w:t>
            </w:r>
          </w:p>
        </w:tc>
      </w:tr>
      <w:tr w:rsidR="00E06B86"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E06B86" w:rsidRDefault="00E06B86" w:rsidP="00D5477D">
            <w:pPr>
              <w:pStyle w:val="TableCellCourierNew"/>
            </w:pPr>
            <w:r>
              <w:t>XIncrement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E06B86" w:rsidRDefault="00E06B86" w:rsidP="00D5477D">
            <w:pPr>
              <w:pStyle w:val="TableCell"/>
            </w:pPr>
            <w:r>
              <w:t>The time between points in the acquired waveform in seconds.</w:t>
            </w:r>
          </w:p>
        </w:tc>
        <w:tc>
          <w:tcPr>
            <w:tcW w:w="1999" w:type="dxa"/>
            <w:gridSpan w:val="2"/>
            <w:tcBorders>
              <w:top w:val="single" w:sz="6" w:space="0" w:color="auto"/>
              <w:left w:val="single" w:sz="6" w:space="0" w:color="auto"/>
              <w:bottom w:val="single" w:sz="6" w:space="0" w:color="auto"/>
              <w:right w:val="single" w:sz="6" w:space="0" w:color="auto"/>
            </w:tcBorders>
          </w:tcPr>
          <w:p w:rsidR="00E06B86" w:rsidRDefault="00E06B86" w:rsidP="005A2B1B">
            <w:pPr>
              <w:pStyle w:val="TableCellCourierNew"/>
            </w:pPr>
            <w:r>
              <w:t>ViReal64</w:t>
            </w:r>
          </w:p>
        </w:tc>
      </w:tr>
      <w:tr w:rsidR="00E06B86"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E06B86" w:rsidRDefault="00E06B86" w:rsidP="00D5477D">
            <w:pPr>
              <w:pStyle w:val="TableCellCourierNew"/>
            </w:pPr>
            <w:r>
              <w:t>ScaleFactor</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E06B86" w:rsidRDefault="00E06B86" w:rsidP="00D5477D">
            <w:pPr>
              <w:pStyle w:val="TableCell"/>
            </w:pPr>
            <w:r>
              <w:t>Scaling factor for the waveform data.</w:t>
            </w:r>
          </w:p>
        </w:tc>
        <w:tc>
          <w:tcPr>
            <w:tcW w:w="1999" w:type="dxa"/>
            <w:gridSpan w:val="2"/>
            <w:tcBorders>
              <w:top w:val="single" w:sz="6" w:space="0" w:color="auto"/>
              <w:left w:val="single" w:sz="6" w:space="0" w:color="auto"/>
              <w:bottom w:val="single" w:sz="6" w:space="0" w:color="auto"/>
              <w:right w:val="single" w:sz="6" w:space="0" w:color="auto"/>
            </w:tcBorders>
          </w:tcPr>
          <w:p w:rsidR="00E06B86" w:rsidRDefault="00E06B86" w:rsidP="00D5477D">
            <w:pPr>
              <w:pStyle w:val="TableCellCourierNew"/>
            </w:pPr>
            <w:r>
              <w:t>ViReal64</w:t>
            </w:r>
          </w:p>
        </w:tc>
      </w:tr>
      <w:tr w:rsidR="00E06B86"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E06B86" w:rsidRDefault="00E06B86" w:rsidP="00D5477D">
            <w:pPr>
              <w:pStyle w:val="TableCellCourierNew"/>
            </w:pPr>
            <w:r>
              <w:t>ScaleOffset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E06B86" w:rsidRDefault="00E06B86" w:rsidP="00D5477D">
            <w:pPr>
              <w:pStyle w:val="TableCell"/>
            </w:pPr>
            <w:r>
              <w:t>Scaling offset for the waveform data.</w:t>
            </w:r>
          </w:p>
        </w:tc>
        <w:tc>
          <w:tcPr>
            <w:tcW w:w="1999" w:type="dxa"/>
            <w:gridSpan w:val="2"/>
            <w:tcBorders>
              <w:top w:val="single" w:sz="6" w:space="0" w:color="auto"/>
              <w:left w:val="single" w:sz="6" w:space="0" w:color="auto"/>
              <w:bottom w:val="single" w:sz="6" w:space="0" w:color="auto"/>
              <w:right w:val="single" w:sz="6" w:space="0" w:color="auto"/>
            </w:tcBorders>
          </w:tcPr>
          <w:p w:rsidR="00E06B86" w:rsidRDefault="00E06B86" w:rsidP="00D5477D">
            <w:pPr>
              <w:pStyle w:val="TableCellCourierNew"/>
            </w:pPr>
            <w:r>
              <w:t>ViReal64</w:t>
            </w:r>
          </w:p>
        </w:tc>
      </w:tr>
      <w:tr w:rsidR="005A2B1B" w:rsidTr="005A2B1B">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A2B1B" w:rsidRDefault="005A2B1B"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rsidR="005A2B1B" w:rsidRDefault="005A2B1B" w:rsidP="00A244CB">
            <w:pPr>
              <w:pStyle w:val="TableCell"/>
              <w:ind w:right="0"/>
            </w:pPr>
            <w:r w:rsidRPr="007478E7">
              <w:t>A waveform object containing the measurement data.</w:t>
            </w:r>
          </w:p>
        </w:tc>
        <w:tc>
          <w:tcPr>
            <w:tcW w:w="1999" w:type="dxa"/>
            <w:gridSpan w:val="2"/>
            <w:tcBorders>
              <w:top w:val="single" w:sz="6" w:space="0" w:color="auto"/>
              <w:left w:val="single" w:sz="6" w:space="0" w:color="auto"/>
              <w:bottom w:val="single" w:sz="6" w:space="0" w:color="auto"/>
              <w:right w:val="single" w:sz="6" w:space="0" w:color="auto"/>
            </w:tcBorders>
          </w:tcPr>
          <w:p w:rsidR="005A2B1B" w:rsidRDefault="005A2B1B" w:rsidP="00A244CB">
            <w:pPr>
              <w:pStyle w:val="TableCellCourierNew"/>
              <w:spacing w:after="0"/>
            </w:pPr>
            <w:r>
              <w:t>Ivi.Driver.</w:t>
            </w:r>
          </w:p>
          <w:p w:rsidR="005A2B1B" w:rsidRDefault="005A2B1B" w:rsidP="00A244CB">
            <w:pPr>
              <w:pStyle w:val="TableCellCourierNew"/>
              <w:spacing w:before="0" w:after="0"/>
            </w:pPr>
            <w:r>
              <w:t>IWaveform&lt;Int32&gt;</w:t>
            </w:r>
          </w:p>
        </w:tc>
      </w:tr>
    </w:tbl>
    <w:p w:rsidR="007D27E0" w:rsidRDefault="007D27E0" w:rsidP="007D27E0">
      <w:pPr>
        <w:pStyle w:val="FunctionHead"/>
      </w:pPr>
      <w:r>
        <w:t>Return Values</w:t>
      </w:r>
      <w:r w:rsidR="00E06B86">
        <w:t xml:space="preserve"> (C/COM)</w:t>
      </w:r>
    </w:p>
    <w:p w:rsidR="00E06B86" w:rsidRDefault="007D27E0" w:rsidP="00E06B86">
      <w:pPr>
        <w:pStyle w:val="Body1"/>
        <w:spacing w:before="200"/>
      </w:pPr>
      <w:r>
        <w:t xml:space="preserve">The </w:t>
      </w:r>
      <w:r>
        <w:rPr>
          <w:rStyle w:val="Italic"/>
        </w:rPr>
        <w:t>IVI-3.2: Inherent Capabilities Specification</w:t>
      </w:r>
      <w:r>
        <w:t xml:space="preserve"> defines general status codes that this function can return.</w:t>
      </w:r>
    </w:p>
    <w:p w:rsidR="00F448DC" w:rsidRPr="00E06B86" w:rsidRDefault="00F448DC" w:rsidP="00D60ACB">
      <w:pPr>
        <w:pStyle w:val="Body1"/>
        <w:rPr>
          <w:rFonts w:ascii="Times" w:hAnsi="Times"/>
        </w:rPr>
      </w:pPr>
      <w:r w:rsidRPr="00E06B86">
        <w:rPr>
          <w:rFonts w:ascii="Times" w:hAnsi="Times"/>
        </w:rPr>
        <w:t>This function can also return th</w:t>
      </w:r>
      <w:r w:rsidR="00D60ACB">
        <w:rPr>
          <w:rFonts w:ascii="Times" w:hAnsi="Times"/>
        </w:rPr>
        <w:t>ese</w:t>
      </w:r>
      <w:r w:rsidRPr="00E06B86">
        <w:rPr>
          <w:rFonts w:ascii="Times" w:hAnsi="Times"/>
        </w:rPr>
        <w:t xml:space="preserve"> additional class-defined status code</w:t>
      </w:r>
      <w:r w:rsidR="00E06B86" w:rsidRPr="00E06B86">
        <w:rPr>
          <w:rFonts w:ascii="Times" w:hAnsi="Times"/>
        </w:rPr>
        <w:t>s</w:t>
      </w:r>
      <w:r w:rsidRPr="00E06B86">
        <w:rPr>
          <w:rFonts w:ascii="Times" w:hAnsi="Times"/>
        </w:rPr>
        <w:t>:</w:t>
      </w:r>
    </w:p>
    <w:p w:rsidR="009C0775" w:rsidRDefault="009C0775" w:rsidP="00F448DC">
      <w:pPr>
        <w:pStyle w:val="Body1"/>
        <w:numPr>
          <w:ilvl w:val="0"/>
          <w:numId w:val="65"/>
        </w:numPr>
      </w:pPr>
      <w:r>
        <w:t xml:space="preserve">Channel Not Enabled </w:t>
      </w:r>
    </w:p>
    <w:p w:rsidR="006F2B93" w:rsidRDefault="009C0775" w:rsidP="009C0775">
      <w:pPr>
        <w:pStyle w:val="Body1"/>
        <w:numPr>
          <w:ilvl w:val="0"/>
          <w:numId w:val="65"/>
        </w:numPr>
      </w:pPr>
      <w:r>
        <w:t>Incompatible Fetch</w:t>
      </w:r>
    </w:p>
    <w:p w:rsidR="00E06B86" w:rsidRPr="00F7116C" w:rsidRDefault="00E06B86" w:rsidP="00E06B86">
      <w:pPr>
        <w:pStyle w:val="AttrFuncSubheading"/>
        <w:rPr>
          <w:color w:val="auto"/>
        </w:rPr>
      </w:pPr>
      <w:r w:rsidRPr="00F7116C">
        <w:rPr>
          <w:color w:val="auto"/>
        </w:rPr>
        <w:t>.NET Exceptions</w:t>
      </w:r>
    </w:p>
    <w:p w:rsidR="00E06B86" w:rsidRDefault="00E06B86" w:rsidP="00E06B8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E06B86" w:rsidRDefault="00E06B86" w:rsidP="00E06B86">
      <w:pPr>
        <w:pStyle w:val="IVIBody"/>
      </w:pPr>
      <w:r w:rsidRPr="004B021F">
        <w:t>T</w:t>
      </w:r>
      <w:r>
        <w:t>his method can also throw these</w:t>
      </w:r>
      <w:r w:rsidRPr="004B021F">
        <w:t xml:space="preserve"> additional class</w:t>
      </w:r>
      <w:r>
        <w:t>-defined exceptions:</w:t>
      </w:r>
    </w:p>
    <w:p w:rsidR="00E06B86" w:rsidRDefault="00E06B86" w:rsidP="00E06B86">
      <w:pPr>
        <w:pStyle w:val="Body1"/>
        <w:numPr>
          <w:ilvl w:val="0"/>
          <w:numId w:val="65"/>
        </w:numPr>
      </w:pPr>
      <w:r>
        <w:t>Channel Not Enabled</w:t>
      </w:r>
    </w:p>
    <w:p w:rsidR="00E06B86" w:rsidRDefault="00E06B86" w:rsidP="00E06B86">
      <w:pPr>
        <w:pStyle w:val="Body1"/>
        <w:numPr>
          <w:ilvl w:val="0"/>
          <w:numId w:val="65"/>
        </w:numPr>
      </w:pPr>
      <w:r>
        <w:t>Incompatible Fetch</w:t>
      </w:r>
    </w:p>
    <w:p w:rsidR="00004825" w:rsidRDefault="00004825" w:rsidP="00E06B86">
      <w:pPr>
        <w:pStyle w:val="Heading3"/>
        <w:pageBreakBefore/>
      </w:pPr>
      <w:bookmarkStart w:id="323" w:name="_Toc304583634"/>
      <w:bookmarkStart w:id="324" w:name="_Toc306374485"/>
      <w:r>
        <w:lastRenderedPageBreak/>
        <w:t>Fetch Waveform Int8</w:t>
      </w:r>
      <w:bookmarkEnd w:id="323"/>
      <w:bookmarkEnd w:id="324"/>
    </w:p>
    <w:p w:rsidR="00004825" w:rsidRDefault="00004825">
      <w:pPr>
        <w:pStyle w:val="FunctionHead"/>
      </w:pPr>
      <w:r>
        <w:t>Description</w:t>
      </w:r>
    </w:p>
    <w:p w:rsidR="00CC3DC0" w:rsidRDefault="00CC3DC0" w:rsidP="00CC3DC0">
      <w:pPr>
        <w:pStyle w:val="Body1"/>
      </w:pPr>
      <w:r>
        <w:t>This function operates identically to the Fetch Waveform Int16, with the only difference being the data type of the returned waveform array</w:t>
      </w:r>
      <w:r w:rsidR="0080634C">
        <w:t xml:space="preserve">. </w:t>
      </w:r>
      <w:r>
        <w:t>Please see the definition of that function for details.</w:t>
      </w:r>
    </w:p>
    <w:p w:rsidR="005A2B1B" w:rsidRDefault="005A2B1B" w:rsidP="005A2B1B">
      <w:pPr>
        <w:pStyle w:val="FunctionHead"/>
      </w:pPr>
      <w:r>
        <w:t>.NET Method Prototype</w:t>
      </w:r>
    </w:p>
    <w:p w:rsidR="005A2B1B" w:rsidRDefault="005A2B1B" w:rsidP="005A2B1B">
      <w:pPr>
        <w:pStyle w:val="Code1"/>
      </w:pPr>
      <w:r>
        <w:t>IWaveform&lt;Byte&gt; Channels[].Measurement.FetchWaveform (</w:t>
      </w:r>
    </w:p>
    <w:p w:rsidR="005A2B1B" w:rsidRDefault="005A2B1B" w:rsidP="005A2B1B">
      <w:pPr>
        <w:pStyle w:val="Code1"/>
        <w:spacing w:before="0"/>
      </w:pPr>
      <w:r>
        <w:t xml:space="preserve">                                             IWaveform&lt;Byte&gt; waveform);</w:t>
      </w:r>
    </w:p>
    <w:p w:rsidR="007D27E0" w:rsidRDefault="007D27E0" w:rsidP="007D27E0">
      <w:pPr>
        <w:pStyle w:val="FunctionHead"/>
      </w:pPr>
      <w:r>
        <w:t>COM Method Prototype</w:t>
      </w:r>
    </w:p>
    <w:p w:rsidR="007D27E0" w:rsidRDefault="007D27E0" w:rsidP="007D27E0">
      <w:pPr>
        <w:pStyle w:val="Code1"/>
      </w:pPr>
      <w:r>
        <w:t>HRESULT Channels.Item().Measurement.FetchWaveformInt</w:t>
      </w:r>
      <w:r w:rsidR="006808E2">
        <w:t>8</w:t>
      </w:r>
      <w:r>
        <w:t xml:space="preserve"> (</w:t>
      </w:r>
      <w:r>
        <w:br/>
        <w:t xml:space="preserve">                                     [in, out] SAFEARRAY(</w:t>
      </w:r>
      <w:r w:rsidR="006808E2">
        <w:t>BYTE</w:t>
      </w:r>
      <w:r>
        <w:t>)* WaveformArray,</w:t>
      </w:r>
      <w:r>
        <w:br/>
        <w:t xml:space="preserve">                                     [in, out] __int64 * ActualPoints,</w:t>
      </w:r>
      <w:r>
        <w:br/>
        <w:t xml:space="preserve">                                     [in, out] __int64 * FirstValidPoint,</w:t>
      </w:r>
      <w:r>
        <w:br/>
        <w:t xml:space="preserve">                                     [in, out] double* InitialXOffset,</w:t>
      </w:r>
      <w:r>
        <w:br/>
        <w:t xml:space="preserve">                                     [in, out] double* InitialXTimeSeconds,</w:t>
      </w:r>
      <w:r>
        <w:br/>
        <w:t xml:space="preserve">                                     [in, out] double* InitialXTimeFraction,</w:t>
      </w:r>
      <w:r>
        <w:br/>
        <w:t xml:space="preserve">                                     [in, out] double* XIncrement,</w:t>
      </w:r>
      <w:r>
        <w:br/>
        <w:t xml:space="preserve">                                     [in, out] double* ScaleFactor,</w:t>
      </w:r>
      <w:r>
        <w:br/>
        <w:t xml:space="preserve">                                     [in, out] double* ScaleOffset);</w:t>
      </w:r>
    </w:p>
    <w:p w:rsidR="007D27E0" w:rsidRDefault="007D27E0" w:rsidP="007D27E0">
      <w:pPr>
        <w:pStyle w:val="FunctionHead"/>
      </w:pPr>
      <w:r>
        <w:t>C Prototype</w:t>
      </w:r>
    </w:p>
    <w:p w:rsidR="007D27E0" w:rsidRDefault="007D27E0" w:rsidP="007D27E0">
      <w:pPr>
        <w:pStyle w:val="Code1"/>
        <w:tabs>
          <w:tab w:val="left" w:pos="630"/>
        </w:tabs>
      </w:pPr>
      <w:r>
        <w:t>ViStatus IviDigitizer_FetchWaveformInt</w:t>
      </w:r>
      <w:r w:rsidR="006808E2">
        <w:t>8</w:t>
      </w:r>
      <w:r>
        <w:t xml:space="preserve"> (ViSession Vi,</w:t>
      </w:r>
      <w:r>
        <w:br/>
        <w:t xml:space="preserve">                                         ViConstString ChannelName,</w:t>
      </w:r>
      <w:r>
        <w:br/>
        <w:t xml:space="preserve">                                         ViInt64 WaveformArraySize,</w:t>
      </w:r>
      <w:r>
        <w:br/>
        <w:t xml:space="preserve">                                         ViInt</w:t>
      </w:r>
      <w:r w:rsidR="006808E2">
        <w:t>8</w:t>
      </w:r>
      <w:r>
        <w:t xml:space="preserve"> WaveformArray[],</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r>
        <w:br/>
        <w:t xml:space="preserve">                                         ViReal64* ScaleFactor,</w:t>
      </w:r>
      <w:r>
        <w:br/>
        <w:t xml:space="preserve">                                         ViReal64* ScaleOffset);</w:t>
      </w:r>
    </w:p>
    <w:p w:rsidR="007D27E0" w:rsidRDefault="007D27E0" w:rsidP="007D27E0">
      <w:pPr>
        <w:pStyle w:val="FunctionHead"/>
      </w:pPr>
      <w:r>
        <w:t>Parameters</w:t>
      </w:r>
    </w:p>
    <w:tbl>
      <w:tblPr>
        <w:tblW w:w="8821" w:type="dxa"/>
        <w:tblInd w:w="728" w:type="dxa"/>
        <w:tblLayout w:type="fixed"/>
        <w:tblCellMar>
          <w:left w:w="80" w:type="dxa"/>
          <w:right w:w="80" w:type="dxa"/>
        </w:tblCellMar>
        <w:tblLook w:val="0000"/>
      </w:tblPr>
      <w:tblGrid>
        <w:gridCol w:w="2502"/>
        <w:gridCol w:w="4320"/>
        <w:gridCol w:w="1999"/>
      </w:tblGrid>
      <w:tr w:rsidR="007D27E0" w:rsidTr="00D77726">
        <w:trPr>
          <w:cantSplit/>
        </w:trPr>
        <w:tc>
          <w:tcPr>
            <w:tcW w:w="2502" w:type="dxa"/>
            <w:tcBorders>
              <w:top w:val="single" w:sz="6" w:space="0" w:color="auto"/>
              <w:left w:val="single" w:sz="6" w:space="0" w:color="auto"/>
              <w:right w:val="single" w:sz="6" w:space="0" w:color="auto"/>
            </w:tcBorders>
          </w:tcPr>
          <w:p w:rsidR="007D27E0" w:rsidRDefault="007D27E0" w:rsidP="009B343A">
            <w:pPr>
              <w:pStyle w:val="TableHead"/>
            </w:pPr>
            <w:r>
              <w:t>Inputs</w:t>
            </w:r>
          </w:p>
        </w:tc>
        <w:tc>
          <w:tcPr>
            <w:tcW w:w="4320" w:type="dxa"/>
            <w:tcBorders>
              <w:top w:val="single" w:sz="6" w:space="0" w:color="auto"/>
              <w:left w:val="single" w:sz="6" w:space="0" w:color="auto"/>
              <w:right w:val="single" w:sz="6" w:space="0" w:color="auto"/>
            </w:tcBorders>
          </w:tcPr>
          <w:p w:rsidR="007D27E0" w:rsidRDefault="007D27E0" w:rsidP="009B343A">
            <w:pPr>
              <w:pStyle w:val="TableHead"/>
            </w:pPr>
            <w:r>
              <w:t>Description</w:t>
            </w:r>
          </w:p>
        </w:tc>
        <w:tc>
          <w:tcPr>
            <w:tcW w:w="1999" w:type="dxa"/>
            <w:tcBorders>
              <w:top w:val="single" w:sz="6" w:space="0" w:color="auto"/>
              <w:left w:val="single" w:sz="6" w:space="0" w:color="auto"/>
              <w:right w:val="single" w:sz="6" w:space="0" w:color="auto"/>
            </w:tcBorders>
          </w:tcPr>
          <w:p w:rsidR="007D27E0" w:rsidRDefault="007D27E0" w:rsidP="009B343A">
            <w:pPr>
              <w:pStyle w:val="TableHead"/>
            </w:pPr>
            <w:r>
              <w:t>Base Type</w:t>
            </w:r>
          </w:p>
        </w:tc>
      </w:tr>
      <w:tr w:rsidR="007D27E0" w:rsidTr="00D77726">
        <w:trPr>
          <w:cantSplit/>
        </w:trPr>
        <w:tc>
          <w:tcPr>
            <w:tcW w:w="2502"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ViSession</w:t>
            </w:r>
          </w:p>
        </w:tc>
      </w:tr>
      <w:tr w:rsidR="007D27E0" w:rsidTr="00D77726">
        <w:trPr>
          <w:cantSplit/>
        </w:trPr>
        <w:tc>
          <w:tcPr>
            <w:tcW w:w="2502"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ChannelName</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
            </w:pPr>
            <w:r>
              <w:t>Name of the channel from which to retrieve the data.</w:t>
            </w:r>
          </w:p>
        </w:tc>
        <w:tc>
          <w:tcPr>
            <w:tcW w:w="1999"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ViConstString</w:t>
            </w:r>
          </w:p>
        </w:tc>
      </w:tr>
      <w:tr w:rsidR="007D27E0" w:rsidTr="00D77726">
        <w:trPr>
          <w:cantSplit/>
        </w:trPr>
        <w:tc>
          <w:tcPr>
            <w:tcW w:w="2502"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WaveformArraySize</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w:t>
            </w:r>
            <w:r w:rsidR="0080634C">
              <w:t xml:space="preserve">. </w:t>
            </w:r>
            <w:r>
              <w:t>In IVI-COM it is the driver that allocates the memory buffer, unless a non-NULL SAFEARRAY is passed.</w:t>
            </w:r>
          </w:p>
        </w:tc>
        <w:tc>
          <w:tcPr>
            <w:tcW w:w="1999"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ViInt64</w:t>
            </w:r>
          </w:p>
        </w:tc>
      </w:tr>
      <w:tr w:rsidR="0033565A" w:rsidTr="005A2B1B">
        <w:trPr>
          <w:cantSplit/>
        </w:trPr>
        <w:tc>
          <w:tcPr>
            <w:tcW w:w="2502"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pPr>
            <w:r>
              <w:lastRenderedPageBreak/>
              <w:t>waveform (.NET)</w:t>
            </w:r>
          </w:p>
        </w:tc>
        <w:tc>
          <w:tcPr>
            <w:tcW w:w="4320" w:type="dxa"/>
            <w:tcBorders>
              <w:top w:val="single" w:sz="6" w:space="0" w:color="auto"/>
              <w:left w:val="single" w:sz="6" w:space="0" w:color="auto"/>
              <w:bottom w:val="single" w:sz="6" w:space="0" w:color="auto"/>
              <w:right w:val="single" w:sz="6" w:space="0" w:color="auto"/>
            </w:tcBorders>
          </w:tcPr>
          <w:p w:rsidR="0033565A" w:rsidRDefault="0033565A" w:rsidP="001C693A">
            <w:pPr>
              <w:pStyle w:val="TableCell"/>
              <w:ind w:right="0"/>
            </w:pPr>
            <w:r w:rsidRPr="007478E7">
              <w:t xml:space="preserve">The waveform object into which the measurement data is stored. </w:t>
            </w:r>
            <w:r>
              <w:t xml:space="preserve">The waveform memory may </w:t>
            </w:r>
            <w:r w:rsidR="001C693A">
              <w:t xml:space="preserve">be </w:t>
            </w:r>
            <w:r>
              <w:t>allocated before calling this method, or during the call to this method</w:t>
            </w:r>
            <w:r w:rsidR="00C06F58">
              <w:t xml:space="preserve">. </w:t>
            </w:r>
            <w:r>
              <w:t>To allocate memory before calling this method, create a waveform object using the Create Waveform method and set the waveform parameter to that waveform object</w:t>
            </w:r>
            <w:r w:rsidR="00C06F58">
              <w:t xml:space="preserve">. </w:t>
            </w:r>
            <w:r>
              <w:t xml:space="preserve">To allocate memory during the call to this method, set the  waveform parameter to </w:t>
            </w:r>
            <w:r w:rsidRPr="00126D3E">
              <w:rPr>
                <w:rFonts w:ascii="Courier New" w:hAnsi="Courier New" w:cs="Courier New"/>
                <w:sz w:val="18"/>
                <w:szCs w:val="18"/>
              </w:rPr>
              <w:t>(IWaveform&lt;</w:t>
            </w:r>
            <w:r>
              <w:rPr>
                <w:rFonts w:ascii="Courier New" w:hAnsi="Courier New" w:cs="Courier New"/>
                <w:sz w:val="18"/>
                <w:szCs w:val="18"/>
              </w:rPr>
              <w:t>Byte</w:t>
            </w:r>
            <w:r w:rsidRPr="00126D3E">
              <w:rPr>
                <w:rFonts w:ascii="Courier New" w:hAnsi="Courier New" w:cs="Courier New"/>
                <w:sz w:val="18"/>
                <w:szCs w:val="18"/>
              </w:rPr>
              <w:t>&gt;)null</w:t>
            </w:r>
            <w:r w:rsidR="00C06F58">
              <w:t xml:space="preserve">. </w:t>
            </w:r>
            <w:r>
              <w:t xml:space="preserve">Note that this is critically different than setting waveform to </w:t>
            </w:r>
            <w:r w:rsidRPr="00126D3E">
              <w:rPr>
                <w:rFonts w:ascii="Courier New" w:hAnsi="Courier New" w:cs="Courier New"/>
                <w:sz w:val="18"/>
                <w:szCs w:val="18"/>
              </w:rPr>
              <w:t>null</w:t>
            </w:r>
            <w:r>
              <w:t>, which generates a build error</w:t>
            </w:r>
            <w:r w:rsidR="00C06F58">
              <w:t xml:space="preserve">. </w:t>
            </w:r>
            <w:r w:rsidR="00550AC3">
              <w:t>The method will also allocate memory during the call if the waveform parameter is set to a waveform object with zero sized data.</w:t>
            </w:r>
          </w:p>
        </w:tc>
        <w:tc>
          <w:tcPr>
            <w:tcW w:w="1999"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spacing w:after="0"/>
            </w:pPr>
            <w:r>
              <w:t>IviDriver.</w:t>
            </w:r>
          </w:p>
          <w:p w:rsidR="0033565A" w:rsidRDefault="0033565A" w:rsidP="00A244CB">
            <w:pPr>
              <w:pStyle w:val="TableCellCourierNew"/>
              <w:spacing w:before="0"/>
            </w:pPr>
            <w:r>
              <w:t>IWaveform&lt;Byte&gt;</w:t>
            </w:r>
          </w:p>
        </w:tc>
      </w:tr>
    </w:tbl>
    <w:p w:rsidR="009B343A" w:rsidRDefault="009B343A" w:rsidP="007D27E0">
      <w:pPr>
        <w:pStyle w:val="FunctionHead"/>
      </w:pPr>
    </w:p>
    <w:tbl>
      <w:tblPr>
        <w:tblW w:w="8820" w:type="dxa"/>
        <w:tblInd w:w="710" w:type="dxa"/>
        <w:tblLayout w:type="fixed"/>
        <w:tblCellMar>
          <w:left w:w="80" w:type="dxa"/>
          <w:right w:w="80" w:type="dxa"/>
        </w:tblCellMar>
        <w:tblLook w:val="0000"/>
      </w:tblPr>
      <w:tblGrid>
        <w:gridCol w:w="2520"/>
        <w:gridCol w:w="4320"/>
        <w:gridCol w:w="1980"/>
      </w:tblGrid>
      <w:tr w:rsidR="009B343A" w:rsidTr="005A2B1B">
        <w:trPr>
          <w:cantSplit/>
        </w:trPr>
        <w:tc>
          <w:tcPr>
            <w:tcW w:w="2520" w:type="dxa"/>
            <w:tcBorders>
              <w:top w:val="single" w:sz="6" w:space="0" w:color="auto"/>
              <w:left w:val="single" w:sz="6" w:space="0" w:color="auto"/>
              <w:right w:val="single" w:sz="6" w:space="0" w:color="auto"/>
            </w:tcBorders>
          </w:tcPr>
          <w:p w:rsidR="009B343A" w:rsidRDefault="009B343A" w:rsidP="009B343A">
            <w:pPr>
              <w:pStyle w:val="TableHead"/>
              <w:rPr>
                <w:lang w:val="fr-FR"/>
              </w:rPr>
            </w:pPr>
            <w:r>
              <w:rPr>
                <w:lang w:val="fr-FR"/>
              </w:rPr>
              <w:t>Outputs</w:t>
            </w:r>
          </w:p>
        </w:tc>
        <w:tc>
          <w:tcPr>
            <w:tcW w:w="4320" w:type="dxa"/>
            <w:tcBorders>
              <w:top w:val="single" w:sz="6" w:space="0" w:color="auto"/>
              <w:left w:val="single" w:sz="6" w:space="0" w:color="auto"/>
              <w:right w:val="single" w:sz="6" w:space="0" w:color="auto"/>
            </w:tcBorders>
          </w:tcPr>
          <w:p w:rsidR="009B343A" w:rsidRDefault="009B343A" w:rsidP="009B343A">
            <w:pPr>
              <w:pStyle w:val="TableHead"/>
              <w:rPr>
                <w:lang w:val="fr-FR"/>
              </w:rPr>
            </w:pPr>
            <w:r>
              <w:rPr>
                <w:lang w:val="fr-FR"/>
              </w:rPr>
              <w:t>Description</w:t>
            </w:r>
          </w:p>
        </w:tc>
        <w:tc>
          <w:tcPr>
            <w:tcW w:w="1980" w:type="dxa"/>
            <w:tcBorders>
              <w:top w:val="single" w:sz="6" w:space="0" w:color="auto"/>
              <w:left w:val="single" w:sz="6" w:space="0" w:color="auto"/>
              <w:right w:val="single" w:sz="6" w:space="0" w:color="auto"/>
            </w:tcBorders>
          </w:tcPr>
          <w:p w:rsidR="009B343A" w:rsidRDefault="009B343A" w:rsidP="009B343A">
            <w:pPr>
              <w:pStyle w:val="TableHead"/>
            </w:pPr>
            <w:r>
              <w:t>Base Type</w:t>
            </w:r>
          </w:p>
        </w:tc>
      </w:tr>
      <w:tr w:rsidR="009B343A" w:rsidTr="005A2B1B">
        <w:trPr>
          <w:cantSplit/>
        </w:trPr>
        <w:tc>
          <w:tcPr>
            <w:tcW w:w="25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t>WaveformArray</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p>
        </w:tc>
        <w:tc>
          <w:tcPr>
            <w:tcW w:w="198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t>ViInt8[]</w:t>
            </w:r>
          </w:p>
        </w:tc>
      </w:tr>
      <w:tr w:rsidR="009B343A" w:rsidTr="005A2B1B">
        <w:trPr>
          <w:cantSplit/>
        </w:trPr>
        <w:tc>
          <w:tcPr>
            <w:tcW w:w="25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t>ActualPoints</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
            </w:pPr>
            <w:r>
              <w:t>Indicates how many data points were actually retrieved from the instrument.</w:t>
            </w:r>
          </w:p>
        </w:tc>
        <w:tc>
          <w:tcPr>
            <w:tcW w:w="198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t>ViInt64</w:t>
            </w:r>
          </w:p>
        </w:tc>
      </w:tr>
      <w:tr w:rsidR="009B343A" w:rsidTr="005A2B1B">
        <w:trPr>
          <w:cantSplit/>
        </w:trPr>
        <w:tc>
          <w:tcPr>
            <w:tcW w:w="25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t>FirstValidPoint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
            </w:pPr>
            <w:r>
              <w:t>Indicates the index of the first valid data point in the output Data array</w:t>
            </w:r>
            <w:r w:rsidR="0080634C">
              <w:t xml:space="preserve">. </w:t>
            </w:r>
            <w:r>
              <w:t>This value will often be zero</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This eliminates the need to shift the data during the transfer, ensuring maximum data transfer rates.</w:t>
            </w:r>
          </w:p>
        </w:tc>
        <w:tc>
          <w:tcPr>
            <w:tcW w:w="198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t>ViInt64</w:t>
            </w:r>
          </w:p>
        </w:tc>
      </w:tr>
      <w:tr w:rsidR="009B343A" w:rsidTr="005A2B1B">
        <w:trPr>
          <w:cantSplit/>
        </w:trPr>
        <w:tc>
          <w:tcPr>
            <w:tcW w:w="25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t>InitialXOffset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
            </w:pPr>
            <w:r>
              <w:t>The time in relation to the Trigger Event of the first point in the waveform in seconds. Negative values mean that the first point in the waveform array was acquired before the trigger event.</w:t>
            </w:r>
          </w:p>
        </w:tc>
        <w:tc>
          <w:tcPr>
            <w:tcW w:w="1980" w:type="dxa"/>
            <w:tcBorders>
              <w:top w:val="single" w:sz="6" w:space="0" w:color="auto"/>
              <w:left w:val="single" w:sz="6" w:space="0" w:color="auto"/>
              <w:bottom w:val="single" w:sz="6" w:space="0" w:color="auto"/>
              <w:right w:val="single" w:sz="6" w:space="0" w:color="auto"/>
            </w:tcBorders>
          </w:tcPr>
          <w:p w:rsidR="009B343A" w:rsidRDefault="009B343A" w:rsidP="005A2B1B">
            <w:pPr>
              <w:pStyle w:val="TableCellCourierNew"/>
            </w:pPr>
            <w:r>
              <w:t>ViReal64</w:t>
            </w:r>
          </w:p>
        </w:tc>
      </w:tr>
      <w:tr w:rsidR="009B343A" w:rsidTr="005A2B1B">
        <w:trPr>
          <w:cantSplit/>
        </w:trPr>
        <w:tc>
          <w:tcPr>
            <w:tcW w:w="25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t>InitialXTimeSeconds</w:t>
            </w:r>
            <w:r w:rsidR="00D77726">
              <w:t xml:space="preserve"> (C/COM)</w:t>
            </w:r>
          </w:p>
        </w:tc>
        <w:tc>
          <w:tcPr>
            <w:tcW w:w="43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t>ViReal64</w:t>
            </w:r>
          </w:p>
        </w:tc>
      </w:tr>
      <w:tr w:rsidR="009B343A" w:rsidTr="005A2B1B">
        <w:trPr>
          <w:cantSplit/>
        </w:trPr>
        <w:tc>
          <w:tcPr>
            <w:tcW w:w="25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lastRenderedPageBreak/>
              <w:t>InitialXTimeFraction</w:t>
            </w:r>
            <w:r w:rsidR="00D77726">
              <w:t xml:space="preserve"> (C/COM)</w:t>
            </w:r>
          </w:p>
        </w:tc>
        <w:tc>
          <w:tcPr>
            <w:tcW w:w="43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t>ViReal64</w:t>
            </w:r>
          </w:p>
        </w:tc>
      </w:tr>
      <w:tr w:rsidR="00D77726" w:rsidTr="005A2B1B">
        <w:trPr>
          <w:cantSplit/>
        </w:trPr>
        <w:tc>
          <w:tcPr>
            <w:tcW w:w="2520" w:type="dxa"/>
            <w:tcBorders>
              <w:top w:val="single" w:sz="6" w:space="0" w:color="auto"/>
              <w:left w:val="single" w:sz="6" w:space="0" w:color="auto"/>
              <w:bottom w:val="single" w:sz="6" w:space="0" w:color="auto"/>
              <w:right w:val="single" w:sz="6" w:space="0" w:color="auto"/>
            </w:tcBorders>
          </w:tcPr>
          <w:p w:rsidR="00D77726" w:rsidRDefault="00D77726" w:rsidP="009B343A">
            <w:pPr>
              <w:pStyle w:val="TableCellCourierNew"/>
            </w:pPr>
            <w:r>
              <w:t>XIncrement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D77726" w:rsidRDefault="00D77726" w:rsidP="009B343A">
            <w:pPr>
              <w:pStyle w:val="TableCell"/>
            </w:pPr>
            <w:r>
              <w:t>The time between points in the acquired waveform in seconds.</w:t>
            </w:r>
          </w:p>
        </w:tc>
        <w:tc>
          <w:tcPr>
            <w:tcW w:w="1980" w:type="dxa"/>
            <w:tcBorders>
              <w:top w:val="single" w:sz="6" w:space="0" w:color="auto"/>
              <w:left w:val="single" w:sz="6" w:space="0" w:color="auto"/>
              <w:bottom w:val="single" w:sz="6" w:space="0" w:color="auto"/>
              <w:right w:val="single" w:sz="6" w:space="0" w:color="auto"/>
            </w:tcBorders>
          </w:tcPr>
          <w:p w:rsidR="00D77726" w:rsidRDefault="00D77726" w:rsidP="005A2B1B">
            <w:pPr>
              <w:pStyle w:val="TableCellCourierNew"/>
            </w:pPr>
            <w:r>
              <w:t>ViReal64</w:t>
            </w:r>
          </w:p>
        </w:tc>
      </w:tr>
      <w:tr w:rsidR="00D77726" w:rsidTr="005A2B1B">
        <w:trPr>
          <w:cantSplit/>
        </w:trPr>
        <w:tc>
          <w:tcPr>
            <w:tcW w:w="2520" w:type="dxa"/>
            <w:tcBorders>
              <w:top w:val="single" w:sz="6" w:space="0" w:color="auto"/>
              <w:left w:val="single" w:sz="6" w:space="0" w:color="auto"/>
              <w:bottom w:val="single" w:sz="6" w:space="0" w:color="auto"/>
              <w:right w:val="single" w:sz="6" w:space="0" w:color="auto"/>
            </w:tcBorders>
          </w:tcPr>
          <w:p w:rsidR="00D77726" w:rsidRDefault="00D77726" w:rsidP="009B343A">
            <w:pPr>
              <w:pStyle w:val="TableCellCourierNew"/>
            </w:pPr>
            <w:r>
              <w:t>ScaleFactor</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D77726" w:rsidRDefault="00D77726" w:rsidP="009B343A">
            <w:pPr>
              <w:pStyle w:val="TableCell"/>
            </w:pPr>
            <w:r>
              <w:t>Scaling factor for the waveform data.</w:t>
            </w:r>
          </w:p>
        </w:tc>
        <w:tc>
          <w:tcPr>
            <w:tcW w:w="1980" w:type="dxa"/>
            <w:tcBorders>
              <w:top w:val="single" w:sz="6" w:space="0" w:color="auto"/>
              <w:left w:val="single" w:sz="6" w:space="0" w:color="auto"/>
              <w:bottom w:val="single" w:sz="6" w:space="0" w:color="auto"/>
              <w:right w:val="single" w:sz="6" w:space="0" w:color="auto"/>
            </w:tcBorders>
          </w:tcPr>
          <w:p w:rsidR="00D77726" w:rsidRDefault="00D77726" w:rsidP="009B343A">
            <w:pPr>
              <w:pStyle w:val="TableCellCourierNew"/>
            </w:pPr>
            <w:r>
              <w:t>ViReal64</w:t>
            </w:r>
          </w:p>
        </w:tc>
      </w:tr>
      <w:tr w:rsidR="00D77726" w:rsidTr="005A2B1B">
        <w:trPr>
          <w:cantSplit/>
        </w:trPr>
        <w:tc>
          <w:tcPr>
            <w:tcW w:w="2520" w:type="dxa"/>
            <w:tcBorders>
              <w:top w:val="single" w:sz="6" w:space="0" w:color="auto"/>
              <w:left w:val="single" w:sz="6" w:space="0" w:color="auto"/>
              <w:bottom w:val="single" w:sz="6" w:space="0" w:color="auto"/>
              <w:right w:val="single" w:sz="6" w:space="0" w:color="auto"/>
            </w:tcBorders>
          </w:tcPr>
          <w:p w:rsidR="00D77726" w:rsidRDefault="00D77726" w:rsidP="009B343A">
            <w:pPr>
              <w:pStyle w:val="TableCellCourierNew"/>
            </w:pPr>
            <w:r>
              <w:t>ScaleOffset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D77726" w:rsidRDefault="00D77726" w:rsidP="009B343A">
            <w:pPr>
              <w:pStyle w:val="TableCell"/>
            </w:pPr>
            <w:r>
              <w:t>Scaling offset for the waveform data.</w:t>
            </w:r>
          </w:p>
        </w:tc>
        <w:tc>
          <w:tcPr>
            <w:tcW w:w="1980" w:type="dxa"/>
            <w:tcBorders>
              <w:top w:val="single" w:sz="6" w:space="0" w:color="auto"/>
              <w:left w:val="single" w:sz="6" w:space="0" w:color="auto"/>
              <w:bottom w:val="single" w:sz="6" w:space="0" w:color="auto"/>
              <w:right w:val="single" w:sz="6" w:space="0" w:color="auto"/>
            </w:tcBorders>
          </w:tcPr>
          <w:p w:rsidR="00D77726" w:rsidRDefault="00D77726" w:rsidP="009B343A">
            <w:pPr>
              <w:pStyle w:val="TableCellCourierNew"/>
            </w:pPr>
            <w:r>
              <w:t>ViReal64</w:t>
            </w:r>
          </w:p>
        </w:tc>
      </w:tr>
      <w:tr w:rsidR="005A2B1B" w:rsidTr="005A2B1B">
        <w:trPr>
          <w:cantSplit/>
        </w:trPr>
        <w:tc>
          <w:tcPr>
            <w:tcW w:w="2520" w:type="dxa"/>
            <w:tcBorders>
              <w:top w:val="single" w:sz="6" w:space="0" w:color="auto"/>
              <w:left w:val="single" w:sz="6" w:space="0" w:color="auto"/>
              <w:bottom w:val="single" w:sz="6" w:space="0" w:color="auto"/>
              <w:right w:val="single" w:sz="6" w:space="0" w:color="auto"/>
            </w:tcBorders>
          </w:tcPr>
          <w:p w:rsidR="005A2B1B" w:rsidRDefault="005A2B1B"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rsidR="005A2B1B" w:rsidRDefault="005A2B1B" w:rsidP="00A244CB">
            <w:pPr>
              <w:pStyle w:val="TableCell"/>
              <w:ind w:right="0"/>
            </w:pPr>
            <w:r w:rsidRPr="007478E7">
              <w:t>A waveform object containing the measurement data.</w:t>
            </w:r>
          </w:p>
        </w:tc>
        <w:tc>
          <w:tcPr>
            <w:tcW w:w="1980" w:type="dxa"/>
            <w:tcBorders>
              <w:top w:val="single" w:sz="6" w:space="0" w:color="auto"/>
              <w:left w:val="single" w:sz="6" w:space="0" w:color="auto"/>
              <w:bottom w:val="single" w:sz="6" w:space="0" w:color="auto"/>
              <w:right w:val="single" w:sz="6" w:space="0" w:color="auto"/>
            </w:tcBorders>
          </w:tcPr>
          <w:p w:rsidR="005A2B1B" w:rsidRDefault="005A2B1B" w:rsidP="00A244CB">
            <w:pPr>
              <w:pStyle w:val="TableCellCourierNew"/>
              <w:spacing w:after="0"/>
            </w:pPr>
            <w:r>
              <w:t>Ivi.Driver.</w:t>
            </w:r>
          </w:p>
          <w:p w:rsidR="005A2B1B" w:rsidRDefault="005A2B1B" w:rsidP="00A244CB">
            <w:pPr>
              <w:pStyle w:val="TableCellCourierNew"/>
              <w:spacing w:before="0" w:after="0"/>
            </w:pPr>
            <w:r>
              <w:t>IWaveform&lt;Byte&gt;</w:t>
            </w:r>
          </w:p>
        </w:tc>
      </w:tr>
    </w:tbl>
    <w:p w:rsidR="007D27E0" w:rsidRDefault="007D27E0" w:rsidP="007D27E0">
      <w:pPr>
        <w:pStyle w:val="FunctionHead"/>
      </w:pPr>
      <w:r>
        <w:t>Return Values</w:t>
      </w:r>
      <w:r w:rsidR="00816AB9">
        <w:t xml:space="preserve"> (C/COM)</w:t>
      </w:r>
    </w:p>
    <w:p w:rsidR="00816AB9" w:rsidRDefault="007D27E0" w:rsidP="00816AB9">
      <w:pPr>
        <w:pStyle w:val="Body1"/>
        <w:spacing w:before="200"/>
      </w:pPr>
      <w:r>
        <w:t xml:space="preserve">The </w:t>
      </w:r>
      <w:r>
        <w:rPr>
          <w:rStyle w:val="Italic"/>
        </w:rPr>
        <w:t>IVI-3.2: Inherent Capabilities Specification</w:t>
      </w:r>
      <w:r>
        <w:t xml:space="preserve"> defines general status codes that this function can return.</w:t>
      </w:r>
    </w:p>
    <w:p w:rsidR="00F448DC" w:rsidRPr="004B021F" w:rsidRDefault="00F448DC" w:rsidP="00816AB9">
      <w:pPr>
        <w:pStyle w:val="Body1"/>
        <w:spacing w:before="200"/>
      </w:pPr>
      <w:r w:rsidRPr="004B021F">
        <w:t>T</w:t>
      </w:r>
      <w:r>
        <w:t>his function can also return th</w:t>
      </w:r>
      <w:r w:rsidR="00D60ACB">
        <w:t>ese</w:t>
      </w:r>
      <w:r w:rsidRPr="004B021F">
        <w:t xml:space="preserve"> additional class</w:t>
      </w:r>
      <w:r>
        <w:t>-defined</w:t>
      </w:r>
      <w:r w:rsidRPr="004B021F">
        <w:t xml:space="preserve"> status code</w:t>
      </w:r>
      <w:r w:rsidR="00816AB9">
        <w:t>s</w:t>
      </w:r>
      <w:r w:rsidRPr="004B021F">
        <w:t>:</w:t>
      </w:r>
    </w:p>
    <w:p w:rsidR="009C0775" w:rsidRDefault="009C0775" w:rsidP="00F448DC">
      <w:pPr>
        <w:pStyle w:val="Body1"/>
        <w:numPr>
          <w:ilvl w:val="0"/>
          <w:numId w:val="65"/>
        </w:numPr>
      </w:pPr>
      <w:r>
        <w:t>Channel Not Enabled</w:t>
      </w:r>
    </w:p>
    <w:p w:rsidR="006F2B93" w:rsidRDefault="009C0775" w:rsidP="00F448DC">
      <w:pPr>
        <w:pStyle w:val="Body1"/>
        <w:numPr>
          <w:ilvl w:val="0"/>
          <w:numId w:val="65"/>
        </w:numPr>
      </w:pPr>
      <w:r>
        <w:t>Incompatible Fetch</w:t>
      </w:r>
    </w:p>
    <w:p w:rsidR="00816AB9" w:rsidRPr="00F7116C" w:rsidRDefault="00816AB9" w:rsidP="00816AB9">
      <w:pPr>
        <w:pStyle w:val="AttrFuncSubheading"/>
        <w:rPr>
          <w:color w:val="auto"/>
        </w:rPr>
      </w:pPr>
      <w:r w:rsidRPr="00F7116C">
        <w:rPr>
          <w:color w:val="auto"/>
        </w:rPr>
        <w:t>.NET Exceptions</w:t>
      </w:r>
    </w:p>
    <w:p w:rsidR="00816AB9" w:rsidRDefault="00816AB9" w:rsidP="00816AB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816AB9" w:rsidRDefault="00816AB9" w:rsidP="00816AB9">
      <w:pPr>
        <w:pStyle w:val="IVIBody"/>
      </w:pPr>
      <w:r w:rsidRPr="004B021F">
        <w:t>T</w:t>
      </w:r>
      <w:r>
        <w:t>his method can also throw these</w:t>
      </w:r>
      <w:r w:rsidRPr="004B021F">
        <w:t xml:space="preserve"> additional class</w:t>
      </w:r>
      <w:r>
        <w:t>-defined exceptions:</w:t>
      </w:r>
    </w:p>
    <w:p w:rsidR="00816AB9" w:rsidRDefault="00816AB9" w:rsidP="00816AB9">
      <w:pPr>
        <w:pStyle w:val="Body1"/>
        <w:numPr>
          <w:ilvl w:val="0"/>
          <w:numId w:val="65"/>
        </w:numPr>
      </w:pPr>
      <w:r>
        <w:t>Channel Not Enabled</w:t>
      </w:r>
    </w:p>
    <w:p w:rsidR="00816AB9" w:rsidRDefault="00816AB9" w:rsidP="00816AB9">
      <w:pPr>
        <w:pStyle w:val="Body1"/>
        <w:numPr>
          <w:ilvl w:val="0"/>
          <w:numId w:val="65"/>
        </w:numPr>
      </w:pPr>
      <w:r>
        <w:t>Incompatible Fetch</w:t>
      </w:r>
    </w:p>
    <w:p w:rsidR="00004825" w:rsidRPr="005C73C7" w:rsidRDefault="00004825" w:rsidP="00816AB9">
      <w:pPr>
        <w:pStyle w:val="Heading3"/>
        <w:pageBreakBefore/>
      </w:pPr>
      <w:bookmarkStart w:id="325" w:name="_Toc229226056"/>
      <w:bookmarkStart w:id="326" w:name="_Toc229229909"/>
      <w:bookmarkStart w:id="327" w:name="_Toc229921229"/>
      <w:bookmarkStart w:id="328" w:name="_Toc304583635"/>
      <w:bookmarkStart w:id="329" w:name="_Toc306374486"/>
      <w:bookmarkEnd w:id="325"/>
      <w:bookmarkEnd w:id="326"/>
      <w:bookmarkEnd w:id="327"/>
      <w:r w:rsidRPr="005C73C7">
        <w:lastRenderedPageBreak/>
        <w:t>Fetch Waveform Real64</w:t>
      </w:r>
      <w:bookmarkEnd w:id="328"/>
      <w:bookmarkEnd w:id="329"/>
    </w:p>
    <w:p w:rsidR="00004825" w:rsidRDefault="00004825">
      <w:pPr>
        <w:pStyle w:val="FunctionHead"/>
      </w:pPr>
      <w:r>
        <w:t>Description</w:t>
      </w:r>
    </w:p>
    <w:p w:rsidR="00004825" w:rsidRDefault="006F2B93">
      <w:pPr>
        <w:pStyle w:val="Body1"/>
        <w:rPr>
          <w:color w:val="000000"/>
        </w:rPr>
      </w:pPr>
      <w:r>
        <w:t>This function operates identically to the Fetch Waveform Int16, with the only difference being the data type of the returned waveform array</w:t>
      </w:r>
      <w:r w:rsidR="0080634C">
        <w:t xml:space="preserve">. </w:t>
      </w:r>
      <w:r>
        <w:t>Please see the definition of that function for details</w:t>
      </w:r>
      <w:r w:rsidR="00004825">
        <w:t>.</w:t>
      </w:r>
      <w:r w:rsidRPr="006F2B93">
        <w:t xml:space="preserve"> </w:t>
      </w:r>
      <w:r>
        <w:t xml:space="preserve">Note that for this function, after completion </w:t>
      </w:r>
      <w:r>
        <w:rPr>
          <w:color w:val="000000"/>
        </w:rPr>
        <w:t xml:space="preserve">each element in the </w:t>
      </w:r>
      <w:r>
        <w:rPr>
          <w:rStyle w:val="monospace"/>
          <w:color w:val="000000"/>
        </w:rPr>
        <w:t>WaveformArray</w:t>
      </w:r>
      <w:r>
        <w:rPr>
          <w:color w:val="000000"/>
        </w:rPr>
        <w:t xml:space="preserve"> parameter is the actual sampled voltage in Volts.</w:t>
      </w:r>
    </w:p>
    <w:p w:rsidR="005A2B1B" w:rsidRDefault="005A2B1B" w:rsidP="005A2B1B">
      <w:pPr>
        <w:pStyle w:val="FunctionHead"/>
      </w:pPr>
      <w:r>
        <w:t>.NET Method Prototype</w:t>
      </w:r>
    </w:p>
    <w:p w:rsidR="005A2B1B" w:rsidRDefault="005A2B1B" w:rsidP="005A2B1B">
      <w:pPr>
        <w:pStyle w:val="Code1"/>
      </w:pPr>
      <w:r>
        <w:t>IWaveform&lt;Double&gt; Channels[].Measurement.FetchWaveform (</w:t>
      </w:r>
    </w:p>
    <w:p w:rsidR="005A2B1B" w:rsidRDefault="005A2B1B" w:rsidP="005A2B1B">
      <w:pPr>
        <w:pStyle w:val="Code1"/>
        <w:spacing w:before="0"/>
      </w:pPr>
      <w:r>
        <w:t xml:space="preserve">                                             IWaveform&lt;Double&gt; waveform);</w:t>
      </w:r>
    </w:p>
    <w:p w:rsidR="007D27E0" w:rsidRDefault="007D27E0" w:rsidP="007D27E0">
      <w:pPr>
        <w:pStyle w:val="FunctionHead"/>
      </w:pPr>
      <w:r>
        <w:t>COM Method Prototype</w:t>
      </w:r>
    </w:p>
    <w:p w:rsidR="007D27E0" w:rsidRDefault="007D27E0" w:rsidP="007D27E0">
      <w:pPr>
        <w:pStyle w:val="Code1"/>
      </w:pPr>
      <w:r>
        <w:t>HRESULT Channels.Item().Measurement.FetchWaveform</w:t>
      </w:r>
      <w:r w:rsidR="006808E2">
        <w:t>Real64</w:t>
      </w:r>
      <w:r>
        <w:t xml:space="preserve"> (</w:t>
      </w:r>
      <w:r>
        <w:br/>
        <w:t xml:space="preserve">                                    [in, out] SAFEARRAY(</w:t>
      </w:r>
      <w:r w:rsidR="006808E2">
        <w:t>double</w:t>
      </w:r>
      <w:r>
        <w:t>)* WaveformArray,</w:t>
      </w:r>
      <w:r>
        <w:br/>
        <w:t xml:space="preserve">                                    [in, out] __int64 * ActualPoints,</w:t>
      </w:r>
      <w:r>
        <w:br/>
        <w:t xml:space="preserve">                                    [in, out] __int64 * FirstValidPoint,</w:t>
      </w:r>
      <w:r>
        <w:br/>
        <w:t xml:space="preserve">                                    [in, out] double* InitialXOffset,</w:t>
      </w:r>
      <w:r>
        <w:br/>
        <w:t xml:space="preserve">                                    [in, out] double* InitialXTimeSeconds,</w:t>
      </w:r>
      <w:r>
        <w:br/>
        <w:t xml:space="preserve">                                    [in, out] double* InitialXTimeFraction,</w:t>
      </w:r>
      <w:r>
        <w:br/>
        <w:t xml:space="preserve">                                    [in, out] double* XIncrement);</w:t>
      </w:r>
    </w:p>
    <w:p w:rsidR="007D27E0" w:rsidRDefault="007D27E0" w:rsidP="007D27E0">
      <w:pPr>
        <w:pStyle w:val="FunctionHead"/>
      </w:pPr>
      <w:r>
        <w:t>C Prototype</w:t>
      </w:r>
    </w:p>
    <w:p w:rsidR="007D27E0" w:rsidRDefault="007D27E0" w:rsidP="007D27E0">
      <w:pPr>
        <w:pStyle w:val="Code1"/>
        <w:tabs>
          <w:tab w:val="left" w:pos="630"/>
        </w:tabs>
      </w:pPr>
      <w:r>
        <w:t>ViStatus IviDigitizer_FetchWaveform</w:t>
      </w:r>
      <w:r w:rsidR="006808E2">
        <w:t>Real64</w:t>
      </w:r>
      <w:r>
        <w:t xml:space="preserve"> (ViSession Vi,</w:t>
      </w:r>
      <w:r>
        <w:br/>
        <w:t xml:space="preserve">                                 </w:t>
      </w:r>
      <w:r w:rsidR="006808E2">
        <w:t xml:space="preserve"> </w:t>
      </w:r>
      <w:r>
        <w:t xml:space="preserve"> </w:t>
      </w:r>
      <w:r w:rsidR="006808E2">
        <w:t xml:space="preserve"> </w:t>
      </w:r>
      <w:r>
        <w:t xml:space="preserve">       ViConstString ChannelName,</w:t>
      </w:r>
      <w:r>
        <w:br/>
        <w:t xml:space="preserve">                                 </w:t>
      </w:r>
      <w:r w:rsidR="006808E2">
        <w:t xml:space="preserve">  </w:t>
      </w:r>
      <w:r>
        <w:t xml:space="preserve">        ViInt64 WaveformArraySize,</w:t>
      </w:r>
      <w:r>
        <w:br/>
        <w:t xml:space="preserve">                                  </w:t>
      </w:r>
      <w:r w:rsidR="006808E2">
        <w:t xml:space="preserve">  </w:t>
      </w:r>
      <w:r>
        <w:t xml:space="preserve">       Vi</w:t>
      </w:r>
      <w:r w:rsidR="006808E2">
        <w:t>Real64</w:t>
      </w:r>
      <w:r>
        <w:t xml:space="preserve"> WaveformArray[],</w:t>
      </w:r>
      <w:r>
        <w:br/>
        <w:t xml:space="preserve">                                  </w:t>
      </w:r>
      <w:r w:rsidR="006808E2">
        <w:t xml:space="preserve">  </w:t>
      </w:r>
      <w:r>
        <w:t xml:space="preserve">       ViInt64* ActualPoints,</w:t>
      </w:r>
      <w:r>
        <w:br/>
        <w:t xml:space="preserve">                                  </w:t>
      </w:r>
      <w:r w:rsidR="006808E2">
        <w:t xml:space="preserve">  </w:t>
      </w:r>
      <w:r>
        <w:t xml:space="preserve">       ViInt64* FirstValidPoint,</w:t>
      </w:r>
      <w:r>
        <w:br/>
        <w:t xml:space="preserve">                                  </w:t>
      </w:r>
      <w:r w:rsidR="006808E2">
        <w:t xml:space="preserve">  </w:t>
      </w:r>
      <w:r>
        <w:t xml:space="preserve">       ViReal64* InitialXOffset,</w:t>
      </w:r>
      <w:r>
        <w:br/>
        <w:t xml:space="preserve">                                  </w:t>
      </w:r>
      <w:r w:rsidR="006808E2">
        <w:t xml:space="preserve">  </w:t>
      </w:r>
      <w:r>
        <w:t xml:space="preserve">       ViReal64* InitialXTimeSeconds,</w:t>
      </w:r>
      <w:r>
        <w:br/>
        <w:t xml:space="preserve">                                  </w:t>
      </w:r>
      <w:r w:rsidR="006808E2">
        <w:t xml:space="preserve">  </w:t>
      </w:r>
      <w:r>
        <w:t xml:space="preserve">       ViReal64* InitialXTimeFraction,</w:t>
      </w:r>
      <w:r>
        <w:br/>
        <w:t xml:space="preserve">                                  </w:t>
      </w:r>
      <w:r w:rsidR="006808E2">
        <w:t xml:space="preserve">  </w:t>
      </w:r>
      <w:r>
        <w:t xml:space="preserve">       ViReal64* XIncrement);</w:t>
      </w:r>
    </w:p>
    <w:p w:rsidR="007D27E0" w:rsidRDefault="007D27E0" w:rsidP="007D27E0">
      <w:pPr>
        <w:pStyle w:val="FunctionHead"/>
      </w:pPr>
      <w:r>
        <w:t>Parameters</w:t>
      </w:r>
    </w:p>
    <w:tbl>
      <w:tblPr>
        <w:tblW w:w="8821" w:type="dxa"/>
        <w:tblInd w:w="728" w:type="dxa"/>
        <w:tblLayout w:type="fixed"/>
        <w:tblCellMar>
          <w:left w:w="80" w:type="dxa"/>
          <w:right w:w="80" w:type="dxa"/>
        </w:tblCellMar>
        <w:tblLook w:val="0000"/>
      </w:tblPr>
      <w:tblGrid>
        <w:gridCol w:w="2502"/>
        <w:gridCol w:w="4320"/>
        <w:gridCol w:w="1999"/>
      </w:tblGrid>
      <w:tr w:rsidR="007D27E0" w:rsidTr="006325B8">
        <w:trPr>
          <w:cantSplit/>
        </w:trPr>
        <w:tc>
          <w:tcPr>
            <w:tcW w:w="2502" w:type="dxa"/>
            <w:tcBorders>
              <w:top w:val="single" w:sz="6" w:space="0" w:color="auto"/>
              <w:left w:val="single" w:sz="6" w:space="0" w:color="auto"/>
              <w:right w:val="single" w:sz="6" w:space="0" w:color="auto"/>
            </w:tcBorders>
          </w:tcPr>
          <w:p w:rsidR="007D27E0" w:rsidRDefault="007D27E0" w:rsidP="00592AD3">
            <w:pPr>
              <w:pStyle w:val="TableHead"/>
            </w:pPr>
            <w:r>
              <w:t>Inputs</w:t>
            </w:r>
          </w:p>
        </w:tc>
        <w:tc>
          <w:tcPr>
            <w:tcW w:w="4320" w:type="dxa"/>
            <w:tcBorders>
              <w:top w:val="single" w:sz="6" w:space="0" w:color="auto"/>
              <w:left w:val="single" w:sz="6" w:space="0" w:color="auto"/>
              <w:right w:val="single" w:sz="6" w:space="0" w:color="auto"/>
            </w:tcBorders>
          </w:tcPr>
          <w:p w:rsidR="007D27E0" w:rsidRDefault="007D27E0" w:rsidP="00592AD3">
            <w:pPr>
              <w:pStyle w:val="TableHead"/>
            </w:pPr>
            <w:r>
              <w:t>Description</w:t>
            </w:r>
          </w:p>
        </w:tc>
        <w:tc>
          <w:tcPr>
            <w:tcW w:w="1999" w:type="dxa"/>
            <w:tcBorders>
              <w:top w:val="single" w:sz="6" w:space="0" w:color="auto"/>
              <w:left w:val="single" w:sz="6" w:space="0" w:color="auto"/>
              <w:right w:val="single" w:sz="6" w:space="0" w:color="auto"/>
            </w:tcBorders>
          </w:tcPr>
          <w:p w:rsidR="007D27E0" w:rsidRDefault="007D27E0" w:rsidP="00592AD3">
            <w:pPr>
              <w:pStyle w:val="TableHead"/>
            </w:pPr>
            <w:r>
              <w:t>Base Type</w:t>
            </w:r>
          </w:p>
        </w:tc>
      </w:tr>
      <w:tr w:rsidR="007D27E0" w:rsidTr="006325B8">
        <w:trPr>
          <w:cantSplit/>
        </w:trPr>
        <w:tc>
          <w:tcPr>
            <w:tcW w:w="2502"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ViSession</w:t>
            </w:r>
          </w:p>
        </w:tc>
      </w:tr>
      <w:tr w:rsidR="007D27E0" w:rsidTr="006325B8">
        <w:trPr>
          <w:cantSplit/>
        </w:trPr>
        <w:tc>
          <w:tcPr>
            <w:tcW w:w="2502"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ChannelName</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
            </w:pPr>
            <w:r>
              <w:t>Name of the channel from which to retrieve the data.</w:t>
            </w:r>
          </w:p>
        </w:tc>
        <w:tc>
          <w:tcPr>
            <w:tcW w:w="1999"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ViConstString</w:t>
            </w:r>
          </w:p>
        </w:tc>
      </w:tr>
      <w:tr w:rsidR="007D27E0" w:rsidTr="006325B8">
        <w:trPr>
          <w:cantSplit/>
        </w:trPr>
        <w:tc>
          <w:tcPr>
            <w:tcW w:w="2502"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WaveformArraySize</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w:t>
            </w:r>
            <w:r w:rsidR="0080634C">
              <w:t xml:space="preserve">. </w:t>
            </w:r>
            <w:r>
              <w:t>In IVI-COM it is the driver that allocates the memory buffer, unless a non-NULL SAFEARRAY is passed.</w:t>
            </w:r>
          </w:p>
        </w:tc>
        <w:tc>
          <w:tcPr>
            <w:tcW w:w="1999"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ViInt64</w:t>
            </w:r>
          </w:p>
        </w:tc>
      </w:tr>
      <w:tr w:rsidR="0033565A" w:rsidTr="005A2B1B">
        <w:trPr>
          <w:cantSplit/>
        </w:trPr>
        <w:tc>
          <w:tcPr>
            <w:tcW w:w="2502"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pPr>
            <w:r>
              <w:lastRenderedPageBreak/>
              <w:t>waveform (.NET)</w:t>
            </w:r>
          </w:p>
        </w:tc>
        <w:tc>
          <w:tcPr>
            <w:tcW w:w="4320" w:type="dxa"/>
            <w:tcBorders>
              <w:top w:val="single" w:sz="6" w:space="0" w:color="auto"/>
              <w:left w:val="single" w:sz="6" w:space="0" w:color="auto"/>
              <w:bottom w:val="single" w:sz="6" w:space="0" w:color="auto"/>
              <w:right w:val="single" w:sz="6" w:space="0" w:color="auto"/>
            </w:tcBorders>
          </w:tcPr>
          <w:p w:rsidR="0033565A" w:rsidRDefault="0033565A" w:rsidP="001C693A">
            <w:pPr>
              <w:pStyle w:val="TableCell"/>
              <w:ind w:right="0"/>
            </w:pPr>
            <w:r w:rsidRPr="007478E7">
              <w:t xml:space="preserve">The waveform object into which the measurement data is stored. </w:t>
            </w:r>
            <w:r>
              <w:t xml:space="preserve">The waveform memory may </w:t>
            </w:r>
            <w:r w:rsidR="001C693A">
              <w:t xml:space="preserve">be </w:t>
            </w:r>
            <w:r>
              <w:t>allocated before calling this method, or during the call to this method</w:t>
            </w:r>
            <w:r w:rsidR="00C06F58">
              <w:t xml:space="preserve">. </w:t>
            </w:r>
            <w:r>
              <w:t>To allocate memory before calling this method, create a waveform object using the Create Waveform method and set the waveform parameter to that waveform object</w:t>
            </w:r>
            <w:r w:rsidR="00C06F58">
              <w:t xml:space="preserve">. </w:t>
            </w:r>
            <w:r>
              <w:t xml:space="preserve">To allocate memory during the call to this method, set the  waveform parameter to </w:t>
            </w:r>
            <w:r w:rsidRPr="00126D3E">
              <w:rPr>
                <w:rFonts w:ascii="Courier New" w:hAnsi="Courier New" w:cs="Courier New"/>
                <w:sz w:val="18"/>
                <w:szCs w:val="18"/>
              </w:rPr>
              <w:t>(IWaveform&lt;</w:t>
            </w:r>
            <w:r>
              <w:rPr>
                <w:rFonts w:ascii="Courier New" w:hAnsi="Courier New" w:cs="Courier New"/>
                <w:sz w:val="18"/>
                <w:szCs w:val="18"/>
              </w:rPr>
              <w:t>Double</w:t>
            </w:r>
            <w:r w:rsidRPr="00126D3E">
              <w:rPr>
                <w:rFonts w:ascii="Courier New" w:hAnsi="Courier New" w:cs="Courier New"/>
                <w:sz w:val="18"/>
                <w:szCs w:val="18"/>
              </w:rPr>
              <w:t>&gt;)null</w:t>
            </w:r>
            <w:r w:rsidR="00C06F58">
              <w:t xml:space="preserve">. </w:t>
            </w:r>
            <w:r>
              <w:t xml:space="preserve">Note that this is critically different than setting waveform to </w:t>
            </w:r>
            <w:r w:rsidRPr="00126D3E">
              <w:rPr>
                <w:rFonts w:ascii="Courier New" w:hAnsi="Courier New" w:cs="Courier New"/>
                <w:sz w:val="18"/>
                <w:szCs w:val="18"/>
              </w:rPr>
              <w:t>null</w:t>
            </w:r>
            <w:r>
              <w:t>, which generates a build error</w:t>
            </w:r>
            <w:r w:rsidR="00C06F58">
              <w:t xml:space="preserve">. </w:t>
            </w:r>
            <w:r w:rsidR="00550AC3">
              <w:t>The method will also allocate memory during the call if the waveform parameter is set to a waveform object with zero sized data.</w:t>
            </w:r>
          </w:p>
        </w:tc>
        <w:tc>
          <w:tcPr>
            <w:tcW w:w="1999"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spacing w:after="0"/>
            </w:pPr>
            <w:r>
              <w:t>IviDriver.</w:t>
            </w:r>
          </w:p>
          <w:p w:rsidR="0033565A" w:rsidRDefault="0033565A" w:rsidP="00A244CB">
            <w:pPr>
              <w:pStyle w:val="TableCellCourierNew"/>
              <w:spacing w:before="0"/>
            </w:pPr>
            <w:r>
              <w:t>IWaveform&lt;Double&gt;</w:t>
            </w:r>
          </w:p>
        </w:tc>
      </w:tr>
    </w:tbl>
    <w:p w:rsidR="00592AD3" w:rsidRDefault="00592AD3" w:rsidP="007D27E0">
      <w:pPr>
        <w:pStyle w:val="FunctionHead"/>
      </w:pPr>
    </w:p>
    <w:tbl>
      <w:tblPr>
        <w:tblW w:w="8839" w:type="dxa"/>
        <w:tblInd w:w="710" w:type="dxa"/>
        <w:tblLayout w:type="fixed"/>
        <w:tblCellMar>
          <w:left w:w="80" w:type="dxa"/>
          <w:right w:w="80" w:type="dxa"/>
        </w:tblCellMar>
        <w:tblLook w:val="0000"/>
      </w:tblPr>
      <w:tblGrid>
        <w:gridCol w:w="18"/>
        <w:gridCol w:w="2502"/>
        <w:gridCol w:w="4320"/>
        <w:gridCol w:w="1980"/>
        <w:gridCol w:w="19"/>
      </w:tblGrid>
      <w:tr w:rsidR="00592AD3" w:rsidTr="006325B8">
        <w:trPr>
          <w:gridAfter w:val="1"/>
          <w:wAfter w:w="19" w:type="dxa"/>
          <w:cantSplit/>
        </w:trPr>
        <w:tc>
          <w:tcPr>
            <w:tcW w:w="2520" w:type="dxa"/>
            <w:gridSpan w:val="2"/>
            <w:tcBorders>
              <w:top w:val="single" w:sz="6" w:space="0" w:color="auto"/>
              <w:left w:val="single" w:sz="6" w:space="0" w:color="auto"/>
              <w:right w:val="single" w:sz="6" w:space="0" w:color="auto"/>
            </w:tcBorders>
          </w:tcPr>
          <w:p w:rsidR="00592AD3" w:rsidRDefault="00592AD3" w:rsidP="00592AD3">
            <w:pPr>
              <w:pStyle w:val="TableHead"/>
              <w:rPr>
                <w:lang w:val="fr-FR"/>
              </w:rPr>
            </w:pPr>
            <w:r>
              <w:rPr>
                <w:lang w:val="fr-FR"/>
              </w:rPr>
              <w:t>Outputs</w:t>
            </w:r>
          </w:p>
        </w:tc>
        <w:tc>
          <w:tcPr>
            <w:tcW w:w="4320" w:type="dxa"/>
            <w:tcBorders>
              <w:top w:val="single" w:sz="6" w:space="0" w:color="auto"/>
              <w:left w:val="single" w:sz="6" w:space="0" w:color="auto"/>
              <w:right w:val="single" w:sz="6" w:space="0" w:color="auto"/>
            </w:tcBorders>
          </w:tcPr>
          <w:p w:rsidR="00592AD3" w:rsidRDefault="00592AD3" w:rsidP="00592AD3">
            <w:pPr>
              <w:pStyle w:val="TableHead"/>
              <w:rPr>
                <w:lang w:val="fr-FR"/>
              </w:rPr>
            </w:pPr>
            <w:r>
              <w:rPr>
                <w:lang w:val="fr-FR"/>
              </w:rPr>
              <w:t>Description</w:t>
            </w:r>
          </w:p>
        </w:tc>
        <w:tc>
          <w:tcPr>
            <w:tcW w:w="1980" w:type="dxa"/>
            <w:tcBorders>
              <w:top w:val="single" w:sz="6" w:space="0" w:color="auto"/>
              <w:left w:val="single" w:sz="6" w:space="0" w:color="auto"/>
              <w:right w:val="single" w:sz="6" w:space="0" w:color="auto"/>
            </w:tcBorders>
          </w:tcPr>
          <w:p w:rsidR="00592AD3" w:rsidRDefault="00592AD3" w:rsidP="00592AD3">
            <w:pPr>
              <w:pStyle w:val="TableHead"/>
            </w:pPr>
            <w:r>
              <w:t>Base Type</w:t>
            </w:r>
          </w:p>
        </w:tc>
      </w:tr>
      <w:tr w:rsidR="00592AD3" w:rsidTr="006325B8">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t>WaveformArray</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p>
        </w:tc>
        <w:tc>
          <w:tcPr>
            <w:tcW w:w="1999" w:type="dxa"/>
            <w:gridSpan w:val="2"/>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t>ViReal64[]</w:t>
            </w:r>
          </w:p>
        </w:tc>
      </w:tr>
      <w:tr w:rsidR="00592AD3" w:rsidTr="006325B8">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t>ActualPoints</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
            </w:pPr>
            <w:r>
              <w:t>Indicates how many data points were actually retrieved from the instrument.</w:t>
            </w:r>
          </w:p>
        </w:tc>
        <w:tc>
          <w:tcPr>
            <w:tcW w:w="1999" w:type="dxa"/>
            <w:gridSpan w:val="2"/>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t>ViInt64</w:t>
            </w:r>
          </w:p>
        </w:tc>
      </w:tr>
      <w:tr w:rsidR="00592AD3" w:rsidTr="006325B8">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t>FirstValidPoint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
            </w:pPr>
            <w:r>
              <w:t>Indicates the index of the first valid data point in the output Data array</w:t>
            </w:r>
            <w:r w:rsidR="0080634C">
              <w:t xml:space="preserve">. </w:t>
            </w:r>
            <w:r>
              <w:t>This value will often be zero</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This eliminates the need to shift the data during the transfer, ensuring maximum data transfer rates.</w:t>
            </w:r>
          </w:p>
        </w:tc>
        <w:tc>
          <w:tcPr>
            <w:tcW w:w="1999" w:type="dxa"/>
            <w:gridSpan w:val="2"/>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t>ViInt64</w:t>
            </w:r>
          </w:p>
        </w:tc>
      </w:tr>
      <w:tr w:rsidR="00592AD3" w:rsidTr="006325B8">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t>InitialXOffset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
            </w:pPr>
            <w:r>
              <w:t>The time in relation to the Trigger Event of the first point in the waveform in seconds. Negative values mean that the first point in the waveform array was acquired before the trigger event.</w:t>
            </w:r>
          </w:p>
        </w:tc>
        <w:tc>
          <w:tcPr>
            <w:tcW w:w="1999" w:type="dxa"/>
            <w:gridSpan w:val="2"/>
            <w:tcBorders>
              <w:top w:val="single" w:sz="6" w:space="0" w:color="auto"/>
              <w:left w:val="single" w:sz="6" w:space="0" w:color="auto"/>
              <w:bottom w:val="single" w:sz="6" w:space="0" w:color="auto"/>
              <w:right w:val="single" w:sz="6" w:space="0" w:color="auto"/>
            </w:tcBorders>
          </w:tcPr>
          <w:p w:rsidR="00592AD3" w:rsidRDefault="00592AD3" w:rsidP="005A2B1B">
            <w:pPr>
              <w:pStyle w:val="TableCellCourierNew"/>
            </w:pPr>
            <w:r>
              <w:t>ViReal64</w:t>
            </w:r>
          </w:p>
        </w:tc>
      </w:tr>
      <w:tr w:rsidR="00592AD3" w:rsidTr="006325B8">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t>InitialXTimeSeconds</w:t>
            </w:r>
            <w:r w:rsidR="006325B8">
              <w:t xml:space="preserve"> (C/COM)</w:t>
            </w:r>
          </w:p>
        </w:tc>
        <w:tc>
          <w:tcPr>
            <w:tcW w:w="4320"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99" w:type="dxa"/>
            <w:gridSpan w:val="2"/>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t>ViReal64</w:t>
            </w:r>
          </w:p>
        </w:tc>
      </w:tr>
      <w:tr w:rsidR="00592AD3" w:rsidTr="006325B8">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lastRenderedPageBreak/>
              <w:t>InitialXTimeFraction</w:t>
            </w:r>
            <w:r w:rsidR="006325B8">
              <w:t xml:space="preserve"> (C/COM)</w:t>
            </w:r>
          </w:p>
        </w:tc>
        <w:tc>
          <w:tcPr>
            <w:tcW w:w="4320"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99" w:type="dxa"/>
            <w:gridSpan w:val="2"/>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t>ViReal64</w:t>
            </w:r>
          </w:p>
        </w:tc>
      </w:tr>
      <w:tr w:rsidR="006325B8" w:rsidTr="006325B8">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6325B8" w:rsidRDefault="006325B8" w:rsidP="00592AD3">
            <w:pPr>
              <w:pStyle w:val="TableCellCourierNew"/>
            </w:pPr>
            <w:r>
              <w:t>XIncrement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6325B8" w:rsidRDefault="006325B8" w:rsidP="00592AD3">
            <w:pPr>
              <w:pStyle w:val="TableCell"/>
            </w:pPr>
            <w:r>
              <w:t>The time between points in the acquired waveform in seconds.</w:t>
            </w:r>
          </w:p>
        </w:tc>
        <w:tc>
          <w:tcPr>
            <w:tcW w:w="1999" w:type="dxa"/>
            <w:gridSpan w:val="2"/>
            <w:tcBorders>
              <w:top w:val="single" w:sz="6" w:space="0" w:color="auto"/>
              <w:left w:val="single" w:sz="6" w:space="0" w:color="auto"/>
              <w:bottom w:val="single" w:sz="6" w:space="0" w:color="auto"/>
              <w:right w:val="single" w:sz="6" w:space="0" w:color="auto"/>
            </w:tcBorders>
          </w:tcPr>
          <w:p w:rsidR="006325B8" w:rsidRDefault="006325B8" w:rsidP="005A2B1B">
            <w:pPr>
              <w:pStyle w:val="TableCellCourierNew"/>
            </w:pPr>
            <w:r>
              <w:t>ViReal64</w:t>
            </w:r>
          </w:p>
        </w:tc>
      </w:tr>
      <w:tr w:rsidR="00DC23DA" w:rsidTr="00DC23DA">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DC23DA" w:rsidRDefault="00DC23DA"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rsidR="00DC23DA" w:rsidRDefault="00DC23DA" w:rsidP="00A244CB">
            <w:pPr>
              <w:pStyle w:val="TableCell"/>
              <w:ind w:right="0"/>
            </w:pPr>
            <w:r w:rsidRPr="007478E7">
              <w:t>A waveform object containing the measurement data.</w:t>
            </w:r>
          </w:p>
        </w:tc>
        <w:tc>
          <w:tcPr>
            <w:tcW w:w="1999" w:type="dxa"/>
            <w:gridSpan w:val="2"/>
            <w:tcBorders>
              <w:top w:val="single" w:sz="6" w:space="0" w:color="auto"/>
              <w:left w:val="single" w:sz="6" w:space="0" w:color="auto"/>
              <w:bottom w:val="single" w:sz="6" w:space="0" w:color="auto"/>
              <w:right w:val="single" w:sz="6" w:space="0" w:color="auto"/>
            </w:tcBorders>
          </w:tcPr>
          <w:p w:rsidR="00DC23DA" w:rsidRDefault="00DC23DA" w:rsidP="00A244CB">
            <w:pPr>
              <w:pStyle w:val="TableCellCourierNew"/>
              <w:spacing w:after="0"/>
            </w:pPr>
            <w:r>
              <w:t>Ivi.Driver.</w:t>
            </w:r>
          </w:p>
          <w:p w:rsidR="00DC23DA" w:rsidRDefault="00DC23DA" w:rsidP="00A244CB">
            <w:pPr>
              <w:pStyle w:val="TableCellCourierNew"/>
              <w:spacing w:before="0" w:after="0"/>
            </w:pPr>
            <w:r>
              <w:t>IWaveform&lt;Double&gt;</w:t>
            </w:r>
          </w:p>
        </w:tc>
      </w:tr>
    </w:tbl>
    <w:p w:rsidR="007D27E0" w:rsidRDefault="007D27E0" w:rsidP="007D27E0">
      <w:pPr>
        <w:pStyle w:val="FunctionHead"/>
      </w:pPr>
      <w:r>
        <w:t>Return Values</w:t>
      </w:r>
      <w:r w:rsidR="006325B8">
        <w:t xml:space="preserve"> (C/COM)</w:t>
      </w:r>
    </w:p>
    <w:p w:rsidR="006325B8" w:rsidRDefault="007D27E0" w:rsidP="006325B8">
      <w:pPr>
        <w:pStyle w:val="Body1"/>
        <w:spacing w:before="200"/>
      </w:pPr>
      <w:r>
        <w:t xml:space="preserve">The </w:t>
      </w:r>
      <w:r>
        <w:rPr>
          <w:rStyle w:val="Italic"/>
        </w:rPr>
        <w:t>IVI-3.2: Inherent Capabilities Specification</w:t>
      </w:r>
      <w:r>
        <w:t xml:space="preserve"> defines general status codes that this function can return.</w:t>
      </w:r>
    </w:p>
    <w:p w:rsidR="003716A2" w:rsidRPr="004B021F" w:rsidRDefault="003716A2" w:rsidP="006325B8">
      <w:pPr>
        <w:pStyle w:val="Body1"/>
        <w:spacing w:before="200"/>
      </w:pPr>
      <w:r w:rsidRPr="004B021F">
        <w:t>T</w:t>
      </w:r>
      <w:r>
        <w:t>his function can also return th</w:t>
      </w:r>
      <w:r w:rsidR="00D60ACB">
        <w:t>ese</w:t>
      </w:r>
      <w:r w:rsidRPr="004B021F">
        <w:t xml:space="preserve"> additional class</w:t>
      </w:r>
      <w:r>
        <w:t>-defined</w:t>
      </w:r>
      <w:r w:rsidRPr="004B021F">
        <w:t xml:space="preserve"> status code</w:t>
      </w:r>
      <w:r w:rsidR="00D60ACB">
        <w:t>s</w:t>
      </w:r>
      <w:r w:rsidRPr="004B021F">
        <w:t>:</w:t>
      </w:r>
    </w:p>
    <w:p w:rsidR="009C0775" w:rsidRDefault="009C0775" w:rsidP="003716A2">
      <w:pPr>
        <w:pStyle w:val="Body1"/>
        <w:numPr>
          <w:ilvl w:val="0"/>
          <w:numId w:val="65"/>
        </w:numPr>
      </w:pPr>
      <w:r>
        <w:t>Channel Not Enabled</w:t>
      </w:r>
    </w:p>
    <w:p w:rsidR="006F3922" w:rsidRDefault="009C0775" w:rsidP="003716A2">
      <w:pPr>
        <w:pStyle w:val="Body1"/>
        <w:numPr>
          <w:ilvl w:val="0"/>
          <w:numId w:val="65"/>
        </w:numPr>
      </w:pPr>
      <w:r>
        <w:t>Incompatible Fetch</w:t>
      </w:r>
    </w:p>
    <w:p w:rsidR="006325B8" w:rsidRPr="00F7116C" w:rsidRDefault="006325B8" w:rsidP="006325B8">
      <w:pPr>
        <w:pStyle w:val="AttrFuncSubheading"/>
        <w:rPr>
          <w:color w:val="auto"/>
        </w:rPr>
      </w:pPr>
      <w:r w:rsidRPr="00F7116C">
        <w:rPr>
          <w:color w:val="auto"/>
        </w:rPr>
        <w:t>.NET Exceptions</w:t>
      </w:r>
    </w:p>
    <w:p w:rsidR="006325B8" w:rsidRDefault="006325B8" w:rsidP="006325B8">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6325B8" w:rsidRDefault="006325B8" w:rsidP="006325B8">
      <w:pPr>
        <w:pStyle w:val="IVIBody"/>
      </w:pPr>
      <w:r w:rsidRPr="004B021F">
        <w:t>T</w:t>
      </w:r>
      <w:r>
        <w:t>his method can also throw these</w:t>
      </w:r>
      <w:r w:rsidRPr="004B021F">
        <w:t xml:space="preserve"> additional class</w:t>
      </w:r>
      <w:r>
        <w:t>-defined exceptions:</w:t>
      </w:r>
    </w:p>
    <w:p w:rsidR="006325B8" w:rsidRDefault="006325B8" w:rsidP="006325B8">
      <w:pPr>
        <w:pStyle w:val="Body1"/>
        <w:numPr>
          <w:ilvl w:val="0"/>
          <w:numId w:val="65"/>
        </w:numPr>
      </w:pPr>
      <w:r>
        <w:t>Channel Not Enabled</w:t>
      </w:r>
    </w:p>
    <w:p w:rsidR="006325B8" w:rsidRDefault="006325B8" w:rsidP="006325B8">
      <w:pPr>
        <w:pStyle w:val="Body1"/>
        <w:numPr>
          <w:ilvl w:val="0"/>
          <w:numId w:val="65"/>
        </w:numPr>
      </w:pPr>
      <w:r>
        <w:t>Incompatible Fetch</w:t>
      </w:r>
    </w:p>
    <w:p w:rsidR="006F3922" w:rsidRPr="005C73C7" w:rsidRDefault="006F3922" w:rsidP="005C73C7">
      <w:pPr>
        <w:pStyle w:val="Heading3"/>
        <w:pageBreakBefore/>
      </w:pPr>
      <w:bookmarkStart w:id="330" w:name="_Toc304583636"/>
      <w:bookmarkStart w:id="331" w:name="_Toc306374487"/>
      <w:r w:rsidRPr="005C73C7">
        <w:lastRenderedPageBreak/>
        <w:t xml:space="preserve">Get Channel Name (IVI-C </w:t>
      </w:r>
      <w:r w:rsidR="003B1EF7" w:rsidRPr="005C73C7">
        <w:t>Only</w:t>
      </w:r>
      <w:r w:rsidRPr="005C73C7">
        <w:t>)</w:t>
      </w:r>
      <w:bookmarkEnd w:id="330"/>
      <w:bookmarkEnd w:id="331"/>
    </w:p>
    <w:p w:rsidR="006F3922" w:rsidRDefault="006F3922" w:rsidP="006F3922">
      <w:pPr>
        <w:pStyle w:val="AttrFuncSubheading"/>
      </w:pPr>
      <w:r>
        <w:t>Description</w:t>
      </w:r>
    </w:p>
    <w:p w:rsidR="00B60D87" w:rsidRDefault="00B60D87" w:rsidP="00B60D87">
      <w:pPr>
        <w:pStyle w:val="Body"/>
        <w:spacing w:line="240" w:lineRule="exact"/>
      </w:pPr>
      <w:r w:rsidRPr="00555D6A">
        <w:t xml:space="preserve">This function returns the specific driver defined </w:t>
      </w:r>
      <w:r>
        <w:t xml:space="preserve">channel </w:t>
      </w:r>
      <w:r w:rsidRPr="00555D6A">
        <w:t>name that corresponds to the one-based index that the user specifies</w:t>
      </w:r>
      <w:r w:rsidR="0080634C">
        <w:t xml:space="preserve">. </w:t>
      </w:r>
      <w:r>
        <w:t>If the driver defines a qualified channel name, this function returns the qualified name</w:t>
      </w:r>
      <w:r w:rsidR="0080634C">
        <w:t xml:space="preserve">. </w:t>
      </w:r>
      <w:r w:rsidRPr="00555D6A">
        <w:t xml:space="preserve">If the value that the user passes for the </w:t>
      </w:r>
      <w:r w:rsidRPr="00555D6A">
        <w:rPr>
          <w:rFonts w:ascii="Courier New" w:hAnsi="Courier New"/>
          <w:sz w:val="18"/>
        </w:rPr>
        <w:t>Index</w:t>
      </w:r>
      <w:r w:rsidRPr="00555D6A">
        <w:t xml:space="preserve"> parameter is less than one or greater than the value of the </w:t>
      </w:r>
      <w:r>
        <w:t xml:space="preserve">Channel Count </w:t>
      </w:r>
      <w:r w:rsidRPr="00555D6A">
        <w:t xml:space="preserve">attribute, the function returns an empty string in the </w:t>
      </w:r>
      <w:r w:rsidRPr="00555D6A">
        <w:rPr>
          <w:rFonts w:ascii="Courier New" w:hAnsi="Courier New"/>
          <w:sz w:val="18"/>
        </w:rPr>
        <w:t>Name</w:t>
      </w:r>
      <w:r w:rsidRPr="00555D6A">
        <w:t xml:space="preserve"> parameter and returns the Invalid Value error.</w:t>
      </w:r>
    </w:p>
    <w:p w:rsidR="00C338E7" w:rsidRDefault="00C338E7" w:rsidP="00C338E7">
      <w:pPr>
        <w:pStyle w:val="AttrFuncSubheading"/>
      </w:pPr>
      <w:r>
        <w:t>.NET Method Prototype</w:t>
      </w:r>
    </w:p>
    <w:p w:rsidR="00C338E7" w:rsidRDefault="00C338E7" w:rsidP="00C338E7">
      <w:pPr>
        <w:pStyle w:val="Code1"/>
        <w:tabs>
          <w:tab w:val="clear" w:pos="720"/>
          <w:tab w:val="clear" w:pos="3240"/>
        </w:tabs>
        <w:ind w:left="3204" w:hanging="2484"/>
        <w:rPr>
          <w:rFonts w:ascii="Times New Roman" w:hAnsi="Times New Roman"/>
          <w:sz w:val="20"/>
        </w:rPr>
      </w:pPr>
      <w:r w:rsidRPr="002E7B06">
        <w:t>N/A</w:t>
      </w:r>
    </w:p>
    <w:p w:rsidR="00C338E7" w:rsidRPr="001860D1" w:rsidRDefault="00C338E7" w:rsidP="00C338E7">
      <w:pPr>
        <w:pStyle w:val="Code1"/>
        <w:tabs>
          <w:tab w:val="clear" w:pos="720"/>
          <w:tab w:val="clear" w:pos="3240"/>
        </w:tabs>
        <w:ind w:left="3204" w:hanging="2484"/>
      </w:pPr>
      <w:r w:rsidRPr="001860D1">
        <w:rPr>
          <w:rFonts w:ascii="Times New Roman" w:hAnsi="Times New Roman"/>
          <w:sz w:val="20"/>
        </w:rPr>
        <w:t>(Use the</w:t>
      </w:r>
      <w:r w:rsidRPr="001860D1">
        <w:t xml:space="preserve"> </w:t>
      </w:r>
      <w:r>
        <w:t>Channels[]</w:t>
      </w:r>
      <w:r w:rsidRPr="001860D1">
        <w:t xml:space="preserve">.Name </w:t>
      </w:r>
      <w:r w:rsidRPr="001860D1">
        <w:rPr>
          <w:rFonts w:ascii="Times New Roman" w:hAnsi="Times New Roman"/>
          <w:sz w:val="20"/>
        </w:rPr>
        <w:t>property)</w:t>
      </w:r>
    </w:p>
    <w:p w:rsidR="006F3922" w:rsidRDefault="006F3922" w:rsidP="006F3922">
      <w:pPr>
        <w:pStyle w:val="AttrFuncSubheading"/>
      </w:pPr>
      <w:r>
        <w:t>COM Method Prototype</w:t>
      </w:r>
    </w:p>
    <w:p w:rsidR="006F3922" w:rsidRDefault="006F3922" w:rsidP="006F3922">
      <w:pPr>
        <w:pStyle w:val="Code1"/>
        <w:tabs>
          <w:tab w:val="clear" w:pos="720"/>
          <w:tab w:val="clear" w:pos="3240"/>
        </w:tabs>
        <w:ind w:left="3204" w:hanging="2484"/>
        <w:rPr>
          <w:rFonts w:ascii="Times New Roman" w:hAnsi="Times New Roman"/>
          <w:sz w:val="20"/>
        </w:rPr>
      </w:pPr>
      <w:r w:rsidRPr="002E7B06">
        <w:t>N/A</w:t>
      </w:r>
    </w:p>
    <w:p w:rsidR="006F3922" w:rsidRPr="001860D1" w:rsidRDefault="006F3922" w:rsidP="006F3922">
      <w:pPr>
        <w:pStyle w:val="Code1"/>
        <w:tabs>
          <w:tab w:val="clear" w:pos="720"/>
          <w:tab w:val="clear" w:pos="3240"/>
        </w:tabs>
        <w:ind w:left="3204" w:hanging="2484"/>
      </w:pPr>
      <w:r w:rsidRPr="001860D1">
        <w:rPr>
          <w:rFonts w:ascii="Times New Roman" w:hAnsi="Times New Roman"/>
          <w:sz w:val="20"/>
        </w:rPr>
        <w:t>(Use the</w:t>
      </w:r>
      <w:r w:rsidRPr="001860D1">
        <w:t xml:space="preserve"> </w:t>
      </w:r>
      <w:r w:rsidR="0037102B">
        <w:t>Channels</w:t>
      </w:r>
      <w:r w:rsidRPr="001860D1">
        <w:t xml:space="preserve">.Item().Name </w:t>
      </w:r>
      <w:r w:rsidRPr="001860D1">
        <w:rPr>
          <w:rFonts w:ascii="Times New Roman" w:hAnsi="Times New Roman"/>
          <w:sz w:val="20"/>
        </w:rPr>
        <w:t>property)</w:t>
      </w:r>
    </w:p>
    <w:p w:rsidR="006F3922" w:rsidRDefault="006F3922" w:rsidP="006F3922">
      <w:pPr>
        <w:pStyle w:val="AttrFuncSubheading"/>
      </w:pPr>
      <w:r>
        <w:t>C Prototype</w:t>
      </w:r>
    </w:p>
    <w:p w:rsidR="006F3922" w:rsidRDefault="006F3922" w:rsidP="006F3922">
      <w:pPr>
        <w:pStyle w:val="Code1"/>
        <w:rPr>
          <w:color w:val="000000"/>
        </w:rPr>
      </w:pPr>
      <w:r>
        <w:rPr>
          <w:color w:val="000000"/>
        </w:rPr>
        <w:t>ViStatus IviDigitizer_Get</w:t>
      </w:r>
      <w:r w:rsidR="00A676F1">
        <w:rPr>
          <w:color w:val="000000"/>
        </w:rPr>
        <w:t>Channel</w:t>
      </w:r>
      <w:r>
        <w:rPr>
          <w:color w:val="000000"/>
        </w:rPr>
        <w:t>Name (ViSession Vi,</w:t>
      </w:r>
      <w:r>
        <w:rPr>
          <w:color w:val="000000"/>
        </w:rPr>
        <w:br/>
        <w:t xml:space="preserve">              </w:t>
      </w:r>
      <w:r w:rsidR="00A9088D">
        <w:rPr>
          <w:color w:val="000000"/>
        </w:rPr>
        <w:t xml:space="preserve">    </w:t>
      </w:r>
      <w:r>
        <w:rPr>
          <w:color w:val="000000"/>
        </w:rPr>
        <w:t xml:space="preserve">                    ViInt32 </w:t>
      </w:r>
      <w:r w:rsidR="00850821">
        <w:rPr>
          <w:color w:val="000000"/>
        </w:rPr>
        <w:t>Channel</w:t>
      </w:r>
      <w:r>
        <w:rPr>
          <w:color w:val="000000"/>
        </w:rPr>
        <w:t xml:space="preserve">Index, </w:t>
      </w:r>
      <w:r>
        <w:rPr>
          <w:color w:val="000000"/>
        </w:rPr>
        <w:br/>
        <w:t xml:space="preserve">                  </w:t>
      </w:r>
      <w:r w:rsidR="00A9088D">
        <w:rPr>
          <w:color w:val="000000"/>
        </w:rPr>
        <w:t xml:space="preserve">    </w:t>
      </w:r>
      <w:r>
        <w:rPr>
          <w:color w:val="000000"/>
        </w:rPr>
        <w:t xml:space="preserve">                ViInt32 </w:t>
      </w:r>
      <w:r w:rsidR="00850821">
        <w:rPr>
          <w:color w:val="000000"/>
        </w:rPr>
        <w:t>Channel</w:t>
      </w:r>
      <w:r>
        <w:rPr>
          <w:color w:val="000000"/>
        </w:rPr>
        <w:t>NameBufferSize,</w:t>
      </w:r>
      <w:r>
        <w:rPr>
          <w:color w:val="000000"/>
        </w:rPr>
        <w:br/>
        <w:t xml:space="preserve">                      </w:t>
      </w:r>
      <w:r w:rsidR="00A9088D">
        <w:rPr>
          <w:color w:val="000000"/>
        </w:rPr>
        <w:t xml:space="preserve">    </w:t>
      </w:r>
      <w:r>
        <w:rPr>
          <w:color w:val="000000"/>
        </w:rPr>
        <w:t xml:space="preserve">            ViChar </w:t>
      </w:r>
      <w:r w:rsidR="00850821">
        <w:rPr>
          <w:color w:val="000000"/>
        </w:rPr>
        <w:t>Channel</w:t>
      </w:r>
      <w:r>
        <w:rPr>
          <w:color w:val="000000"/>
        </w:rPr>
        <w:t>Name[]);</w:t>
      </w:r>
    </w:p>
    <w:p w:rsidR="006F3922" w:rsidRDefault="006F3922" w:rsidP="006F3922">
      <w:pPr>
        <w:pStyle w:val="AttrFuncSubheading"/>
      </w:pPr>
      <w:r>
        <w:t>Parameters</w:t>
      </w:r>
    </w:p>
    <w:tbl>
      <w:tblPr>
        <w:tblW w:w="8730" w:type="dxa"/>
        <w:tblInd w:w="800" w:type="dxa"/>
        <w:tblLayout w:type="fixed"/>
        <w:tblCellMar>
          <w:left w:w="80" w:type="dxa"/>
          <w:right w:w="80" w:type="dxa"/>
        </w:tblCellMar>
        <w:tblLook w:val="0000"/>
      </w:tblPr>
      <w:tblGrid>
        <w:gridCol w:w="2430"/>
        <w:gridCol w:w="4320"/>
        <w:gridCol w:w="1980"/>
      </w:tblGrid>
      <w:tr w:rsidR="006F3922" w:rsidTr="007133DF">
        <w:trPr>
          <w:cantSplit/>
        </w:trPr>
        <w:tc>
          <w:tcPr>
            <w:tcW w:w="2430" w:type="dxa"/>
            <w:tcBorders>
              <w:top w:val="single" w:sz="6" w:space="0" w:color="auto"/>
              <w:left w:val="single" w:sz="6" w:space="0" w:color="auto"/>
              <w:right w:val="single" w:sz="6" w:space="0" w:color="auto"/>
            </w:tcBorders>
          </w:tcPr>
          <w:p w:rsidR="006F3922" w:rsidRDefault="006F3922" w:rsidP="007133DF">
            <w:pPr>
              <w:pStyle w:val="TableHead"/>
            </w:pPr>
            <w:r>
              <w:t>Inputs</w:t>
            </w:r>
          </w:p>
        </w:tc>
        <w:tc>
          <w:tcPr>
            <w:tcW w:w="4320" w:type="dxa"/>
            <w:tcBorders>
              <w:top w:val="single" w:sz="6" w:space="0" w:color="auto"/>
              <w:left w:val="single" w:sz="6" w:space="0" w:color="auto"/>
              <w:right w:val="single" w:sz="6" w:space="0" w:color="auto"/>
            </w:tcBorders>
          </w:tcPr>
          <w:p w:rsidR="006F3922" w:rsidRDefault="006F3922" w:rsidP="007133DF">
            <w:pPr>
              <w:pStyle w:val="TableHead"/>
            </w:pPr>
            <w:r>
              <w:t>Description</w:t>
            </w:r>
          </w:p>
        </w:tc>
        <w:tc>
          <w:tcPr>
            <w:tcW w:w="1980" w:type="dxa"/>
            <w:tcBorders>
              <w:top w:val="single" w:sz="6" w:space="0" w:color="auto"/>
              <w:left w:val="single" w:sz="6" w:space="0" w:color="auto"/>
              <w:right w:val="single" w:sz="6" w:space="0" w:color="auto"/>
            </w:tcBorders>
          </w:tcPr>
          <w:p w:rsidR="006F3922" w:rsidRDefault="006F3922" w:rsidP="007133DF">
            <w:pPr>
              <w:pStyle w:val="TableHead"/>
            </w:pPr>
            <w:r>
              <w:t>Base Type</w:t>
            </w:r>
          </w:p>
        </w:tc>
      </w:tr>
      <w:tr w:rsidR="006F3922" w:rsidTr="007133DF">
        <w:trPr>
          <w:cantSplit/>
        </w:trPr>
        <w:tc>
          <w:tcPr>
            <w:tcW w:w="2430" w:type="dxa"/>
            <w:tcBorders>
              <w:top w:val="double" w:sz="6" w:space="0" w:color="auto"/>
              <w:left w:val="single" w:sz="6" w:space="0" w:color="auto"/>
              <w:right w:val="single" w:sz="6" w:space="0" w:color="auto"/>
            </w:tcBorders>
          </w:tcPr>
          <w:p w:rsidR="006F3922" w:rsidRDefault="006F3922" w:rsidP="007133DF">
            <w:pPr>
              <w:pStyle w:val="TableCellCourierNew"/>
            </w:pPr>
            <w:r>
              <w:t>Vi</w:t>
            </w:r>
          </w:p>
        </w:tc>
        <w:tc>
          <w:tcPr>
            <w:tcW w:w="4320" w:type="dxa"/>
            <w:tcBorders>
              <w:top w:val="double" w:sz="6" w:space="0" w:color="auto"/>
              <w:left w:val="single" w:sz="6" w:space="0" w:color="auto"/>
              <w:right w:val="single" w:sz="6" w:space="0" w:color="auto"/>
            </w:tcBorders>
          </w:tcPr>
          <w:p w:rsidR="006F3922" w:rsidRDefault="006F3922" w:rsidP="007133DF">
            <w:pPr>
              <w:pStyle w:val="TableCell"/>
            </w:pPr>
            <w:r>
              <w:t>Instrument handle</w:t>
            </w:r>
          </w:p>
        </w:tc>
        <w:tc>
          <w:tcPr>
            <w:tcW w:w="1980" w:type="dxa"/>
            <w:tcBorders>
              <w:top w:val="double" w:sz="6" w:space="0" w:color="auto"/>
              <w:left w:val="single" w:sz="6" w:space="0" w:color="auto"/>
              <w:right w:val="single" w:sz="6" w:space="0" w:color="auto"/>
            </w:tcBorders>
          </w:tcPr>
          <w:p w:rsidR="006F3922" w:rsidRDefault="006F3922" w:rsidP="007133DF">
            <w:pPr>
              <w:pStyle w:val="TableCellCourierNew"/>
            </w:pPr>
            <w:r>
              <w:t>ViSession</w:t>
            </w:r>
          </w:p>
        </w:tc>
      </w:tr>
      <w:tr w:rsidR="006F3922" w:rsidTr="007133DF">
        <w:trPr>
          <w:cantSplit/>
        </w:trPr>
        <w:tc>
          <w:tcPr>
            <w:tcW w:w="2430" w:type="dxa"/>
            <w:tcBorders>
              <w:top w:val="single" w:sz="6" w:space="0" w:color="auto"/>
              <w:left w:val="single" w:sz="6" w:space="0" w:color="auto"/>
              <w:bottom w:val="single" w:sz="6" w:space="0" w:color="auto"/>
              <w:right w:val="single" w:sz="6" w:space="0" w:color="auto"/>
            </w:tcBorders>
          </w:tcPr>
          <w:p w:rsidR="006F3922" w:rsidRDefault="0037102B" w:rsidP="007133DF">
            <w:pPr>
              <w:pStyle w:val="TableCellCourierNew"/>
            </w:pPr>
            <w:r>
              <w:t>Channel</w:t>
            </w:r>
            <w:r w:rsidR="006F3922">
              <w:t>Index</w:t>
            </w:r>
          </w:p>
        </w:tc>
        <w:tc>
          <w:tcPr>
            <w:tcW w:w="4320" w:type="dxa"/>
            <w:tcBorders>
              <w:top w:val="single" w:sz="6" w:space="0" w:color="auto"/>
              <w:left w:val="single" w:sz="6" w:space="0" w:color="auto"/>
              <w:bottom w:val="single" w:sz="6" w:space="0" w:color="auto"/>
              <w:right w:val="single" w:sz="6" w:space="0" w:color="auto"/>
            </w:tcBorders>
          </w:tcPr>
          <w:p w:rsidR="006F3922" w:rsidRDefault="006F3922" w:rsidP="007133DF">
            <w:pPr>
              <w:pStyle w:val="TableCell"/>
            </w:pPr>
            <w:r>
              <w:t>A one-based index that defines which name to return.</w:t>
            </w:r>
          </w:p>
        </w:tc>
        <w:tc>
          <w:tcPr>
            <w:tcW w:w="1980" w:type="dxa"/>
            <w:tcBorders>
              <w:top w:val="single" w:sz="6" w:space="0" w:color="auto"/>
              <w:left w:val="single" w:sz="6" w:space="0" w:color="auto"/>
              <w:bottom w:val="single" w:sz="6" w:space="0" w:color="auto"/>
              <w:right w:val="single" w:sz="6" w:space="0" w:color="auto"/>
            </w:tcBorders>
          </w:tcPr>
          <w:p w:rsidR="006F3922" w:rsidRDefault="006F3922" w:rsidP="007133DF">
            <w:pPr>
              <w:pStyle w:val="TableCellCourierNew"/>
            </w:pPr>
            <w:r>
              <w:t>ViInt32</w:t>
            </w:r>
          </w:p>
        </w:tc>
      </w:tr>
      <w:tr w:rsidR="006F3922" w:rsidTr="007133DF">
        <w:trPr>
          <w:cantSplit/>
        </w:trPr>
        <w:tc>
          <w:tcPr>
            <w:tcW w:w="2430" w:type="dxa"/>
            <w:tcBorders>
              <w:top w:val="single" w:sz="6" w:space="0" w:color="auto"/>
              <w:left w:val="single" w:sz="6" w:space="0" w:color="auto"/>
              <w:bottom w:val="single" w:sz="6" w:space="0" w:color="auto"/>
              <w:right w:val="single" w:sz="6" w:space="0" w:color="auto"/>
            </w:tcBorders>
          </w:tcPr>
          <w:p w:rsidR="006F3922" w:rsidRDefault="0037102B" w:rsidP="007133DF">
            <w:pPr>
              <w:pStyle w:val="TableCellCourierNew"/>
            </w:pPr>
            <w:r>
              <w:t>Channel</w:t>
            </w:r>
            <w:r w:rsidR="006F3922">
              <w:t>NameBufferSize</w:t>
            </w:r>
          </w:p>
        </w:tc>
        <w:tc>
          <w:tcPr>
            <w:tcW w:w="4320" w:type="dxa"/>
            <w:tcBorders>
              <w:top w:val="single" w:sz="6" w:space="0" w:color="auto"/>
              <w:left w:val="single" w:sz="6" w:space="0" w:color="auto"/>
              <w:bottom w:val="single" w:sz="6" w:space="0" w:color="auto"/>
              <w:right w:val="single" w:sz="6" w:space="0" w:color="auto"/>
            </w:tcBorders>
          </w:tcPr>
          <w:p w:rsidR="006F3922" w:rsidRDefault="006F3922" w:rsidP="007133DF">
            <w:pPr>
              <w:pStyle w:val="TableCell"/>
            </w:pPr>
            <w:r>
              <w:t>The number of bytes in the ViChar array that the user specifies for the Source</w:t>
            </w:r>
            <w:r>
              <w:rPr>
                <w:rStyle w:val="monospace"/>
              </w:rPr>
              <w:t>Name</w:t>
            </w:r>
            <w:r>
              <w:t xml:space="preserve"> parameter.</w:t>
            </w:r>
          </w:p>
        </w:tc>
        <w:tc>
          <w:tcPr>
            <w:tcW w:w="1980" w:type="dxa"/>
            <w:tcBorders>
              <w:top w:val="single" w:sz="6" w:space="0" w:color="auto"/>
              <w:left w:val="single" w:sz="6" w:space="0" w:color="auto"/>
              <w:bottom w:val="single" w:sz="6" w:space="0" w:color="auto"/>
              <w:right w:val="single" w:sz="6" w:space="0" w:color="auto"/>
            </w:tcBorders>
          </w:tcPr>
          <w:p w:rsidR="006F3922" w:rsidRDefault="006F3922" w:rsidP="007133DF">
            <w:pPr>
              <w:pStyle w:val="TableCellCourierNew"/>
            </w:pPr>
            <w:r>
              <w:t>ViInt32</w:t>
            </w:r>
          </w:p>
        </w:tc>
      </w:tr>
    </w:tbl>
    <w:p w:rsidR="006F3922" w:rsidRDefault="006F3922" w:rsidP="006F3922">
      <w:pPr>
        <w:rPr>
          <w:color w:val="000000"/>
          <w:lang w:val="fr-FR"/>
        </w:rPr>
      </w:pPr>
    </w:p>
    <w:tbl>
      <w:tblPr>
        <w:tblW w:w="8730" w:type="dxa"/>
        <w:tblInd w:w="800" w:type="dxa"/>
        <w:tblLayout w:type="fixed"/>
        <w:tblCellMar>
          <w:left w:w="80" w:type="dxa"/>
          <w:right w:w="80" w:type="dxa"/>
        </w:tblCellMar>
        <w:tblLook w:val="0000"/>
      </w:tblPr>
      <w:tblGrid>
        <w:gridCol w:w="2430"/>
        <w:gridCol w:w="4320"/>
        <w:gridCol w:w="1980"/>
      </w:tblGrid>
      <w:tr w:rsidR="006F3922" w:rsidTr="007133DF">
        <w:trPr>
          <w:cantSplit/>
        </w:trPr>
        <w:tc>
          <w:tcPr>
            <w:tcW w:w="2430" w:type="dxa"/>
            <w:tcBorders>
              <w:top w:val="single" w:sz="6" w:space="0" w:color="auto"/>
              <w:left w:val="single" w:sz="6" w:space="0" w:color="auto"/>
              <w:right w:val="single" w:sz="6" w:space="0" w:color="auto"/>
            </w:tcBorders>
          </w:tcPr>
          <w:p w:rsidR="006F3922" w:rsidRDefault="006F3922" w:rsidP="007133DF">
            <w:pPr>
              <w:pStyle w:val="TableHead"/>
              <w:rPr>
                <w:lang w:val="fr-FR"/>
              </w:rPr>
            </w:pPr>
            <w:r>
              <w:rPr>
                <w:lang w:val="fr-FR"/>
              </w:rPr>
              <w:t>Outputs</w:t>
            </w:r>
          </w:p>
        </w:tc>
        <w:tc>
          <w:tcPr>
            <w:tcW w:w="4320" w:type="dxa"/>
            <w:tcBorders>
              <w:top w:val="single" w:sz="6" w:space="0" w:color="auto"/>
              <w:left w:val="single" w:sz="6" w:space="0" w:color="auto"/>
              <w:right w:val="single" w:sz="6" w:space="0" w:color="auto"/>
            </w:tcBorders>
          </w:tcPr>
          <w:p w:rsidR="006F3922" w:rsidRDefault="006F3922" w:rsidP="007133DF">
            <w:pPr>
              <w:pStyle w:val="TableHead"/>
              <w:rPr>
                <w:lang w:val="fr-FR"/>
              </w:rPr>
            </w:pPr>
            <w:r>
              <w:rPr>
                <w:lang w:val="fr-FR"/>
              </w:rPr>
              <w:t>Description</w:t>
            </w:r>
          </w:p>
        </w:tc>
        <w:tc>
          <w:tcPr>
            <w:tcW w:w="1980" w:type="dxa"/>
            <w:tcBorders>
              <w:top w:val="single" w:sz="6" w:space="0" w:color="auto"/>
              <w:left w:val="single" w:sz="6" w:space="0" w:color="auto"/>
              <w:right w:val="single" w:sz="6" w:space="0" w:color="auto"/>
            </w:tcBorders>
          </w:tcPr>
          <w:p w:rsidR="006F3922" w:rsidRDefault="006F3922" w:rsidP="007133DF">
            <w:pPr>
              <w:pStyle w:val="TableHead"/>
            </w:pPr>
            <w:r>
              <w:t>Base Type</w:t>
            </w:r>
          </w:p>
        </w:tc>
      </w:tr>
      <w:tr w:rsidR="006F3922" w:rsidTr="007133DF">
        <w:trPr>
          <w:cantSplit/>
        </w:trPr>
        <w:tc>
          <w:tcPr>
            <w:tcW w:w="2430" w:type="dxa"/>
            <w:tcBorders>
              <w:top w:val="double" w:sz="6" w:space="0" w:color="auto"/>
              <w:left w:val="single" w:sz="6" w:space="0" w:color="auto"/>
              <w:bottom w:val="single" w:sz="6" w:space="0" w:color="auto"/>
              <w:right w:val="single" w:sz="6" w:space="0" w:color="auto"/>
            </w:tcBorders>
          </w:tcPr>
          <w:p w:rsidR="006F3922" w:rsidRDefault="0037102B" w:rsidP="007133DF">
            <w:pPr>
              <w:pStyle w:val="TableCellCourierNew"/>
            </w:pPr>
            <w:r>
              <w:t>Channel</w:t>
            </w:r>
            <w:r w:rsidR="006F3922">
              <w:t>Name</w:t>
            </w:r>
          </w:p>
        </w:tc>
        <w:tc>
          <w:tcPr>
            <w:tcW w:w="4320" w:type="dxa"/>
            <w:tcBorders>
              <w:top w:val="double" w:sz="6" w:space="0" w:color="auto"/>
              <w:left w:val="single" w:sz="6" w:space="0" w:color="auto"/>
              <w:bottom w:val="single" w:sz="6" w:space="0" w:color="auto"/>
              <w:right w:val="single" w:sz="6" w:space="0" w:color="auto"/>
            </w:tcBorders>
          </w:tcPr>
          <w:p w:rsidR="006F3922" w:rsidRDefault="006F3922" w:rsidP="007133DF">
            <w:pPr>
              <w:pStyle w:val="TableCell"/>
            </w:pPr>
            <w:r>
              <w:t xml:space="preserve">A user-allocated (for IVI-C) or driver-allocated (for IVI-COM) buffer into which the driver stores the </w:t>
            </w:r>
            <w:r w:rsidR="004F428E">
              <w:t xml:space="preserve">channel </w:t>
            </w:r>
            <w:r>
              <w:t>name.</w:t>
            </w:r>
          </w:p>
          <w:p w:rsidR="006F3922" w:rsidRDefault="006F3922" w:rsidP="007133DF">
            <w:pPr>
              <w:pStyle w:val="TableCell"/>
            </w:pPr>
            <w:r>
              <w:t xml:space="preserve">The caller may pass </w:t>
            </w:r>
            <w:r>
              <w:rPr>
                <w:rStyle w:val="monospace"/>
              </w:rPr>
              <w:t>VI_NULL</w:t>
            </w:r>
            <w:r>
              <w:t xml:space="preserve"> for this parameter if the </w:t>
            </w:r>
            <w:r w:rsidR="005E1EAF">
              <w:rPr>
                <w:rStyle w:val="monospace"/>
              </w:rPr>
              <w:t>ChannelName</w:t>
            </w:r>
            <w:r>
              <w:rPr>
                <w:rStyle w:val="monospace"/>
              </w:rPr>
              <w:t>BufferSize</w:t>
            </w:r>
            <w:r>
              <w:t xml:space="preserve"> parameter is 0.</w:t>
            </w:r>
          </w:p>
        </w:tc>
        <w:tc>
          <w:tcPr>
            <w:tcW w:w="1980" w:type="dxa"/>
            <w:tcBorders>
              <w:top w:val="double" w:sz="6" w:space="0" w:color="auto"/>
              <w:left w:val="single" w:sz="6" w:space="0" w:color="auto"/>
              <w:bottom w:val="single" w:sz="6" w:space="0" w:color="auto"/>
              <w:right w:val="single" w:sz="6" w:space="0" w:color="auto"/>
            </w:tcBorders>
          </w:tcPr>
          <w:p w:rsidR="006F3922" w:rsidRDefault="006F3922" w:rsidP="007133DF">
            <w:pPr>
              <w:pStyle w:val="TableCellCourierNew"/>
            </w:pPr>
            <w:r>
              <w:t>ViChar[]</w:t>
            </w:r>
          </w:p>
        </w:tc>
      </w:tr>
    </w:tbl>
    <w:p w:rsidR="006F3922" w:rsidRDefault="006F3922" w:rsidP="006F3922">
      <w:pPr>
        <w:pStyle w:val="AttrFuncSubheading"/>
      </w:pPr>
      <w:r>
        <w:t>Return Values</w:t>
      </w:r>
      <w:r w:rsidR="00C338E7">
        <w:t xml:space="preserve"> (C)</w:t>
      </w:r>
    </w:p>
    <w:p w:rsidR="006F3922" w:rsidRDefault="006F3922" w:rsidP="006F3922">
      <w:pPr>
        <w:pStyle w:val="Body1"/>
        <w:rPr>
          <w:color w:val="000000"/>
        </w:rPr>
      </w:pPr>
      <w:r>
        <w:rPr>
          <w:color w:val="000000"/>
        </w:rPr>
        <w:t xml:space="preserve">The </w:t>
      </w:r>
      <w:r>
        <w:rPr>
          <w:rStyle w:val="Italic"/>
          <w:color w:val="000000"/>
        </w:rPr>
        <w:t>IVI-3.2: Inherent Capabilities Specification</w:t>
      </w:r>
      <w:r>
        <w:rPr>
          <w:color w:val="000000"/>
        </w:rPr>
        <w:t xml:space="preserve"> defines general status codes that this function can return.</w:t>
      </w:r>
    </w:p>
    <w:p w:rsidR="007B2184" w:rsidRDefault="007B2184" w:rsidP="00CB61A2">
      <w:pPr>
        <w:pStyle w:val="Heading3"/>
        <w:pageBreakBefore/>
        <w:ind w:left="634"/>
      </w:pPr>
      <w:bookmarkStart w:id="332" w:name="_Toc304583637"/>
      <w:bookmarkStart w:id="333" w:name="_Toc306374488"/>
      <w:r>
        <w:lastRenderedPageBreak/>
        <w:t xml:space="preserve">Get Trigger Source Name (IVI-C </w:t>
      </w:r>
      <w:r w:rsidR="009B41F3">
        <w:t>Only</w:t>
      </w:r>
      <w:r>
        <w:t>)</w:t>
      </w:r>
      <w:bookmarkEnd w:id="332"/>
      <w:bookmarkEnd w:id="333"/>
    </w:p>
    <w:p w:rsidR="007B2184" w:rsidRDefault="007B2184" w:rsidP="007B2184">
      <w:pPr>
        <w:pStyle w:val="AttrFuncSubheading"/>
      </w:pPr>
      <w:r>
        <w:t>Description</w:t>
      </w:r>
    </w:p>
    <w:p w:rsidR="002B196B" w:rsidRDefault="002B196B" w:rsidP="002B196B">
      <w:pPr>
        <w:pStyle w:val="Body"/>
        <w:spacing w:line="240" w:lineRule="exact"/>
      </w:pPr>
      <w:r w:rsidRPr="00555D6A">
        <w:t xml:space="preserve">This function returns the specific driver defined </w:t>
      </w:r>
      <w:r>
        <w:t>trigger source</w:t>
      </w:r>
      <w:r w:rsidRPr="00555D6A">
        <w:t xml:space="preserve"> name that corresponds to the one-based index that the user specifies</w:t>
      </w:r>
      <w:r w:rsidR="0080634C">
        <w:t xml:space="preserve">. </w:t>
      </w:r>
      <w:r>
        <w:t>If the driver defines a qualified trigger source name, this function returns the qualified name</w:t>
      </w:r>
      <w:r w:rsidR="0080634C">
        <w:t xml:space="preserve">. </w:t>
      </w:r>
      <w:r w:rsidRPr="00555D6A">
        <w:t xml:space="preserve">If the value that the user passes for the </w:t>
      </w:r>
      <w:r w:rsidRPr="00555D6A">
        <w:rPr>
          <w:rFonts w:ascii="Courier New" w:hAnsi="Courier New"/>
          <w:sz w:val="18"/>
        </w:rPr>
        <w:t>Index</w:t>
      </w:r>
      <w:r w:rsidRPr="00555D6A">
        <w:t xml:space="preserve"> parameter is less than one or greater than the value of the </w:t>
      </w:r>
      <w:r>
        <w:t xml:space="preserve">Trigger Source </w:t>
      </w:r>
      <w:r w:rsidR="000D5897">
        <w:t xml:space="preserve">Count </w:t>
      </w:r>
      <w:r w:rsidRPr="00555D6A">
        <w:t xml:space="preserve">attribute, the function returns an empty string in the </w:t>
      </w:r>
      <w:r w:rsidRPr="00555D6A">
        <w:rPr>
          <w:rFonts w:ascii="Courier New" w:hAnsi="Courier New"/>
          <w:sz w:val="18"/>
        </w:rPr>
        <w:t>Name</w:t>
      </w:r>
      <w:r w:rsidRPr="00555D6A">
        <w:t xml:space="preserve"> parameter and returns the Invalid Value error.</w:t>
      </w:r>
    </w:p>
    <w:p w:rsidR="00774972" w:rsidRDefault="00774972" w:rsidP="00774972">
      <w:pPr>
        <w:pStyle w:val="AttrFuncSubheading"/>
      </w:pPr>
      <w:r>
        <w:t>.NET Method Prototype</w:t>
      </w:r>
    </w:p>
    <w:p w:rsidR="00774972" w:rsidRPr="002E7B06" w:rsidRDefault="00774972" w:rsidP="00774972">
      <w:pPr>
        <w:pStyle w:val="Code1"/>
        <w:tabs>
          <w:tab w:val="clear" w:pos="720"/>
          <w:tab w:val="clear" w:pos="3240"/>
        </w:tabs>
        <w:ind w:left="3204" w:hanging="2484"/>
      </w:pPr>
      <w:r w:rsidRPr="002E7B06">
        <w:t>N/A</w:t>
      </w:r>
    </w:p>
    <w:p w:rsidR="00774972" w:rsidRPr="001860D1" w:rsidRDefault="00774972" w:rsidP="00774972">
      <w:pPr>
        <w:pStyle w:val="Code1"/>
        <w:tabs>
          <w:tab w:val="clear" w:pos="720"/>
          <w:tab w:val="clear" w:pos="3240"/>
        </w:tabs>
        <w:ind w:left="3204" w:hanging="2484"/>
      </w:pPr>
      <w:r w:rsidRPr="001860D1">
        <w:rPr>
          <w:rFonts w:ascii="Times New Roman" w:hAnsi="Times New Roman"/>
          <w:sz w:val="20"/>
        </w:rPr>
        <w:t>(Use the</w:t>
      </w:r>
      <w:r w:rsidRPr="001860D1">
        <w:t xml:space="preserve"> </w:t>
      </w:r>
      <w:r>
        <w:t>Trigger.Sources[]</w:t>
      </w:r>
      <w:r w:rsidRPr="001860D1">
        <w:t xml:space="preserve">.Name </w:t>
      </w:r>
      <w:r w:rsidRPr="001860D1">
        <w:rPr>
          <w:rFonts w:ascii="Times New Roman" w:hAnsi="Times New Roman"/>
          <w:sz w:val="20"/>
        </w:rPr>
        <w:t>property)</w:t>
      </w:r>
    </w:p>
    <w:p w:rsidR="007B2184" w:rsidRDefault="007B2184" w:rsidP="007B2184">
      <w:pPr>
        <w:pStyle w:val="AttrFuncSubheading"/>
      </w:pPr>
      <w:r>
        <w:t>COM Method Prototype</w:t>
      </w:r>
    </w:p>
    <w:p w:rsidR="007B2184" w:rsidRPr="002E7B06" w:rsidRDefault="007B2184" w:rsidP="007B2184">
      <w:pPr>
        <w:pStyle w:val="Code1"/>
        <w:tabs>
          <w:tab w:val="clear" w:pos="720"/>
          <w:tab w:val="clear" w:pos="3240"/>
        </w:tabs>
        <w:ind w:left="3204" w:hanging="2484"/>
      </w:pPr>
      <w:r w:rsidRPr="002E7B06">
        <w:t>N/A</w:t>
      </w:r>
    </w:p>
    <w:p w:rsidR="007B2184" w:rsidRPr="001860D1" w:rsidRDefault="007B2184" w:rsidP="007B2184">
      <w:pPr>
        <w:pStyle w:val="Code1"/>
        <w:tabs>
          <w:tab w:val="clear" w:pos="720"/>
          <w:tab w:val="clear" w:pos="3240"/>
        </w:tabs>
        <w:ind w:left="3204" w:hanging="2484"/>
      </w:pPr>
      <w:r w:rsidRPr="001860D1">
        <w:rPr>
          <w:rFonts w:ascii="Times New Roman" w:hAnsi="Times New Roman"/>
          <w:sz w:val="20"/>
        </w:rPr>
        <w:t>(Use the</w:t>
      </w:r>
      <w:r w:rsidRPr="001860D1">
        <w:t xml:space="preserve"> </w:t>
      </w:r>
      <w:r>
        <w:t>Trigger.Sources</w:t>
      </w:r>
      <w:r w:rsidRPr="001860D1">
        <w:t xml:space="preserve">.Item().Name </w:t>
      </w:r>
      <w:r w:rsidRPr="001860D1">
        <w:rPr>
          <w:rFonts w:ascii="Times New Roman" w:hAnsi="Times New Roman"/>
          <w:sz w:val="20"/>
        </w:rPr>
        <w:t>property)</w:t>
      </w:r>
    </w:p>
    <w:p w:rsidR="007B2184" w:rsidRDefault="007B2184" w:rsidP="007B2184">
      <w:pPr>
        <w:pStyle w:val="AttrFuncSubheading"/>
      </w:pPr>
      <w:r>
        <w:t>C Prototype</w:t>
      </w:r>
    </w:p>
    <w:p w:rsidR="007B2184" w:rsidRDefault="007B2184" w:rsidP="007B2184">
      <w:pPr>
        <w:pStyle w:val="Code1"/>
        <w:rPr>
          <w:color w:val="000000"/>
        </w:rPr>
      </w:pPr>
      <w:r>
        <w:rPr>
          <w:color w:val="000000"/>
        </w:rPr>
        <w:t>ViStatus Ivi</w:t>
      </w:r>
      <w:r w:rsidR="00EB4211">
        <w:rPr>
          <w:color w:val="000000"/>
        </w:rPr>
        <w:t>Digitizer</w:t>
      </w:r>
      <w:r>
        <w:rPr>
          <w:color w:val="000000"/>
        </w:rPr>
        <w:t>_GetTriggerSourceName (ViSession Vi,</w:t>
      </w:r>
      <w:r>
        <w:rPr>
          <w:color w:val="000000"/>
        </w:rPr>
        <w:br/>
        <w:t xml:space="preserve">                                  </w:t>
      </w:r>
      <w:r w:rsidR="00B1613B">
        <w:rPr>
          <w:color w:val="000000"/>
        </w:rPr>
        <w:t xml:space="preserve">          </w:t>
      </w:r>
      <w:r>
        <w:rPr>
          <w:color w:val="000000"/>
        </w:rPr>
        <w:t xml:space="preserve">ViInt32 SourceIndex, </w:t>
      </w:r>
      <w:r>
        <w:rPr>
          <w:color w:val="000000"/>
        </w:rPr>
        <w:br/>
        <w:t xml:space="preserve">                                  </w:t>
      </w:r>
      <w:r w:rsidR="00B1613B">
        <w:rPr>
          <w:color w:val="000000"/>
        </w:rPr>
        <w:t xml:space="preserve">          </w:t>
      </w:r>
      <w:r>
        <w:rPr>
          <w:color w:val="000000"/>
        </w:rPr>
        <w:t>ViInt32 SourceNameBufferSize,</w:t>
      </w:r>
      <w:r>
        <w:rPr>
          <w:color w:val="000000"/>
        </w:rPr>
        <w:br/>
        <w:t xml:space="preserve">                                  </w:t>
      </w:r>
      <w:r w:rsidR="00B1613B">
        <w:rPr>
          <w:color w:val="000000"/>
        </w:rPr>
        <w:t xml:space="preserve">          </w:t>
      </w:r>
      <w:r>
        <w:rPr>
          <w:color w:val="000000"/>
        </w:rPr>
        <w:t>ViChar SourceName[]);</w:t>
      </w:r>
    </w:p>
    <w:p w:rsidR="007B2184" w:rsidRDefault="007B2184" w:rsidP="007B2184">
      <w:pPr>
        <w:pStyle w:val="AttrFuncSubheading"/>
      </w:pPr>
      <w:r>
        <w:t>Parameters</w:t>
      </w:r>
    </w:p>
    <w:tbl>
      <w:tblPr>
        <w:tblW w:w="8730" w:type="dxa"/>
        <w:tblInd w:w="800" w:type="dxa"/>
        <w:tblLayout w:type="fixed"/>
        <w:tblCellMar>
          <w:left w:w="80" w:type="dxa"/>
          <w:right w:w="80" w:type="dxa"/>
        </w:tblCellMar>
        <w:tblLook w:val="0000"/>
      </w:tblPr>
      <w:tblGrid>
        <w:gridCol w:w="2430"/>
        <w:gridCol w:w="4320"/>
        <w:gridCol w:w="1980"/>
      </w:tblGrid>
      <w:tr w:rsidR="007B2184" w:rsidTr="007B2184">
        <w:trPr>
          <w:cantSplit/>
        </w:trPr>
        <w:tc>
          <w:tcPr>
            <w:tcW w:w="2430" w:type="dxa"/>
            <w:tcBorders>
              <w:top w:val="single" w:sz="6" w:space="0" w:color="auto"/>
              <w:left w:val="single" w:sz="6" w:space="0" w:color="auto"/>
              <w:right w:val="single" w:sz="6" w:space="0" w:color="auto"/>
            </w:tcBorders>
          </w:tcPr>
          <w:p w:rsidR="007B2184" w:rsidRDefault="007B2184" w:rsidP="007469BC">
            <w:pPr>
              <w:pStyle w:val="TableHead"/>
            </w:pPr>
            <w:r>
              <w:t>Inputs</w:t>
            </w:r>
          </w:p>
        </w:tc>
        <w:tc>
          <w:tcPr>
            <w:tcW w:w="4320" w:type="dxa"/>
            <w:tcBorders>
              <w:top w:val="single" w:sz="6" w:space="0" w:color="auto"/>
              <w:left w:val="single" w:sz="6" w:space="0" w:color="auto"/>
              <w:right w:val="single" w:sz="6" w:space="0" w:color="auto"/>
            </w:tcBorders>
          </w:tcPr>
          <w:p w:rsidR="007B2184" w:rsidRDefault="007B2184" w:rsidP="007469BC">
            <w:pPr>
              <w:pStyle w:val="TableHead"/>
            </w:pPr>
            <w:r>
              <w:t>Description</w:t>
            </w:r>
          </w:p>
        </w:tc>
        <w:tc>
          <w:tcPr>
            <w:tcW w:w="1980" w:type="dxa"/>
            <w:tcBorders>
              <w:top w:val="single" w:sz="6" w:space="0" w:color="auto"/>
              <w:left w:val="single" w:sz="6" w:space="0" w:color="auto"/>
              <w:right w:val="single" w:sz="6" w:space="0" w:color="auto"/>
            </w:tcBorders>
          </w:tcPr>
          <w:p w:rsidR="007B2184" w:rsidRDefault="007B2184" w:rsidP="007469BC">
            <w:pPr>
              <w:pStyle w:val="TableHead"/>
            </w:pPr>
            <w:r>
              <w:t>Base Type</w:t>
            </w:r>
          </w:p>
        </w:tc>
      </w:tr>
      <w:tr w:rsidR="007B2184" w:rsidTr="007B2184">
        <w:trPr>
          <w:cantSplit/>
        </w:trPr>
        <w:tc>
          <w:tcPr>
            <w:tcW w:w="2430" w:type="dxa"/>
            <w:tcBorders>
              <w:top w:val="double" w:sz="6" w:space="0" w:color="auto"/>
              <w:left w:val="single" w:sz="6" w:space="0" w:color="auto"/>
              <w:right w:val="single" w:sz="6" w:space="0" w:color="auto"/>
            </w:tcBorders>
          </w:tcPr>
          <w:p w:rsidR="007B2184" w:rsidRDefault="007B2184" w:rsidP="007469BC">
            <w:pPr>
              <w:pStyle w:val="TableCellCourierNew"/>
            </w:pPr>
            <w:r>
              <w:t>Vi</w:t>
            </w:r>
          </w:p>
        </w:tc>
        <w:tc>
          <w:tcPr>
            <w:tcW w:w="4320" w:type="dxa"/>
            <w:tcBorders>
              <w:top w:val="double" w:sz="6" w:space="0" w:color="auto"/>
              <w:left w:val="single" w:sz="6" w:space="0" w:color="auto"/>
              <w:right w:val="single" w:sz="6" w:space="0" w:color="auto"/>
            </w:tcBorders>
          </w:tcPr>
          <w:p w:rsidR="007B2184" w:rsidRDefault="007B2184" w:rsidP="007469BC">
            <w:pPr>
              <w:pStyle w:val="TableCell"/>
            </w:pPr>
            <w:r>
              <w:t>Instrument handle</w:t>
            </w:r>
          </w:p>
        </w:tc>
        <w:tc>
          <w:tcPr>
            <w:tcW w:w="1980" w:type="dxa"/>
            <w:tcBorders>
              <w:top w:val="double" w:sz="6" w:space="0" w:color="auto"/>
              <w:left w:val="single" w:sz="6" w:space="0" w:color="auto"/>
              <w:right w:val="single" w:sz="6" w:space="0" w:color="auto"/>
            </w:tcBorders>
          </w:tcPr>
          <w:p w:rsidR="007B2184" w:rsidRDefault="007B2184" w:rsidP="007469BC">
            <w:pPr>
              <w:pStyle w:val="TableCellCourierNew"/>
            </w:pPr>
            <w:r>
              <w:t>ViSession</w:t>
            </w:r>
          </w:p>
        </w:tc>
      </w:tr>
      <w:tr w:rsidR="007B2184" w:rsidTr="007B2184">
        <w:trPr>
          <w:cantSplit/>
        </w:trPr>
        <w:tc>
          <w:tcPr>
            <w:tcW w:w="243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CourierNew"/>
            </w:pPr>
            <w:r>
              <w:t>SourceIndex</w:t>
            </w:r>
          </w:p>
        </w:tc>
        <w:tc>
          <w:tcPr>
            <w:tcW w:w="432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
            </w:pPr>
            <w:r>
              <w:t>A one-based index that defines which name to return.</w:t>
            </w:r>
          </w:p>
        </w:tc>
        <w:tc>
          <w:tcPr>
            <w:tcW w:w="198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CourierNew"/>
            </w:pPr>
            <w:r>
              <w:t>ViInt32</w:t>
            </w:r>
          </w:p>
        </w:tc>
      </w:tr>
      <w:tr w:rsidR="007B2184" w:rsidTr="007B2184">
        <w:trPr>
          <w:cantSplit/>
        </w:trPr>
        <w:tc>
          <w:tcPr>
            <w:tcW w:w="243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CourierNew"/>
            </w:pPr>
            <w:r>
              <w:t>SourceNameBufferSize</w:t>
            </w:r>
          </w:p>
        </w:tc>
        <w:tc>
          <w:tcPr>
            <w:tcW w:w="432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
            </w:pPr>
            <w:r>
              <w:t>The number of bytes in the ViChar array that the user specifies for the Source</w:t>
            </w:r>
            <w:r>
              <w:rPr>
                <w:rStyle w:val="monospace"/>
              </w:rPr>
              <w:t>Name</w:t>
            </w:r>
            <w:r>
              <w:t xml:space="preserve"> parameter.</w:t>
            </w:r>
          </w:p>
        </w:tc>
        <w:tc>
          <w:tcPr>
            <w:tcW w:w="198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CourierNew"/>
            </w:pPr>
            <w:r>
              <w:t>ViInt32</w:t>
            </w:r>
          </w:p>
        </w:tc>
      </w:tr>
    </w:tbl>
    <w:p w:rsidR="007B2184" w:rsidRDefault="007B2184" w:rsidP="007B2184">
      <w:pPr>
        <w:rPr>
          <w:color w:val="000000"/>
          <w:lang w:val="fr-FR"/>
        </w:rPr>
      </w:pPr>
    </w:p>
    <w:tbl>
      <w:tblPr>
        <w:tblW w:w="8730" w:type="dxa"/>
        <w:tblInd w:w="800" w:type="dxa"/>
        <w:tblLayout w:type="fixed"/>
        <w:tblCellMar>
          <w:left w:w="80" w:type="dxa"/>
          <w:right w:w="80" w:type="dxa"/>
        </w:tblCellMar>
        <w:tblLook w:val="0000"/>
      </w:tblPr>
      <w:tblGrid>
        <w:gridCol w:w="2430"/>
        <w:gridCol w:w="4320"/>
        <w:gridCol w:w="1980"/>
      </w:tblGrid>
      <w:tr w:rsidR="007B2184" w:rsidTr="007B2184">
        <w:trPr>
          <w:cantSplit/>
        </w:trPr>
        <w:tc>
          <w:tcPr>
            <w:tcW w:w="2430" w:type="dxa"/>
            <w:tcBorders>
              <w:top w:val="single" w:sz="6" w:space="0" w:color="auto"/>
              <w:left w:val="single" w:sz="6" w:space="0" w:color="auto"/>
              <w:right w:val="single" w:sz="6" w:space="0" w:color="auto"/>
            </w:tcBorders>
          </w:tcPr>
          <w:p w:rsidR="007B2184" w:rsidRDefault="007B2184" w:rsidP="007469BC">
            <w:pPr>
              <w:pStyle w:val="TableHead"/>
              <w:rPr>
                <w:lang w:val="fr-FR"/>
              </w:rPr>
            </w:pPr>
            <w:r>
              <w:rPr>
                <w:lang w:val="fr-FR"/>
              </w:rPr>
              <w:t>Outputs</w:t>
            </w:r>
          </w:p>
        </w:tc>
        <w:tc>
          <w:tcPr>
            <w:tcW w:w="4320" w:type="dxa"/>
            <w:tcBorders>
              <w:top w:val="single" w:sz="6" w:space="0" w:color="auto"/>
              <w:left w:val="single" w:sz="6" w:space="0" w:color="auto"/>
              <w:right w:val="single" w:sz="6" w:space="0" w:color="auto"/>
            </w:tcBorders>
          </w:tcPr>
          <w:p w:rsidR="007B2184" w:rsidRDefault="007B2184" w:rsidP="007469BC">
            <w:pPr>
              <w:pStyle w:val="TableHead"/>
              <w:rPr>
                <w:lang w:val="fr-FR"/>
              </w:rPr>
            </w:pPr>
            <w:r>
              <w:rPr>
                <w:lang w:val="fr-FR"/>
              </w:rPr>
              <w:t>Description</w:t>
            </w:r>
          </w:p>
        </w:tc>
        <w:tc>
          <w:tcPr>
            <w:tcW w:w="1980" w:type="dxa"/>
            <w:tcBorders>
              <w:top w:val="single" w:sz="6" w:space="0" w:color="auto"/>
              <w:left w:val="single" w:sz="6" w:space="0" w:color="auto"/>
              <w:right w:val="single" w:sz="6" w:space="0" w:color="auto"/>
            </w:tcBorders>
          </w:tcPr>
          <w:p w:rsidR="007B2184" w:rsidRDefault="007B2184" w:rsidP="007469BC">
            <w:pPr>
              <w:pStyle w:val="TableHead"/>
            </w:pPr>
            <w:r>
              <w:t>Base Type</w:t>
            </w:r>
          </w:p>
        </w:tc>
      </w:tr>
      <w:tr w:rsidR="007B2184" w:rsidTr="007B2184">
        <w:trPr>
          <w:cantSplit/>
        </w:trPr>
        <w:tc>
          <w:tcPr>
            <w:tcW w:w="2430" w:type="dxa"/>
            <w:tcBorders>
              <w:top w:val="double" w:sz="6" w:space="0" w:color="auto"/>
              <w:left w:val="single" w:sz="6" w:space="0" w:color="auto"/>
              <w:bottom w:val="single" w:sz="6" w:space="0" w:color="auto"/>
              <w:right w:val="single" w:sz="6" w:space="0" w:color="auto"/>
            </w:tcBorders>
          </w:tcPr>
          <w:p w:rsidR="007B2184" w:rsidRDefault="007B2184" w:rsidP="007469BC">
            <w:pPr>
              <w:pStyle w:val="TableCellCourierNew"/>
            </w:pPr>
            <w:r>
              <w:t>SourceName</w:t>
            </w:r>
          </w:p>
        </w:tc>
        <w:tc>
          <w:tcPr>
            <w:tcW w:w="4320" w:type="dxa"/>
            <w:tcBorders>
              <w:top w:val="double" w:sz="6" w:space="0" w:color="auto"/>
              <w:left w:val="single" w:sz="6" w:space="0" w:color="auto"/>
              <w:bottom w:val="single" w:sz="6" w:space="0" w:color="auto"/>
              <w:right w:val="single" w:sz="6" w:space="0" w:color="auto"/>
            </w:tcBorders>
          </w:tcPr>
          <w:p w:rsidR="007B2184" w:rsidRDefault="007B2184" w:rsidP="007469BC">
            <w:pPr>
              <w:pStyle w:val="TableCell"/>
            </w:pPr>
            <w:r>
              <w:t>A user-allocated (for IVI-C) or driver-allocated (for IVI-COM) buffer into which the driver stores the trigger sourcename.</w:t>
            </w:r>
          </w:p>
          <w:p w:rsidR="005F199E" w:rsidRDefault="007B2184" w:rsidP="007469BC">
            <w:pPr>
              <w:pStyle w:val="TableCell"/>
            </w:pPr>
            <w:r>
              <w:t xml:space="preserve">The caller may pass </w:t>
            </w:r>
            <w:r>
              <w:rPr>
                <w:rStyle w:val="monospace"/>
              </w:rPr>
              <w:t>VI_NULL</w:t>
            </w:r>
            <w:r>
              <w:t xml:space="preserve"> for this parameter if the Source</w:t>
            </w:r>
            <w:r>
              <w:rPr>
                <w:rStyle w:val="monospace"/>
              </w:rPr>
              <w:t>NameBufferSize</w:t>
            </w:r>
            <w:r>
              <w:t xml:space="preserve"> parameter is 0.</w:t>
            </w:r>
          </w:p>
        </w:tc>
        <w:tc>
          <w:tcPr>
            <w:tcW w:w="1980" w:type="dxa"/>
            <w:tcBorders>
              <w:top w:val="double" w:sz="6" w:space="0" w:color="auto"/>
              <w:left w:val="single" w:sz="6" w:space="0" w:color="auto"/>
              <w:bottom w:val="single" w:sz="6" w:space="0" w:color="auto"/>
              <w:right w:val="single" w:sz="6" w:space="0" w:color="auto"/>
            </w:tcBorders>
          </w:tcPr>
          <w:p w:rsidR="007B2184" w:rsidRDefault="007B2184" w:rsidP="007469BC">
            <w:pPr>
              <w:pStyle w:val="TableCellCourierNew"/>
            </w:pPr>
            <w:r>
              <w:t>ViChar[]</w:t>
            </w:r>
          </w:p>
        </w:tc>
      </w:tr>
    </w:tbl>
    <w:p w:rsidR="007B2184" w:rsidRDefault="007B2184" w:rsidP="007B2184">
      <w:pPr>
        <w:pStyle w:val="AttrFuncSubheading"/>
      </w:pPr>
      <w:r>
        <w:t>Return Values</w:t>
      </w:r>
      <w:r w:rsidR="00774972">
        <w:t xml:space="preserve"> (C)</w:t>
      </w:r>
    </w:p>
    <w:p w:rsidR="007B2184" w:rsidRDefault="007B2184" w:rsidP="007B2184">
      <w:pPr>
        <w:pStyle w:val="Body1"/>
        <w:rPr>
          <w:color w:val="000000"/>
        </w:rPr>
      </w:pPr>
      <w:r>
        <w:rPr>
          <w:color w:val="000000"/>
        </w:rPr>
        <w:t xml:space="preserve">The </w:t>
      </w:r>
      <w:r>
        <w:rPr>
          <w:rStyle w:val="Italic"/>
          <w:color w:val="000000"/>
        </w:rPr>
        <w:t>IVI-3.2: Inherent Capabilities Specification</w:t>
      </w:r>
      <w:r>
        <w:rPr>
          <w:color w:val="000000"/>
        </w:rPr>
        <w:t xml:space="preserve"> defines general status codes that this function can return.</w:t>
      </w:r>
    </w:p>
    <w:p w:rsidR="00004825" w:rsidRDefault="00004825" w:rsidP="007B2184">
      <w:pPr>
        <w:pStyle w:val="Body1"/>
        <w:rPr>
          <w:sz w:val="12"/>
          <w:szCs w:val="12"/>
        </w:rPr>
      </w:pPr>
    </w:p>
    <w:p w:rsidR="00004825" w:rsidRDefault="00004825" w:rsidP="00686EE2">
      <w:pPr>
        <w:pStyle w:val="Heading3"/>
        <w:pageBreakBefore/>
      </w:pPr>
      <w:bookmarkStart w:id="334" w:name="_Toc304583638"/>
      <w:bookmarkStart w:id="335" w:name="_Toc306374489"/>
      <w:r>
        <w:lastRenderedPageBreak/>
        <w:t>Initiate Acquisition</w:t>
      </w:r>
      <w:bookmarkEnd w:id="334"/>
      <w:bookmarkEnd w:id="335"/>
    </w:p>
    <w:p w:rsidR="00004825" w:rsidRDefault="00004825">
      <w:pPr>
        <w:pStyle w:val="FunctionHead"/>
      </w:pPr>
      <w:r>
        <w:t>Description</w:t>
      </w:r>
    </w:p>
    <w:p w:rsidR="006A5BDC" w:rsidRDefault="006A5BDC" w:rsidP="006A5BDC">
      <w:pPr>
        <w:pStyle w:val="Body1"/>
        <w:rPr>
          <w:color w:val="000000"/>
        </w:rPr>
      </w:pPr>
      <w:r>
        <w:rPr>
          <w:color w:val="000000"/>
        </w:rPr>
        <w:t xml:space="preserve">This function initiates a waveform acquisition. After calling this function, the </w:t>
      </w:r>
      <w:r w:rsidR="0010297B">
        <w:rPr>
          <w:color w:val="000000"/>
        </w:rPr>
        <w:t>digitizer</w:t>
      </w:r>
      <w:r>
        <w:rPr>
          <w:color w:val="000000"/>
        </w:rPr>
        <w:t xml:space="preserve"> leaves the idle state and waits for a trigger. The </w:t>
      </w:r>
      <w:r w:rsidR="0010297B">
        <w:rPr>
          <w:color w:val="000000"/>
        </w:rPr>
        <w:t>digitizer</w:t>
      </w:r>
      <w:r>
        <w:rPr>
          <w:color w:val="000000"/>
        </w:rPr>
        <w:t xml:space="preserve"> acquires a waveform for each channel the end-user has enabled with the Configure Channel function.</w:t>
      </w:r>
    </w:p>
    <w:p w:rsidR="006A5BDC" w:rsidRDefault="006A5BDC" w:rsidP="006A5BDC">
      <w:pPr>
        <w:pStyle w:val="Body"/>
        <w:rPr>
          <w:color w:val="000000"/>
        </w:rPr>
      </w:pPr>
      <w:r>
        <w:rPr>
          <w:color w:val="000000"/>
        </w:rPr>
        <w:t>This function does not check the instrument status. Typically, the end-user calls this function only in a sequence of calls to other low-level driver functions. The sequence performs one operation. The end-user uses the low-level functions to optimize one or more aspects of interaction with the instrument. Call the Error Query function at the conclusion of the sequence to check the instrument status.</w:t>
      </w:r>
    </w:p>
    <w:p w:rsidR="00774972" w:rsidRDefault="00774972" w:rsidP="00774972">
      <w:pPr>
        <w:pStyle w:val="FunctionHead"/>
      </w:pPr>
      <w:r>
        <w:t>.NET Method Prototype</w:t>
      </w:r>
    </w:p>
    <w:p w:rsidR="00774972" w:rsidRDefault="00774972" w:rsidP="00774972">
      <w:pPr>
        <w:pStyle w:val="Code1"/>
      </w:pPr>
      <w:r>
        <w:t>void Acquisition.Initiate ();</w:t>
      </w:r>
    </w:p>
    <w:p w:rsidR="00004825" w:rsidRDefault="00004825">
      <w:pPr>
        <w:pStyle w:val="FunctionHead"/>
      </w:pPr>
      <w:r>
        <w:t>COM Method Prototype</w:t>
      </w:r>
    </w:p>
    <w:p w:rsidR="00004825" w:rsidRDefault="00004825">
      <w:pPr>
        <w:pStyle w:val="Code1"/>
      </w:pPr>
      <w:r>
        <w:t>HRESULT Acquisition.Initiate ();</w:t>
      </w:r>
    </w:p>
    <w:p w:rsidR="00004825" w:rsidRDefault="00004825">
      <w:pPr>
        <w:pStyle w:val="FunctionHead"/>
      </w:pPr>
      <w:r>
        <w:t>C Prototype</w:t>
      </w:r>
    </w:p>
    <w:p w:rsidR="00004825" w:rsidRDefault="00004825">
      <w:pPr>
        <w:pStyle w:val="Code1"/>
        <w:tabs>
          <w:tab w:val="left" w:pos="630"/>
        </w:tabs>
      </w:pPr>
      <w:r>
        <w:t>ViStatus IviDigitizer_InitiateAcquisition (ViSession Vi);</w:t>
      </w:r>
    </w:p>
    <w:p w:rsidR="00004825" w:rsidRDefault="00004825">
      <w:pPr>
        <w:pStyle w:val="FunctionHead"/>
      </w:pPr>
      <w:r>
        <w:t>Parameters</w:t>
      </w:r>
    </w:p>
    <w:p w:rsidR="00605E19" w:rsidRDefault="00605E19" w:rsidP="00605E19">
      <w:pPr>
        <w:pStyle w:val="Body1"/>
      </w:pPr>
    </w:p>
    <w:tbl>
      <w:tblPr>
        <w:tblW w:w="8821" w:type="dxa"/>
        <w:tblInd w:w="728" w:type="dxa"/>
        <w:tblLayout w:type="fixed"/>
        <w:tblCellMar>
          <w:left w:w="80" w:type="dxa"/>
          <w:right w:w="80" w:type="dxa"/>
        </w:tblCellMar>
        <w:tblLook w:val="0000"/>
      </w:tblPr>
      <w:tblGrid>
        <w:gridCol w:w="1800"/>
        <w:gridCol w:w="4932"/>
        <w:gridCol w:w="2089"/>
      </w:tblGrid>
      <w:tr w:rsidR="00605E19" w:rsidTr="00DE3EBF">
        <w:trPr>
          <w:cantSplit/>
        </w:trPr>
        <w:tc>
          <w:tcPr>
            <w:tcW w:w="1800" w:type="dxa"/>
            <w:tcBorders>
              <w:top w:val="single" w:sz="6" w:space="0" w:color="auto"/>
              <w:left w:val="single" w:sz="6" w:space="0" w:color="auto"/>
              <w:right w:val="single" w:sz="6" w:space="0" w:color="auto"/>
            </w:tcBorders>
          </w:tcPr>
          <w:p w:rsidR="00605E19" w:rsidRDefault="00605E19" w:rsidP="00291632">
            <w:pPr>
              <w:pStyle w:val="TableHead"/>
            </w:pPr>
            <w:r>
              <w:t>Inputs</w:t>
            </w:r>
          </w:p>
        </w:tc>
        <w:tc>
          <w:tcPr>
            <w:tcW w:w="4932" w:type="dxa"/>
            <w:tcBorders>
              <w:top w:val="single" w:sz="6" w:space="0" w:color="auto"/>
              <w:left w:val="single" w:sz="6" w:space="0" w:color="auto"/>
              <w:right w:val="single" w:sz="6" w:space="0" w:color="auto"/>
            </w:tcBorders>
          </w:tcPr>
          <w:p w:rsidR="00605E19" w:rsidRDefault="00605E19" w:rsidP="00291632">
            <w:pPr>
              <w:pStyle w:val="TableHead"/>
            </w:pPr>
            <w:r>
              <w:t>Description</w:t>
            </w:r>
          </w:p>
        </w:tc>
        <w:tc>
          <w:tcPr>
            <w:tcW w:w="2089" w:type="dxa"/>
            <w:tcBorders>
              <w:top w:val="single" w:sz="6" w:space="0" w:color="auto"/>
              <w:left w:val="single" w:sz="6" w:space="0" w:color="auto"/>
              <w:right w:val="single" w:sz="6" w:space="0" w:color="auto"/>
            </w:tcBorders>
          </w:tcPr>
          <w:p w:rsidR="00605E19" w:rsidRDefault="00605E19" w:rsidP="00291632">
            <w:pPr>
              <w:pStyle w:val="TableHead"/>
            </w:pPr>
            <w:r>
              <w:t>Base Type</w:t>
            </w:r>
          </w:p>
        </w:tc>
      </w:tr>
      <w:tr w:rsidR="00605E19" w:rsidTr="00DE3EBF">
        <w:trPr>
          <w:cantSplit/>
        </w:trPr>
        <w:tc>
          <w:tcPr>
            <w:tcW w:w="1800"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ViSession</w:t>
            </w:r>
          </w:p>
        </w:tc>
      </w:tr>
    </w:tbl>
    <w:p w:rsidR="00004825" w:rsidRDefault="00004825">
      <w:pPr>
        <w:pStyle w:val="FunctionHead"/>
      </w:pPr>
      <w:r>
        <w:t>Return Values</w:t>
      </w:r>
      <w:r w:rsidR="00774972">
        <w:t xml:space="preserve"> (C/COM)</w:t>
      </w:r>
    </w:p>
    <w:p w:rsidR="00004825" w:rsidRDefault="00004825">
      <w:pPr>
        <w:pStyle w:val="Body1"/>
      </w:pPr>
      <w:r>
        <w:t xml:space="preserve">The </w:t>
      </w:r>
      <w:r>
        <w:rPr>
          <w:rStyle w:val="Italic"/>
        </w:rPr>
        <w:t>IVI-3.2: Inherent Capabilities Specification</w:t>
      </w:r>
      <w:r>
        <w:t xml:space="preserve"> defines general status codes that this function can return.</w:t>
      </w:r>
    </w:p>
    <w:p w:rsidR="00774972" w:rsidRPr="00F7116C" w:rsidRDefault="00774972" w:rsidP="00774972">
      <w:pPr>
        <w:pStyle w:val="AttrFuncSubheading"/>
        <w:rPr>
          <w:color w:val="auto"/>
        </w:rPr>
      </w:pPr>
      <w:r w:rsidRPr="00F7116C">
        <w:rPr>
          <w:color w:val="auto"/>
        </w:rPr>
        <w:t>.NET Exceptions</w:t>
      </w:r>
    </w:p>
    <w:p w:rsidR="00774972" w:rsidRDefault="00774972" w:rsidP="0077497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D67CF5" w:rsidRDefault="00D67CF5">
      <w:pPr>
        <w:pStyle w:val="Body1"/>
      </w:pPr>
    </w:p>
    <w:p w:rsidR="00D67CF5" w:rsidRDefault="00D67CF5" w:rsidP="009B41F3">
      <w:pPr>
        <w:pStyle w:val="Heading3"/>
        <w:pageBreakBefore/>
        <w:ind w:left="634"/>
      </w:pPr>
      <w:bookmarkStart w:id="336" w:name="_Toc304583639"/>
      <w:bookmarkStart w:id="337" w:name="_Toc306374490"/>
      <w:r>
        <w:lastRenderedPageBreak/>
        <w:t xml:space="preserve">Is Idle (IVI-C </w:t>
      </w:r>
      <w:r w:rsidR="009B41F3">
        <w:t>Only</w:t>
      </w:r>
      <w:r>
        <w:t>)</w:t>
      </w:r>
      <w:bookmarkEnd w:id="336"/>
      <w:bookmarkEnd w:id="337"/>
    </w:p>
    <w:p w:rsidR="00D67CF5" w:rsidRDefault="00D67CF5" w:rsidP="00D67CF5">
      <w:pPr>
        <w:pStyle w:val="FunctionHead"/>
      </w:pPr>
      <w:r>
        <w:t>Description</w:t>
      </w:r>
    </w:p>
    <w:p w:rsidR="00D67CF5" w:rsidRDefault="00D67CF5" w:rsidP="00D67CF5">
      <w:pPr>
        <w:pStyle w:val="Body1"/>
      </w:pPr>
      <w:r w:rsidRPr="00B06C33">
        <w:t xml:space="preserve">This function is used to </w:t>
      </w:r>
      <w:r>
        <w:t>determine if the digitizer is currently in the Idle state.</w:t>
      </w:r>
    </w:p>
    <w:p w:rsidR="00774972" w:rsidRDefault="00774972" w:rsidP="00774972">
      <w:pPr>
        <w:pStyle w:val="FunctionHead"/>
      </w:pPr>
      <w:r>
        <w:t>.NET Method Prototype</w:t>
      </w:r>
    </w:p>
    <w:p w:rsidR="00774972" w:rsidRDefault="00774972" w:rsidP="00774972">
      <w:pPr>
        <w:pStyle w:val="Code1"/>
      </w:pPr>
      <w:r>
        <w:t>N/A</w:t>
      </w:r>
    </w:p>
    <w:p w:rsidR="00774972" w:rsidRDefault="00774972" w:rsidP="00774972">
      <w:pPr>
        <w:pStyle w:val="Code1"/>
      </w:pPr>
      <w:r w:rsidRPr="00B1613B">
        <w:rPr>
          <w:rFonts w:ascii="Times New Roman" w:hAnsi="Times New Roman" w:cs="Times New Roman"/>
          <w:sz w:val="20"/>
          <w:szCs w:val="20"/>
        </w:rPr>
        <w:t>(</w:t>
      </w:r>
      <w:r>
        <w:rPr>
          <w:rFonts w:ascii="Times New Roman" w:hAnsi="Times New Roman" w:cs="Times New Roman"/>
          <w:sz w:val="20"/>
          <w:szCs w:val="20"/>
        </w:rPr>
        <w:t>U</w:t>
      </w:r>
      <w:r w:rsidRPr="00B1613B">
        <w:rPr>
          <w:rFonts w:ascii="Times New Roman" w:hAnsi="Times New Roman" w:cs="Times New Roman"/>
          <w:sz w:val="20"/>
          <w:szCs w:val="20"/>
        </w:rPr>
        <w:t>se the</w:t>
      </w:r>
      <w:r>
        <w:t xml:space="preserve"> Acquistion.Status.IsIdle </w:t>
      </w:r>
      <w:r w:rsidRPr="00B1613B">
        <w:rPr>
          <w:rFonts w:ascii="Times New Roman" w:hAnsi="Times New Roman" w:cs="Times New Roman"/>
          <w:sz w:val="20"/>
          <w:szCs w:val="20"/>
        </w:rPr>
        <w:t>property)</w:t>
      </w:r>
    </w:p>
    <w:p w:rsidR="00D67CF5" w:rsidRDefault="00D67CF5" w:rsidP="00D67CF5">
      <w:pPr>
        <w:pStyle w:val="FunctionHead"/>
      </w:pPr>
      <w:r>
        <w:t>COM Method Prototype</w:t>
      </w:r>
    </w:p>
    <w:p w:rsidR="00D67CF5" w:rsidRDefault="00D67CF5" w:rsidP="00D67CF5">
      <w:pPr>
        <w:pStyle w:val="Code1"/>
      </w:pPr>
      <w:r>
        <w:t>N/A</w:t>
      </w:r>
    </w:p>
    <w:p w:rsidR="00D67CF5" w:rsidRDefault="00D67CF5" w:rsidP="00D67CF5">
      <w:pPr>
        <w:pStyle w:val="Code1"/>
      </w:pPr>
      <w:r w:rsidRPr="00B1613B">
        <w:rPr>
          <w:rFonts w:ascii="Times New Roman" w:hAnsi="Times New Roman" w:cs="Times New Roman"/>
          <w:sz w:val="20"/>
          <w:szCs w:val="20"/>
        </w:rPr>
        <w:t>(</w:t>
      </w:r>
      <w:r w:rsidR="002E7B06">
        <w:rPr>
          <w:rFonts w:ascii="Times New Roman" w:hAnsi="Times New Roman" w:cs="Times New Roman"/>
          <w:sz w:val="20"/>
          <w:szCs w:val="20"/>
        </w:rPr>
        <w:t>U</w:t>
      </w:r>
      <w:r w:rsidRPr="00B1613B">
        <w:rPr>
          <w:rFonts w:ascii="Times New Roman" w:hAnsi="Times New Roman" w:cs="Times New Roman"/>
          <w:sz w:val="20"/>
          <w:szCs w:val="20"/>
        </w:rPr>
        <w:t>se the</w:t>
      </w:r>
      <w:r>
        <w:t xml:space="preserve"> Acquistion.Status.IsIdle </w:t>
      </w:r>
      <w:r w:rsidRPr="00B1613B">
        <w:rPr>
          <w:rFonts w:ascii="Times New Roman" w:hAnsi="Times New Roman" w:cs="Times New Roman"/>
          <w:sz w:val="20"/>
          <w:szCs w:val="20"/>
        </w:rPr>
        <w:t>property)</w:t>
      </w:r>
    </w:p>
    <w:p w:rsidR="00D67CF5" w:rsidRDefault="00D67CF5" w:rsidP="00D67CF5">
      <w:pPr>
        <w:pStyle w:val="FunctionHead"/>
      </w:pPr>
      <w:r>
        <w:t>C Prototype</w:t>
      </w:r>
    </w:p>
    <w:p w:rsidR="00D67CF5" w:rsidRDefault="00D67CF5" w:rsidP="00D67CF5">
      <w:pPr>
        <w:pStyle w:val="Code1"/>
        <w:tabs>
          <w:tab w:val="left" w:pos="630"/>
        </w:tabs>
      </w:pPr>
      <w:r>
        <w:t>ViStatus IviDigitizer_IsIdle (ViSession Vi,</w:t>
      </w:r>
      <w:r>
        <w:br/>
        <w:t xml:space="preserve">                              ViInt32* Status);</w:t>
      </w:r>
    </w:p>
    <w:p w:rsidR="00D67CF5" w:rsidRDefault="00D67CF5" w:rsidP="00D67CF5">
      <w:pPr>
        <w:pStyle w:val="FunctionHead"/>
      </w:pPr>
      <w:r>
        <w:t>Parameters</w:t>
      </w:r>
    </w:p>
    <w:p w:rsidR="00D67CF5" w:rsidRDefault="00D67CF5" w:rsidP="00D67CF5">
      <w:pPr>
        <w:pStyle w:val="Body1"/>
      </w:pPr>
    </w:p>
    <w:tbl>
      <w:tblPr>
        <w:tblW w:w="8821" w:type="dxa"/>
        <w:tblInd w:w="728" w:type="dxa"/>
        <w:tblLayout w:type="fixed"/>
        <w:tblCellMar>
          <w:left w:w="80" w:type="dxa"/>
          <w:right w:w="80" w:type="dxa"/>
        </w:tblCellMar>
        <w:tblLook w:val="0000"/>
      </w:tblPr>
      <w:tblGrid>
        <w:gridCol w:w="1800"/>
        <w:gridCol w:w="4932"/>
        <w:gridCol w:w="2089"/>
      </w:tblGrid>
      <w:tr w:rsidR="00D67CF5" w:rsidTr="002812F0">
        <w:trPr>
          <w:cantSplit/>
        </w:trPr>
        <w:tc>
          <w:tcPr>
            <w:tcW w:w="1800" w:type="dxa"/>
            <w:tcBorders>
              <w:top w:val="single" w:sz="6" w:space="0" w:color="auto"/>
              <w:left w:val="single" w:sz="6" w:space="0" w:color="auto"/>
              <w:right w:val="single" w:sz="6" w:space="0" w:color="auto"/>
            </w:tcBorders>
          </w:tcPr>
          <w:p w:rsidR="00D67CF5" w:rsidRDefault="00D67CF5" w:rsidP="003A267F">
            <w:pPr>
              <w:pStyle w:val="TableHead"/>
            </w:pPr>
            <w:r>
              <w:t>Inputs</w:t>
            </w:r>
          </w:p>
        </w:tc>
        <w:tc>
          <w:tcPr>
            <w:tcW w:w="4932" w:type="dxa"/>
            <w:tcBorders>
              <w:top w:val="single" w:sz="6" w:space="0" w:color="auto"/>
              <w:left w:val="single" w:sz="6" w:space="0" w:color="auto"/>
              <w:right w:val="single" w:sz="6" w:space="0" w:color="auto"/>
            </w:tcBorders>
          </w:tcPr>
          <w:p w:rsidR="00D67CF5" w:rsidRDefault="00D67CF5" w:rsidP="003A267F">
            <w:pPr>
              <w:pStyle w:val="TableHead"/>
            </w:pPr>
            <w:r>
              <w:t>Description</w:t>
            </w:r>
          </w:p>
        </w:tc>
        <w:tc>
          <w:tcPr>
            <w:tcW w:w="2089" w:type="dxa"/>
            <w:tcBorders>
              <w:top w:val="single" w:sz="6" w:space="0" w:color="auto"/>
              <w:left w:val="single" w:sz="6" w:space="0" w:color="auto"/>
              <w:right w:val="single" w:sz="6" w:space="0" w:color="auto"/>
            </w:tcBorders>
          </w:tcPr>
          <w:p w:rsidR="00D67CF5" w:rsidRDefault="00D67CF5" w:rsidP="003A267F">
            <w:pPr>
              <w:pStyle w:val="TableHead"/>
            </w:pPr>
            <w:r>
              <w:t>Base Type</w:t>
            </w:r>
          </w:p>
        </w:tc>
      </w:tr>
      <w:tr w:rsidR="00D67CF5" w:rsidTr="002812F0">
        <w:trPr>
          <w:cantSplit/>
        </w:trPr>
        <w:tc>
          <w:tcPr>
            <w:tcW w:w="1800"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CourierNew"/>
            </w:pPr>
            <w:r>
              <w:t>ViSession</w:t>
            </w:r>
          </w:p>
        </w:tc>
      </w:tr>
    </w:tbl>
    <w:p w:rsidR="00D67CF5" w:rsidRDefault="00D67CF5" w:rsidP="00D67CF5">
      <w:pPr>
        <w:pStyle w:val="FunctionHead"/>
      </w:pPr>
    </w:p>
    <w:tbl>
      <w:tblPr>
        <w:tblW w:w="8820" w:type="dxa"/>
        <w:tblInd w:w="710" w:type="dxa"/>
        <w:tblLayout w:type="fixed"/>
        <w:tblCellMar>
          <w:left w:w="80" w:type="dxa"/>
          <w:right w:w="80" w:type="dxa"/>
        </w:tblCellMar>
        <w:tblLook w:val="0000"/>
      </w:tblPr>
      <w:tblGrid>
        <w:gridCol w:w="1800"/>
        <w:gridCol w:w="4950"/>
        <w:gridCol w:w="2070"/>
      </w:tblGrid>
      <w:tr w:rsidR="00D67CF5" w:rsidTr="002812F0">
        <w:trPr>
          <w:cantSplit/>
        </w:trPr>
        <w:tc>
          <w:tcPr>
            <w:tcW w:w="1800" w:type="dxa"/>
            <w:tcBorders>
              <w:top w:val="single" w:sz="6" w:space="0" w:color="auto"/>
              <w:left w:val="single" w:sz="6" w:space="0" w:color="auto"/>
              <w:right w:val="single" w:sz="6" w:space="0" w:color="auto"/>
            </w:tcBorders>
          </w:tcPr>
          <w:p w:rsidR="00D67CF5" w:rsidRDefault="00D67CF5" w:rsidP="002812F0">
            <w:pPr>
              <w:pStyle w:val="TableHead"/>
            </w:pPr>
            <w:r>
              <w:t>Outputs</w:t>
            </w:r>
          </w:p>
        </w:tc>
        <w:tc>
          <w:tcPr>
            <w:tcW w:w="4950" w:type="dxa"/>
            <w:tcBorders>
              <w:top w:val="single" w:sz="6" w:space="0" w:color="auto"/>
              <w:left w:val="single" w:sz="6" w:space="0" w:color="auto"/>
              <w:right w:val="single" w:sz="6" w:space="0" w:color="auto"/>
            </w:tcBorders>
          </w:tcPr>
          <w:p w:rsidR="00D67CF5" w:rsidRDefault="00D67CF5" w:rsidP="002812F0">
            <w:pPr>
              <w:pStyle w:val="TableHead"/>
            </w:pPr>
            <w:r>
              <w:t>Description</w:t>
            </w:r>
          </w:p>
        </w:tc>
        <w:tc>
          <w:tcPr>
            <w:tcW w:w="2070" w:type="dxa"/>
            <w:tcBorders>
              <w:top w:val="single" w:sz="6" w:space="0" w:color="auto"/>
              <w:left w:val="single" w:sz="6" w:space="0" w:color="auto"/>
              <w:right w:val="single" w:sz="6" w:space="0" w:color="auto"/>
            </w:tcBorders>
          </w:tcPr>
          <w:p w:rsidR="00D67CF5" w:rsidRDefault="00D67CF5" w:rsidP="002812F0">
            <w:pPr>
              <w:pStyle w:val="TableHead"/>
            </w:pPr>
            <w:r>
              <w:t>Base Type</w:t>
            </w:r>
          </w:p>
        </w:tc>
      </w:tr>
      <w:tr w:rsidR="00D67CF5" w:rsidTr="002812F0">
        <w:trPr>
          <w:cantSplit/>
        </w:trPr>
        <w:tc>
          <w:tcPr>
            <w:tcW w:w="1800" w:type="dxa"/>
            <w:tcBorders>
              <w:top w:val="double" w:sz="6" w:space="0" w:color="auto"/>
              <w:left w:val="single" w:sz="6" w:space="0" w:color="auto"/>
              <w:bottom w:val="single" w:sz="6" w:space="0" w:color="auto"/>
              <w:right w:val="single" w:sz="6" w:space="0" w:color="auto"/>
            </w:tcBorders>
          </w:tcPr>
          <w:p w:rsidR="00D67CF5" w:rsidRDefault="00D67CF5" w:rsidP="002812F0">
            <w:pPr>
              <w:pStyle w:val="TableCellCourierNew"/>
            </w:pPr>
            <w:r>
              <w:t>Status</w:t>
            </w:r>
          </w:p>
        </w:tc>
        <w:tc>
          <w:tcPr>
            <w:tcW w:w="4950" w:type="dxa"/>
            <w:tcBorders>
              <w:top w:val="double" w:sz="6" w:space="0" w:color="auto"/>
              <w:left w:val="single" w:sz="6" w:space="0" w:color="auto"/>
              <w:bottom w:val="single" w:sz="6" w:space="0" w:color="auto"/>
              <w:right w:val="single" w:sz="6" w:space="0" w:color="auto"/>
            </w:tcBorders>
          </w:tcPr>
          <w:p w:rsidR="00D67CF5" w:rsidRDefault="00D67CF5" w:rsidP="00D67CF5">
            <w:pPr>
              <w:pStyle w:val="TableCell"/>
            </w:pPr>
            <w:r>
              <w:t>Returns whether the digitizer is currently in the Idle state</w:t>
            </w:r>
            <w:r w:rsidR="0080634C">
              <w:t xml:space="preserve">. </w:t>
            </w:r>
            <w:r>
              <w:t>If the driver cannot query the instrument to determine its state, the driver returns the value Unknown.</w:t>
            </w:r>
            <w:r w:rsidRPr="00D67CF5">
              <w:t>.</w:t>
            </w:r>
          </w:p>
        </w:tc>
        <w:tc>
          <w:tcPr>
            <w:tcW w:w="2070" w:type="dxa"/>
            <w:tcBorders>
              <w:top w:val="double" w:sz="6" w:space="0" w:color="auto"/>
              <w:left w:val="single" w:sz="6" w:space="0" w:color="auto"/>
              <w:bottom w:val="single" w:sz="6" w:space="0" w:color="auto"/>
              <w:right w:val="single" w:sz="6" w:space="0" w:color="auto"/>
            </w:tcBorders>
          </w:tcPr>
          <w:p w:rsidR="00D67CF5" w:rsidRDefault="00D67CF5" w:rsidP="002812F0">
            <w:pPr>
              <w:pStyle w:val="TableCellCourierNew"/>
            </w:pPr>
            <w:r>
              <w:t>ViInt32</w:t>
            </w:r>
          </w:p>
        </w:tc>
      </w:tr>
    </w:tbl>
    <w:p w:rsidR="00D67CF5" w:rsidRDefault="00D67CF5" w:rsidP="00D67CF5">
      <w:pPr>
        <w:pStyle w:val="FunctionHead"/>
      </w:pPr>
      <w:r>
        <w:t>Defined Values for the Status parameter</w:t>
      </w:r>
    </w:p>
    <w:tbl>
      <w:tblPr>
        <w:tblW w:w="0" w:type="auto"/>
        <w:tblInd w:w="722" w:type="dxa"/>
        <w:tblLayout w:type="fixed"/>
        <w:tblLook w:val="0000"/>
      </w:tblPr>
      <w:tblGrid>
        <w:gridCol w:w="1276"/>
        <w:gridCol w:w="540"/>
        <w:gridCol w:w="1080"/>
        <w:gridCol w:w="5744"/>
      </w:tblGrid>
      <w:tr w:rsidR="00D67CF5" w:rsidTr="008863E7">
        <w:trPr>
          <w:cantSplit/>
          <w:trHeight w:val="158"/>
        </w:trPr>
        <w:tc>
          <w:tcPr>
            <w:tcW w:w="1276" w:type="dxa"/>
            <w:vMerge w:val="restart"/>
            <w:tcBorders>
              <w:top w:val="single" w:sz="4" w:space="0" w:color="auto"/>
              <w:left w:val="single" w:sz="6" w:space="0" w:color="auto"/>
              <w:right w:val="single" w:sz="6" w:space="0" w:color="auto"/>
            </w:tcBorders>
            <w:shd w:val="clear" w:color="auto" w:fill="C0C0C0"/>
          </w:tcPr>
          <w:p w:rsidR="00D67CF5" w:rsidRDefault="00D67CF5" w:rsidP="002812F0">
            <w:pPr>
              <w:pStyle w:val="TableHead"/>
              <w:jc w:val="left"/>
              <w:rPr>
                <w:i/>
                <w:iCs/>
              </w:rPr>
            </w:pPr>
            <w:r>
              <w:rPr>
                <w:i/>
                <w:iCs/>
              </w:rPr>
              <w:t>Name</w:t>
            </w:r>
          </w:p>
        </w:tc>
        <w:tc>
          <w:tcPr>
            <w:tcW w:w="7364" w:type="dxa"/>
            <w:gridSpan w:val="3"/>
            <w:tcBorders>
              <w:top w:val="single" w:sz="4" w:space="0" w:color="auto"/>
              <w:left w:val="single" w:sz="6" w:space="0" w:color="auto"/>
              <w:bottom w:val="single" w:sz="4" w:space="0" w:color="auto"/>
              <w:right w:val="single" w:sz="6" w:space="0" w:color="auto"/>
            </w:tcBorders>
            <w:shd w:val="clear" w:color="auto" w:fill="C0C0C0"/>
          </w:tcPr>
          <w:p w:rsidR="00D67CF5" w:rsidRDefault="00D67CF5" w:rsidP="002812F0">
            <w:pPr>
              <w:pStyle w:val="TableHead"/>
              <w:jc w:val="left"/>
              <w:rPr>
                <w:i/>
                <w:iCs/>
              </w:rPr>
            </w:pPr>
            <w:r>
              <w:rPr>
                <w:i/>
                <w:iCs/>
              </w:rPr>
              <w:t>Description</w:t>
            </w:r>
          </w:p>
        </w:tc>
      </w:tr>
      <w:tr w:rsidR="00D67CF5" w:rsidTr="008863E7">
        <w:trPr>
          <w:cantSplit/>
          <w:trHeight w:val="157"/>
        </w:trPr>
        <w:tc>
          <w:tcPr>
            <w:tcW w:w="1276" w:type="dxa"/>
            <w:vMerge/>
            <w:tcBorders>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r>
              <w:rPr>
                <w:i/>
                <w:iCs/>
              </w:rPr>
              <w:t>Language</w:t>
            </w:r>
          </w:p>
        </w:tc>
        <w:tc>
          <w:tcPr>
            <w:tcW w:w="5744"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r>
              <w:rPr>
                <w:i/>
                <w:iCs/>
              </w:rPr>
              <w:t>Identifier</w:t>
            </w:r>
          </w:p>
        </w:tc>
      </w:tr>
      <w:tr w:rsidR="00D67CF5" w:rsidTr="008863E7">
        <w:trPr>
          <w:cantSplit/>
          <w:trHeight w:val="360"/>
        </w:trPr>
        <w:tc>
          <w:tcPr>
            <w:tcW w:w="1276" w:type="dxa"/>
            <w:vMerge w:val="restart"/>
            <w:tcBorders>
              <w:top w:val="single" w:sz="6" w:space="0" w:color="auto"/>
              <w:left w:val="single" w:sz="6" w:space="0" w:color="auto"/>
              <w:right w:val="single" w:sz="6" w:space="0" w:color="auto"/>
            </w:tcBorders>
          </w:tcPr>
          <w:p w:rsidR="00D67CF5" w:rsidRDefault="00D67CF5" w:rsidP="002812F0">
            <w:pPr>
              <w:pStyle w:val="TableCell"/>
            </w:pPr>
            <w:r>
              <w:t>True</w:t>
            </w:r>
          </w:p>
        </w:tc>
        <w:tc>
          <w:tcPr>
            <w:tcW w:w="7364" w:type="dxa"/>
            <w:gridSpan w:val="3"/>
            <w:tcBorders>
              <w:top w:val="single" w:sz="6" w:space="0" w:color="auto"/>
              <w:left w:val="single" w:sz="6" w:space="0" w:color="auto"/>
              <w:bottom w:val="single" w:sz="4" w:space="0" w:color="auto"/>
              <w:right w:val="single" w:sz="6" w:space="0" w:color="auto"/>
            </w:tcBorders>
          </w:tcPr>
          <w:p w:rsidR="00D67CF5" w:rsidRDefault="00D67CF5" w:rsidP="002812F0">
            <w:pPr>
              <w:pStyle w:val="TableCell"/>
            </w:pPr>
            <w:r>
              <w:t>The digitizer is currently in the Idle state.</w:t>
            </w:r>
          </w:p>
        </w:tc>
      </w:tr>
      <w:tr w:rsidR="00D67CF5" w:rsidTr="008863E7">
        <w:trPr>
          <w:cantSplit/>
          <w:trHeight w:val="338"/>
        </w:trPr>
        <w:tc>
          <w:tcPr>
            <w:tcW w:w="1276" w:type="dxa"/>
            <w:vMerge/>
            <w:tcBorders>
              <w:left w:val="single" w:sz="6" w:space="0" w:color="auto"/>
              <w:right w:val="single" w:sz="6" w:space="0" w:color="auto"/>
            </w:tcBorders>
          </w:tcPr>
          <w:p w:rsidR="00D67CF5" w:rsidRDefault="00D67CF5" w:rsidP="002812F0">
            <w:pPr>
              <w:pStyle w:val="TableCell"/>
            </w:pPr>
          </w:p>
        </w:tc>
        <w:tc>
          <w:tcPr>
            <w:tcW w:w="540" w:type="dxa"/>
            <w:tcBorders>
              <w:top w:val="single" w:sz="4" w:space="0" w:color="auto"/>
              <w:left w:val="single" w:sz="6" w:space="0" w:color="auto"/>
              <w:right w:val="single" w:sz="6" w:space="0" w:color="auto"/>
            </w:tcBorders>
          </w:tcPr>
          <w:p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IVIDIGITIZER_VAL_ACQUISITION_STATUS_RESULT_TRUE</w:t>
            </w:r>
          </w:p>
        </w:tc>
      </w:tr>
      <w:tr w:rsidR="00D67CF5" w:rsidTr="008863E7">
        <w:trPr>
          <w:cantSplit/>
          <w:trHeight w:val="363"/>
        </w:trPr>
        <w:tc>
          <w:tcPr>
            <w:tcW w:w="1276" w:type="dxa"/>
            <w:vMerge w:val="restart"/>
            <w:tcBorders>
              <w:top w:val="single" w:sz="6" w:space="0" w:color="auto"/>
              <w:left w:val="single" w:sz="6" w:space="0" w:color="auto"/>
              <w:right w:val="single" w:sz="6" w:space="0" w:color="auto"/>
            </w:tcBorders>
          </w:tcPr>
          <w:p w:rsidR="00D67CF5" w:rsidRDefault="00D67CF5" w:rsidP="002812F0">
            <w:pPr>
              <w:pStyle w:val="TableCell"/>
            </w:pPr>
            <w:r>
              <w:t>False</w:t>
            </w:r>
          </w:p>
        </w:tc>
        <w:tc>
          <w:tcPr>
            <w:tcW w:w="7364" w:type="dxa"/>
            <w:gridSpan w:val="3"/>
            <w:tcBorders>
              <w:top w:val="single" w:sz="6" w:space="0" w:color="auto"/>
              <w:left w:val="single" w:sz="6" w:space="0" w:color="auto"/>
              <w:bottom w:val="single" w:sz="4" w:space="0" w:color="auto"/>
              <w:right w:val="single" w:sz="6" w:space="0" w:color="auto"/>
            </w:tcBorders>
          </w:tcPr>
          <w:p w:rsidR="00D67CF5" w:rsidRDefault="00D67CF5" w:rsidP="002812F0">
            <w:pPr>
              <w:pStyle w:val="TableCell"/>
            </w:pPr>
            <w:r>
              <w:t>The digitizer is not currently in the Idle state.</w:t>
            </w:r>
          </w:p>
        </w:tc>
      </w:tr>
      <w:tr w:rsidR="00D67CF5" w:rsidTr="00DC23DA">
        <w:trPr>
          <w:cantSplit/>
          <w:trHeight w:val="338"/>
        </w:trPr>
        <w:tc>
          <w:tcPr>
            <w:tcW w:w="1276" w:type="dxa"/>
            <w:vMerge/>
            <w:tcBorders>
              <w:left w:val="single" w:sz="6" w:space="0" w:color="auto"/>
              <w:bottom w:val="single" w:sz="6" w:space="0" w:color="auto"/>
              <w:right w:val="single" w:sz="6" w:space="0" w:color="auto"/>
            </w:tcBorders>
          </w:tcPr>
          <w:p w:rsidR="00D67CF5" w:rsidRDefault="00D67CF5" w:rsidP="002812F0">
            <w:pPr>
              <w:pStyle w:val="TableCell"/>
            </w:pPr>
          </w:p>
        </w:tc>
        <w:tc>
          <w:tcPr>
            <w:tcW w:w="540" w:type="dxa"/>
            <w:tcBorders>
              <w:top w:val="single" w:sz="4" w:space="0" w:color="auto"/>
              <w:left w:val="single" w:sz="6" w:space="0" w:color="auto"/>
              <w:right w:val="single" w:sz="6" w:space="0" w:color="auto"/>
            </w:tcBorders>
          </w:tcPr>
          <w:p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IVIDIGITIZER_VAL_ACQUISITION_STATUS_RESULT_FALSE</w:t>
            </w:r>
          </w:p>
        </w:tc>
      </w:tr>
      <w:tr w:rsidR="00D67CF5" w:rsidTr="00DC23DA">
        <w:trPr>
          <w:cantSplit/>
          <w:trHeight w:val="372"/>
        </w:trPr>
        <w:tc>
          <w:tcPr>
            <w:tcW w:w="1276" w:type="dxa"/>
            <w:vMerge w:val="restart"/>
            <w:tcBorders>
              <w:top w:val="single" w:sz="6" w:space="0" w:color="auto"/>
              <w:left w:val="single" w:sz="6" w:space="0" w:color="auto"/>
              <w:bottom w:val="single" w:sz="4" w:space="0" w:color="auto"/>
              <w:right w:val="single" w:sz="6" w:space="0" w:color="auto"/>
            </w:tcBorders>
          </w:tcPr>
          <w:p w:rsidR="00D67CF5" w:rsidRDefault="00D67CF5" w:rsidP="002812F0">
            <w:pPr>
              <w:pStyle w:val="TableCell"/>
            </w:pPr>
            <w:r>
              <w:t>Unknown</w:t>
            </w:r>
          </w:p>
        </w:tc>
        <w:tc>
          <w:tcPr>
            <w:tcW w:w="7364" w:type="dxa"/>
            <w:gridSpan w:val="3"/>
            <w:tcBorders>
              <w:top w:val="single" w:sz="6" w:space="0" w:color="auto"/>
              <w:left w:val="single" w:sz="6" w:space="0" w:color="auto"/>
              <w:bottom w:val="single" w:sz="4" w:space="0" w:color="auto"/>
              <w:right w:val="single" w:sz="6" w:space="0" w:color="auto"/>
            </w:tcBorders>
          </w:tcPr>
          <w:p w:rsidR="00D67CF5" w:rsidRDefault="00D67CF5" w:rsidP="002812F0">
            <w:pPr>
              <w:pStyle w:val="TableCell"/>
            </w:pPr>
            <w:r>
              <w:t>The driver cannot query the instrument to determine if the digitizer is in the Idle state.</w:t>
            </w:r>
          </w:p>
        </w:tc>
      </w:tr>
      <w:tr w:rsidR="00D67CF5" w:rsidTr="00DC23DA">
        <w:trPr>
          <w:cantSplit/>
          <w:trHeight w:val="338"/>
        </w:trPr>
        <w:tc>
          <w:tcPr>
            <w:tcW w:w="1276" w:type="dxa"/>
            <w:vMerge/>
            <w:tcBorders>
              <w:left w:val="single" w:sz="6" w:space="0" w:color="auto"/>
              <w:bottom w:val="single" w:sz="4" w:space="0" w:color="auto"/>
              <w:right w:val="single" w:sz="6" w:space="0" w:color="auto"/>
            </w:tcBorders>
          </w:tcPr>
          <w:p w:rsidR="00D67CF5" w:rsidRDefault="00D67CF5" w:rsidP="002812F0">
            <w:pPr>
              <w:pStyle w:val="TableCell"/>
            </w:pPr>
          </w:p>
        </w:tc>
        <w:tc>
          <w:tcPr>
            <w:tcW w:w="54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IVIDIGITIZER_VAL_ACQUISITION_STATUS_RESULT_UNKNOWN</w:t>
            </w:r>
          </w:p>
        </w:tc>
      </w:tr>
    </w:tbl>
    <w:p w:rsidR="00D67CF5" w:rsidRDefault="00D67CF5" w:rsidP="00D67CF5"/>
    <w:p w:rsidR="00D67CF5" w:rsidRDefault="00D67CF5" w:rsidP="00D67CF5">
      <w:pPr>
        <w:pStyle w:val="FunctionHead"/>
      </w:pPr>
      <w:r>
        <w:t>Return Values</w:t>
      </w:r>
      <w:r w:rsidR="003A1E9B">
        <w:t xml:space="preserve"> (C)</w:t>
      </w:r>
    </w:p>
    <w:p w:rsidR="00D67CF5" w:rsidRDefault="00D67CF5" w:rsidP="00D67CF5">
      <w:pPr>
        <w:pStyle w:val="Body1"/>
      </w:pPr>
      <w:r>
        <w:t xml:space="preserve">The </w:t>
      </w:r>
      <w:r>
        <w:rPr>
          <w:rStyle w:val="Italic"/>
        </w:rPr>
        <w:t>IVI-3.2: Inherent Capabilities Specification</w:t>
      </w:r>
      <w:r>
        <w:t xml:space="preserve"> defines general status codes that this function can return.</w:t>
      </w:r>
    </w:p>
    <w:p w:rsidR="00D67CF5" w:rsidRDefault="00D67CF5" w:rsidP="00FC23CF">
      <w:pPr>
        <w:pStyle w:val="Heading3"/>
        <w:pageBreakBefore/>
      </w:pPr>
      <w:bookmarkStart w:id="338" w:name="_Toc304583640"/>
      <w:bookmarkStart w:id="339" w:name="_Toc306374491"/>
      <w:r>
        <w:lastRenderedPageBreak/>
        <w:t xml:space="preserve">Is Measuring (IVI-C </w:t>
      </w:r>
      <w:r w:rsidR="009B41F3">
        <w:t>Only</w:t>
      </w:r>
      <w:r>
        <w:t>)</w:t>
      </w:r>
      <w:bookmarkEnd w:id="338"/>
      <w:bookmarkEnd w:id="339"/>
    </w:p>
    <w:p w:rsidR="00D67CF5" w:rsidRDefault="00D67CF5" w:rsidP="00D67CF5">
      <w:pPr>
        <w:pStyle w:val="FunctionHead"/>
      </w:pPr>
      <w:r>
        <w:t>Description</w:t>
      </w:r>
    </w:p>
    <w:p w:rsidR="00D67CF5" w:rsidRDefault="00D67CF5" w:rsidP="00D67CF5">
      <w:pPr>
        <w:pStyle w:val="Body1"/>
      </w:pPr>
      <w:r w:rsidRPr="00B06C33">
        <w:t xml:space="preserve">This function is used to </w:t>
      </w:r>
      <w:r>
        <w:t>determine if the digitizer is currently in the Measuring state.</w:t>
      </w:r>
    </w:p>
    <w:p w:rsidR="009621EF" w:rsidRDefault="009621EF" w:rsidP="009621EF">
      <w:pPr>
        <w:pStyle w:val="FunctionHead"/>
      </w:pPr>
      <w:r>
        <w:t>.NET Method Prototype</w:t>
      </w:r>
    </w:p>
    <w:p w:rsidR="009621EF" w:rsidRDefault="009621EF" w:rsidP="009621EF">
      <w:pPr>
        <w:pStyle w:val="Code1"/>
      </w:pPr>
      <w:r>
        <w:t>N/A</w:t>
      </w:r>
    </w:p>
    <w:p w:rsidR="009621EF" w:rsidRDefault="009621EF" w:rsidP="009621EF">
      <w:pPr>
        <w:pStyle w:val="Code1"/>
      </w:pPr>
      <w:r w:rsidRPr="00683D5D">
        <w:rPr>
          <w:rFonts w:ascii="Times New Roman" w:hAnsi="Times New Roman" w:cs="Times New Roman"/>
          <w:sz w:val="20"/>
          <w:szCs w:val="20"/>
        </w:rPr>
        <w:t>(Use the</w:t>
      </w:r>
      <w:r>
        <w:t xml:space="preserve"> Acquistion.Status.IsMeasuring </w:t>
      </w:r>
      <w:r w:rsidRPr="00683D5D">
        <w:rPr>
          <w:rFonts w:ascii="Times New Roman" w:hAnsi="Times New Roman" w:cs="Times New Roman"/>
          <w:sz w:val="20"/>
          <w:szCs w:val="20"/>
        </w:rPr>
        <w:t>property)</w:t>
      </w:r>
    </w:p>
    <w:p w:rsidR="00D67CF5" w:rsidRDefault="00D67CF5" w:rsidP="00D67CF5">
      <w:pPr>
        <w:pStyle w:val="FunctionHead"/>
      </w:pPr>
      <w:r>
        <w:t>COM Method Prototype</w:t>
      </w:r>
    </w:p>
    <w:p w:rsidR="00D67CF5" w:rsidRDefault="00D67CF5" w:rsidP="00D67CF5">
      <w:pPr>
        <w:pStyle w:val="Code1"/>
      </w:pPr>
      <w:r>
        <w:t>N/A</w:t>
      </w:r>
    </w:p>
    <w:p w:rsidR="00D67CF5" w:rsidRDefault="00D67CF5" w:rsidP="00D67CF5">
      <w:pPr>
        <w:pStyle w:val="Code1"/>
      </w:pPr>
      <w:r w:rsidRPr="00683D5D">
        <w:rPr>
          <w:rFonts w:ascii="Times New Roman" w:hAnsi="Times New Roman" w:cs="Times New Roman"/>
          <w:sz w:val="20"/>
          <w:szCs w:val="20"/>
        </w:rPr>
        <w:t>(</w:t>
      </w:r>
      <w:r w:rsidR="00683D5D" w:rsidRPr="00683D5D">
        <w:rPr>
          <w:rFonts w:ascii="Times New Roman" w:hAnsi="Times New Roman" w:cs="Times New Roman"/>
          <w:sz w:val="20"/>
          <w:szCs w:val="20"/>
        </w:rPr>
        <w:t>U</w:t>
      </w:r>
      <w:r w:rsidRPr="00683D5D">
        <w:rPr>
          <w:rFonts w:ascii="Times New Roman" w:hAnsi="Times New Roman" w:cs="Times New Roman"/>
          <w:sz w:val="20"/>
          <w:szCs w:val="20"/>
        </w:rPr>
        <w:t>se the</w:t>
      </w:r>
      <w:r>
        <w:t xml:space="preserve"> Acquistion.Status.IsMeasuring </w:t>
      </w:r>
      <w:r w:rsidRPr="00683D5D">
        <w:rPr>
          <w:rFonts w:ascii="Times New Roman" w:hAnsi="Times New Roman" w:cs="Times New Roman"/>
          <w:sz w:val="20"/>
          <w:szCs w:val="20"/>
        </w:rPr>
        <w:t>property)</w:t>
      </w:r>
    </w:p>
    <w:p w:rsidR="00D67CF5" w:rsidRDefault="00D67CF5" w:rsidP="00D67CF5">
      <w:pPr>
        <w:pStyle w:val="FunctionHead"/>
      </w:pPr>
      <w:r>
        <w:t>C Prototype</w:t>
      </w:r>
    </w:p>
    <w:p w:rsidR="00D67CF5" w:rsidRDefault="00D67CF5" w:rsidP="00D67CF5">
      <w:pPr>
        <w:pStyle w:val="Code1"/>
        <w:tabs>
          <w:tab w:val="left" w:pos="630"/>
        </w:tabs>
      </w:pPr>
      <w:r>
        <w:t>ViStatus IviDigitizer_Is</w:t>
      </w:r>
      <w:r w:rsidR="00F6727B">
        <w:t>Measuring</w:t>
      </w:r>
      <w:r>
        <w:t xml:space="preserve"> (ViSession Vi,</w:t>
      </w:r>
      <w:r>
        <w:br/>
        <w:t xml:space="preserve">                              </w:t>
      </w:r>
      <w:r w:rsidR="0002562B">
        <w:t xml:space="preserve">     </w:t>
      </w:r>
      <w:r>
        <w:t>ViInt32* Status);</w:t>
      </w:r>
    </w:p>
    <w:p w:rsidR="00D67CF5" w:rsidRDefault="00D67CF5" w:rsidP="00D67CF5">
      <w:pPr>
        <w:pStyle w:val="FunctionHead"/>
      </w:pPr>
      <w:r>
        <w:t>Parameters</w:t>
      </w:r>
    </w:p>
    <w:p w:rsidR="00D67CF5" w:rsidRDefault="00D67CF5" w:rsidP="00D67CF5">
      <w:pPr>
        <w:pStyle w:val="Body1"/>
      </w:pPr>
    </w:p>
    <w:tbl>
      <w:tblPr>
        <w:tblW w:w="8821" w:type="dxa"/>
        <w:tblInd w:w="728" w:type="dxa"/>
        <w:tblLayout w:type="fixed"/>
        <w:tblCellMar>
          <w:left w:w="80" w:type="dxa"/>
          <w:right w:w="80" w:type="dxa"/>
        </w:tblCellMar>
        <w:tblLook w:val="0000"/>
      </w:tblPr>
      <w:tblGrid>
        <w:gridCol w:w="1800"/>
        <w:gridCol w:w="4932"/>
        <w:gridCol w:w="2089"/>
      </w:tblGrid>
      <w:tr w:rsidR="00D67CF5" w:rsidTr="002812F0">
        <w:trPr>
          <w:cantSplit/>
        </w:trPr>
        <w:tc>
          <w:tcPr>
            <w:tcW w:w="1800" w:type="dxa"/>
            <w:tcBorders>
              <w:top w:val="single" w:sz="6" w:space="0" w:color="auto"/>
              <w:left w:val="single" w:sz="6" w:space="0" w:color="auto"/>
              <w:right w:val="single" w:sz="6" w:space="0" w:color="auto"/>
            </w:tcBorders>
          </w:tcPr>
          <w:p w:rsidR="00D67CF5" w:rsidRDefault="00D67CF5" w:rsidP="00291632">
            <w:pPr>
              <w:pStyle w:val="TableHead"/>
            </w:pPr>
            <w:r>
              <w:t>Inputs</w:t>
            </w:r>
          </w:p>
        </w:tc>
        <w:tc>
          <w:tcPr>
            <w:tcW w:w="4932" w:type="dxa"/>
            <w:tcBorders>
              <w:top w:val="single" w:sz="6" w:space="0" w:color="auto"/>
              <w:left w:val="single" w:sz="6" w:space="0" w:color="auto"/>
              <w:right w:val="single" w:sz="6" w:space="0" w:color="auto"/>
            </w:tcBorders>
          </w:tcPr>
          <w:p w:rsidR="00D67CF5" w:rsidRDefault="00D67CF5" w:rsidP="00291632">
            <w:pPr>
              <w:pStyle w:val="TableHead"/>
            </w:pPr>
            <w:r>
              <w:t>Description</w:t>
            </w:r>
          </w:p>
        </w:tc>
        <w:tc>
          <w:tcPr>
            <w:tcW w:w="2089" w:type="dxa"/>
            <w:tcBorders>
              <w:top w:val="single" w:sz="6" w:space="0" w:color="auto"/>
              <w:left w:val="single" w:sz="6" w:space="0" w:color="auto"/>
              <w:right w:val="single" w:sz="6" w:space="0" w:color="auto"/>
            </w:tcBorders>
          </w:tcPr>
          <w:p w:rsidR="00D67CF5" w:rsidRDefault="00D67CF5" w:rsidP="00291632">
            <w:pPr>
              <w:pStyle w:val="TableHead"/>
            </w:pPr>
            <w:r>
              <w:t>Base Type</w:t>
            </w:r>
          </w:p>
        </w:tc>
      </w:tr>
      <w:tr w:rsidR="00D67CF5" w:rsidTr="002812F0">
        <w:trPr>
          <w:cantSplit/>
        </w:trPr>
        <w:tc>
          <w:tcPr>
            <w:tcW w:w="1800"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CourierNew"/>
            </w:pPr>
            <w:r>
              <w:t>ViSession</w:t>
            </w:r>
          </w:p>
        </w:tc>
      </w:tr>
    </w:tbl>
    <w:p w:rsidR="00D67CF5" w:rsidRDefault="00D67CF5" w:rsidP="00D67CF5">
      <w:pPr>
        <w:pStyle w:val="FunctionHead"/>
      </w:pPr>
    </w:p>
    <w:tbl>
      <w:tblPr>
        <w:tblW w:w="8820" w:type="dxa"/>
        <w:tblInd w:w="710" w:type="dxa"/>
        <w:tblLayout w:type="fixed"/>
        <w:tblCellMar>
          <w:left w:w="80" w:type="dxa"/>
          <w:right w:w="80" w:type="dxa"/>
        </w:tblCellMar>
        <w:tblLook w:val="0000"/>
      </w:tblPr>
      <w:tblGrid>
        <w:gridCol w:w="1800"/>
        <w:gridCol w:w="4950"/>
        <w:gridCol w:w="2070"/>
      </w:tblGrid>
      <w:tr w:rsidR="00D67CF5" w:rsidTr="002812F0">
        <w:trPr>
          <w:cantSplit/>
        </w:trPr>
        <w:tc>
          <w:tcPr>
            <w:tcW w:w="1800" w:type="dxa"/>
            <w:tcBorders>
              <w:top w:val="single" w:sz="6" w:space="0" w:color="auto"/>
              <w:left w:val="single" w:sz="6" w:space="0" w:color="auto"/>
              <w:right w:val="single" w:sz="6" w:space="0" w:color="auto"/>
            </w:tcBorders>
          </w:tcPr>
          <w:p w:rsidR="00D67CF5" w:rsidRDefault="00D67CF5" w:rsidP="002812F0">
            <w:pPr>
              <w:pStyle w:val="TableHead"/>
            </w:pPr>
            <w:r>
              <w:t>Outputs</w:t>
            </w:r>
          </w:p>
        </w:tc>
        <w:tc>
          <w:tcPr>
            <w:tcW w:w="4950" w:type="dxa"/>
            <w:tcBorders>
              <w:top w:val="single" w:sz="6" w:space="0" w:color="auto"/>
              <w:left w:val="single" w:sz="6" w:space="0" w:color="auto"/>
              <w:right w:val="single" w:sz="6" w:space="0" w:color="auto"/>
            </w:tcBorders>
          </w:tcPr>
          <w:p w:rsidR="00D67CF5" w:rsidRDefault="00D67CF5" w:rsidP="002812F0">
            <w:pPr>
              <w:pStyle w:val="TableHead"/>
            </w:pPr>
            <w:r>
              <w:t>Description</w:t>
            </w:r>
          </w:p>
        </w:tc>
        <w:tc>
          <w:tcPr>
            <w:tcW w:w="2070" w:type="dxa"/>
            <w:tcBorders>
              <w:top w:val="single" w:sz="6" w:space="0" w:color="auto"/>
              <w:left w:val="single" w:sz="6" w:space="0" w:color="auto"/>
              <w:right w:val="single" w:sz="6" w:space="0" w:color="auto"/>
            </w:tcBorders>
          </w:tcPr>
          <w:p w:rsidR="00D67CF5" w:rsidRDefault="00D67CF5" w:rsidP="002812F0">
            <w:pPr>
              <w:pStyle w:val="TableHead"/>
            </w:pPr>
            <w:r>
              <w:t>Base Type</w:t>
            </w:r>
          </w:p>
        </w:tc>
      </w:tr>
      <w:tr w:rsidR="00D67CF5" w:rsidTr="002812F0">
        <w:trPr>
          <w:cantSplit/>
        </w:trPr>
        <w:tc>
          <w:tcPr>
            <w:tcW w:w="1800" w:type="dxa"/>
            <w:tcBorders>
              <w:top w:val="double" w:sz="6" w:space="0" w:color="auto"/>
              <w:left w:val="single" w:sz="6" w:space="0" w:color="auto"/>
              <w:bottom w:val="single" w:sz="6" w:space="0" w:color="auto"/>
              <w:right w:val="single" w:sz="6" w:space="0" w:color="auto"/>
            </w:tcBorders>
          </w:tcPr>
          <w:p w:rsidR="00D67CF5" w:rsidRDefault="00D67CF5" w:rsidP="002812F0">
            <w:pPr>
              <w:pStyle w:val="TableCellCourierNew"/>
            </w:pPr>
            <w:r>
              <w:t>Status</w:t>
            </w:r>
          </w:p>
        </w:tc>
        <w:tc>
          <w:tcPr>
            <w:tcW w:w="4950" w:type="dxa"/>
            <w:tcBorders>
              <w:top w:val="double" w:sz="6" w:space="0" w:color="auto"/>
              <w:left w:val="single" w:sz="6" w:space="0" w:color="auto"/>
              <w:bottom w:val="single" w:sz="6" w:space="0" w:color="auto"/>
              <w:right w:val="single" w:sz="6" w:space="0" w:color="auto"/>
            </w:tcBorders>
          </w:tcPr>
          <w:p w:rsidR="00D67CF5" w:rsidRDefault="00D67CF5" w:rsidP="00D67CF5">
            <w:pPr>
              <w:pStyle w:val="TableCell"/>
            </w:pPr>
            <w:r>
              <w:t>Returns whether the digitizer is currently in the Measuring state</w:t>
            </w:r>
            <w:r w:rsidR="0080634C">
              <w:t xml:space="preserve">. </w:t>
            </w:r>
            <w:r>
              <w:t>If the driver cannot query the instrument to determine its state, the driver returns the value Unknown.</w:t>
            </w:r>
          </w:p>
        </w:tc>
        <w:tc>
          <w:tcPr>
            <w:tcW w:w="2070" w:type="dxa"/>
            <w:tcBorders>
              <w:top w:val="double" w:sz="6" w:space="0" w:color="auto"/>
              <w:left w:val="single" w:sz="6" w:space="0" w:color="auto"/>
              <w:bottom w:val="single" w:sz="6" w:space="0" w:color="auto"/>
              <w:right w:val="single" w:sz="6" w:space="0" w:color="auto"/>
            </w:tcBorders>
          </w:tcPr>
          <w:p w:rsidR="00D67CF5" w:rsidRDefault="00D67CF5" w:rsidP="002812F0">
            <w:pPr>
              <w:pStyle w:val="TableCellCourierNew"/>
            </w:pPr>
            <w:r>
              <w:t>ViInt32</w:t>
            </w:r>
          </w:p>
        </w:tc>
      </w:tr>
    </w:tbl>
    <w:p w:rsidR="00D67CF5" w:rsidRDefault="00D67CF5" w:rsidP="00D67CF5">
      <w:pPr>
        <w:pStyle w:val="FunctionHead"/>
      </w:pPr>
      <w:r>
        <w:t>Defined Values for the Status parameter</w:t>
      </w:r>
    </w:p>
    <w:tbl>
      <w:tblPr>
        <w:tblW w:w="0" w:type="auto"/>
        <w:tblInd w:w="722" w:type="dxa"/>
        <w:tblLayout w:type="fixed"/>
        <w:tblLook w:val="0000"/>
      </w:tblPr>
      <w:tblGrid>
        <w:gridCol w:w="1456"/>
        <w:gridCol w:w="540"/>
        <w:gridCol w:w="1170"/>
        <w:gridCol w:w="5474"/>
      </w:tblGrid>
      <w:tr w:rsidR="00D67CF5" w:rsidTr="00291632">
        <w:trPr>
          <w:cantSplit/>
          <w:trHeight w:val="158"/>
        </w:trPr>
        <w:tc>
          <w:tcPr>
            <w:tcW w:w="1456" w:type="dxa"/>
            <w:vMerge w:val="restart"/>
            <w:tcBorders>
              <w:top w:val="single" w:sz="4" w:space="0" w:color="auto"/>
              <w:left w:val="single" w:sz="6" w:space="0" w:color="auto"/>
              <w:right w:val="single" w:sz="6" w:space="0" w:color="auto"/>
            </w:tcBorders>
            <w:shd w:val="clear" w:color="auto" w:fill="C0C0C0"/>
          </w:tcPr>
          <w:p w:rsidR="00D67CF5" w:rsidRDefault="00D67CF5" w:rsidP="002812F0">
            <w:pPr>
              <w:pStyle w:val="TableHead"/>
              <w:jc w:val="left"/>
              <w:rPr>
                <w:i/>
                <w:iCs/>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rsidR="00D67CF5" w:rsidRDefault="00D67CF5" w:rsidP="002812F0">
            <w:pPr>
              <w:pStyle w:val="TableHead"/>
              <w:jc w:val="left"/>
              <w:rPr>
                <w:i/>
                <w:iCs/>
              </w:rPr>
            </w:pPr>
            <w:r>
              <w:rPr>
                <w:i/>
                <w:iCs/>
              </w:rPr>
              <w:t>Description</w:t>
            </w:r>
          </w:p>
        </w:tc>
      </w:tr>
      <w:tr w:rsidR="00D67CF5" w:rsidTr="00291632">
        <w:trPr>
          <w:cantSplit/>
          <w:trHeight w:val="157"/>
        </w:trPr>
        <w:tc>
          <w:tcPr>
            <w:tcW w:w="1456" w:type="dxa"/>
            <w:vMerge/>
            <w:tcBorders>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r>
              <w:rPr>
                <w:i/>
                <w:iCs/>
              </w:rPr>
              <w:t>Language</w:t>
            </w:r>
          </w:p>
        </w:tc>
        <w:tc>
          <w:tcPr>
            <w:tcW w:w="5474"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r>
              <w:rPr>
                <w:i/>
                <w:iCs/>
              </w:rPr>
              <w:t>Identifier</w:t>
            </w:r>
          </w:p>
        </w:tc>
      </w:tr>
      <w:tr w:rsidR="00D67CF5" w:rsidTr="00291632">
        <w:trPr>
          <w:cantSplit/>
          <w:trHeight w:val="333"/>
        </w:trPr>
        <w:tc>
          <w:tcPr>
            <w:tcW w:w="1456" w:type="dxa"/>
            <w:vMerge w:val="restart"/>
            <w:tcBorders>
              <w:top w:val="single" w:sz="6" w:space="0" w:color="auto"/>
              <w:left w:val="single" w:sz="6" w:space="0" w:color="auto"/>
              <w:right w:val="single" w:sz="6" w:space="0" w:color="auto"/>
            </w:tcBorders>
          </w:tcPr>
          <w:p w:rsidR="00D67CF5" w:rsidRDefault="00D67CF5" w:rsidP="002812F0">
            <w:pPr>
              <w:pStyle w:val="TableCell"/>
            </w:pPr>
            <w:r>
              <w:t>True</w:t>
            </w:r>
          </w:p>
        </w:tc>
        <w:tc>
          <w:tcPr>
            <w:tcW w:w="7184" w:type="dxa"/>
            <w:gridSpan w:val="3"/>
            <w:tcBorders>
              <w:top w:val="single" w:sz="6" w:space="0" w:color="auto"/>
              <w:left w:val="single" w:sz="6" w:space="0" w:color="auto"/>
              <w:bottom w:val="single" w:sz="4" w:space="0" w:color="auto"/>
              <w:right w:val="single" w:sz="6" w:space="0" w:color="auto"/>
            </w:tcBorders>
          </w:tcPr>
          <w:p w:rsidR="00D67CF5" w:rsidRDefault="00D67CF5" w:rsidP="00D67CF5">
            <w:pPr>
              <w:pStyle w:val="TableCell"/>
            </w:pPr>
            <w:r>
              <w:t>The digitizer is currently in the Measuring state.</w:t>
            </w:r>
          </w:p>
        </w:tc>
      </w:tr>
      <w:tr w:rsidR="00D67CF5" w:rsidTr="00291632">
        <w:trPr>
          <w:cantSplit/>
          <w:trHeight w:val="338"/>
        </w:trPr>
        <w:tc>
          <w:tcPr>
            <w:tcW w:w="1456" w:type="dxa"/>
            <w:vMerge/>
            <w:tcBorders>
              <w:left w:val="single" w:sz="6" w:space="0" w:color="auto"/>
              <w:right w:val="single" w:sz="6" w:space="0" w:color="auto"/>
            </w:tcBorders>
          </w:tcPr>
          <w:p w:rsidR="00D67CF5" w:rsidRDefault="00D67CF5" w:rsidP="002812F0">
            <w:pPr>
              <w:pStyle w:val="TableCell"/>
            </w:pPr>
          </w:p>
        </w:tc>
        <w:tc>
          <w:tcPr>
            <w:tcW w:w="540" w:type="dxa"/>
            <w:tcBorders>
              <w:top w:val="single" w:sz="4" w:space="0" w:color="auto"/>
              <w:left w:val="single" w:sz="6" w:space="0" w:color="auto"/>
              <w:right w:val="single" w:sz="6" w:space="0" w:color="auto"/>
            </w:tcBorders>
          </w:tcPr>
          <w:p w:rsidR="00D67CF5" w:rsidRDefault="00D67CF5" w:rsidP="002812F0">
            <w:pPr>
              <w:pStyle w:val="TableCell"/>
            </w:pPr>
          </w:p>
        </w:tc>
        <w:tc>
          <w:tcPr>
            <w:tcW w:w="117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IVIDIGITIZER_VAL_ACQUISITION_STATUS_RESULT_TRUE</w:t>
            </w:r>
          </w:p>
        </w:tc>
      </w:tr>
      <w:tr w:rsidR="00D67CF5" w:rsidTr="00291632">
        <w:trPr>
          <w:cantSplit/>
          <w:trHeight w:val="363"/>
        </w:trPr>
        <w:tc>
          <w:tcPr>
            <w:tcW w:w="1456" w:type="dxa"/>
            <w:vMerge w:val="restart"/>
            <w:tcBorders>
              <w:top w:val="single" w:sz="6" w:space="0" w:color="auto"/>
              <w:left w:val="single" w:sz="6" w:space="0" w:color="auto"/>
              <w:right w:val="single" w:sz="6" w:space="0" w:color="auto"/>
            </w:tcBorders>
          </w:tcPr>
          <w:p w:rsidR="00D67CF5" w:rsidRDefault="00D67CF5" w:rsidP="002812F0">
            <w:pPr>
              <w:pStyle w:val="TableCell"/>
            </w:pPr>
            <w:r>
              <w:t>False</w:t>
            </w:r>
          </w:p>
        </w:tc>
        <w:tc>
          <w:tcPr>
            <w:tcW w:w="7184" w:type="dxa"/>
            <w:gridSpan w:val="3"/>
            <w:tcBorders>
              <w:top w:val="single" w:sz="6" w:space="0" w:color="auto"/>
              <w:left w:val="single" w:sz="6" w:space="0" w:color="auto"/>
              <w:bottom w:val="single" w:sz="4" w:space="0" w:color="auto"/>
              <w:right w:val="single" w:sz="6" w:space="0" w:color="auto"/>
            </w:tcBorders>
          </w:tcPr>
          <w:p w:rsidR="00D67CF5" w:rsidRDefault="00D67CF5" w:rsidP="00D67CF5">
            <w:pPr>
              <w:pStyle w:val="TableCell"/>
            </w:pPr>
            <w:r>
              <w:t>The digitizer is not currently in the Measuring state.</w:t>
            </w:r>
          </w:p>
        </w:tc>
      </w:tr>
      <w:tr w:rsidR="00D67CF5" w:rsidTr="00DC23DA">
        <w:trPr>
          <w:cantSplit/>
          <w:trHeight w:val="338"/>
        </w:trPr>
        <w:tc>
          <w:tcPr>
            <w:tcW w:w="1456" w:type="dxa"/>
            <w:vMerge/>
            <w:tcBorders>
              <w:left w:val="single" w:sz="6" w:space="0" w:color="auto"/>
              <w:bottom w:val="single" w:sz="6" w:space="0" w:color="auto"/>
              <w:right w:val="single" w:sz="6" w:space="0" w:color="auto"/>
            </w:tcBorders>
          </w:tcPr>
          <w:p w:rsidR="00D67CF5" w:rsidRDefault="00D67CF5" w:rsidP="002812F0">
            <w:pPr>
              <w:pStyle w:val="TableCell"/>
            </w:pPr>
          </w:p>
        </w:tc>
        <w:tc>
          <w:tcPr>
            <w:tcW w:w="540" w:type="dxa"/>
            <w:tcBorders>
              <w:top w:val="single" w:sz="4" w:space="0" w:color="auto"/>
              <w:left w:val="single" w:sz="6" w:space="0" w:color="auto"/>
              <w:right w:val="single" w:sz="6" w:space="0" w:color="auto"/>
            </w:tcBorders>
          </w:tcPr>
          <w:p w:rsidR="00D67CF5" w:rsidRDefault="00D67CF5" w:rsidP="002812F0">
            <w:pPr>
              <w:pStyle w:val="TableCell"/>
            </w:pPr>
          </w:p>
        </w:tc>
        <w:tc>
          <w:tcPr>
            <w:tcW w:w="117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IVIDIGITIZER_VAL_ACQUISITION_STATUS_RESULT_FALSE</w:t>
            </w:r>
          </w:p>
        </w:tc>
      </w:tr>
      <w:tr w:rsidR="00D67CF5" w:rsidTr="00DC23DA">
        <w:trPr>
          <w:cantSplit/>
          <w:trHeight w:val="552"/>
        </w:trPr>
        <w:tc>
          <w:tcPr>
            <w:tcW w:w="1456" w:type="dxa"/>
            <w:vMerge w:val="restart"/>
            <w:tcBorders>
              <w:top w:val="single" w:sz="6" w:space="0" w:color="auto"/>
              <w:left w:val="single" w:sz="6" w:space="0" w:color="auto"/>
              <w:bottom w:val="single" w:sz="4" w:space="0" w:color="auto"/>
              <w:right w:val="single" w:sz="6" w:space="0" w:color="auto"/>
            </w:tcBorders>
          </w:tcPr>
          <w:p w:rsidR="00D67CF5" w:rsidRDefault="00D67CF5" w:rsidP="002812F0">
            <w:pPr>
              <w:pStyle w:val="TableCell"/>
            </w:pPr>
            <w:r>
              <w:t>Unknown</w:t>
            </w:r>
          </w:p>
        </w:tc>
        <w:tc>
          <w:tcPr>
            <w:tcW w:w="7184" w:type="dxa"/>
            <w:gridSpan w:val="3"/>
            <w:tcBorders>
              <w:top w:val="single" w:sz="6" w:space="0" w:color="auto"/>
              <w:left w:val="single" w:sz="6" w:space="0" w:color="auto"/>
              <w:bottom w:val="single" w:sz="4" w:space="0" w:color="auto"/>
              <w:right w:val="single" w:sz="6" w:space="0" w:color="auto"/>
            </w:tcBorders>
          </w:tcPr>
          <w:p w:rsidR="00D67CF5" w:rsidRDefault="00D67CF5" w:rsidP="00D67CF5">
            <w:pPr>
              <w:pStyle w:val="TableCell"/>
            </w:pPr>
            <w:r>
              <w:t>The driver cannot query the instrument to determine if the digitizer is in the Measuring state.</w:t>
            </w:r>
          </w:p>
        </w:tc>
      </w:tr>
      <w:tr w:rsidR="00D67CF5" w:rsidTr="00DC23DA">
        <w:trPr>
          <w:cantSplit/>
          <w:trHeight w:val="338"/>
        </w:trPr>
        <w:tc>
          <w:tcPr>
            <w:tcW w:w="1456" w:type="dxa"/>
            <w:vMerge/>
            <w:tcBorders>
              <w:left w:val="single" w:sz="6" w:space="0" w:color="auto"/>
              <w:bottom w:val="single" w:sz="4" w:space="0" w:color="auto"/>
              <w:right w:val="single" w:sz="6" w:space="0" w:color="auto"/>
            </w:tcBorders>
          </w:tcPr>
          <w:p w:rsidR="00D67CF5" w:rsidRDefault="00D67CF5" w:rsidP="002812F0">
            <w:pPr>
              <w:pStyle w:val="TableCell"/>
            </w:pPr>
          </w:p>
        </w:tc>
        <w:tc>
          <w:tcPr>
            <w:tcW w:w="54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p>
        </w:tc>
        <w:tc>
          <w:tcPr>
            <w:tcW w:w="117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IVIDIGITIZER_VAL_ACQUISITION_STATUS_RESULT_UNKNOWN</w:t>
            </w:r>
          </w:p>
        </w:tc>
      </w:tr>
    </w:tbl>
    <w:p w:rsidR="00D67CF5" w:rsidRDefault="00D67CF5" w:rsidP="00D67CF5"/>
    <w:p w:rsidR="00D67CF5" w:rsidRDefault="00D67CF5" w:rsidP="00D67CF5">
      <w:pPr>
        <w:pStyle w:val="FunctionHead"/>
      </w:pPr>
      <w:r>
        <w:t>Return Values</w:t>
      </w:r>
      <w:r w:rsidR="009621EF">
        <w:t xml:space="preserve"> (C)</w:t>
      </w:r>
    </w:p>
    <w:p w:rsidR="00D67CF5" w:rsidRDefault="00D67CF5" w:rsidP="00D67CF5">
      <w:pPr>
        <w:pStyle w:val="Body1"/>
      </w:pPr>
      <w:r>
        <w:t xml:space="preserve">The </w:t>
      </w:r>
      <w:r>
        <w:rPr>
          <w:rStyle w:val="Italic"/>
        </w:rPr>
        <w:t>IVI-3.2: Inherent Capabilities Specification</w:t>
      </w:r>
      <w:r>
        <w:t xml:space="preserve"> defines general status codes that this function can return.</w:t>
      </w:r>
    </w:p>
    <w:p w:rsidR="00D67CF5" w:rsidRDefault="00D67CF5" w:rsidP="009621EF">
      <w:pPr>
        <w:pStyle w:val="Heading3"/>
        <w:pageBreakBefore/>
      </w:pPr>
      <w:bookmarkStart w:id="340" w:name="_Toc304583641"/>
      <w:bookmarkStart w:id="341" w:name="_Toc306374492"/>
      <w:r>
        <w:lastRenderedPageBreak/>
        <w:t xml:space="preserve">Is Waiting For Arm (IVI-C </w:t>
      </w:r>
      <w:r w:rsidR="0002562B">
        <w:t>O</w:t>
      </w:r>
      <w:r>
        <w:t>nly)</w:t>
      </w:r>
      <w:bookmarkEnd w:id="340"/>
      <w:bookmarkEnd w:id="341"/>
    </w:p>
    <w:p w:rsidR="00D67CF5" w:rsidRDefault="00D67CF5" w:rsidP="00D67CF5">
      <w:pPr>
        <w:pStyle w:val="FunctionHead"/>
      </w:pPr>
      <w:r>
        <w:t>Description</w:t>
      </w:r>
    </w:p>
    <w:p w:rsidR="00D67CF5" w:rsidRDefault="00D67CF5" w:rsidP="00D67CF5">
      <w:pPr>
        <w:pStyle w:val="Body1"/>
      </w:pPr>
      <w:r w:rsidRPr="00B06C33">
        <w:t xml:space="preserve">This function is used to </w:t>
      </w:r>
      <w:r>
        <w:t>determine if the digitizer is currently in the Waiting For Arm state.</w:t>
      </w:r>
    </w:p>
    <w:p w:rsidR="009621EF" w:rsidRDefault="009621EF" w:rsidP="009621EF">
      <w:pPr>
        <w:pStyle w:val="FunctionHead"/>
      </w:pPr>
      <w:r>
        <w:t>.NET Method Prototype</w:t>
      </w:r>
    </w:p>
    <w:p w:rsidR="009621EF" w:rsidRDefault="009621EF" w:rsidP="009621EF">
      <w:pPr>
        <w:pStyle w:val="Code1"/>
      </w:pPr>
      <w:r>
        <w:t>N/A</w:t>
      </w:r>
    </w:p>
    <w:p w:rsidR="009621EF" w:rsidRDefault="009621EF" w:rsidP="009621EF">
      <w:pPr>
        <w:pStyle w:val="Code1"/>
      </w:pPr>
      <w:r w:rsidRPr="00B34D8C">
        <w:rPr>
          <w:rFonts w:ascii="Times New Roman" w:hAnsi="Times New Roman" w:cs="Times New Roman"/>
          <w:sz w:val="20"/>
          <w:szCs w:val="20"/>
        </w:rPr>
        <w:t>(Use the</w:t>
      </w:r>
      <w:r>
        <w:t xml:space="preserve"> Acquistion.Status.IsWaitingForArm </w:t>
      </w:r>
      <w:r w:rsidRPr="00B34D8C">
        <w:rPr>
          <w:rFonts w:ascii="Times New Roman" w:hAnsi="Times New Roman" w:cs="Times New Roman"/>
          <w:sz w:val="20"/>
          <w:szCs w:val="20"/>
        </w:rPr>
        <w:t>property)</w:t>
      </w:r>
    </w:p>
    <w:p w:rsidR="00D67CF5" w:rsidRDefault="00D67CF5" w:rsidP="00D67CF5">
      <w:pPr>
        <w:pStyle w:val="FunctionHead"/>
      </w:pPr>
      <w:r>
        <w:t>COM Method Prototype</w:t>
      </w:r>
    </w:p>
    <w:p w:rsidR="00D67CF5" w:rsidRDefault="00D67CF5" w:rsidP="00D67CF5">
      <w:pPr>
        <w:pStyle w:val="Code1"/>
      </w:pPr>
      <w:r>
        <w:t>N/A</w:t>
      </w:r>
    </w:p>
    <w:p w:rsidR="00D67CF5" w:rsidRDefault="00D67CF5" w:rsidP="00D67CF5">
      <w:pPr>
        <w:pStyle w:val="Code1"/>
      </w:pPr>
      <w:r w:rsidRPr="00B34D8C">
        <w:rPr>
          <w:rFonts w:ascii="Times New Roman" w:hAnsi="Times New Roman" w:cs="Times New Roman"/>
          <w:sz w:val="20"/>
          <w:szCs w:val="20"/>
        </w:rPr>
        <w:t>(</w:t>
      </w:r>
      <w:r w:rsidR="00B34D8C" w:rsidRPr="00B34D8C">
        <w:rPr>
          <w:rFonts w:ascii="Times New Roman" w:hAnsi="Times New Roman" w:cs="Times New Roman"/>
          <w:sz w:val="20"/>
          <w:szCs w:val="20"/>
        </w:rPr>
        <w:t>Use</w:t>
      </w:r>
      <w:r w:rsidRPr="00B34D8C">
        <w:rPr>
          <w:rFonts w:ascii="Times New Roman" w:hAnsi="Times New Roman" w:cs="Times New Roman"/>
          <w:sz w:val="20"/>
          <w:szCs w:val="20"/>
        </w:rPr>
        <w:t xml:space="preserve"> the</w:t>
      </w:r>
      <w:r>
        <w:t xml:space="preserve"> Acquistion.Status.IsWaitingForArm </w:t>
      </w:r>
      <w:r w:rsidRPr="00B34D8C">
        <w:rPr>
          <w:rFonts w:ascii="Times New Roman" w:hAnsi="Times New Roman" w:cs="Times New Roman"/>
          <w:sz w:val="20"/>
          <w:szCs w:val="20"/>
        </w:rPr>
        <w:t>property)</w:t>
      </w:r>
    </w:p>
    <w:p w:rsidR="00D67CF5" w:rsidRDefault="00D67CF5" w:rsidP="00D67CF5">
      <w:pPr>
        <w:pStyle w:val="FunctionHead"/>
      </w:pPr>
      <w:r>
        <w:t>C Prototype</w:t>
      </w:r>
    </w:p>
    <w:p w:rsidR="00D67CF5" w:rsidRDefault="00D67CF5" w:rsidP="00D67CF5">
      <w:pPr>
        <w:pStyle w:val="Code1"/>
        <w:tabs>
          <w:tab w:val="left" w:pos="630"/>
        </w:tabs>
      </w:pPr>
      <w:r>
        <w:t>ViStatus IviDigitizer_IsWaitingForArm (ViSession Vi,</w:t>
      </w:r>
      <w:r>
        <w:br/>
        <w:t xml:space="preserve">                              </w:t>
      </w:r>
      <w:r w:rsidR="0002562B">
        <w:t xml:space="preserve">         </w:t>
      </w:r>
      <w:r>
        <w:t>ViInt32* Status);</w:t>
      </w:r>
    </w:p>
    <w:p w:rsidR="00D67CF5" w:rsidRDefault="00D67CF5" w:rsidP="00D67CF5">
      <w:pPr>
        <w:pStyle w:val="FunctionHead"/>
      </w:pPr>
      <w:r>
        <w:t>Parameters</w:t>
      </w:r>
    </w:p>
    <w:p w:rsidR="00D67CF5" w:rsidRDefault="00D67CF5" w:rsidP="00D67CF5">
      <w:pPr>
        <w:pStyle w:val="Body1"/>
      </w:pPr>
    </w:p>
    <w:tbl>
      <w:tblPr>
        <w:tblW w:w="8821" w:type="dxa"/>
        <w:tblInd w:w="728" w:type="dxa"/>
        <w:tblLayout w:type="fixed"/>
        <w:tblCellMar>
          <w:left w:w="80" w:type="dxa"/>
          <w:right w:w="80" w:type="dxa"/>
        </w:tblCellMar>
        <w:tblLook w:val="0000"/>
      </w:tblPr>
      <w:tblGrid>
        <w:gridCol w:w="1800"/>
        <w:gridCol w:w="4932"/>
        <w:gridCol w:w="2089"/>
      </w:tblGrid>
      <w:tr w:rsidR="00D67CF5" w:rsidTr="002812F0">
        <w:trPr>
          <w:cantSplit/>
        </w:trPr>
        <w:tc>
          <w:tcPr>
            <w:tcW w:w="1800" w:type="dxa"/>
            <w:tcBorders>
              <w:top w:val="single" w:sz="6" w:space="0" w:color="auto"/>
              <w:left w:val="single" w:sz="6" w:space="0" w:color="auto"/>
              <w:right w:val="single" w:sz="6" w:space="0" w:color="auto"/>
            </w:tcBorders>
          </w:tcPr>
          <w:p w:rsidR="00D67CF5" w:rsidRDefault="00D67CF5" w:rsidP="00186451">
            <w:pPr>
              <w:pStyle w:val="TableHead"/>
            </w:pPr>
            <w:r>
              <w:t>Inputs</w:t>
            </w:r>
          </w:p>
        </w:tc>
        <w:tc>
          <w:tcPr>
            <w:tcW w:w="4932" w:type="dxa"/>
            <w:tcBorders>
              <w:top w:val="single" w:sz="6" w:space="0" w:color="auto"/>
              <w:left w:val="single" w:sz="6" w:space="0" w:color="auto"/>
              <w:right w:val="single" w:sz="6" w:space="0" w:color="auto"/>
            </w:tcBorders>
          </w:tcPr>
          <w:p w:rsidR="00D67CF5" w:rsidRDefault="00D67CF5" w:rsidP="00186451">
            <w:pPr>
              <w:pStyle w:val="TableHead"/>
            </w:pPr>
            <w:r>
              <w:t>Description</w:t>
            </w:r>
          </w:p>
        </w:tc>
        <w:tc>
          <w:tcPr>
            <w:tcW w:w="2089" w:type="dxa"/>
            <w:tcBorders>
              <w:top w:val="single" w:sz="6" w:space="0" w:color="auto"/>
              <w:left w:val="single" w:sz="6" w:space="0" w:color="auto"/>
              <w:right w:val="single" w:sz="6" w:space="0" w:color="auto"/>
            </w:tcBorders>
          </w:tcPr>
          <w:p w:rsidR="00D67CF5" w:rsidRDefault="00D67CF5" w:rsidP="00186451">
            <w:pPr>
              <w:pStyle w:val="TableHead"/>
            </w:pPr>
            <w:r>
              <w:t>Base Type</w:t>
            </w:r>
          </w:p>
        </w:tc>
      </w:tr>
      <w:tr w:rsidR="00D67CF5" w:rsidTr="002812F0">
        <w:trPr>
          <w:cantSplit/>
        </w:trPr>
        <w:tc>
          <w:tcPr>
            <w:tcW w:w="1800"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CourierNew"/>
            </w:pPr>
            <w:r>
              <w:t>ViSession</w:t>
            </w:r>
          </w:p>
        </w:tc>
      </w:tr>
    </w:tbl>
    <w:p w:rsidR="00D67CF5" w:rsidRDefault="00D67CF5" w:rsidP="00D67CF5">
      <w:pPr>
        <w:pStyle w:val="FunctionHead"/>
      </w:pPr>
    </w:p>
    <w:tbl>
      <w:tblPr>
        <w:tblW w:w="8820" w:type="dxa"/>
        <w:tblInd w:w="710" w:type="dxa"/>
        <w:tblLayout w:type="fixed"/>
        <w:tblCellMar>
          <w:left w:w="80" w:type="dxa"/>
          <w:right w:w="80" w:type="dxa"/>
        </w:tblCellMar>
        <w:tblLook w:val="0000"/>
      </w:tblPr>
      <w:tblGrid>
        <w:gridCol w:w="1800"/>
        <w:gridCol w:w="4950"/>
        <w:gridCol w:w="2070"/>
      </w:tblGrid>
      <w:tr w:rsidR="00D67CF5" w:rsidTr="002812F0">
        <w:trPr>
          <w:cantSplit/>
        </w:trPr>
        <w:tc>
          <w:tcPr>
            <w:tcW w:w="1800" w:type="dxa"/>
            <w:tcBorders>
              <w:top w:val="single" w:sz="6" w:space="0" w:color="auto"/>
              <w:left w:val="single" w:sz="6" w:space="0" w:color="auto"/>
              <w:right w:val="single" w:sz="6" w:space="0" w:color="auto"/>
            </w:tcBorders>
          </w:tcPr>
          <w:p w:rsidR="00D67CF5" w:rsidRDefault="00D67CF5" w:rsidP="002812F0">
            <w:pPr>
              <w:pStyle w:val="TableHead"/>
            </w:pPr>
            <w:r>
              <w:t>Outputs</w:t>
            </w:r>
          </w:p>
        </w:tc>
        <w:tc>
          <w:tcPr>
            <w:tcW w:w="4950" w:type="dxa"/>
            <w:tcBorders>
              <w:top w:val="single" w:sz="6" w:space="0" w:color="auto"/>
              <w:left w:val="single" w:sz="6" w:space="0" w:color="auto"/>
              <w:right w:val="single" w:sz="6" w:space="0" w:color="auto"/>
            </w:tcBorders>
          </w:tcPr>
          <w:p w:rsidR="00D67CF5" w:rsidRDefault="00D67CF5" w:rsidP="002812F0">
            <w:pPr>
              <w:pStyle w:val="TableHead"/>
            </w:pPr>
            <w:r>
              <w:t>Description</w:t>
            </w:r>
          </w:p>
        </w:tc>
        <w:tc>
          <w:tcPr>
            <w:tcW w:w="2070" w:type="dxa"/>
            <w:tcBorders>
              <w:top w:val="single" w:sz="6" w:space="0" w:color="auto"/>
              <w:left w:val="single" w:sz="6" w:space="0" w:color="auto"/>
              <w:right w:val="single" w:sz="6" w:space="0" w:color="auto"/>
            </w:tcBorders>
          </w:tcPr>
          <w:p w:rsidR="00D67CF5" w:rsidRDefault="00D67CF5" w:rsidP="002812F0">
            <w:pPr>
              <w:pStyle w:val="TableHead"/>
            </w:pPr>
            <w:r>
              <w:t>Base Type</w:t>
            </w:r>
          </w:p>
        </w:tc>
      </w:tr>
      <w:tr w:rsidR="00D67CF5" w:rsidTr="002812F0">
        <w:trPr>
          <w:cantSplit/>
        </w:trPr>
        <w:tc>
          <w:tcPr>
            <w:tcW w:w="1800" w:type="dxa"/>
            <w:tcBorders>
              <w:top w:val="double" w:sz="6" w:space="0" w:color="auto"/>
              <w:left w:val="single" w:sz="6" w:space="0" w:color="auto"/>
              <w:bottom w:val="single" w:sz="6" w:space="0" w:color="auto"/>
              <w:right w:val="single" w:sz="6" w:space="0" w:color="auto"/>
            </w:tcBorders>
          </w:tcPr>
          <w:p w:rsidR="00D67CF5" w:rsidRDefault="00D67CF5" w:rsidP="002812F0">
            <w:pPr>
              <w:pStyle w:val="TableCellCourierNew"/>
            </w:pPr>
            <w:r>
              <w:t>Status</w:t>
            </w:r>
          </w:p>
        </w:tc>
        <w:tc>
          <w:tcPr>
            <w:tcW w:w="4950" w:type="dxa"/>
            <w:tcBorders>
              <w:top w:val="double" w:sz="6" w:space="0" w:color="auto"/>
              <w:left w:val="single" w:sz="6" w:space="0" w:color="auto"/>
              <w:bottom w:val="single" w:sz="6" w:space="0" w:color="auto"/>
              <w:right w:val="single" w:sz="6" w:space="0" w:color="auto"/>
            </w:tcBorders>
          </w:tcPr>
          <w:p w:rsidR="00D67CF5" w:rsidRDefault="00D67CF5" w:rsidP="00D67CF5">
            <w:pPr>
              <w:pStyle w:val="TableCell"/>
            </w:pPr>
            <w:r>
              <w:t>Returns whether the digitizer is currently in the Waiting For Arm state</w:t>
            </w:r>
            <w:r w:rsidR="0080634C">
              <w:t xml:space="preserve">. </w:t>
            </w:r>
            <w:r>
              <w:t>If the driver cannot query the instrument to determine its state, the driver returns the value Unknown.</w:t>
            </w:r>
          </w:p>
        </w:tc>
        <w:tc>
          <w:tcPr>
            <w:tcW w:w="2070" w:type="dxa"/>
            <w:tcBorders>
              <w:top w:val="double" w:sz="6" w:space="0" w:color="auto"/>
              <w:left w:val="single" w:sz="6" w:space="0" w:color="auto"/>
              <w:bottom w:val="single" w:sz="6" w:space="0" w:color="auto"/>
              <w:right w:val="single" w:sz="6" w:space="0" w:color="auto"/>
            </w:tcBorders>
          </w:tcPr>
          <w:p w:rsidR="00D67CF5" w:rsidRDefault="00D67CF5" w:rsidP="002812F0">
            <w:pPr>
              <w:pStyle w:val="TableCellCourierNew"/>
            </w:pPr>
            <w:r>
              <w:t>ViInt32</w:t>
            </w:r>
          </w:p>
        </w:tc>
      </w:tr>
    </w:tbl>
    <w:p w:rsidR="00D67CF5" w:rsidRDefault="00D67CF5" w:rsidP="00D67CF5">
      <w:pPr>
        <w:pStyle w:val="FunctionHead"/>
      </w:pPr>
      <w:r>
        <w:t>Defined Values for the Status parameter</w:t>
      </w:r>
    </w:p>
    <w:tbl>
      <w:tblPr>
        <w:tblW w:w="0" w:type="auto"/>
        <w:tblInd w:w="722" w:type="dxa"/>
        <w:tblLayout w:type="fixed"/>
        <w:tblLook w:val="0000"/>
      </w:tblPr>
      <w:tblGrid>
        <w:gridCol w:w="1546"/>
        <w:gridCol w:w="450"/>
        <w:gridCol w:w="1080"/>
        <w:gridCol w:w="5564"/>
      </w:tblGrid>
      <w:tr w:rsidR="00D67CF5" w:rsidTr="00186451">
        <w:trPr>
          <w:cantSplit/>
          <w:trHeight w:val="158"/>
        </w:trPr>
        <w:tc>
          <w:tcPr>
            <w:tcW w:w="1546" w:type="dxa"/>
            <w:vMerge w:val="restart"/>
            <w:tcBorders>
              <w:top w:val="single" w:sz="4" w:space="0" w:color="auto"/>
              <w:left w:val="single" w:sz="6" w:space="0" w:color="auto"/>
              <w:right w:val="single" w:sz="6" w:space="0" w:color="auto"/>
            </w:tcBorders>
            <w:shd w:val="clear" w:color="auto" w:fill="C0C0C0"/>
          </w:tcPr>
          <w:p w:rsidR="00D67CF5" w:rsidRDefault="00D67CF5" w:rsidP="002812F0">
            <w:pPr>
              <w:pStyle w:val="TableHead"/>
              <w:jc w:val="left"/>
              <w:rPr>
                <w:i/>
                <w:iCs/>
              </w:rPr>
            </w:pPr>
            <w:r>
              <w:rPr>
                <w:i/>
                <w:iCs/>
              </w:rPr>
              <w:t>Name</w:t>
            </w:r>
          </w:p>
        </w:tc>
        <w:tc>
          <w:tcPr>
            <w:tcW w:w="7094" w:type="dxa"/>
            <w:gridSpan w:val="3"/>
            <w:tcBorders>
              <w:top w:val="single" w:sz="4" w:space="0" w:color="auto"/>
              <w:left w:val="single" w:sz="6" w:space="0" w:color="auto"/>
              <w:bottom w:val="single" w:sz="4" w:space="0" w:color="auto"/>
              <w:right w:val="single" w:sz="6" w:space="0" w:color="auto"/>
            </w:tcBorders>
            <w:shd w:val="clear" w:color="auto" w:fill="C0C0C0"/>
          </w:tcPr>
          <w:p w:rsidR="00D67CF5" w:rsidRDefault="00D67CF5" w:rsidP="002812F0">
            <w:pPr>
              <w:pStyle w:val="TableHead"/>
              <w:jc w:val="left"/>
              <w:rPr>
                <w:i/>
                <w:iCs/>
              </w:rPr>
            </w:pPr>
            <w:r>
              <w:rPr>
                <w:i/>
                <w:iCs/>
              </w:rPr>
              <w:t>Description</w:t>
            </w:r>
          </w:p>
        </w:tc>
      </w:tr>
      <w:tr w:rsidR="00D67CF5" w:rsidTr="00186451">
        <w:trPr>
          <w:cantSplit/>
          <w:trHeight w:val="157"/>
        </w:trPr>
        <w:tc>
          <w:tcPr>
            <w:tcW w:w="1546" w:type="dxa"/>
            <w:vMerge/>
            <w:tcBorders>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r>
              <w:rPr>
                <w:i/>
                <w:iCs/>
              </w:rPr>
              <w:t>Language</w:t>
            </w:r>
          </w:p>
        </w:tc>
        <w:tc>
          <w:tcPr>
            <w:tcW w:w="5564"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r>
              <w:rPr>
                <w:i/>
                <w:iCs/>
              </w:rPr>
              <w:t>Identifier</w:t>
            </w:r>
          </w:p>
        </w:tc>
      </w:tr>
      <w:tr w:rsidR="00D67CF5" w:rsidTr="00186451">
        <w:trPr>
          <w:cantSplit/>
          <w:trHeight w:val="342"/>
        </w:trPr>
        <w:tc>
          <w:tcPr>
            <w:tcW w:w="1546" w:type="dxa"/>
            <w:vMerge w:val="restart"/>
            <w:tcBorders>
              <w:top w:val="single" w:sz="6" w:space="0" w:color="auto"/>
              <w:left w:val="single" w:sz="6" w:space="0" w:color="auto"/>
              <w:right w:val="single" w:sz="6" w:space="0" w:color="auto"/>
            </w:tcBorders>
          </w:tcPr>
          <w:p w:rsidR="00D67CF5" w:rsidRDefault="00D67CF5" w:rsidP="002812F0">
            <w:pPr>
              <w:pStyle w:val="TableCell"/>
            </w:pPr>
            <w:r>
              <w:t>True</w:t>
            </w:r>
          </w:p>
        </w:tc>
        <w:tc>
          <w:tcPr>
            <w:tcW w:w="7094" w:type="dxa"/>
            <w:gridSpan w:val="3"/>
            <w:tcBorders>
              <w:top w:val="single" w:sz="6" w:space="0" w:color="auto"/>
              <w:left w:val="single" w:sz="6" w:space="0" w:color="auto"/>
              <w:bottom w:val="single" w:sz="4" w:space="0" w:color="auto"/>
              <w:right w:val="single" w:sz="6" w:space="0" w:color="auto"/>
            </w:tcBorders>
          </w:tcPr>
          <w:p w:rsidR="00D67CF5" w:rsidRDefault="00D67CF5" w:rsidP="00D67CF5">
            <w:pPr>
              <w:pStyle w:val="TableCell"/>
            </w:pPr>
            <w:r>
              <w:t>The digitizer is currently in the Waiting For Arm state.</w:t>
            </w:r>
          </w:p>
        </w:tc>
      </w:tr>
      <w:tr w:rsidR="00D67CF5" w:rsidTr="00186451">
        <w:trPr>
          <w:cantSplit/>
          <w:trHeight w:val="338"/>
        </w:trPr>
        <w:tc>
          <w:tcPr>
            <w:tcW w:w="1546" w:type="dxa"/>
            <w:vMerge/>
            <w:tcBorders>
              <w:left w:val="single" w:sz="6" w:space="0" w:color="auto"/>
              <w:right w:val="single" w:sz="6" w:space="0" w:color="auto"/>
            </w:tcBorders>
          </w:tcPr>
          <w:p w:rsidR="00D67CF5" w:rsidRDefault="00D67CF5" w:rsidP="002812F0">
            <w:pPr>
              <w:pStyle w:val="TableCell"/>
            </w:pPr>
          </w:p>
        </w:tc>
        <w:tc>
          <w:tcPr>
            <w:tcW w:w="450" w:type="dxa"/>
            <w:tcBorders>
              <w:top w:val="single" w:sz="4" w:space="0" w:color="auto"/>
              <w:left w:val="single" w:sz="6" w:space="0" w:color="auto"/>
              <w:right w:val="single" w:sz="6" w:space="0" w:color="auto"/>
            </w:tcBorders>
          </w:tcPr>
          <w:p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IVIDIGITIZER_VAL_ACQUISITION_STATUS_RESULT_TRUE</w:t>
            </w:r>
          </w:p>
        </w:tc>
      </w:tr>
      <w:tr w:rsidR="00D67CF5" w:rsidTr="00186451">
        <w:trPr>
          <w:cantSplit/>
          <w:trHeight w:val="372"/>
        </w:trPr>
        <w:tc>
          <w:tcPr>
            <w:tcW w:w="1546" w:type="dxa"/>
            <w:vMerge w:val="restart"/>
            <w:tcBorders>
              <w:top w:val="single" w:sz="6" w:space="0" w:color="auto"/>
              <w:left w:val="single" w:sz="6" w:space="0" w:color="auto"/>
              <w:right w:val="single" w:sz="6" w:space="0" w:color="auto"/>
            </w:tcBorders>
          </w:tcPr>
          <w:p w:rsidR="00D67CF5" w:rsidRDefault="00D67CF5" w:rsidP="002812F0">
            <w:pPr>
              <w:pStyle w:val="TableCell"/>
            </w:pPr>
            <w:r>
              <w:t>False</w:t>
            </w:r>
          </w:p>
        </w:tc>
        <w:tc>
          <w:tcPr>
            <w:tcW w:w="7094" w:type="dxa"/>
            <w:gridSpan w:val="3"/>
            <w:tcBorders>
              <w:top w:val="single" w:sz="6" w:space="0" w:color="auto"/>
              <w:left w:val="single" w:sz="6" w:space="0" w:color="auto"/>
              <w:bottom w:val="single" w:sz="4" w:space="0" w:color="auto"/>
              <w:right w:val="single" w:sz="6" w:space="0" w:color="auto"/>
            </w:tcBorders>
          </w:tcPr>
          <w:p w:rsidR="00D67CF5" w:rsidRDefault="00D67CF5" w:rsidP="00D67CF5">
            <w:pPr>
              <w:pStyle w:val="TableCell"/>
            </w:pPr>
            <w:r>
              <w:t>The digitizer is not currently in the Waiting For Arm state.</w:t>
            </w:r>
          </w:p>
        </w:tc>
      </w:tr>
      <w:tr w:rsidR="00D67CF5" w:rsidTr="00DC23DA">
        <w:trPr>
          <w:cantSplit/>
          <w:trHeight w:val="338"/>
        </w:trPr>
        <w:tc>
          <w:tcPr>
            <w:tcW w:w="1546" w:type="dxa"/>
            <w:vMerge/>
            <w:tcBorders>
              <w:left w:val="single" w:sz="6" w:space="0" w:color="auto"/>
              <w:bottom w:val="single" w:sz="6" w:space="0" w:color="auto"/>
              <w:right w:val="single" w:sz="6" w:space="0" w:color="auto"/>
            </w:tcBorders>
          </w:tcPr>
          <w:p w:rsidR="00D67CF5" w:rsidRDefault="00D67CF5" w:rsidP="002812F0">
            <w:pPr>
              <w:pStyle w:val="TableCell"/>
            </w:pPr>
          </w:p>
        </w:tc>
        <w:tc>
          <w:tcPr>
            <w:tcW w:w="450" w:type="dxa"/>
            <w:tcBorders>
              <w:top w:val="single" w:sz="4" w:space="0" w:color="auto"/>
              <w:left w:val="single" w:sz="6" w:space="0" w:color="auto"/>
              <w:right w:val="single" w:sz="6" w:space="0" w:color="auto"/>
            </w:tcBorders>
          </w:tcPr>
          <w:p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IVIDIGITIZER_VAL_ACQUISITION_STATUS_RESULT_FALSE</w:t>
            </w:r>
          </w:p>
        </w:tc>
      </w:tr>
      <w:tr w:rsidR="00D67CF5" w:rsidTr="00DC23DA">
        <w:trPr>
          <w:cantSplit/>
          <w:trHeight w:val="552"/>
        </w:trPr>
        <w:tc>
          <w:tcPr>
            <w:tcW w:w="1546" w:type="dxa"/>
            <w:vMerge w:val="restart"/>
            <w:tcBorders>
              <w:top w:val="single" w:sz="6" w:space="0" w:color="auto"/>
              <w:left w:val="single" w:sz="6" w:space="0" w:color="auto"/>
              <w:bottom w:val="single" w:sz="4" w:space="0" w:color="auto"/>
              <w:right w:val="single" w:sz="6" w:space="0" w:color="auto"/>
            </w:tcBorders>
          </w:tcPr>
          <w:p w:rsidR="00D67CF5" w:rsidRDefault="00D67CF5" w:rsidP="002812F0">
            <w:pPr>
              <w:pStyle w:val="TableCell"/>
            </w:pPr>
            <w:r>
              <w:t>Unknown</w:t>
            </w:r>
          </w:p>
        </w:tc>
        <w:tc>
          <w:tcPr>
            <w:tcW w:w="7094" w:type="dxa"/>
            <w:gridSpan w:val="3"/>
            <w:tcBorders>
              <w:top w:val="single" w:sz="6" w:space="0" w:color="auto"/>
              <w:left w:val="single" w:sz="6" w:space="0" w:color="auto"/>
              <w:bottom w:val="single" w:sz="4" w:space="0" w:color="auto"/>
              <w:right w:val="single" w:sz="6" w:space="0" w:color="auto"/>
            </w:tcBorders>
          </w:tcPr>
          <w:p w:rsidR="00D67CF5" w:rsidRDefault="00D67CF5" w:rsidP="00D67CF5">
            <w:pPr>
              <w:pStyle w:val="TableCell"/>
            </w:pPr>
            <w:r>
              <w:t>The driver cannot query the instrument to determine if the digitizer is in the Waiting For Arm state.</w:t>
            </w:r>
          </w:p>
        </w:tc>
      </w:tr>
      <w:tr w:rsidR="00D67CF5" w:rsidTr="00DC23DA">
        <w:trPr>
          <w:cantSplit/>
          <w:trHeight w:val="338"/>
        </w:trPr>
        <w:tc>
          <w:tcPr>
            <w:tcW w:w="1546" w:type="dxa"/>
            <w:vMerge/>
            <w:tcBorders>
              <w:left w:val="single" w:sz="6" w:space="0" w:color="auto"/>
              <w:bottom w:val="single" w:sz="4" w:space="0" w:color="auto"/>
              <w:right w:val="single" w:sz="6" w:space="0" w:color="auto"/>
            </w:tcBorders>
          </w:tcPr>
          <w:p w:rsidR="00D67CF5" w:rsidRDefault="00D67CF5" w:rsidP="002812F0">
            <w:pPr>
              <w:pStyle w:val="TableCell"/>
            </w:pPr>
          </w:p>
        </w:tc>
        <w:tc>
          <w:tcPr>
            <w:tcW w:w="45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IVIDIGITIZER_VAL_ACQUISITION_STATUS_RESULT_UNKNOWN</w:t>
            </w:r>
          </w:p>
        </w:tc>
      </w:tr>
    </w:tbl>
    <w:p w:rsidR="00D67CF5" w:rsidRDefault="00D67CF5" w:rsidP="00D67CF5"/>
    <w:p w:rsidR="00D67CF5" w:rsidRDefault="00D67CF5" w:rsidP="00D67CF5">
      <w:pPr>
        <w:pStyle w:val="FunctionHead"/>
      </w:pPr>
      <w:r>
        <w:t>Return Values</w:t>
      </w:r>
      <w:r w:rsidR="009621EF">
        <w:t xml:space="preserve"> (C)</w:t>
      </w:r>
    </w:p>
    <w:p w:rsidR="00D67CF5" w:rsidRDefault="00D67CF5" w:rsidP="00D67CF5">
      <w:pPr>
        <w:pStyle w:val="Body1"/>
      </w:pPr>
      <w:r>
        <w:t xml:space="preserve">The </w:t>
      </w:r>
      <w:r>
        <w:rPr>
          <w:rStyle w:val="Italic"/>
        </w:rPr>
        <w:t>IVI-3.2: Inherent Capabilities Specification</w:t>
      </w:r>
      <w:r>
        <w:t xml:space="preserve"> defines general status codes that this function can return.</w:t>
      </w:r>
    </w:p>
    <w:p w:rsidR="00D67CF5" w:rsidRDefault="00D67CF5" w:rsidP="009621EF">
      <w:pPr>
        <w:pStyle w:val="Heading3"/>
        <w:pageBreakBefore/>
      </w:pPr>
      <w:bookmarkStart w:id="342" w:name="_Toc304583642"/>
      <w:bookmarkStart w:id="343" w:name="_Toc306374493"/>
      <w:r>
        <w:lastRenderedPageBreak/>
        <w:t xml:space="preserve">Is Waiting For Trigger (IVI-C </w:t>
      </w:r>
      <w:r w:rsidR="0002562B">
        <w:t>O</w:t>
      </w:r>
      <w:r>
        <w:t>nly)</w:t>
      </w:r>
      <w:bookmarkEnd w:id="342"/>
      <w:bookmarkEnd w:id="343"/>
    </w:p>
    <w:p w:rsidR="00D67CF5" w:rsidRDefault="00D67CF5" w:rsidP="00D67CF5">
      <w:pPr>
        <w:pStyle w:val="FunctionHead"/>
      </w:pPr>
      <w:r>
        <w:t>Description</w:t>
      </w:r>
    </w:p>
    <w:p w:rsidR="00D67CF5" w:rsidRDefault="00D67CF5" w:rsidP="00D67CF5">
      <w:pPr>
        <w:pStyle w:val="Body1"/>
      </w:pPr>
      <w:r w:rsidRPr="00B06C33">
        <w:t xml:space="preserve">This function is used to </w:t>
      </w:r>
      <w:r>
        <w:t>determine if the digitizer is currently in the Waiting For Trigger state.</w:t>
      </w:r>
    </w:p>
    <w:p w:rsidR="009621EF" w:rsidRDefault="009621EF" w:rsidP="009621EF">
      <w:pPr>
        <w:pStyle w:val="FunctionHead"/>
      </w:pPr>
      <w:r>
        <w:t>.NET Method Prototype</w:t>
      </w:r>
    </w:p>
    <w:p w:rsidR="009621EF" w:rsidRDefault="009621EF" w:rsidP="009621EF">
      <w:pPr>
        <w:pStyle w:val="Code1"/>
      </w:pPr>
      <w:r>
        <w:t>N/A</w:t>
      </w:r>
    </w:p>
    <w:p w:rsidR="009621EF" w:rsidRDefault="009621EF" w:rsidP="009621EF">
      <w:pPr>
        <w:pStyle w:val="Code1"/>
      </w:pPr>
      <w:r w:rsidRPr="0002562B">
        <w:rPr>
          <w:rFonts w:ascii="Times New Roman" w:hAnsi="Times New Roman" w:cs="Times New Roman"/>
          <w:sz w:val="20"/>
          <w:szCs w:val="20"/>
        </w:rPr>
        <w:t>(Use the</w:t>
      </w:r>
      <w:r>
        <w:t xml:space="preserve"> Acquistion.Status.IsWaitingForTrigger </w:t>
      </w:r>
      <w:r w:rsidRPr="0002562B">
        <w:rPr>
          <w:rFonts w:ascii="Times New Roman" w:hAnsi="Times New Roman" w:cs="Times New Roman"/>
          <w:sz w:val="20"/>
          <w:szCs w:val="20"/>
        </w:rPr>
        <w:t>property)</w:t>
      </w:r>
    </w:p>
    <w:p w:rsidR="00D67CF5" w:rsidRDefault="00D67CF5" w:rsidP="00D67CF5">
      <w:pPr>
        <w:pStyle w:val="FunctionHead"/>
      </w:pPr>
      <w:r>
        <w:t>COM Method Prototype</w:t>
      </w:r>
    </w:p>
    <w:p w:rsidR="00D67CF5" w:rsidRDefault="00D67CF5" w:rsidP="00D67CF5">
      <w:pPr>
        <w:pStyle w:val="Code1"/>
      </w:pPr>
      <w:r>
        <w:t>N/A</w:t>
      </w:r>
    </w:p>
    <w:p w:rsidR="00D67CF5" w:rsidRDefault="00D67CF5" w:rsidP="00D67CF5">
      <w:pPr>
        <w:pStyle w:val="Code1"/>
      </w:pPr>
      <w:r w:rsidRPr="0002562B">
        <w:rPr>
          <w:rFonts w:ascii="Times New Roman" w:hAnsi="Times New Roman" w:cs="Times New Roman"/>
          <w:sz w:val="20"/>
          <w:szCs w:val="20"/>
        </w:rPr>
        <w:t>(</w:t>
      </w:r>
      <w:r w:rsidR="0002562B" w:rsidRPr="0002562B">
        <w:rPr>
          <w:rFonts w:ascii="Times New Roman" w:hAnsi="Times New Roman" w:cs="Times New Roman"/>
          <w:sz w:val="20"/>
          <w:szCs w:val="20"/>
        </w:rPr>
        <w:t>Use</w:t>
      </w:r>
      <w:r w:rsidRPr="0002562B">
        <w:rPr>
          <w:rFonts w:ascii="Times New Roman" w:hAnsi="Times New Roman" w:cs="Times New Roman"/>
          <w:sz w:val="20"/>
          <w:szCs w:val="20"/>
        </w:rPr>
        <w:t xml:space="preserve"> the</w:t>
      </w:r>
      <w:r>
        <w:t xml:space="preserve"> Acquistion.Status.IsWaitingForTrigger </w:t>
      </w:r>
      <w:r w:rsidRPr="0002562B">
        <w:rPr>
          <w:rFonts w:ascii="Times New Roman" w:hAnsi="Times New Roman" w:cs="Times New Roman"/>
          <w:sz w:val="20"/>
          <w:szCs w:val="20"/>
        </w:rPr>
        <w:t>property)</w:t>
      </w:r>
    </w:p>
    <w:p w:rsidR="00D67CF5" w:rsidRDefault="00D67CF5" w:rsidP="00D67CF5">
      <w:pPr>
        <w:pStyle w:val="FunctionHead"/>
      </w:pPr>
      <w:r>
        <w:t>C Prototype</w:t>
      </w:r>
    </w:p>
    <w:p w:rsidR="00D67CF5" w:rsidRDefault="00D67CF5" w:rsidP="00D67CF5">
      <w:pPr>
        <w:pStyle w:val="Code1"/>
        <w:tabs>
          <w:tab w:val="left" w:pos="630"/>
        </w:tabs>
      </w:pPr>
      <w:r>
        <w:t>ViStatus IviDigitizer_IsWaitingForTrigger (ViSession Vi,</w:t>
      </w:r>
      <w:r>
        <w:br/>
        <w:t xml:space="preserve">                              </w:t>
      </w:r>
      <w:r w:rsidR="0002562B">
        <w:t xml:space="preserve">             </w:t>
      </w:r>
      <w:r>
        <w:t>ViInt32* Status);</w:t>
      </w:r>
    </w:p>
    <w:p w:rsidR="00D67CF5" w:rsidRDefault="00D67CF5" w:rsidP="00D67CF5">
      <w:pPr>
        <w:pStyle w:val="FunctionHead"/>
      </w:pPr>
      <w:r>
        <w:t>Parameters</w:t>
      </w:r>
    </w:p>
    <w:p w:rsidR="00D67CF5" w:rsidRDefault="00D67CF5" w:rsidP="00D67CF5">
      <w:pPr>
        <w:pStyle w:val="Body1"/>
      </w:pPr>
    </w:p>
    <w:tbl>
      <w:tblPr>
        <w:tblW w:w="8821" w:type="dxa"/>
        <w:tblInd w:w="728" w:type="dxa"/>
        <w:tblLayout w:type="fixed"/>
        <w:tblCellMar>
          <w:left w:w="80" w:type="dxa"/>
          <w:right w:w="80" w:type="dxa"/>
        </w:tblCellMar>
        <w:tblLook w:val="0000"/>
      </w:tblPr>
      <w:tblGrid>
        <w:gridCol w:w="1800"/>
        <w:gridCol w:w="4932"/>
        <w:gridCol w:w="2089"/>
      </w:tblGrid>
      <w:tr w:rsidR="00D67CF5" w:rsidTr="002812F0">
        <w:trPr>
          <w:cantSplit/>
        </w:trPr>
        <w:tc>
          <w:tcPr>
            <w:tcW w:w="1800" w:type="dxa"/>
            <w:tcBorders>
              <w:top w:val="single" w:sz="6" w:space="0" w:color="auto"/>
              <w:left w:val="single" w:sz="6" w:space="0" w:color="auto"/>
              <w:right w:val="single" w:sz="6" w:space="0" w:color="auto"/>
            </w:tcBorders>
          </w:tcPr>
          <w:p w:rsidR="00D67CF5" w:rsidRDefault="00D67CF5" w:rsidP="00186451">
            <w:pPr>
              <w:pStyle w:val="TableHead"/>
            </w:pPr>
            <w:r>
              <w:t>Inputs</w:t>
            </w:r>
          </w:p>
        </w:tc>
        <w:tc>
          <w:tcPr>
            <w:tcW w:w="4932" w:type="dxa"/>
            <w:tcBorders>
              <w:top w:val="single" w:sz="6" w:space="0" w:color="auto"/>
              <w:left w:val="single" w:sz="6" w:space="0" w:color="auto"/>
              <w:right w:val="single" w:sz="6" w:space="0" w:color="auto"/>
            </w:tcBorders>
          </w:tcPr>
          <w:p w:rsidR="00D67CF5" w:rsidRDefault="00D67CF5" w:rsidP="00186451">
            <w:pPr>
              <w:pStyle w:val="TableHead"/>
            </w:pPr>
            <w:r>
              <w:t>Description</w:t>
            </w:r>
          </w:p>
        </w:tc>
        <w:tc>
          <w:tcPr>
            <w:tcW w:w="2089" w:type="dxa"/>
            <w:tcBorders>
              <w:top w:val="single" w:sz="6" w:space="0" w:color="auto"/>
              <w:left w:val="single" w:sz="6" w:space="0" w:color="auto"/>
              <w:right w:val="single" w:sz="6" w:space="0" w:color="auto"/>
            </w:tcBorders>
          </w:tcPr>
          <w:p w:rsidR="00D67CF5" w:rsidRDefault="00D67CF5" w:rsidP="00186451">
            <w:pPr>
              <w:pStyle w:val="TableHead"/>
            </w:pPr>
            <w:r>
              <w:t>Base Type</w:t>
            </w:r>
          </w:p>
        </w:tc>
      </w:tr>
      <w:tr w:rsidR="00D67CF5" w:rsidTr="002812F0">
        <w:trPr>
          <w:cantSplit/>
        </w:trPr>
        <w:tc>
          <w:tcPr>
            <w:tcW w:w="1800"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CourierNew"/>
            </w:pPr>
            <w:r>
              <w:t>ViSession</w:t>
            </w:r>
          </w:p>
        </w:tc>
      </w:tr>
    </w:tbl>
    <w:p w:rsidR="00D67CF5" w:rsidRDefault="00D67CF5" w:rsidP="00D67CF5">
      <w:pPr>
        <w:pStyle w:val="FunctionHead"/>
      </w:pPr>
    </w:p>
    <w:tbl>
      <w:tblPr>
        <w:tblW w:w="8820" w:type="dxa"/>
        <w:tblInd w:w="710" w:type="dxa"/>
        <w:tblLayout w:type="fixed"/>
        <w:tblCellMar>
          <w:left w:w="80" w:type="dxa"/>
          <w:right w:w="80" w:type="dxa"/>
        </w:tblCellMar>
        <w:tblLook w:val="0000"/>
      </w:tblPr>
      <w:tblGrid>
        <w:gridCol w:w="1800"/>
        <w:gridCol w:w="4950"/>
        <w:gridCol w:w="2070"/>
      </w:tblGrid>
      <w:tr w:rsidR="00D67CF5" w:rsidTr="002812F0">
        <w:trPr>
          <w:cantSplit/>
        </w:trPr>
        <w:tc>
          <w:tcPr>
            <w:tcW w:w="1800" w:type="dxa"/>
            <w:tcBorders>
              <w:top w:val="single" w:sz="6" w:space="0" w:color="auto"/>
              <w:left w:val="single" w:sz="6" w:space="0" w:color="auto"/>
              <w:right w:val="single" w:sz="6" w:space="0" w:color="auto"/>
            </w:tcBorders>
          </w:tcPr>
          <w:p w:rsidR="00D67CF5" w:rsidRDefault="00D67CF5" w:rsidP="002812F0">
            <w:pPr>
              <w:pStyle w:val="TableHead"/>
            </w:pPr>
            <w:r>
              <w:t>Outputs</w:t>
            </w:r>
          </w:p>
        </w:tc>
        <w:tc>
          <w:tcPr>
            <w:tcW w:w="4950" w:type="dxa"/>
            <w:tcBorders>
              <w:top w:val="single" w:sz="6" w:space="0" w:color="auto"/>
              <w:left w:val="single" w:sz="6" w:space="0" w:color="auto"/>
              <w:right w:val="single" w:sz="6" w:space="0" w:color="auto"/>
            </w:tcBorders>
          </w:tcPr>
          <w:p w:rsidR="00D67CF5" w:rsidRDefault="00D67CF5" w:rsidP="002812F0">
            <w:pPr>
              <w:pStyle w:val="TableHead"/>
            </w:pPr>
            <w:r>
              <w:t>Description</w:t>
            </w:r>
          </w:p>
        </w:tc>
        <w:tc>
          <w:tcPr>
            <w:tcW w:w="2070" w:type="dxa"/>
            <w:tcBorders>
              <w:top w:val="single" w:sz="6" w:space="0" w:color="auto"/>
              <w:left w:val="single" w:sz="6" w:space="0" w:color="auto"/>
              <w:right w:val="single" w:sz="6" w:space="0" w:color="auto"/>
            </w:tcBorders>
          </w:tcPr>
          <w:p w:rsidR="00D67CF5" w:rsidRDefault="00D67CF5" w:rsidP="002812F0">
            <w:pPr>
              <w:pStyle w:val="TableHead"/>
            </w:pPr>
            <w:r>
              <w:t>Base Type</w:t>
            </w:r>
          </w:p>
        </w:tc>
      </w:tr>
      <w:tr w:rsidR="00D67CF5" w:rsidTr="002812F0">
        <w:trPr>
          <w:cantSplit/>
        </w:trPr>
        <w:tc>
          <w:tcPr>
            <w:tcW w:w="1800" w:type="dxa"/>
            <w:tcBorders>
              <w:top w:val="double" w:sz="6" w:space="0" w:color="auto"/>
              <w:left w:val="single" w:sz="6" w:space="0" w:color="auto"/>
              <w:bottom w:val="single" w:sz="6" w:space="0" w:color="auto"/>
              <w:right w:val="single" w:sz="6" w:space="0" w:color="auto"/>
            </w:tcBorders>
          </w:tcPr>
          <w:p w:rsidR="00D67CF5" w:rsidRDefault="00D67CF5" w:rsidP="002812F0">
            <w:pPr>
              <w:pStyle w:val="TableCellCourierNew"/>
            </w:pPr>
            <w:r>
              <w:t>Status</w:t>
            </w:r>
          </w:p>
        </w:tc>
        <w:tc>
          <w:tcPr>
            <w:tcW w:w="4950" w:type="dxa"/>
            <w:tcBorders>
              <w:top w:val="double" w:sz="6" w:space="0" w:color="auto"/>
              <w:left w:val="single" w:sz="6" w:space="0" w:color="auto"/>
              <w:bottom w:val="single" w:sz="6" w:space="0" w:color="auto"/>
              <w:right w:val="single" w:sz="6" w:space="0" w:color="auto"/>
            </w:tcBorders>
          </w:tcPr>
          <w:p w:rsidR="00D67CF5" w:rsidRDefault="00D67CF5" w:rsidP="00D67CF5">
            <w:pPr>
              <w:pStyle w:val="TableCell"/>
            </w:pPr>
            <w:r>
              <w:t>Returns whether the digitizer is currently in the WaitingForTrigger state</w:t>
            </w:r>
            <w:r w:rsidR="0080634C">
              <w:t xml:space="preserve">. </w:t>
            </w:r>
            <w:r>
              <w:t>If the driver cannot query the instrument to determine its state, the driver returns the value Unknown.</w:t>
            </w:r>
          </w:p>
        </w:tc>
        <w:tc>
          <w:tcPr>
            <w:tcW w:w="2070" w:type="dxa"/>
            <w:tcBorders>
              <w:top w:val="double" w:sz="6" w:space="0" w:color="auto"/>
              <w:left w:val="single" w:sz="6" w:space="0" w:color="auto"/>
              <w:bottom w:val="single" w:sz="6" w:space="0" w:color="auto"/>
              <w:right w:val="single" w:sz="6" w:space="0" w:color="auto"/>
            </w:tcBorders>
          </w:tcPr>
          <w:p w:rsidR="00D67CF5" w:rsidRDefault="00D67CF5" w:rsidP="002812F0">
            <w:pPr>
              <w:pStyle w:val="TableCellCourierNew"/>
            </w:pPr>
            <w:r>
              <w:t>ViInt32</w:t>
            </w:r>
          </w:p>
        </w:tc>
      </w:tr>
    </w:tbl>
    <w:p w:rsidR="00D67CF5" w:rsidRDefault="00D67CF5" w:rsidP="00D67CF5">
      <w:pPr>
        <w:pStyle w:val="FunctionHead"/>
      </w:pPr>
      <w:r>
        <w:t>Defined Values for the Status parameter</w:t>
      </w:r>
    </w:p>
    <w:tbl>
      <w:tblPr>
        <w:tblW w:w="0" w:type="auto"/>
        <w:tblInd w:w="722" w:type="dxa"/>
        <w:tblLayout w:type="fixed"/>
        <w:tblLook w:val="0000"/>
      </w:tblPr>
      <w:tblGrid>
        <w:gridCol w:w="1186"/>
        <w:gridCol w:w="630"/>
        <w:gridCol w:w="1080"/>
        <w:gridCol w:w="5744"/>
      </w:tblGrid>
      <w:tr w:rsidR="00D67CF5" w:rsidTr="00D9400E">
        <w:trPr>
          <w:cantSplit/>
          <w:trHeight w:val="158"/>
        </w:trPr>
        <w:tc>
          <w:tcPr>
            <w:tcW w:w="1186" w:type="dxa"/>
            <w:vMerge w:val="restart"/>
            <w:tcBorders>
              <w:top w:val="single" w:sz="4" w:space="0" w:color="auto"/>
              <w:left w:val="single" w:sz="6" w:space="0" w:color="auto"/>
              <w:right w:val="single" w:sz="6" w:space="0" w:color="auto"/>
            </w:tcBorders>
            <w:shd w:val="clear" w:color="auto" w:fill="C0C0C0"/>
          </w:tcPr>
          <w:p w:rsidR="00D67CF5" w:rsidRDefault="00D67CF5" w:rsidP="002812F0">
            <w:pPr>
              <w:pStyle w:val="TableHead"/>
              <w:jc w:val="left"/>
              <w:rPr>
                <w:i/>
                <w:iCs/>
              </w:rPr>
            </w:pPr>
            <w:r>
              <w:rPr>
                <w:i/>
                <w:iCs/>
              </w:rPr>
              <w:t>Name</w:t>
            </w:r>
          </w:p>
        </w:tc>
        <w:tc>
          <w:tcPr>
            <w:tcW w:w="7454" w:type="dxa"/>
            <w:gridSpan w:val="3"/>
            <w:tcBorders>
              <w:top w:val="single" w:sz="4" w:space="0" w:color="auto"/>
              <w:left w:val="single" w:sz="6" w:space="0" w:color="auto"/>
              <w:bottom w:val="single" w:sz="4" w:space="0" w:color="auto"/>
              <w:right w:val="single" w:sz="6" w:space="0" w:color="auto"/>
            </w:tcBorders>
            <w:shd w:val="clear" w:color="auto" w:fill="C0C0C0"/>
          </w:tcPr>
          <w:p w:rsidR="00D67CF5" w:rsidRDefault="00D67CF5" w:rsidP="002812F0">
            <w:pPr>
              <w:pStyle w:val="TableHead"/>
              <w:jc w:val="left"/>
              <w:rPr>
                <w:i/>
                <w:iCs/>
              </w:rPr>
            </w:pPr>
            <w:r>
              <w:rPr>
                <w:i/>
                <w:iCs/>
              </w:rPr>
              <w:t>Description</w:t>
            </w:r>
          </w:p>
        </w:tc>
      </w:tr>
      <w:tr w:rsidR="00D67CF5" w:rsidTr="00D9400E">
        <w:trPr>
          <w:cantSplit/>
          <w:trHeight w:val="157"/>
        </w:trPr>
        <w:tc>
          <w:tcPr>
            <w:tcW w:w="1186" w:type="dxa"/>
            <w:vMerge/>
            <w:tcBorders>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r>
              <w:rPr>
                <w:i/>
                <w:iCs/>
              </w:rPr>
              <w:t>Language</w:t>
            </w:r>
          </w:p>
        </w:tc>
        <w:tc>
          <w:tcPr>
            <w:tcW w:w="5744"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r>
              <w:rPr>
                <w:i/>
                <w:iCs/>
              </w:rPr>
              <w:t>Identifier</w:t>
            </w:r>
          </w:p>
        </w:tc>
      </w:tr>
      <w:tr w:rsidR="00D67CF5" w:rsidTr="00D9400E">
        <w:trPr>
          <w:cantSplit/>
          <w:trHeight w:val="360"/>
        </w:trPr>
        <w:tc>
          <w:tcPr>
            <w:tcW w:w="1186" w:type="dxa"/>
            <w:vMerge w:val="restart"/>
            <w:tcBorders>
              <w:top w:val="single" w:sz="6" w:space="0" w:color="auto"/>
              <w:left w:val="single" w:sz="6" w:space="0" w:color="auto"/>
              <w:right w:val="single" w:sz="6" w:space="0" w:color="auto"/>
            </w:tcBorders>
          </w:tcPr>
          <w:p w:rsidR="00D67CF5" w:rsidRDefault="00D67CF5" w:rsidP="002812F0">
            <w:pPr>
              <w:pStyle w:val="TableCell"/>
            </w:pPr>
            <w:r>
              <w:t>True</w:t>
            </w:r>
          </w:p>
        </w:tc>
        <w:tc>
          <w:tcPr>
            <w:tcW w:w="7454" w:type="dxa"/>
            <w:gridSpan w:val="3"/>
            <w:tcBorders>
              <w:top w:val="single" w:sz="6" w:space="0" w:color="auto"/>
              <w:left w:val="single" w:sz="6" w:space="0" w:color="auto"/>
              <w:bottom w:val="single" w:sz="4" w:space="0" w:color="auto"/>
              <w:right w:val="single" w:sz="6" w:space="0" w:color="auto"/>
            </w:tcBorders>
          </w:tcPr>
          <w:p w:rsidR="00D67CF5" w:rsidRDefault="00D67CF5" w:rsidP="00D67CF5">
            <w:pPr>
              <w:pStyle w:val="TableCell"/>
            </w:pPr>
            <w:r>
              <w:t>The digitizer is currently in the Waiting For Trigger state.</w:t>
            </w:r>
          </w:p>
        </w:tc>
      </w:tr>
      <w:tr w:rsidR="00D67CF5" w:rsidTr="00D9400E">
        <w:trPr>
          <w:cantSplit/>
          <w:trHeight w:val="338"/>
        </w:trPr>
        <w:tc>
          <w:tcPr>
            <w:tcW w:w="1186" w:type="dxa"/>
            <w:vMerge/>
            <w:tcBorders>
              <w:left w:val="single" w:sz="6" w:space="0" w:color="auto"/>
              <w:right w:val="single" w:sz="6" w:space="0" w:color="auto"/>
            </w:tcBorders>
          </w:tcPr>
          <w:p w:rsidR="00D67CF5" w:rsidRDefault="00D67CF5" w:rsidP="002812F0">
            <w:pPr>
              <w:pStyle w:val="TableCell"/>
            </w:pPr>
          </w:p>
        </w:tc>
        <w:tc>
          <w:tcPr>
            <w:tcW w:w="630" w:type="dxa"/>
            <w:tcBorders>
              <w:top w:val="single" w:sz="4" w:space="0" w:color="auto"/>
              <w:left w:val="single" w:sz="6" w:space="0" w:color="auto"/>
              <w:right w:val="single" w:sz="6" w:space="0" w:color="auto"/>
            </w:tcBorders>
          </w:tcPr>
          <w:p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IVIDIGITIZER_VAL_ACQUISITION_STATUS_RESULT_TRUE</w:t>
            </w:r>
          </w:p>
        </w:tc>
      </w:tr>
      <w:tr w:rsidR="00D67CF5" w:rsidTr="00D9400E">
        <w:trPr>
          <w:cantSplit/>
          <w:trHeight w:val="372"/>
        </w:trPr>
        <w:tc>
          <w:tcPr>
            <w:tcW w:w="1186" w:type="dxa"/>
            <w:vMerge w:val="restart"/>
            <w:tcBorders>
              <w:top w:val="single" w:sz="6" w:space="0" w:color="auto"/>
              <w:left w:val="single" w:sz="6" w:space="0" w:color="auto"/>
              <w:right w:val="single" w:sz="6" w:space="0" w:color="auto"/>
            </w:tcBorders>
          </w:tcPr>
          <w:p w:rsidR="00D67CF5" w:rsidRDefault="00D67CF5" w:rsidP="002812F0">
            <w:pPr>
              <w:pStyle w:val="TableCell"/>
            </w:pPr>
            <w:r>
              <w:t>False</w:t>
            </w:r>
          </w:p>
        </w:tc>
        <w:tc>
          <w:tcPr>
            <w:tcW w:w="7454" w:type="dxa"/>
            <w:gridSpan w:val="3"/>
            <w:tcBorders>
              <w:top w:val="single" w:sz="6" w:space="0" w:color="auto"/>
              <w:left w:val="single" w:sz="6" w:space="0" w:color="auto"/>
              <w:bottom w:val="single" w:sz="4" w:space="0" w:color="auto"/>
              <w:right w:val="single" w:sz="6" w:space="0" w:color="auto"/>
            </w:tcBorders>
          </w:tcPr>
          <w:p w:rsidR="00D67CF5" w:rsidRDefault="00D67CF5" w:rsidP="00D67CF5">
            <w:pPr>
              <w:pStyle w:val="TableCell"/>
            </w:pPr>
            <w:r>
              <w:t>The digitizer is not currently in the Waiting For Trigger state.</w:t>
            </w:r>
          </w:p>
        </w:tc>
      </w:tr>
      <w:tr w:rsidR="00D67CF5" w:rsidTr="00DC23DA">
        <w:trPr>
          <w:cantSplit/>
          <w:trHeight w:val="338"/>
        </w:trPr>
        <w:tc>
          <w:tcPr>
            <w:tcW w:w="1186" w:type="dxa"/>
            <w:vMerge/>
            <w:tcBorders>
              <w:left w:val="single" w:sz="6" w:space="0" w:color="auto"/>
              <w:bottom w:val="single" w:sz="6" w:space="0" w:color="auto"/>
              <w:right w:val="single" w:sz="6" w:space="0" w:color="auto"/>
            </w:tcBorders>
          </w:tcPr>
          <w:p w:rsidR="00D67CF5" w:rsidRDefault="00D67CF5" w:rsidP="002812F0">
            <w:pPr>
              <w:pStyle w:val="TableCell"/>
            </w:pPr>
          </w:p>
        </w:tc>
        <w:tc>
          <w:tcPr>
            <w:tcW w:w="630" w:type="dxa"/>
            <w:tcBorders>
              <w:top w:val="single" w:sz="4" w:space="0" w:color="auto"/>
              <w:left w:val="single" w:sz="6" w:space="0" w:color="auto"/>
              <w:right w:val="single" w:sz="6" w:space="0" w:color="auto"/>
            </w:tcBorders>
          </w:tcPr>
          <w:p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IVIDIGITIZER_VAL_ACQUISITION_STATUS_RESULT_FALSE</w:t>
            </w:r>
          </w:p>
        </w:tc>
      </w:tr>
      <w:tr w:rsidR="00D67CF5" w:rsidTr="00DC23DA">
        <w:trPr>
          <w:cantSplit/>
          <w:trHeight w:val="552"/>
        </w:trPr>
        <w:tc>
          <w:tcPr>
            <w:tcW w:w="1186" w:type="dxa"/>
            <w:vMerge w:val="restart"/>
            <w:tcBorders>
              <w:top w:val="single" w:sz="6" w:space="0" w:color="auto"/>
              <w:left w:val="single" w:sz="6" w:space="0" w:color="auto"/>
              <w:bottom w:val="single" w:sz="4" w:space="0" w:color="auto"/>
              <w:right w:val="single" w:sz="6" w:space="0" w:color="auto"/>
            </w:tcBorders>
          </w:tcPr>
          <w:p w:rsidR="00D67CF5" w:rsidRDefault="00D67CF5" w:rsidP="002812F0">
            <w:pPr>
              <w:pStyle w:val="TableCell"/>
            </w:pPr>
            <w:r>
              <w:t>Unknown</w:t>
            </w:r>
          </w:p>
        </w:tc>
        <w:tc>
          <w:tcPr>
            <w:tcW w:w="7454" w:type="dxa"/>
            <w:gridSpan w:val="3"/>
            <w:tcBorders>
              <w:top w:val="single" w:sz="6" w:space="0" w:color="auto"/>
              <w:left w:val="single" w:sz="6" w:space="0" w:color="auto"/>
              <w:bottom w:val="single" w:sz="4" w:space="0" w:color="auto"/>
              <w:right w:val="single" w:sz="6" w:space="0" w:color="auto"/>
            </w:tcBorders>
          </w:tcPr>
          <w:p w:rsidR="00D67CF5" w:rsidRDefault="00D67CF5" w:rsidP="00D67CF5">
            <w:pPr>
              <w:pStyle w:val="TableCell"/>
            </w:pPr>
            <w:r>
              <w:t>The driver cannot query the instrument to determine if the digitizer is in the Waiting For Trigger state.</w:t>
            </w:r>
          </w:p>
        </w:tc>
      </w:tr>
      <w:tr w:rsidR="00D67CF5" w:rsidTr="00DC23DA">
        <w:trPr>
          <w:cantSplit/>
          <w:trHeight w:val="338"/>
        </w:trPr>
        <w:tc>
          <w:tcPr>
            <w:tcW w:w="1186" w:type="dxa"/>
            <w:vMerge/>
            <w:tcBorders>
              <w:left w:val="single" w:sz="6" w:space="0" w:color="auto"/>
              <w:bottom w:val="single" w:sz="4" w:space="0" w:color="auto"/>
              <w:right w:val="single" w:sz="6" w:space="0" w:color="auto"/>
            </w:tcBorders>
          </w:tcPr>
          <w:p w:rsidR="00D67CF5" w:rsidRDefault="00D67CF5" w:rsidP="002812F0">
            <w:pPr>
              <w:pStyle w:val="TableCell"/>
            </w:pPr>
          </w:p>
        </w:tc>
        <w:tc>
          <w:tcPr>
            <w:tcW w:w="63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IVIDIGITIZER_VAL_ACQUISITION_STATUS_RESULT_UNKNOWN</w:t>
            </w:r>
          </w:p>
        </w:tc>
      </w:tr>
    </w:tbl>
    <w:p w:rsidR="00D67CF5" w:rsidRDefault="00D67CF5" w:rsidP="00D67CF5"/>
    <w:p w:rsidR="00D67CF5" w:rsidRDefault="00D67CF5" w:rsidP="00D67CF5">
      <w:pPr>
        <w:pStyle w:val="FunctionHead"/>
      </w:pPr>
      <w:r>
        <w:lastRenderedPageBreak/>
        <w:t>Return Values</w:t>
      </w:r>
      <w:r w:rsidR="009621EF">
        <w:t xml:space="preserve"> (C)</w:t>
      </w:r>
    </w:p>
    <w:p w:rsidR="00D67CF5" w:rsidRDefault="00D67CF5" w:rsidP="00D67CF5">
      <w:pPr>
        <w:pStyle w:val="Body1"/>
      </w:pPr>
      <w:r>
        <w:t xml:space="preserve">The </w:t>
      </w:r>
      <w:r>
        <w:rPr>
          <w:rStyle w:val="Italic"/>
        </w:rPr>
        <w:t>IVI-3.2: Inherent Capabilities Specification</w:t>
      </w:r>
      <w:r>
        <w:t xml:space="preserve"> defines general status codes that this function can return.</w:t>
      </w:r>
    </w:p>
    <w:p w:rsidR="00004825" w:rsidRDefault="00231F99" w:rsidP="009621EF">
      <w:pPr>
        <w:pStyle w:val="Heading3"/>
        <w:pageBreakBefore/>
      </w:pPr>
      <w:bookmarkStart w:id="344" w:name="_Ref223942627"/>
      <w:bookmarkStart w:id="345" w:name="_Toc304583643"/>
      <w:bookmarkStart w:id="346" w:name="_Toc306374494"/>
      <w:r>
        <w:lastRenderedPageBreak/>
        <w:t xml:space="preserve">Query Min </w:t>
      </w:r>
      <w:r w:rsidR="00F93A1A">
        <w:t xml:space="preserve">Waveform </w:t>
      </w:r>
      <w:r>
        <w:t>Memory</w:t>
      </w:r>
      <w:bookmarkEnd w:id="344"/>
      <w:r w:rsidR="00E31902">
        <w:t xml:space="preserve"> (IVI-C and IVI-COM Only)</w:t>
      </w:r>
      <w:bookmarkEnd w:id="345"/>
      <w:bookmarkEnd w:id="346"/>
    </w:p>
    <w:p w:rsidR="00231F99" w:rsidRDefault="00231F99" w:rsidP="00231F99">
      <w:pPr>
        <w:pStyle w:val="FunctionHead"/>
      </w:pPr>
      <w:r>
        <w:t>Description</w:t>
      </w:r>
    </w:p>
    <w:p w:rsidR="00231F99" w:rsidRDefault="00E26C29" w:rsidP="00E26C29">
      <w:pPr>
        <w:spacing w:before="200"/>
        <w:ind w:left="720"/>
      </w:pPr>
      <w:r w:rsidRPr="00D45BDA">
        <w:t xml:space="preserve">In IVI-C, the </w:t>
      </w:r>
      <w:r>
        <w:t xml:space="preserve">waveform </w:t>
      </w:r>
      <w:r w:rsidRPr="00D45BDA">
        <w:t>buffer memory must be allocated in advance</w:t>
      </w:r>
      <w:r w:rsidRPr="00B342D2">
        <w:t xml:space="preserve"> </w:t>
      </w:r>
      <w:r>
        <w:t>by the user</w:t>
      </w:r>
      <w:r w:rsidRPr="00D45BDA">
        <w:t>.</w:t>
      </w:r>
      <w:r>
        <w:t xml:space="preserve"> </w:t>
      </w:r>
      <w:r w:rsidR="00231F99" w:rsidRPr="00B06C33">
        <w:t xml:space="preserve">This function is used to </w:t>
      </w:r>
      <w:r w:rsidR="00231F99">
        <w:t>determine the minimum amount of memory that is needed to fetch or read data from the digitizer with maximum performance</w:t>
      </w:r>
      <w:r w:rsidR="0080634C">
        <w:t xml:space="preserve">. </w:t>
      </w:r>
      <w:r w:rsidR="00231F99">
        <w:t>The returned value includes the memory needed to handle DMA alignment issues and any internal memory that is used by the digitizer hardware or the driver</w:t>
      </w:r>
      <w:r w:rsidR="0080634C">
        <w:t xml:space="preserve">. </w:t>
      </w:r>
      <w:r w:rsidR="00231F99">
        <w:t>The parameters to this function are similar to the parameters used in Read and Fetch functions</w:t>
      </w:r>
      <w:r w:rsidR="0080634C">
        <w:t xml:space="preserve">. </w:t>
      </w:r>
      <w:r w:rsidR="00F96C4E">
        <w:t>Users should call this function before allocating data buffer memory, and then call a Read or Fetch function with the same parameter values.</w:t>
      </w:r>
    </w:p>
    <w:p w:rsidR="00E26C29" w:rsidRPr="004F06EA" w:rsidRDefault="004F06EA" w:rsidP="00E26C29">
      <w:pPr>
        <w:pStyle w:val="Body"/>
      </w:pPr>
      <w:r>
        <w:t>Note that this function will return a value that can be used to allocate the optimally-sized memory buffer for Read and Fetch calls with the same passed parameters</w:t>
      </w:r>
      <w:r w:rsidR="0080634C">
        <w:t xml:space="preserve">. </w:t>
      </w:r>
      <w:r>
        <w:t>If the Read and Fetch calls specify fewer data points, the data buffer will still be large enough and no performance penalty will be realized (aside from wasted memory space)</w:t>
      </w:r>
      <w:r w:rsidR="0080634C">
        <w:t xml:space="preserve">. </w:t>
      </w:r>
      <w:r>
        <w:t>If the Read and Fetch calls specify more data points they will simply fill the allocated memory buffer as fully as possible</w:t>
      </w:r>
      <w:r w:rsidR="0080634C">
        <w:t xml:space="preserve">. </w:t>
      </w:r>
      <w:r>
        <w:t>Subsequent Fetch calls can then be made to retrieve the remaining data.</w:t>
      </w:r>
    </w:p>
    <w:p w:rsidR="00CA1B2F" w:rsidRDefault="00CA1B2F" w:rsidP="00CA1B2F">
      <w:pPr>
        <w:spacing w:before="200"/>
        <w:ind w:left="720"/>
      </w:pPr>
      <w:r w:rsidRPr="00D45BDA">
        <w:t xml:space="preserve">In IVI-COM, the Read and Fetch calls will allocate the proper </w:t>
      </w:r>
      <w:r>
        <w:t>amount of memory automatically.</w:t>
      </w:r>
      <w:r w:rsidRPr="00D45BDA">
        <w:t xml:space="preserve"> Instead of passing an array into the function calls, simply pass a pointer to a NULL </w:t>
      </w:r>
      <w:r>
        <w:t xml:space="preserve">SAFEARRAY. </w:t>
      </w:r>
      <w:r w:rsidRPr="00D45BDA">
        <w:t xml:space="preserve">The driver will then allocate </w:t>
      </w:r>
      <w:r>
        <w:t xml:space="preserve">sufficient memory automatically. It is also allowed to pass a pointer to a non-NULL (user allocated, or driver allocated from a previous call) SAFEARRAY, in which case the driver shall not reallocate memory. In this case, the user should call the QueryMinWaveform method to determine the necessary SAFEARRAY size. For best performance, i.e. to avoid allocating the waveform buffer memory for every Read or Fetch call, the user should let the driver allocate the SAFEARRAY buffer memory by passing </w:t>
      </w:r>
      <w:r w:rsidRPr="00D45BDA">
        <w:t xml:space="preserve">a pointer to a NULL </w:t>
      </w:r>
      <w:r>
        <w:t>SAFEARRAY on the first call, ensuring sufficient memory is allocated. Then the same SAFEARRAY should be reused for subsequent calls, until acquisition parameters changes require a larger buffer size.</w:t>
      </w:r>
    </w:p>
    <w:p w:rsidR="009621EF" w:rsidRDefault="009621EF" w:rsidP="009621EF">
      <w:pPr>
        <w:pStyle w:val="FunctionHead"/>
      </w:pPr>
      <w:r>
        <w:t>.NET Method Prototype</w:t>
      </w:r>
    </w:p>
    <w:p w:rsidR="009621EF" w:rsidRDefault="00E31902" w:rsidP="009621EF">
      <w:pPr>
        <w:pStyle w:val="Code1"/>
      </w:pPr>
      <w:r>
        <w:t>N/A</w:t>
      </w:r>
    </w:p>
    <w:p w:rsidR="00231F99" w:rsidRDefault="00E31902" w:rsidP="00231F99">
      <w:pPr>
        <w:pStyle w:val="FunctionHead"/>
      </w:pPr>
      <w:r w:rsidRPr="001860D1">
        <w:rPr>
          <w:rFonts w:ascii="Times New Roman" w:hAnsi="Times New Roman"/>
        </w:rPr>
        <w:t>(Use the</w:t>
      </w:r>
      <w:r w:rsidRPr="00E31902">
        <w:rPr>
          <w:rFonts w:ascii="Times New Roman" w:hAnsi="Times New Roman"/>
        </w:rPr>
        <w:t xml:space="preserve"> appropriate</w:t>
      </w:r>
      <w:r>
        <w:t xml:space="preserve"> Acquisition.CreateWaveformXX</w:t>
      </w:r>
      <w:r w:rsidRPr="00E31902">
        <w:rPr>
          <w:rFonts w:ascii="Times New Roman" w:hAnsi="Times New Roman"/>
        </w:rPr>
        <w:t xml:space="preserve"> or</w:t>
      </w:r>
      <w:r>
        <w:t xml:space="preserve"> Acquisition.CreateWaveformCollectionXX </w:t>
      </w:r>
      <w:r>
        <w:rPr>
          <w:rFonts w:ascii="Times New Roman" w:hAnsi="Times New Roman"/>
        </w:rPr>
        <w:t>method.</w:t>
      </w:r>
      <w:r w:rsidRPr="001860D1">
        <w:rPr>
          <w:rFonts w:ascii="Times New Roman" w:hAnsi="Times New Roman"/>
        </w:rPr>
        <w:t>)</w:t>
      </w:r>
      <w:r w:rsidR="00231F99">
        <w:t>COM Method Prototype</w:t>
      </w:r>
    </w:p>
    <w:p w:rsidR="00656224" w:rsidRDefault="00122EB4" w:rsidP="00011C1B">
      <w:pPr>
        <w:pStyle w:val="Code1"/>
      </w:pPr>
      <w:r>
        <w:t xml:space="preserve">HRESULT </w:t>
      </w:r>
      <w:r w:rsidR="001A1724">
        <w:t>Acquisition.</w:t>
      </w:r>
      <w:r>
        <w:t>QueryMinWaveformMemory (</w:t>
      </w:r>
      <w:r w:rsidR="001A1724">
        <w:t>[in] long</w:t>
      </w:r>
      <w:r>
        <w:t xml:space="preserve"> DataWidth,</w:t>
      </w:r>
      <w:r w:rsidRPr="002E5E8C">
        <w:t xml:space="preserve"> </w:t>
      </w:r>
      <w:r>
        <w:br/>
        <w:t xml:space="preserve">              </w:t>
      </w:r>
      <w:r w:rsidR="001A1724">
        <w:t xml:space="preserve">                              [in] __int64 </w:t>
      </w:r>
      <w:r>
        <w:t>NumRecords,</w:t>
      </w:r>
      <w:r w:rsidRPr="002E5E8C">
        <w:t xml:space="preserve"> </w:t>
      </w:r>
      <w:r>
        <w:br/>
        <w:t xml:space="preserve">                                            </w:t>
      </w:r>
      <w:r w:rsidR="001A1724">
        <w:t>[in] __int64</w:t>
      </w:r>
      <w:r>
        <w:t xml:space="preserve"> OffsetWithinRecord,</w:t>
      </w:r>
      <w:r w:rsidRPr="002E5E8C">
        <w:t xml:space="preserve"> </w:t>
      </w:r>
      <w:r>
        <w:br/>
        <w:t xml:space="preserve">                                            </w:t>
      </w:r>
      <w:r w:rsidR="001A1724">
        <w:t>[in] __int64</w:t>
      </w:r>
      <w:r>
        <w:t xml:space="preserve"> NumPointsPerRecord,</w:t>
      </w:r>
      <w:r>
        <w:br/>
        <w:t xml:space="preserve">                                            </w:t>
      </w:r>
      <w:r w:rsidR="00BB4141">
        <w:t>[out</w:t>
      </w:r>
      <w:r w:rsidR="001A1724">
        <w:t xml:space="preserve">, </w:t>
      </w:r>
      <w:r w:rsidR="00BB4141">
        <w:t>retval</w:t>
      </w:r>
      <w:r w:rsidR="001A1724">
        <w:t>] __int64</w:t>
      </w:r>
      <w:r w:rsidR="00B40F64">
        <w:t>*</w:t>
      </w:r>
      <w:r>
        <w:t xml:space="preserve"> NumSamples);</w:t>
      </w:r>
    </w:p>
    <w:p w:rsidR="00231F99" w:rsidRDefault="00231F99" w:rsidP="00231F99">
      <w:pPr>
        <w:pStyle w:val="FunctionHead"/>
      </w:pPr>
      <w:r>
        <w:t>C Prototype</w:t>
      </w:r>
    </w:p>
    <w:p w:rsidR="00231F99" w:rsidRDefault="00231F99" w:rsidP="00231F99">
      <w:pPr>
        <w:pStyle w:val="Code1"/>
        <w:tabs>
          <w:tab w:val="left" w:pos="630"/>
        </w:tabs>
      </w:pPr>
      <w:r>
        <w:t>ViStatus IviDigitizer_</w:t>
      </w:r>
      <w:r w:rsidR="00F96C4E">
        <w:t>QueryMin</w:t>
      </w:r>
      <w:r w:rsidR="002E5E8C">
        <w:t>Waveform</w:t>
      </w:r>
      <w:r w:rsidR="00F96C4E">
        <w:t>Memory</w:t>
      </w:r>
      <w:r>
        <w:t xml:space="preserve"> (ViSession Vi,</w:t>
      </w:r>
      <w:r w:rsidR="002E5E8C">
        <w:br/>
        <w:t xml:space="preserve">                                              </w:t>
      </w:r>
      <w:r w:rsidR="00D81235">
        <w:t xml:space="preserve">ViInt32 </w:t>
      </w:r>
      <w:r w:rsidR="002E5E8C">
        <w:t>DataWidth</w:t>
      </w:r>
      <w:r w:rsidR="00D81235">
        <w:t>,</w:t>
      </w:r>
      <w:r w:rsidR="002E5E8C" w:rsidRPr="002E5E8C">
        <w:t xml:space="preserve"> </w:t>
      </w:r>
      <w:r w:rsidR="002E5E8C">
        <w:br/>
        <w:t xml:space="preserve">                                              </w:t>
      </w:r>
      <w:r>
        <w:t>ViInt</w:t>
      </w:r>
      <w:r w:rsidR="00F96C4E">
        <w:t>64</w:t>
      </w:r>
      <w:r>
        <w:t xml:space="preserve"> </w:t>
      </w:r>
      <w:r w:rsidR="00F96C4E">
        <w:t>NumRecords,</w:t>
      </w:r>
      <w:r w:rsidR="002E5E8C" w:rsidRPr="002E5E8C">
        <w:t xml:space="preserve"> </w:t>
      </w:r>
      <w:r w:rsidR="002E5E8C">
        <w:br/>
        <w:t xml:space="preserve">                                              </w:t>
      </w:r>
      <w:r w:rsidR="00F96C4E">
        <w:t>ViInt64 OffsetWithinRecord,</w:t>
      </w:r>
      <w:r w:rsidR="002E5E8C" w:rsidRPr="002E5E8C">
        <w:t xml:space="preserve"> </w:t>
      </w:r>
      <w:r w:rsidR="002E5E8C">
        <w:br/>
        <w:t xml:space="preserve">                                              </w:t>
      </w:r>
      <w:r w:rsidR="00F96C4E">
        <w:t>ViInt64 NumPointsPerRecord,</w:t>
      </w:r>
      <w:r w:rsidR="005B7E59">
        <w:br/>
        <w:t xml:space="preserve">                                              </w:t>
      </w:r>
      <w:r w:rsidR="00F96C4E">
        <w:t xml:space="preserve">ViInt64* </w:t>
      </w:r>
      <w:r w:rsidR="002E5E8C">
        <w:t>NumSamples</w:t>
      </w:r>
      <w:r>
        <w:t>);</w:t>
      </w:r>
    </w:p>
    <w:p w:rsidR="00231F99" w:rsidRDefault="00231F99" w:rsidP="009A239B">
      <w:pPr>
        <w:pStyle w:val="FunctionHead"/>
      </w:pPr>
      <w:r>
        <w:lastRenderedPageBreak/>
        <w:t>Parameters</w:t>
      </w:r>
    </w:p>
    <w:tbl>
      <w:tblPr>
        <w:tblW w:w="8821" w:type="dxa"/>
        <w:tblInd w:w="728" w:type="dxa"/>
        <w:tblLayout w:type="fixed"/>
        <w:tblCellMar>
          <w:left w:w="80" w:type="dxa"/>
          <w:right w:w="80" w:type="dxa"/>
        </w:tblCellMar>
        <w:tblLook w:val="0000"/>
      </w:tblPr>
      <w:tblGrid>
        <w:gridCol w:w="2232"/>
        <w:gridCol w:w="4950"/>
        <w:gridCol w:w="1639"/>
      </w:tblGrid>
      <w:tr w:rsidR="00231F99" w:rsidTr="00EB6676">
        <w:trPr>
          <w:cantSplit/>
        </w:trPr>
        <w:tc>
          <w:tcPr>
            <w:tcW w:w="2232" w:type="dxa"/>
            <w:tcBorders>
              <w:top w:val="single" w:sz="6" w:space="0" w:color="auto"/>
              <w:left w:val="single" w:sz="6" w:space="0" w:color="auto"/>
              <w:right w:val="single" w:sz="6" w:space="0" w:color="auto"/>
            </w:tcBorders>
          </w:tcPr>
          <w:p w:rsidR="00231F99" w:rsidRDefault="00231F99" w:rsidP="00EB6676">
            <w:pPr>
              <w:pStyle w:val="TableHead"/>
            </w:pPr>
            <w:r>
              <w:t>Inputs</w:t>
            </w:r>
          </w:p>
        </w:tc>
        <w:tc>
          <w:tcPr>
            <w:tcW w:w="4950" w:type="dxa"/>
            <w:tcBorders>
              <w:top w:val="single" w:sz="6" w:space="0" w:color="auto"/>
              <w:left w:val="single" w:sz="6" w:space="0" w:color="auto"/>
              <w:right w:val="single" w:sz="6" w:space="0" w:color="auto"/>
            </w:tcBorders>
          </w:tcPr>
          <w:p w:rsidR="00231F99" w:rsidRDefault="00231F99" w:rsidP="00EB6676">
            <w:pPr>
              <w:pStyle w:val="TableHead"/>
            </w:pPr>
            <w:r>
              <w:t>Description</w:t>
            </w:r>
          </w:p>
        </w:tc>
        <w:tc>
          <w:tcPr>
            <w:tcW w:w="1639" w:type="dxa"/>
            <w:tcBorders>
              <w:top w:val="single" w:sz="6" w:space="0" w:color="auto"/>
              <w:left w:val="single" w:sz="6" w:space="0" w:color="auto"/>
              <w:right w:val="single" w:sz="6" w:space="0" w:color="auto"/>
            </w:tcBorders>
          </w:tcPr>
          <w:p w:rsidR="00231F99" w:rsidRDefault="00231F99" w:rsidP="00EB6676">
            <w:pPr>
              <w:pStyle w:val="TableHead"/>
            </w:pPr>
            <w:r>
              <w:t>Base Type</w:t>
            </w:r>
          </w:p>
        </w:tc>
      </w:tr>
      <w:tr w:rsidR="00231F99" w:rsidTr="00EB6676">
        <w:trPr>
          <w:cantSplit/>
        </w:trPr>
        <w:tc>
          <w:tcPr>
            <w:tcW w:w="2232" w:type="dxa"/>
            <w:tcBorders>
              <w:top w:val="single" w:sz="6" w:space="0" w:color="auto"/>
              <w:left w:val="single" w:sz="6" w:space="0" w:color="auto"/>
              <w:bottom w:val="single" w:sz="6" w:space="0" w:color="auto"/>
              <w:right w:val="single" w:sz="6" w:space="0" w:color="auto"/>
            </w:tcBorders>
          </w:tcPr>
          <w:p w:rsidR="00231F99" w:rsidRDefault="00231F99" w:rsidP="0042193B">
            <w:pPr>
              <w:pStyle w:val="TableCellCourierNew"/>
            </w:pPr>
            <w:r>
              <w:t>Vi</w:t>
            </w:r>
          </w:p>
        </w:tc>
        <w:tc>
          <w:tcPr>
            <w:tcW w:w="4950" w:type="dxa"/>
            <w:tcBorders>
              <w:top w:val="single" w:sz="6" w:space="0" w:color="auto"/>
              <w:left w:val="single" w:sz="6" w:space="0" w:color="auto"/>
              <w:bottom w:val="single" w:sz="6" w:space="0" w:color="auto"/>
              <w:right w:val="single" w:sz="6" w:space="0" w:color="auto"/>
            </w:tcBorders>
          </w:tcPr>
          <w:p w:rsidR="00231F99" w:rsidRDefault="00231F99" w:rsidP="0042193B">
            <w:pPr>
              <w:pStyle w:val="TableCell"/>
            </w:pPr>
            <w:r>
              <w:t>Instrument handle.</w:t>
            </w:r>
          </w:p>
        </w:tc>
        <w:tc>
          <w:tcPr>
            <w:tcW w:w="1639" w:type="dxa"/>
            <w:tcBorders>
              <w:top w:val="single" w:sz="6" w:space="0" w:color="auto"/>
              <w:left w:val="single" w:sz="6" w:space="0" w:color="auto"/>
              <w:bottom w:val="single" w:sz="6" w:space="0" w:color="auto"/>
              <w:right w:val="single" w:sz="6" w:space="0" w:color="auto"/>
            </w:tcBorders>
          </w:tcPr>
          <w:p w:rsidR="00D81235" w:rsidRDefault="00231F99" w:rsidP="0042193B">
            <w:pPr>
              <w:pStyle w:val="TableCellCourierNew"/>
            </w:pPr>
            <w:r>
              <w:t>ViSession</w:t>
            </w:r>
          </w:p>
        </w:tc>
      </w:tr>
      <w:tr w:rsidR="00D81235" w:rsidTr="00EB6676">
        <w:trPr>
          <w:cantSplit/>
        </w:trPr>
        <w:tc>
          <w:tcPr>
            <w:tcW w:w="2232" w:type="dxa"/>
            <w:tcBorders>
              <w:top w:val="single" w:sz="6" w:space="0" w:color="auto"/>
              <w:left w:val="single" w:sz="6" w:space="0" w:color="auto"/>
              <w:bottom w:val="single" w:sz="6" w:space="0" w:color="auto"/>
              <w:right w:val="single" w:sz="6" w:space="0" w:color="auto"/>
            </w:tcBorders>
          </w:tcPr>
          <w:p w:rsidR="00D81235" w:rsidRDefault="00232A37" w:rsidP="0042193B">
            <w:pPr>
              <w:pStyle w:val="TableCellCourierNew"/>
            </w:pPr>
            <w:r>
              <w:t>DataWidth</w:t>
            </w:r>
          </w:p>
        </w:tc>
        <w:tc>
          <w:tcPr>
            <w:tcW w:w="4950" w:type="dxa"/>
            <w:tcBorders>
              <w:top w:val="single" w:sz="6" w:space="0" w:color="auto"/>
              <w:left w:val="single" w:sz="6" w:space="0" w:color="auto"/>
              <w:bottom w:val="single" w:sz="6" w:space="0" w:color="auto"/>
              <w:right w:val="single" w:sz="6" w:space="0" w:color="auto"/>
            </w:tcBorders>
          </w:tcPr>
          <w:p w:rsidR="00D81235" w:rsidRDefault="00D81235" w:rsidP="00D81235">
            <w:pPr>
              <w:pStyle w:val="TableCell"/>
            </w:pPr>
            <w:r>
              <w:t>Specifies the size of the sampled data that will be retrieved. The value of this parameter must be 8, 16, 32 or 64, corresponding to the intended Read/Fetch function.</w:t>
            </w:r>
          </w:p>
        </w:tc>
        <w:tc>
          <w:tcPr>
            <w:tcW w:w="1639" w:type="dxa"/>
            <w:tcBorders>
              <w:top w:val="single" w:sz="6" w:space="0" w:color="auto"/>
              <w:left w:val="single" w:sz="6" w:space="0" w:color="auto"/>
              <w:bottom w:val="single" w:sz="6" w:space="0" w:color="auto"/>
              <w:right w:val="single" w:sz="6" w:space="0" w:color="auto"/>
            </w:tcBorders>
          </w:tcPr>
          <w:p w:rsidR="00D81235" w:rsidRDefault="00D81235" w:rsidP="0042193B">
            <w:pPr>
              <w:pStyle w:val="TableCellCourierNew"/>
            </w:pPr>
            <w:r>
              <w:t>ViInt32</w:t>
            </w:r>
          </w:p>
        </w:tc>
      </w:tr>
      <w:tr w:rsidR="00D81235" w:rsidTr="00EB6676">
        <w:trPr>
          <w:cantSplit/>
        </w:trPr>
        <w:tc>
          <w:tcPr>
            <w:tcW w:w="2232" w:type="dxa"/>
            <w:tcBorders>
              <w:top w:val="single" w:sz="6" w:space="0" w:color="auto"/>
              <w:left w:val="single" w:sz="6" w:space="0" w:color="auto"/>
              <w:bottom w:val="single" w:sz="6" w:space="0" w:color="auto"/>
              <w:right w:val="single" w:sz="6" w:space="0" w:color="auto"/>
            </w:tcBorders>
          </w:tcPr>
          <w:p w:rsidR="00D81235" w:rsidRDefault="00D81235" w:rsidP="0042193B">
            <w:pPr>
              <w:pStyle w:val="TableCellCourierNew"/>
            </w:pPr>
            <w:r>
              <w:t>NumRecords</w:t>
            </w:r>
          </w:p>
        </w:tc>
        <w:tc>
          <w:tcPr>
            <w:tcW w:w="4950" w:type="dxa"/>
            <w:tcBorders>
              <w:top w:val="single" w:sz="6" w:space="0" w:color="auto"/>
              <w:left w:val="single" w:sz="6" w:space="0" w:color="auto"/>
              <w:bottom w:val="single" w:sz="6" w:space="0" w:color="auto"/>
              <w:right w:val="single" w:sz="6" w:space="0" w:color="auto"/>
            </w:tcBorders>
          </w:tcPr>
          <w:p w:rsidR="00D81235" w:rsidRDefault="00D81235" w:rsidP="00D81235">
            <w:pPr>
              <w:pStyle w:val="TableCell"/>
            </w:pPr>
            <w:r>
              <w:t>Specifies the number of records that will be read.</w:t>
            </w:r>
          </w:p>
        </w:tc>
        <w:tc>
          <w:tcPr>
            <w:tcW w:w="1639" w:type="dxa"/>
            <w:tcBorders>
              <w:top w:val="single" w:sz="6" w:space="0" w:color="auto"/>
              <w:left w:val="single" w:sz="6" w:space="0" w:color="auto"/>
              <w:bottom w:val="single" w:sz="6" w:space="0" w:color="auto"/>
              <w:right w:val="single" w:sz="6" w:space="0" w:color="auto"/>
            </w:tcBorders>
          </w:tcPr>
          <w:p w:rsidR="00D81235" w:rsidRDefault="00D81235" w:rsidP="0042193B">
            <w:pPr>
              <w:pStyle w:val="TableCellCourierNew"/>
            </w:pPr>
            <w:r>
              <w:t>ViInt64</w:t>
            </w:r>
          </w:p>
        </w:tc>
      </w:tr>
      <w:tr w:rsidR="00D81235" w:rsidTr="00EB6676">
        <w:trPr>
          <w:cantSplit/>
        </w:trPr>
        <w:tc>
          <w:tcPr>
            <w:tcW w:w="2232" w:type="dxa"/>
            <w:tcBorders>
              <w:top w:val="single" w:sz="6" w:space="0" w:color="auto"/>
              <w:left w:val="single" w:sz="6" w:space="0" w:color="auto"/>
              <w:bottom w:val="single" w:sz="6" w:space="0" w:color="auto"/>
              <w:right w:val="single" w:sz="6" w:space="0" w:color="auto"/>
            </w:tcBorders>
          </w:tcPr>
          <w:p w:rsidR="00D81235" w:rsidRDefault="00D81235" w:rsidP="0042193B">
            <w:pPr>
              <w:pStyle w:val="TableCellCourierNew"/>
            </w:pPr>
            <w:r>
              <w:t>OffsetWithinRecord</w:t>
            </w:r>
          </w:p>
        </w:tc>
        <w:tc>
          <w:tcPr>
            <w:tcW w:w="4950" w:type="dxa"/>
            <w:tcBorders>
              <w:top w:val="single" w:sz="6" w:space="0" w:color="auto"/>
              <w:left w:val="single" w:sz="6" w:space="0" w:color="auto"/>
              <w:bottom w:val="single" w:sz="6" w:space="0" w:color="auto"/>
              <w:right w:val="single" w:sz="6" w:space="0" w:color="auto"/>
            </w:tcBorders>
          </w:tcPr>
          <w:p w:rsidR="00D81235" w:rsidRDefault="00D81235" w:rsidP="00D81235">
            <w:pPr>
              <w:pStyle w:val="TableCell"/>
            </w:pPr>
            <w:r>
              <w:t>Specifies the start index within the record from which the data should be retrieved.</w:t>
            </w:r>
          </w:p>
        </w:tc>
        <w:tc>
          <w:tcPr>
            <w:tcW w:w="1639" w:type="dxa"/>
            <w:tcBorders>
              <w:top w:val="single" w:sz="6" w:space="0" w:color="auto"/>
              <w:left w:val="single" w:sz="6" w:space="0" w:color="auto"/>
              <w:bottom w:val="single" w:sz="6" w:space="0" w:color="auto"/>
              <w:right w:val="single" w:sz="6" w:space="0" w:color="auto"/>
            </w:tcBorders>
          </w:tcPr>
          <w:p w:rsidR="00D81235" w:rsidRDefault="00D81235" w:rsidP="0042193B">
            <w:pPr>
              <w:pStyle w:val="TableCellCourierNew"/>
            </w:pPr>
            <w:r>
              <w:t>ViInt64</w:t>
            </w:r>
          </w:p>
        </w:tc>
      </w:tr>
      <w:tr w:rsidR="00D81235" w:rsidTr="00EB6676">
        <w:trPr>
          <w:cantSplit/>
        </w:trPr>
        <w:tc>
          <w:tcPr>
            <w:tcW w:w="2232" w:type="dxa"/>
            <w:tcBorders>
              <w:top w:val="single" w:sz="6" w:space="0" w:color="auto"/>
              <w:left w:val="single" w:sz="6" w:space="0" w:color="auto"/>
              <w:bottom w:val="single" w:sz="6" w:space="0" w:color="auto"/>
              <w:right w:val="single" w:sz="6" w:space="0" w:color="auto"/>
            </w:tcBorders>
          </w:tcPr>
          <w:p w:rsidR="00D81235" w:rsidRDefault="00D81235" w:rsidP="0042193B">
            <w:pPr>
              <w:pStyle w:val="TableCellCourierNew"/>
            </w:pPr>
            <w:r>
              <w:t>NumPointsPerRecord</w:t>
            </w:r>
          </w:p>
        </w:tc>
        <w:tc>
          <w:tcPr>
            <w:tcW w:w="4950" w:type="dxa"/>
            <w:tcBorders>
              <w:top w:val="single" w:sz="6" w:space="0" w:color="auto"/>
              <w:left w:val="single" w:sz="6" w:space="0" w:color="auto"/>
              <w:bottom w:val="single" w:sz="6" w:space="0" w:color="auto"/>
              <w:right w:val="single" w:sz="6" w:space="0" w:color="auto"/>
            </w:tcBorders>
          </w:tcPr>
          <w:p w:rsidR="00D81235" w:rsidRDefault="00D81235" w:rsidP="00D81235">
            <w:pPr>
              <w:pStyle w:val="TableCell"/>
            </w:pPr>
            <w:r>
              <w:t>Specifies the number of data points to return.</w:t>
            </w:r>
          </w:p>
        </w:tc>
        <w:tc>
          <w:tcPr>
            <w:tcW w:w="1639" w:type="dxa"/>
            <w:tcBorders>
              <w:top w:val="single" w:sz="6" w:space="0" w:color="auto"/>
              <w:left w:val="single" w:sz="6" w:space="0" w:color="auto"/>
              <w:bottom w:val="single" w:sz="6" w:space="0" w:color="auto"/>
              <w:right w:val="single" w:sz="6" w:space="0" w:color="auto"/>
            </w:tcBorders>
          </w:tcPr>
          <w:p w:rsidR="00D81235" w:rsidRDefault="00D81235" w:rsidP="0042193B">
            <w:pPr>
              <w:pStyle w:val="TableCellCourierNew"/>
            </w:pPr>
            <w:r>
              <w:t>ViInt64</w:t>
            </w:r>
          </w:p>
        </w:tc>
      </w:tr>
    </w:tbl>
    <w:p w:rsidR="00231F99" w:rsidRDefault="00231F99" w:rsidP="00231F99">
      <w:pPr>
        <w:pStyle w:val="FunctionHead"/>
      </w:pPr>
    </w:p>
    <w:tbl>
      <w:tblPr>
        <w:tblW w:w="8820" w:type="dxa"/>
        <w:tblInd w:w="710" w:type="dxa"/>
        <w:tblLayout w:type="fixed"/>
        <w:tblCellMar>
          <w:left w:w="80" w:type="dxa"/>
          <w:right w:w="80" w:type="dxa"/>
        </w:tblCellMar>
        <w:tblLook w:val="0000"/>
      </w:tblPr>
      <w:tblGrid>
        <w:gridCol w:w="2250"/>
        <w:gridCol w:w="4950"/>
        <w:gridCol w:w="1620"/>
      </w:tblGrid>
      <w:tr w:rsidR="00231F99" w:rsidTr="00EB6676">
        <w:trPr>
          <w:cantSplit/>
        </w:trPr>
        <w:tc>
          <w:tcPr>
            <w:tcW w:w="2250" w:type="dxa"/>
            <w:tcBorders>
              <w:top w:val="single" w:sz="6" w:space="0" w:color="auto"/>
              <w:left w:val="single" w:sz="6" w:space="0" w:color="auto"/>
              <w:right w:val="single" w:sz="6" w:space="0" w:color="auto"/>
            </w:tcBorders>
          </w:tcPr>
          <w:p w:rsidR="00231F99" w:rsidRDefault="00231F99" w:rsidP="0042193B">
            <w:pPr>
              <w:pStyle w:val="TableHead"/>
            </w:pPr>
            <w:r>
              <w:t>Outputs</w:t>
            </w:r>
          </w:p>
        </w:tc>
        <w:tc>
          <w:tcPr>
            <w:tcW w:w="4950" w:type="dxa"/>
            <w:tcBorders>
              <w:top w:val="single" w:sz="6" w:space="0" w:color="auto"/>
              <w:left w:val="single" w:sz="6" w:space="0" w:color="auto"/>
              <w:right w:val="single" w:sz="6" w:space="0" w:color="auto"/>
            </w:tcBorders>
          </w:tcPr>
          <w:p w:rsidR="00231F99" w:rsidRDefault="00231F99" w:rsidP="0042193B">
            <w:pPr>
              <w:pStyle w:val="TableHead"/>
            </w:pPr>
            <w:r>
              <w:t>Description</w:t>
            </w:r>
          </w:p>
        </w:tc>
        <w:tc>
          <w:tcPr>
            <w:tcW w:w="1620" w:type="dxa"/>
            <w:tcBorders>
              <w:top w:val="single" w:sz="6" w:space="0" w:color="auto"/>
              <w:left w:val="single" w:sz="6" w:space="0" w:color="auto"/>
              <w:right w:val="single" w:sz="6" w:space="0" w:color="auto"/>
            </w:tcBorders>
          </w:tcPr>
          <w:p w:rsidR="00231F99" w:rsidRDefault="00231F99" w:rsidP="0042193B">
            <w:pPr>
              <w:pStyle w:val="TableHead"/>
            </w:pPr>
            <w:r>
              <w:t>Base Type</w:t>
            </w:r>
          </w:p>
        </w:tc>
      </w:tr>
      <w:tr w:rsidR="00231F99" w:rsidTr="003D19C1">
        <w:trPr>
          <w:cantSplit/>
        </w:trPr>
        <w:tc>
          <w:tcPr>
            <w:tcW w:w="2250" w:type="dxa"/>
            <w:tcBorders>
              <w:top w:val="double" w:sz="6" w:space="0" w:color="auto"/>
              <w:left w:val="single" w:sz="6" w:space="0" w:color="auto"/>
              <w:bottom w:val="single" w:sz="6" w:space="0" w:color="auto"/>
              <w:right w:val="single" w:sz="6" w:space="0" w:color="auto"/>
            </w:tcBorders>
          </w:tcPr>
          <w:p w:rsidR="00231F99" w:rsidRDefault="00CD74EA" w:rsidP="0042193B">
            <w:pPr>
              <w:pStyle w:val="TableCellCourierNew"/>
            </w:pPr>
            <w:r>
              <w:t>NumSamples</w:t>
            </w:r>
          </w:p>
        </w:tc>
        <w:tc>
          <w:tcPr>
            <w:tcW w:w="4950" w:type="dxa"/>
            <w:tcBorders>
              <w:top w:val="double" w:sz="6" w:space="0" w:color="auto"/>
              <w:left w:val="single" w:sz="6" w:space="0" w:color="auto"/>
              <w:bottom w:val="single" w:sz="6" w:space="0" w:color="auto"/>
              <w:right w:val="single" w:sz="6" w:space="0" w:color="auto"/>
            </w:tcBorders>
          </w:tcPr>
          <w:p w:rsidR="00231F99" w:rsidRDefault="00231F99" w:rsidP="00F96C4E">
            <w:pPr>
              <w:pStyle w:val="TableCell"/>
            </w:pPr>
            <w:r>
              <w:t xml:space="preserve">Returns </w:t>
            </w:r>
            <w:r w:rsidR="00F96C4E">
              <w:t xml:space="preserve">the </w:t>
            </w:r>
            <w:r w:rsidR="00CD74EA">
              <w:t>minimum</w:t>
            </w:r>
            <w:r w:rsidR="00CD74EA" w:rsidRPr="00664D3B">
              <w:t xml:space="preserve"> </w:t>
            </w:r>
            <w:r w:rsidR="00CD74EA">
              <w:t>buffer size</w:t>
            </w:r>
            <w:r w:rsidR="00CD74EA" w:rsidRPr="00664D3B">
              <w:t xml:space="preserve"> </w:t>
            </w:r>
            <w:r w:rsidR="00CD74EA">
              <w:t xml:space="preserve">in samples </w:t>
            </w:r>
            <w:r w:rsidR="00CD74EA" w:rsidRPr="00664D3B">
              <w:t>needed for a subsequent Read or Fetch call</w:t>
            </w:r>
            <w:r w:rsidR="00CD74EA">
              <w:t xml:space="preserve"> with the same readout parameters.</w:t>
            </w:r>
          </w:p>
        </w:tc>
        <w:tc>
          <w:tcPr>
            <w:tcW w:w="1620" w:type="dxa"/>
            <w:tcBorders>
              <w:top w:val="double" w:sz="6" w:space="0" w:color="auto"/>
              <w:left w:val="single" w:sz="6" w:space="0" w:color="auto"/>
              <w:bottom w:val="single" w:sz="6" w:space="0" w:color="auto"/>
              <w:right w:val="single" w:sz="6" w:space="0" w:color="auto"/>
            </w:tcBorders>
          </w:tcPr>
          <w:p w:rsidR="00231F99" w:rsidRDefault="00231F99" w:rsidP="00D81235">
            <w:pPr>
              <w:pStyle w:val="TableCellCourierNew"/>
            </w:pPr>
            <w:r>
              <w:t>ViInt</w:t>
            </w:r>
            <w:r w:rsidR="00D81235">
              <w:t>64</w:t>
            </w:r>
          </w:p>
        </w:tc>
      </w:tr>
    </w:tbl>
    <w:p w:rsidR="00D81235" w:rsidRDefault="00D81235" w:rsidP="00D81235">
      <w:pPr>
        <w:pStyle w:val="FunctionHead"/>
      </w:pPr>
      <w:r>
        <w:t>Return Values</w:t>
      </w:r>
      <w:r w:rsidR="003D19C1">
        <w:t xml:space="preserve"> (C/COM)</w:t>
      </w:r>
    </w:p>
    <w:p w:rsidR="00D81235" w:rsidRDefault="00D81235" w:rsidP="00D81235">
      <w:pPr>
        <w:pStyle w:val="Body1"/>
      </w:pPr>
      <w:r>
        <w:t xml:space="preserve">The </w:t>
      </w:r>
      <w:r>
        <w:rPr>
          <w:rStyle w:val="Italic"/>
        </w:rPr>
        <w:t>IVI-3.2: Inherent Capabilities Specification</w:t>
      </w:r>
      <w:r>
        <w:t xml:space="preserve"> defines general status codes that this function can return.</w:t>
      </w:r>
    </w:p>
    <w:p w:rsidR="00004825" w:rsidRDefault="00004825" w:rsidP="00E26C29">
      <w:pPr>
        <w:pStyle w:val="Heading3"/>
        <w:pageBreakBefore/>
      </w:pPr>
      <w:bookmarkStart w:id="347" w:name="_Toc304583644"/>
      <w:bookmarkStart w:id="348" w:name="_Toc306374495"/>
      <w:r>
        <w:lastRenderedPageBreak/>
        <w:t>Read Waveform Int16</w:t>
      </w:r>
      <w:bookmarkEnd w:id="347"/>
      <w:bookmarkEnd w:id="348"/>
    </w:p>
    <w:p w:rsidR="00004825" w:rsidRDefault="00004825">
      <w:pPr>
        <w:pStyle w:val="FunctionHead"/>
      </w:pPr>
      <w:r>
        <w:t>Description</w:t>
      </w:r>
    </w:p>
    <w:p w:rsidR="006A5BDC" w:rsidRDefault="006A5BDC" w:rsidP="006A5BDC">
      <w:pPr>
        <w:pStyle w:val="Body1"/>
        <w:rPr>
          <w:color w:val="000000"/>
        </w:rPr>
      </w:pPr>
      <w:r>
        <w:rPr>
          <w:color w:val="000000"/>
        </w:rPr>
        <w:t xml:space="preserve">This function initiates an acquisition on the channels that the end-user configures with the Configure Channel function. If the channel is not enabled for the acquisition, this function returns Channel Not Enabled error. It then waits for the acquisition to complete, and returns the waveform for the channel the end-user specifies. If the </w:t>
      </w:r>
      <w:r w:rsidR="0010297B">
        <w:rPr>
          <w:color w:val="000000"/>
        </w:rPr>
        <w:t>digitizer</w:t>
      </w:r>
      <w:r>
        <w:rPr>
          <w:color w:val="000000"/>
        </w:rPr>
        <w:t xml:space="preserve"> did not complete the acquisition within the time period the user specified with the </w:t>
      </w:r>
      <w:r>
        <w:rPr>
          <w:rStyle w:val="monospace"/>
          <w:color w:val="000000"/>
        </w:rPr>
        <w:t>MaxTimeMilliseconds</w:t>
      </w:r>
      <w:r>
        <w:rPr>
          <w:color w:val="000000"/>
        </w:rPr>
        <w:t xml:space="preserve"> parameter, the function returns the Max Time Exceeded error.</w:t>
      </w:r>
    </w:p>
    <w:p w:rsidR="00CA3BEB" w:rsidRDefault="006A5BDC" w:rsidP="006A5BDC">
      <w:pPr>
        <w:pStyle w:val="Body"/>
        <w:rPr>
          <w:color w:val="000000"/>
        </w:rPr>
      </w:pPr>
      <w:r>
        <w:rPr>
          <w:color w:val="000000"/>
        </w:rPr>
        <w:t xml:space="preserve">You call the Fetch Waveform function to obtain the waveforms for each of the remaining enabled channels without initiating another acquisition. After this function executes, </w:t>
      </w:r>
      <w:r w:rsidR="00CA3BEB">
        <w:rPr>
          <w:color w:val="000000"/>
        </w:rPr>
        <w:t xml:space="preserve">each element in the </w:t>
      </w:r>
      <w:r w:rsidR="00CA3BEB">
        <w:rPr>
          <w:rStyle w:val="monospace"/>
          <w:color w:val="000000"/>
        </w:rPr>
        <w:t>WaveformArray</w:t>
      </w:r>
      <w:r w:rsidR="00CA3BEB">
        <w:rPr>
          <w:color w:val="000000"/>
        </w:rPr>
        <w:t xml:space="preserve"> parameter is an unscaled value directly from the digitizer’s analog-to-digital converter (ADC).</w:t>
      </w:r>
    </w:p>
    <w:p w:rsidR="00DC23DA" w:rsidRDefault="00DC23DA" w:rsidP="00DC23DA">
      <w:pPr>
        <w:pStyle w:val="Body"/>
        <w:rPr>
          <w:color w:val="000000"/>
        </w:rPr>
      </w:pPr>
      <w:r>
        <w:rPr>
          <w:color w:val="000000"/>
        </w:rPr>
        <w:t>The behavior is different for IVI-C/IVI-COM and IVI.NET as follows:</w:t>
      </w:r>
    </w:p>
    <w:p w:rsidR="00DC23DA" w:rsidRDefault="00DC23DA" w:rsidP="00DC23DA">
      <w:pPr>
        <w:pStyle w:val="Body"/>
        <w:ind w:left="1440"/>
        <w:rPr>
          <w:color w:val="000000"/>
        </w:rPr>
      </w:pPr>
      <w:r>
        <w:rPr>
          <w:color w:val="000000"/>
        </w:rPr>
        <w:t xml:space="preserve">IVI-C/IVI-COM: After this function executes, each element in the </w:t>
      </w:r>
      <w:r>
        <w:rPr>
          <w:rStyle w:val="monospace"/>
          <w:color w:val="000000"/>
        </w:rPr>
        <w:t>WaveformArray</w:t>
      </w:r>
      <w:r>
        <w:rPr>
          <w:color w:val="000000"/>
        </w:rPr>
        <w:t xml:space="preserve"> parameter is an unscaled value directly from the digitizer’s analog-to-digital converter (ADC).</w:t>
      </w:r>
    </w:p>
    <w:p w:rsidR="00DC23DA" w:rsidRPr="00555D6A" w:rsidRDefault="00DC23DA" w:rsidP="00DC23DA">
      <w:pPr>
        <w:pStyle w:val="IVIBody"/>
        <w:ind w:left="1440"/>
      </w:pPr>
      <w:r>
        <w:rPr>
          <w:color w:val="000000"/>
        </w:rPr>
        <w:t xml:space="preserve">IVI.NET:  For .NET the return value of IWaveform&lt;Int16&gt; is a waveform object. Refer to Section 4, </w:t>
      </w:r>
      <w:r w:rsidRPr="00491DB8">
        <w:rPr>
          <w:i/>
          <w:color w:val="000000"/>
        </w:rPr>
        <w:t>Common Properties and Methods of Waveform and Spectrum Interfaces</w:t>
      </w:r>
      <w:r>
        <w:rPr>
          <w:color w:val="000000"/>
        </w:rPr>
        <w:t xml:space="preserve">, and Section 5, </w:t>
      </w:r>
      <w:r w:rsidRPr="00491DB8">
        <w:rPr>
          <w:i/>
          <w:color w:val="000000"/>
        </w:rPr>
        <w:t>IWaveform&lt;T&gt; Interface</w:t>
      </w:r>
      <w:r>
        <w:rPr>
          <w:color w:val="000000"/>
        </w:rPr>
        <w:t xml:space="preserve">, of </w:t>
      </w:r>
      <w:r w:rsidR="00254B04" w:rsidRPr="00E5766D">
        <w:rPr>
          <w:i/>
        </w:rPr>
        <w:t>IVI-3.18: IVI.NET Utility Classes and Interfaces Specification</w:t>
      </w:r>
      <w:r w:rsidRPr="006D6973">
        <w:rPr>
          <w:i/>
        </w:rPr>
        <w:t>,</w:t>
      </w:r>
      <w:r w:rsidRPr="00EC73E6">
        <w:t xml:space="preserve"> </w:t>
      </w:r>
      <w:r>
        <w:t xml:space="preserve">for the definition of </w:t>
      </w:r>
      <w:r>
        <w:rPr>
          <w:color w:val="000000"/>
        </w:rPr>
        <w:t xml:space="preserve"> the IWaveform object and information regarding its use.</w:t>
      </w:r>
      <w:r w:rsidRPr="009D7719">
        <w:t xml:space="preserve"> </w:t>
      </w:r>
      <w:r>
        <w:t xml:space="preserve">In particular, refer to Section 4.2, </w:t>
      </w:r>
      <w:r w:rsidRPr="00E5766D">
        <w:rPr>
          <w:i/>
        </w:rPr>
        <w:t>How to use Waveform and Spectrum Types</w:t>
      </w:r>
      <w:r>
        <w:t xml:space="preserve">, in </w:t>
      </w:r>
      <w:r w:rsidRPr="00E5766D">
        <w:rPr>
          <w:i/>
        </w:rPr>
        <w:t>IVI-3.18: IVI.NET Utility Classes and Interfaces Specification</w:t>
      </w:r>
      <w:r>
        <w:t>, for more information about how to implement these methods.</w:t>
      </w:r>
    </w:p>
    <w:p w:rsidR="00550AC3" w:rsidRDefault="0033565A" w:rsidP="00550AC3">
      <w:pPr>
        <w:pStyle w:val="IVIBody"/>
        <w:ind w:left="1440"/>
        <w:rPr>
          <w:color w:val="000000"/>
        </w:rPr>
      </w:pPr>
      <w:r>
        <w:rPr>
          <w:color w:val="000000"/>
        </w:rPr>
        <w:t>For IVI.NET, t</w:t>
      </w:r>
      <w:r w:rsidRPr="00260EAA">
        <w:rPr>
          <w:color w:val="000000"/>
        </w:rPr>
        <w:t xml:space="preserve">he waveform memory may </w:t>
      </w:r>
      <w:r w:rsidR="00C06F58">
        <w:rPr>
          <w:color w:val="000000"/>
        </w:rPr>
        <w:t xml:space="preserve">be </w:t>
      </w:r>
      <w:r w:rsidRPr="00260EAA">
        <w:rPr>
          <w:color w:val="000000"/>
        </w:rPr>
        <w:t>allocated before calling this method, or during the call to this method</w:t>
      </w:r>
      <w:r w:rsidR="00C06F58">
        <w:rPr>
          <w:color w:val="000000"/>
        </w:rPr>
        <w:t xml:space="preserve">. </w:t>
      </w:r>
      <w:r w:rsidRPr="00260EAA">
        <w:rPr>
          <w:color w:val="000000"/>
        </w:rPr>
        <w:t>To allocate memory before calling this method, create a waveform object using the Create Waveform method and set the waveform parameter to that waveform.</w:t>
      </w:r>
      <w:r w:rsidR="00550AC3" w:rsidRPr="00260EAA">
        <w:rPr>
          <w:color w:val="000000"/>
        </w:rPr>
        <w:t xml:space="preserve"> To allocate memory during the call to this method, </w:t>
      </w:r>
      <w:r w:rsidR="00550AC3">
        <w:rPr>
          <w:color w:val="000000"/>
        </w:rPr>
        <w:t>one of the following approaches may be used:</w:t>
      </w:r>
    </w:p>
    <w:p w:rsidR="00550AC3" w:rsidRDefault="00550AC3" w:rsidP="00550AC3">
      <w:pPr>
        <w:pStyle w:val="IVIBody"/>
        <w:numPr>
          <w:ilvl w:val="0"/>
          <w:numId w:val="75"/>
        </w:numPr>
        <w:spacing w:before="0"/>
        <w:rPr>
          <w:color w:val="000000"/>
        </w:rPr>
      </w:pPr>
      <w:r>
        <w:rPr>
          <w:color w:val="000000"/>
        </w:rPr>
        <w:t>S</w:t>
      </w:r>
      <w:r w:rsidRPr="00260EAA">
        <w:rPr>
          <w:color w:val="000000"/>
        </w:rPr>
        <w:t xml:space="preserve">et the  waveform parameter to </w:t>
      </w:r>
      <w:r w:rsidRPr="00260EAA">
        <w:rPr>
          <w:rFonts w:ascii="Courier New" w:hAnsi="Courier New" w:cs="Courier New"/>
          <w:color w:val="000000"/>
        </w:rPr>
        <w:t>(IWaveform&lt;Int16&gt;)null</w:t>
      </w:r>
      <w:r w:rsidR="00C06F58">
        <w:rPr>
          <w:color w:val="000000"/>
        </w:rPr>
        <w:t xml:space="preserve">. </w:t>
      </w:r>
      <w:r w:rsidRPr="00260EAA">
        <w:rPr>
          <w:color w:val="000000"/>
        </w:rPr>
        <w:t xml:space="preserve">Note that this is critically different than setting waveforms to </w:t>
      </w:r>
      <w:r w:rsidRPr="00260EAA">
        <w:rPr>
          <w:rFonts w:ascii="Courier New" w:hAnsi="Courier New" w:cs="Courier New"/>
          <w:color w:val="000000"/>
        </w:rPr>
        <w:t>null</w:t>
      </w:r>
      <w:r w:rsidRPr="00260EAA">
        <w:rPr>
          <w:color w:val="000000"/>
        </w:rPr>
        <w:t>, which generates a build error</w:t>
      </w:r>
      <w:r w:rsidR="00C06F58">
        <w:rPr>
          <w:color w:val="000000"/>
        </w:rPr>
        <w:t xml:space="preserve">. </w:t>
      </w:r>
      <w:r>
        <w:rPr>
          <w:color w:val="000000"/>
        </w:rPr>
        <w:t xml:space="preserve">Casting </w:t>
      </w:r>
      <w:r w:rsidRPr="00260EAA">
        <w:rPr>
          <w:rFonts w:ascii="Courier New" w:hAnsi="Courier New" w:cs="Courier New"/>
          <w:color w:val="000000"/>
        </w:rPr>
        <w:t>null</w:t>
      </w:r>
      <w:r w:rsidRPr="00260EAA">
        <w:rPr>
          <w:color w:val="000000"/>
        </w:rPr>
        <w:t xml:space="preserve"> </w:t>
      </w:r>
      <w:r>
        <w:rPr>
          <w:color w:val="000000"/>
        </w:rPr>
        <w:t xml:space="preserve">to </w:t>
      </w:r>
      <w:r w:rsidRPr="00260EAA">
        <w:rPr>
          <w:rFonts w:ascii="Courier New" w:hAnsi="Courier New" w:cs="Courier New"/>
          <w:color w:val="000000"/>
        </w:rPr>
        <w:t>IWaveform&lt;Int16&gt;</w:t>
      </w:r>
      <w:r>
        <w:rPr>
          <w:color w:val="000000"/>
        </w:rPr>
        <w:t xml:space="preserve"> provides the strong typing necessary to select the correct IVI.NET overload of the Fetch Waveform method</w:t>
      </w:r>
      <w:r w:rsidR="00C06F58">
        <w:rPr>
          <w:color w:val="000000"/>
        </w:rPr>
        <w:t xml:space="preserve">. </w:t>
      </w:r>
      <w:r w:rsidRPr="009C7C1F">
        <w:t>The method will allocate a new waveform with an appropriate extent for the current configuration of the driver</w:t>
      </w:r>
      <w:r w:rsidR="00C06F58">
        <w:t xml:space="preserve">. </w:t>
      </w:r>
      <w:r w:rsidRPr="009C7C1F">
        <w:t>The new waveform is returned to the client</w:t>
      </w:r>
      <w:r w:rsidR="00C06F58">
        <w:t xml:space="preserve">. </w:t>
      </w:r>
      <w:r w:rsidRPr="009C7C1F">
        <w:t xml:space="preserve">The driver may allocate more memory than necessary for the data array if the larger size has the potential to provide some present or future efficiency benefit, that is, the Capacity may exceed the </w:t>
      </w:r>
      <w:r>
        <w:t>ValidPoint</w:t>
      </w:r>
      <w:r w:rsidRPr="009C7C1F">
        <w:t>Count.</w:t>
      </w:r>
    </w:p>
    <w:p w:rsidR="0033565A" w:rsidRPr="00260EAA" w:rsidRDefault="00550AC3" w:rsidP="00550AC3">
      <w:pPr>
        <w:pStyle w:val="IVIBody"/>
        <w:numPr>
          <w:ilvl w:val="0"/>
          <w:numId w:val="75"/>
        </w:numPr>
        <w:spacing w:before="0"/>
        <w:rPr>
          <w:color w:val="000000"/>
        </w:rPr>
      </w:pPr>
      <w:r>
        <w:rPr>
          <w:color w:val="000000"/>
        </w:rPr>
        <w:t>S</w:t>
      </w:r>
      <w:r w:rsidRPr="00260EAA">
        <w:rPr>
          <w:color w:val="000000"/>
        </w:rPr>
        <w:t>et the  waveform parameter to</w:t>
      </w:r>
      <w:r>
        <w:rPr>
          <w:color w:val="000000"/>
        </w:rPr>
        <w:t xml:space="preserve"> an instance of the waveform object with zero sized data.</w:t>
      </w:r>
      <w:r w:rsidRPr="00550AC3">
        <w:rPr>
          <w:color w:val="000000"/>
        </w:rPr>
        <w:t xml:space="preserve"> This permits the client to choose the concrete class that implements the Waveform but defer to the driver for the size and creation of the data array</w:t>
      </w:r>
      <w:r w:rsidR="00C06F58">
        <w:rPr>
          <w:color w:val="000000"/>
        </w:rPr>
        <w:t xml:space="preserve">. </w:t>
      </w:r>
      <w:r w:rsidRPr="00550AC3">
        <w:rPr>
          <w:color w:val="000000"/>
        </w:rPr>
        <w:t>This may result in sub-optimal performance if the waveform/spectrum was not of the class that the driver prefers</w:t>
      </w:r>
      <w:r w:rsidR="00C06F58">
        <w:rPr>
          <w:color w:val="000000"/>
        </w:rPr>
        <w:t xml:space="preserve">. </w:t>
      </w:r>
      <w:r w:rsidRPr="00550AC3">
        <w:rPr>
          <w:color w:val="000000"/>
        </w:rPr>
        <w:t>If the data array is not of a supported size or type, the driver shall throw the Invalid Waveform Data Type or Invalid Spectrum Data Type exception</w:t>
      </w:r>
      <w:r w:rsidR="00C06F58">
        <w:rPr>
          <w:color w:val="000000"/>
        </w:rPr>
        <w:t xml:space="preserve">. </w:t>
      </w:r>
      <w:r w:rsidRPr="00550AC3">
        <w:rPr>
          <w:color w:val="000000"/>
        </w:rPr>
        <w:t>The driver is permitted to allocate new memory or use memory from an existing source for the data array.</w:t>
      </w:r>
    </w:p>
    <w:p w:rsidR="006A5BDC" w:rsidRDefault="00CA3BEB" w:rsidP="009159F8">
      <w:pPr>
        <w:pStyle w:val="Body"/>
        <w:rPr>
          <w:color w:val="000000"/>
        </w:rPr>
      </w:pPr>
      <w:r>
        <w:rPr>
          <w:color w:val="000000"/>
        </w:rPr>
        <w:t>If the Num Records attribute set for the acquisition is not equal to 1, then the Read function shall return an error. You must use the Initiate Acquisition function and the Fetch Multi-Record Waveform functions in this case.</w:t>
      </w:r>
    </w:p>
    <w:p w:rsidR="00DC23DA" w:rsidRDefault="00DC23DA" w:rsidP="00DC23DA">
      <w:pPr>
        <w:pStyle w:val="FunctionHead"/>
      </w:pPr>
      <w:r>
        <w:t>.NET Method Prototype</w:t>
      </w:r>
    </w:p>
    <w:p w:rsidR="00DC23DA" w:rsidRDefault="00DC23DA" w:rsidP="00DC23DA">
      <w:pPr>
        <w:pStyle w:val="Code1"/>
      </w:pPr>
      <w:r>
        <w:t>IWaveform&lt;Int16&gt; Channels[].Measurement.ReadWaveform (</w:t>
      </w:r>
    </w:p>
    <w:p w:rsidR="00DC23DA" w:rsidRDefault="00DC23DA" w:rsidP="00DC23DA">
      <w:pPr>
        <w:pStyle w:val="Code1"/>
        <w:spacing w:before="0"/>
      </w:pPr>
      <w:r>
        <w:t xml:space="preserve">                                             PrecisionTimeSpan maxTime,</w:t>
      </w:r>
    </w:p>
    <w:p w:rsidR="00DC23DA" w:rsidRDefault="00DC23DA" w:rsidP="00DC23DA">
      <w:pPr>
        <w:pStyle w:val="Code1"/>
        <w:spacing w:before="0"/>
      </w:pPr>
      <w:r>
        <w:t xml:space="preserve">                                             IWaveform&lt;Int16&gt; waveform);</w:t>
      </w:r>
    </w:p>
    <w:p w:rsidR="00004825" w:rsidRDefault="00004825">
      <w:pPr>
        <w:pStyle w:val="FunctionHead"/>
      </w:pPr>
      <w:r>
        <w:lastRenderedPageBreak/>
        <w:t>COM Method Prototype</w:t>
      </w:r>
    </w:p>
    <w:p w:rsidR="00004825" w:rsidRDefault="00004825">
      <w:pPr>
        <w:pStyle w:val="Code1"/>
      </w:pPr>
      <w:r>
        <w:t>HRESULT Channels.Item().Measurement.ReadWaveformInt16 (</w:t>
      </w:r>
      <w:r>
        <w:br/>
        <w:t xml:space="preserve">                                   [in] long MaxTimeMilliseconds,</w:t>
      </w:r>
      <w:r>
        <w:br/>
        <w:t xml:space="preserve">                                   [in, out] SAFEARRAY(short)* WaveformArray,</w:t>
      </w:r>
      <w:r>
        <w:br/>
        <w:t xml:space="preserve">                                   [in, out] </w:t>
      </w:r>
      <w:r w:rsidR="009427CF">
        <w:t>__int64</w:t>
      </w:r>
      <w:r>
        <w:t>* ActualPoints,</w:t>
      </w:r>
      <w:r>
        <w:br/>
        <w:t xml:space="preserve">                                   [in, out] </w:t>
      </w:r>
      <w:r w:rsidR="009427CF">
        <w:t>__int64</w:t>
      </w:r>
      <w:r>
        <w:t>* FirstValidPoint,</w:t>
      </w:r>
      <w:r>
        <w:br/>
        <w:t xml:space="preserve">                                   [in, out] double* InitialXOffset,</w:t>
      </w:r>
      <w:r>
        <w:br/>
        <w:t xml:space="preserve">                                   [in, out] double* InitialXTimeSeconds,</w:t>
      </w:r>
      <w:r>
        <w:br/>
        <w:t xml:space="preserve">                                   [in, out] double* InitialXTimeFraction</w:t>
      </w:r>
      <w:r w:rsidR="009332B9">
        <w:t>,</w:t>
      </w:r>
      <w:r w:rsidR="009332B9">
        <w:br/>
        <w:t xml:space="preserve">                                   [in, out] double* XIncrement</w:t>
      </w:r>
      <w:r>
        <w:t>,</w:t>
      </w:r>
      <w:r>
        <w:br/>
      </w:r>
      <w:r w:rsidR="009332B9">
        <w:t xml:space="preserve">                                   [in, out] double* ScaleFactor,</w:t>
      </w:r>
      <w:r w:rsidR="009332B9">
        <w:br/>
        <w:t xml:space="preserve">                                   [in, out] double* ScaleOffset</w:t>
      </w:r>
      <w:r>
        <w:t>);</w:t>
      </w:r>
    </w:p>
    <w:p w:rsidR="00004825" w:rsidRDefault="00004825">
      <w:pPr>
        <w:pStyle w:val="FunctionHead"/>
      </w:pPr>
      <w:r>
        <w:t>C Prototype</w:t>
      </w:r>
    </w:p>
    <w:p w:rsidR="00004825" w:rsidRDefault="00004825">
      <w:pPr>
        <w:pStyle w:val="Code1"/>
        <w:tabs>
          <w:tab w:val="left" w:pos="630"/>
        </w:tabs>
      </w:pPr>
      <w:r>
        <w:t>ViStatus IviDigitizer_ReadWaveformInt16 (ViSession Vi,</w:t>
      </w:r>
      <w:r>
        <w:br/>
        <w:t xml:space="preserve">                                </w:t>
      </w:r>
      <w:r w:rsidR="00631557">
        <w:t xml:space="preserve"> </w:t>
      </w:r>
      <w:r>
        <w:t xml:space="preserve">        ViConstString ChannelName,</w:t>
      </w:r>
      <w:r>
        <w:br/>
        <w:t xml:space="preserve">                  </w:t>
      </w:r>
      <w:r w:rsidR="00631557">
        <w:t xml:space="preserve"> </w:t>
      </w:r>
      <w:r>
        <w:t xml:space="preserve">                     </w:t>
      </w:r>
      <w:r w:rsidR="00631557">
        <w:t xml:space="preserve"> </w:t>
      </w:r>
      <w:r>
        <w:t>ViInt32 MaxTimeMilliseconds,</w:t>
      </w:r>
      <w:r>
        <w:br/>
      </w:r>
      <w:r w:rsidR="00631557">
        <w:t xml:space="preserve">                                         </w:t>
      </w:r>
      <w:r w:rsidR="00821F07">
        <w:t>ViInt64 WaveformArraySize,</w:t>
      </w:r>
      <w:r w:rsidR="00821F07">
        <w:br/>
      </w:r>
      <w:r>
        <w:t xml:space="preserve">                                       </w:t>
      </w:r>
      <w:r w:rsidR="00631557">
        <w:t xml:space="preserve"> </w:t>
      </w:r>
      <w:r>
        <w:t xml:space="preserve"> ViInt16 WaveformArray[],</w:t>
      </w:r>
      <w:r>
        <w:br/>
        <w:t xml:space="preserve">                                       </w:t>
      </w:r>
      <w:r w:rsidR="00631557">
        <w:t xml:space="preserve"> </w:t>
      </w:r>
      <w:r>
        <w:t xml:space="preserve"> ViInt</w:t>
      </w:r>
      <w:r w:rsidR="009427CF">
        <w:t>64</w:t>
      </w:r>
      <w:r>
        <w:t>* ActualPoints,</w:t>
      </w:r>
      <w:r>
        <w:br/>
        <w:t xml:space="preserve">                                       </w:t>
      </w:r>
      <w:r w:rsidR="00631557">
        <w:t xml:space="preserve"> </w:t>
      </w:r>
      <w:r>
        <w:t xml:space="preserve"> ViInt</w:t>
      </w:r>
      <w:r w:rsidR="009427CF">
        <w:t>64</w:t>
      </w:r>
      <w:r>
        <w:t>* FirstValidPoint,</w:t>
      </w:r>
      <w:r>
        <w:br/>
      </w:r>
      <w:r w:rsidR="00631557">
        <w:t xml:space="preserve">                                         ViReal64* InitialXOffset,</w:t>
      </w:r>
      <w:r w:rsidR="00631557">
        <w:br/>
        <w:t xml:space="preserve">                                         ViReal64* InitialXTimeSeconds,</w:t>
      </w:r>
      <w:r w:rsidR="00631557">
        <w:br/>
        <w:t xml:space="preserve">                                         ViReal64* InitialXTimeFraction,</w:t>
      </w:r>
      <w:r w:rsidR="00631557">
        <w:br/>
        <w:t xml:space="preserve">                                         ViReal64* XIncrement,</w:t>
      </w:r>
      <w:r w:rsidR="00631557">
        <w:br/>
      </w:r>
      <w:r>
        <w:t xml:space="preserve">                                       </w:t>
      </w:r>
      <w:r w:rsidR="00631557">
        <w:t xml:space="preserve"> </w:t>
      </w:r>
      <w:r>
        <w:t xml:space="preserve"> ViReal64* ScaleFactor,</w:t>
      </w:r>
      <w:r>
        <w:br/>
        <w:t xml:space="preserve">                                       </w:t>
      </w:r>
      <w:r w:rsidR="00631557">
        <w:t xml:space="preserve"> </w:t>
      </w:r>
      <w:r>
        <w:t xml:space="preserve"> ViReal64* ScaleOffset);</w:t>
      </w:r>
    </w:p>
    <w:p w:rsidR="00004825" w:rsidRDefault="00004825">
      <w:pPr>
        <w:pStyle w:val="FunctionHead"/>
      </w:pPr>
      <w:r>
        <w:t>Parameters</w:t>
      </w:r>
    </w:p>
    <w:tbl>
      <w:tblPr>
        <w:tblW w:w="8820" w:type="dxa"/>
        <w:tblInd w:w="710" w:type="dxa"/>
        <w:tblLayout w:type="fixed"/>
        <w:tblCellMar>
          <w:left w:w="80" w:type="dxa"/>
          <w:right w:w="80" w:type="dxa"/>
        </w:tblCellMar>
        <w:tblLook w:val="0000"/>
      </w:tblPr>
      <w:tblGrid>
        <w:gridCol w:w="2520"/>
        <w:gridCol w:w="4320"/>
        <w:gridCol w:w="1980"/>
      </w:tblGrid>
      <w:tr w:rsidR="00004825" w:rsidTr="00DC23DA">
        <w:trPr>
          <w:cantSplit/>
        </w:trPr>
        <w:tc>
          <w:tcPr>
            <w:tcW w:w="2520" w:type="dxa"/>
            <w:tcBorders>
              <w:top w:val="single" w:sz="6" w:space="0" w:color="auto"/>
              <w:left w:val="single" w:sz="6" w:space="0" w:color="auto"/>
              <w:right w:val="single" w:sz="6" w:space="0" w:color="auto"/>
            </w:tcBorders>
          </w:tcPr>
          <w:p w:rsidR="00004825" w:rsidRDefault="00004825" w:rsidP="009657D1">
            <w:pPr>
              <w:pStyle w:val="TableHead"/>
            </w:pPr>
            <w:r>
              <w:t>Inputs</w:t>
            </w:r>
          </w:p>
        </w:tc>
        <w:tc>
          <w:tcPr>
            <w:tcW w:w="4320" w:type="dxa"/>
            <w:tcBorders>
              <w:top w:val="single" w:sz="6" w:space="0" w:color="auto"/>
              <w:left w:val="single" w:sz="6" w:space="0" w:color="auto"/>
              <w:right w:val="single" w:sz="6" w:space="0" w:color="auto"/>
            </w:tcBorders>
          </w:tcPr>
          <w:p w:rsidR="00004825" w:rsidRDefault="00004825" w:rsidP="009657D1">
            <w:pPr>
              <w:pStyle w:val="TableHead"/>
            </w:pPr>
            <w:r>
              <w:t>Description</w:t>
            </w:r>
          </w:p>
        </w:tc>
        <w:tc>
          <w:tcPr>
            <w:tcW w:w="1980" w:type="dxa"/>
            <w:tcBorders>
              <w:top w:val="single" w:sz="6" w:space="0" w:color="auto"/>
              <w:left w:val="single" w:sz="6" w:space="0" w:color="auto"/>
              <w:right w:val="single" w:sz="6" w:space="0" w:color="auto"/>
            </w:tcBorders>
          </w:tcPr>
          <w:p w:rsidR="00004825" w:rsidRDefault="00004825" w:rsidP="009657D1">
            <w:pPr>
              <w:pStyle w:val="TableHead"/>
            </w:pPr>
            <w:r>
              <w:t>Base Type</w:t>
            </w:r>
          </w:p>
        </w:tc>
      </w:tr>
      <w:tr w:rsidR="00605E19" w:rsidTr="00DC23DA">
        <w:trPr>
          <w:cantSplit/>
        </w:trPr>
        <w:tc>
          <w:tcPr>
            <w:tcW w:w="2520"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w:t>
            </w:r>
          </w:p>
        </w:tc>
        <w:tc>
          <w:tcPr>
            <w:tcW w:w="4320"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
            </w:pPr>
            <w:r>
              <w:t>Instrument handle.</w:t>
            </w:r>
          </w:p>
        </w:tc>
        <w:tc>
          <w:tcPr>
            <w:tcW w:w="1980"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ViSession</w:t>
            </w:r>
          </w:p>
        </w:tc>
      </w:tr>
      <w:tr w:rsidR="00E478DB" w:rsidTr="00DC23DA">
        <w:trPr>
          <w:cantSplit/>
        </w:trPr>
        <w:tc>
          <w:tcPr>
            <w:tcW w:w="2520" w:type="dxa"/>
            <w:tcBorders>
              <w:top w:val="single" w:sz="6" w:space="0" w:color="auto"/>
              <w:left w:val="single" w:sz="6" w:space="0" w:color="auto"/>
              <w:bottom w:val="single" w:sz="6" w:space="0" w:color="auto"/>
              <w:right w:val="single" w:sz="6" w:space="0" w:color="auto"/>
            </w:tcBorders>
          </w:tcPr>
          <w:p w:rsidR="00E478DB" w:rsidRDefault="00E478DB" w:rsidP="0094340A">
            <w:pPr>
              <w:pStyle w:val="TableCellCourierNew"/>
            </w:pPr>
            <w:r>
              <w:t>ChannelName</w:t>
            </w:r>
          </w:p>
        </w:tc>
        <w:tc>
          <w:tcPr>
            <w:tcW w:w="4320" w:type="dxa"/>
            <w:tcBorders>
              <w:top w:val="single" w:sz="6" w:space="0" w:color="auto"/>
              <w:left w:val="single" w:sz="6" w:space="0" w:color="auto"/>
              <w:bottom w:val="single" w:sz="6" w:space="0" w:color="auto"/>
              <w:right w:val="single" w:sz="6" w:space="0" w:color="auto"/>
            </w:tcBorders>
          </w:tcPr>
          <w:p w:rsidR="00E478DB" w:rsidRDefault="00E478DB" w:rsidP="0094340A">
            <w:pPr>
              <w:pStyle w:val="TableCell"/>
            </w:pPr>
            <w:r>
              <w:t>Name of the channel from which to retrieve the data.</w:t>
            </w:r>
          </w:p>
        </w:tc>
        <w:tc>
          <w:tcPr>
            <w:tcW w:w="1980" w:type="dxa"/>
            <w:tcBorders>
              <w:top w:val="single" w:sz="6" w:space="0" w:color="auto"/>
              <w:left w:val="single" w:sz="6" w:space="0" w:color="auto"/>
              <w:bottom w:val="single" w:sz="6" w:space="0" w:color="auto"/>
              <w:right w:val="single" w:sz="6" w:space="0" w:color="auto"/>
            </w:tcBorders>
          </w:tcPr>
          <w:p w:rsidR="00E478DB" w:rsidRDefault="00F6088A" w:rsidP="0094340A">
            <w:pPr>
              <w:pStyle w:val="TableCellCourierNew"/>
            </w:pPr>
            <w:r>
              <w:t>ViConstString</w:t>
            </w:r>
          </w:p>
        </w:tc>
      </w:tr>
      <w:tr w:rsidR="00A37179" w:rsidTr="00DC23DA">
        <w:trPr>
          <w:cantSplit/>
        </w:trPr>
        <w:tc>
          <w:tcPr>
            <w:tcW w:w="2520" w:type="dxa"/>
            <w:tcBorders>
              <w:top w:val="single" w:sz="6" w:space="0" w:color="auto"/>
              <w:left w:val="single" w:sz="6" w:space="0" w:color="auto"/>
              <w:bottom w:val="single" w:sz="6" w:space="0" w:color="auto"/>
              <w:right w:val="single" w:sz="6" w:space="0" w:color="auto"/>
            </w:tcBorders>
          </w:tcPr>
          <w:p w:rsidR="00A37179" w:rsidRDefault="00A37179">
            <w:pPr>
              <w:pStyle w:val="TableCellCourierNew"/>
            </w:pPr>
            <w:r>
              <w:t>MaxTimeMilliseconds</w:t>
            </w:r>
            <w:r w:rsidR="00353F4C">
              <w:t xml:space="preserve"> (C/COM)</w:t>
            </w:r>
          </w:p>
        </w:tc>
        <w:tc>
          <w:tcPr>
            <w:tcW w:w="4320" w:type="dxa"/>
            <w:tcBorders>
              <w:top w:val="single" w:sz="6" w:space="0" w:color="auto"/>
              <w:left w:val="single" w:sz="6" w:space="0" w:color="auto"/>
              <w:bottom w:val="single" w:sz="6" w:space="0" w:color="auto"/>
              <w:right w:val="single" w:sz="6" w:space="0" w:color="auto"/>
            </w:tcBorders>
          </w:tcPr>
          <w:p w:rsidR="00A37179" w:rsidRDefault="00A37179">
            <w:pPr>
              <w:pStyle w:val="TableCell"/>
            </w:pPr>
            <w:r>
              <w:t xml:space="preserve">Specifies the maximum time the end-user allows for this method to complete in milliseconds. The values </w:t>
            </w:r>
            <w:r w:rsidR="00334EA3">
              <w:t xml:space="preserve">of Immediate and Infinite, as defined in IviDigitizer Function Parameter Value Definitions, </w:t>
            </w:r>
            <w:r>
              <w:t>are also allowed.</w:t>
            </w:r>
          </w:p>
        </w:tc>
        <w:tc>
          <w:tcPr>
            <w:tcW w:w="1980" w:type="dxa"/>
            <w:tcBorders>
              <w:top w:val="single" w:sz="6" w:space="0" w:color="auto"/>
              <w:left w:val="single" w:sz="6" w:space="0" w:color="auto"/>
              <w:bottom w:val="single" w:sz="6" w:space="0" w:color="auto"/>
              <w:right w:val="single" w:sz="6" w:space="0" w:color="auto"/>
            </w:tcBorders>
          </w:tcPr>
          <w:p w:rsidR="00A37179" w:rsidRDefault="00A37179">
            <w:pPr>
              <w:pStyle w:val="TableCellCourierNew"/>
            </w:pPr>
            <w:r>
              <w:t>ViInt32</w:t>
            </w:r>
          </w:p>
        </w:tc>
      </w:tr>
      <w:tr w:rsidR="00353F4C" w:rsidTr="00DC23DA">
        <w:trPr>
          <w:cantSplit/>
        </w:trPr>
        <w:tc>
          <w:tcPr>
            <w:tcW w:w="2520" w:type="dxa"/>
            <w:tcBorders>
              <w:top w:val="single" w:sz="6" w:space="0" w:color="auto"/>
              <w:left w:val="single" w:sz="6" w:space="0" w:color="auto"/>
              <w:bottom w:val="single" w:sz="6" w:space="0" w:color="auto"/>
              <w:right w:val="single" w:sz="6" w:space="0" w:color="auto"/>
            </w:tcBorders>
          </w:tcPr>
          <w:p w:rsidR="00353F4C" w:rsidRDefault="00353F4C" w:rsidP="0045552E">
            <w:pPr>
              <w:pStyle w:val="TableCellCourierNew"/>
            </w:pPr>
            <w:r>
              <w:t>maxTime (.NET)</w:t>
            </w:r>
          </w:p>
        </w:tc>
        <w:tc>
          <w:tcPr>
            <w:tcW w:w="4320" w:type="dxa"/>
            <w:tcBorders>
              <w:top w:val="single" w:sz="6" w:space="0" w:color="auto"/>
              <w:left w:val="single" w:sz="6" w:space="0" w:color="auto"/>
              <w:bottom w:val="single" w:sz="6" w:space="0" w:color="auto"/>
              <w:right w:val="single" w:sz="6" w:space="0" w:color="auto"/>
            </w:tcBorders>
          </w:tcPr>
          <w:p w:rsidR="00353F4C" w:rsidRDefault="00353F4C" w:rsidP="00DE0033">
            <w:pPr>
              <w:pStyle w:val="TableCell"/>
            </w:pPr>
            <w:r>
              <w:t xml:space="preserve">Specifies the maximum time the end-user allows for this method to complete. The values of </w:t>
            </w:r>
            <w:r w:rsidR="00213DEB">
              <w:t xml:space="preserve">Immediate </w:t>
            </w:r>
            <w:r>
              <w:t xml:space="preserve">and </w:t>
            </w:r>
            <w:r w:rsidR="00213DEB">
              <w:t>Infinite</w:t>
            </w:r>
            <w:r>
              <w:t>, as defined in IviDigitizer Function Parameter Value Definitions, are also allowed.</w:t>
            </w:r>
          </w:p>
        </w:tc>
        <w:tc>
          <w:tcPr>
            <w:tcW w:w="1980" w:type="dxa"/>
            <w:tcBorders>
              <w:top w:val="single" w:sz="6" w:space="0" w:color="auto"/>
              <w:left w:val="single" w:sz="6" w:space="0" w:color="auto"/>
              <w:bottom w:val="single" w:sz="6" w:space="0" w:color="auto"/>
              <w:right w:val="single" w:sz="6" w:space="0" w:color="auto"/>
            </w:tcBorders>
          </w:tcPr>
          <w:p w:rsidR="00DC23DA" w:rsidRDefault="00DC23DA" w:rsidP="00DC23DA">
            <w:pPr>
              <w:pStyle w:val="TableCellCourierNew"/>
              <w:spacing w:after="0"/>
            </w:pPr>
            <w:r>
              <w:t>Ivi.Driver.</w:t>
            </w:r>
          </w:p>
          <w:p w:rsidR="00353F4C" w:rsidRDefault="00AD40F2" w:rsidP="00DC23DA">
            <w:pPr>
              <w:pStyle w:val="TableCellCourierNew"/>
              <w:spacing w:before="0" w:after="0"/>
            </w:pPr>
            <w:r>
              <w:t>Precision</w:t>
            </w:r>
            <w:r w:rsidR="00353F4C">
              <w:t>TimeSpan</w:t>
            </w:r>
          </w:p>
        </w:tc>
      </w:tr>
      <w:tr w:rsidR="00353F4C" w:rsidTr="00DC23DA">
        <w:trPr>
          <w:cantSplit/>
        </w:trPr>
        <w:tc>
          <w:tcPr>
            <w:tcW w:w="2520" w:type="dxa"/>
            <w:tcBorders>
              <w:top w:val="single" w:sz="6" w:space="0" w:color="auto"/>
              <w:left w:val="single" w:sz="6" w:space="0" w:color="auto"/>
              <w:bottom w:val="single" w:sz="6" w:space="0" w:color="auto"/>
              <w:right w:val="single" w:sz="6" w:space="0" w:color="auto"/>
            </w:tcBorders>
          </w:tcPr>
          <w:p w:rsidR="00353F4C" w:rsidRDefault="00353F4C" w:rsidP="00CD0DF6">
            <w:pPr>
              <w:pStyle w:val="TableCellCourierNew"/>
            </w:pPr>
            <w:r>
              <w:t>WaveformArraySize</w:t>
            </w:r>
            <w:r w:rsidR="00DC23DA">
              <w:t xml:space="preserve"> (C)</w:t>
            </w:r>
          </w:p>
        </w:tc>
        <w:tc>
          <w:tcPr>
            <w:tcW w:w="4320" w:type="dxa"/>
            <w:tcBorders>
              <w:top w:val="single" w:sz="6" w:space="0" w:color="auto"/>
              <w:left w:val="single" w:sz="6" w:space="0" w:color="auto"/>
              <w:bottom w:val="single" w:sz="6" w:space="0" w:color="auto"/>
              <w:right w:val="single" w:sz="6" w:space="0" w:color="auto"/>
            </w:tcBorders>
          </w:tcPr>
          <w:p w:rsidR="00353F4C" w:rsidRDefault="00353F4C" w:rsidP="00CD0DF6">
            <w:pPr>
              <w:pStyle w:val="TableCell"/>
            </w:pPr>
            <w:r>
              <w:t>Specifies the allocated size of the WaveformArray buffer, in number of data points. If this value is smaller than the total number of points to be retrieved, the driver will fill the waveform buffer as fully as possible and return the actual number of points retrieved in the ActualPoints parameter. In IVI-COM, the driver will allocate the memory buffer, unless a non-empty SAFEARRAY is passed as input. In the latter case, the driver shall not reallocate a memory buffer.</w:t>
            </w:r>
          </w:p>
        </w:tc>
        <w:tc>
          <w:tcPr>
            <w:tcW w:w="1980" w:type="dxa"/>
            <w:tcBorders>
              <w:top w:val="single" w:sz="6" w:space="0" w:color="auto"/>
              <w:left w:val="single" w:sz="6" w:space="0" w:color="auto"/>
              <w:bottom w:val="single" w:sz="6" w:space="0" w:color="auto"/>
              <w:right w:val="single" w:sz="6" w:space="0" w:color="auto"/>
            </w:tcBorders>
          </w:tcPr>
          <w:p w:rsidR="00353F4C" w:rsidRDefault="00353F4C" w:rsidP="00CD0DF6">
            <w:pPr>
              <w:pStyle w:val="TableCellCourierNew"/>
            </w:pPr>
            <w:r>
              <w:t>ViInt64</w:t>
            </w:r>
          </w:p>
        </w:tc>
      </w:tr>
      <w:tr w:rsidR="0033565A" w:rsidTr="00DC23DA">
        <w:trPr>
          <w:cantSplit/>
        </w:trPr>
        <w:tc>
          <w:tcPr>
            <w:tcW w:w="2520"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pPr>
            <w:r>
              <w:lastRenderedPageBreak/>
              <w:t>waveform (.NET)</w:t>
            </w:r>
          </w:p>
        </w:tc>
        <w:tc>
          <w:tcPr>
            <w:tcW w:w="4320" w:type="dxa"/>
            <w:tcBorders>
              <w:top w:val="single" w:sz="6" w:space="0" w:color="auto"/>
              <w:left w:val="single" w:sz="6" w:space="0" w:color="auto"/>
              <w:bottom w:val="single" w:sz="6" w:space="0" w:color="auto"/>
              <w:right w:val="single" w:sz="6" w:space="0" w:color="auto"/>
            </w:tcBorders>
          </w:tcPr>
          <w:p w:rsidR="0033565A" w:rsidRDefault="0033565A" w:rsidP="003E1C07">
            <w:pPr>
              <w:pStyle w:val="TableCell"/>
              <w:ind w:right="0"/>
            </w:pPr>
            <w:r w:rsidRPr="007478E7">
              <w:t xml:space="preserve">The waveform object into which the measurement data is stored. </w:t>
            </w:r>
            <w:r>
              <w:t xml:space="preserve">The waveform memory may </w:t>
            </w:r>
            <w:r w:rsidR="003E1C07">
              <w:t xml:space="preserve">be </w:t>
            </w:r>
            <w:r>
              <w:t>allocated before calling this method, or during the call to this method</w:t>
            </w:r>
            <w:r w:rsidR="00C06F58">
              <w:t xml:space="preserve">. </w:t>
            </w:r>
            <w:r>
              <w:t>To allocate memory before calling this method, create a waveform object using the Create Waveform method and set the waveform parameter to that waveform object</w:t>
            </w:r>
            <w:r w:rsidR="00C06F58">
              <w:t xml:space="preserve">. </w:t>
            </w:r>
            <w:r>
              <w:t xml:space="preserve">To allocate memory during the call to this method, set the  waveform parameter to </w:t>
            </w:r>
            <w:r w:rsidRPr="00126D3E">
              <w:rPr>
                <w:rFonts w:ascii="Courier New" w:hAnsi="Courier New" w:cs="Courier New"/>
                <w:sz w:val="18"/>
                <w:szCs w:val="18"/>
              </w:rPr>
              <w:t>(IWaveform&lt;</w:t>
            </w:r>
            <w:r>
              <w:rPr>
                <w:rFonts w:ascii="Courier New" w:hAnsi="Courier New" w:cs="Courier New"/>
                <w:sz w:val="18"/>
                <w:szCs w:val="18"/>
              </w:rPr>
              <w:t>Int16</w:t>
            </w:r>
            <w:r w:rsidRPr="00126D3E">
              <w:rPr>
                <w:rFonts w:ascii="Courier New" w:hAnsi="Courier New" w:cs="Courier New"/>
                <w:sz w:val="18"/>
                <w:szCs w:val="18"/>
              </w:rPr>
              <w:t>&gt;)null</w:t>
            </w:r>
            <w:r w:rsidR="00C06F58">
              <w:t xml:space="preserve">. </w:t>
            </w:r>
            <w:r>
              <w:t xml:space="preserve">Note that this is critically different than setting waveform to </w:t>
            </w:r>
            <w:r w:rsidRPr="00126D3E">
              <w:rPr>
                <w:rFonts w:ascii="Courier New" w:hAnsi="Courier New" w:cs="Courier New"/>
                <w:sz w:val="18"/>
                <w:szCs w:val="18"/>
              </w:rPr>
              <w:t>null</w:t>
            </w:r>
            <w:r>
              <w:t>, which generates a build error</w:t>
            </w:r>
            <w:r w:rsidR="00C06F58">
              <w:t xml:space="preserve">. </w:t>
            </w:r>
            <w:r w:rsidR="00550AC3">
              <w:t>The method will also allocate memory during the call if the waveform parameter is set to a waveform object with zero sized data.</w:t>
            </w:r>
          </w:p>
        </w:tc>
        <w:tc>
          <w:tcPr>
            <w:tcW w:w="1980"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spacing w:after="0"/>
            </w:pPr>
            <w:r>
              <w:t>IviDriver.</w:t>
            </w:r>
          </w:p>
          <w:p w:rsidR="0033565A" w:rsidRDefault="0033565A" w:rsidP="00A244CB">
            <w:pPr>
              <w:pStyle w:val="TableCellCourierNew"/>
              <w:spacing w:before="0"/>
            </w:pPr>
            <w:r>
              <w:t>IWaveform&lt;Int16&gt;</w:t>
            </w:r>
          </w:p>
        </w:tc>
      </w:tr>
    </w:tbl>
    <w:p w:rsidR="009657D1" w:rsidRDefault="009657D1">
      <w:pPr>
        <w:pStyle w:val="FunctionHead"/>
      </w:pPr>
    </w:p>
    <w:tbl>
      <w:tblPr>
        <w:tblW w:w="8820" w:type="dxa"/>
        <w:tblInd w:w="710" w:type="dxa"/>
        <w:tblLayout w:type="fixed"/>
        <w:tblCellMar>
          <w:left w:w="80" w:type="dxa"/>
          <w:right w:w="80" w:type="dxa"/>
        </w:tblCellMar>
        <w:tblLook w:val="0000"/>
      </w:tblPr>
      <w:tblGrid>
        <w:gridCol w:w="2520"/>
        <w:gridCol w:w="4320"/>
        <w:gridCol w:w="1980"/>
      </w:tblGrid>
      <w:tr w:rsidR="009657D1" w:rsidTr="00DC23DA">
        <w:trPr>
          <w:cantSplit/>
        </w:trPr>
        <w:tc>
          <w:tcPr>
            <w:tcW w:w="2520" w:type="dxa"/>
            <w:tcBorders>
              <w:top w:val="single" w:sz="6" w:space="0" w:color="auto"/>
              <w:left w:val="single" w:sz="6" w:space="0" w:color="auto"/>
              <w:right w:val="single" w:sz="6" w:space="0" w:color="auto"/>
            </w:tcBorders>
          </w:tcPr>
          <w:p w:rsidR="009657D1" w:rsidRDefault="009657D1" w:rsidP="009657D1">
            <w:pPr>
              <w:pStyle w:val="TableHead"/>
            </w:pPr>
            <w:r>
              <w:t>Outputs</w:t>
            </w:r>
          </w:p>
        </w:tc>
        <w:tc>
          <w:tcPr>
            <w:tcW w:w="4320" w:type="dxa"/>
            <w:tcBorders>
              <w:top w:val="single" w:sz="6" w:space="0" w:color="auto"/>
              <w:left w:val="single" w:sz="6" w:space="0" w:color="auto"/>
              <w:right w:val="single" w:sz="6" w:space="0" w:color="auto"/>
            </w:tcBorders>
          </w:tcPr>
          <w:p w:rsidR="009657D1" w:rsidRDefault="009657D1" w:rsidP="009657D1">
            <w:pPr>
              <w:pStyle w:val="TableHead"/>
            </w:pPr>
            <w:r>
              <w:t>Description</w:t>
            </w:r>
          </w:p>
        </w:tc>
        <w:tc>
          <w:tcPr>
            <w:tcW w:w="1980" w:type="dxa"/>
            <w:tcBorders>
              <w:top w:val="single" w:sz="6" w:space="0" w:color="auto"/>
              <w:left w:val="single" w:sz="6" w:space="0" w:color="auto"/>
              <w:right w:val="single" w:sz="6" w:space="0" w:color="auto"/>
            </w:tcBorders>
          </w:tcPr>
          <w:p w:rsidR="009657D1" w:rsidRDefault="009657D1" w:rsidP="009657D1">
            <w:pPr>
              <w:pStyle w:val="TableHead"/>
            </w:pPr>
            <w:r>
              <w:t>Base Type</w:t>
            </w:r>
          </w:p>
        </w:tc>
      </w:tr>
      <w:tr w:rsidR="009657D1" w:rsidTr="00DC23DA">
        <w:trPr>
          <w:cantSplit/>
        </w:trPr>
        <w:tc>
          <w:tcPr>
            <w:tcW w:w="25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t>WaveformArray</w:t>
            </w:r>
            <w:r w:rsidR="00DC23DA">
              <w:t xml:space="preserve"> (C/COM)</w:t>
            </w:r>
          </w:p>
        </w:tc>
        <w:tc>
          <w:tcPr>
            <w:tcW w:w="43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r w:rsidR="0080634C">
              <w:t xml:space="preserve">. </w:t>
            </w:r>
            <w:r>
              <w:t>Units for the individual array elements are unscaled ADC values.</w:t>
            </w:r>
          </w:p>
        </w:tc>
        <w:tc>
          <w:tcPr>
            <w:tcW w:w="198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t>ViInt16[]</w:t>
            </w:r>
          </w:p>
        </w:tc>
      </w:tr>
      <w:tr w:rsidR="009657D1" w:rsidTr="00DC23DA">
        <w:trPr>
          <w:cantSplit/>
        </w:trPr>
        <w:tc>
          <w:tcPr>
            <w:tcW w:w="25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t>ActualPoints</w:t>
            </w:r>
            <w:r w:rsidR="00DC23DA">
              <w:t xml:space="preserve"> (C/COM)</w:t>
            </w:r>
          </w:p>
        </w:tc>
        <w:tc>
          <w:tcPr>
            <w:tcW w:w="43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
            </w:pPr>
            <w:r>
              <w:t>Indicates how many data points were actually retrieved from the instrument.</w:t>
            </w:r>
          </w:p>
        </w:tc>
        <w:tc>
          <w:tcPr>
            <w:tcW w:w="198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t>ViInt64</w:t>
            </w:r>
          </w:p>
        </w:tc>
      </w:tr>
      <w:tr w:rsidR="009657D1" w:rsidTr="00DC23DA">
        <w:trPr>
          <w:cantSplit/>
        </w:trPr>
        <w:tc>
          <w:tcPr>
            <w:tcW w:w="25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t>FirstValidPoint</w:t>
            </w:r>
            <w:r w:rsidR="00DC23DA">
              <w:t xml:space="preserve"> (C/COM)</w:t>
            </w:r>
          </w:p>
        </w:tc>
        <w:tc>
          <w:tcPr>
            <w:tcW w:w="43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
            </w:pPr>
            <w:r>
              <w:t>Indicates the index of the first valid data point in the output Data array. This value will often be zero. 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 This eliminates the need to shift the data during the transfer, ensuring maximum data transfer rates.</w:t>
            </w:r>
          </w:p>
        </w:tc>
        <w:tc>
          <w:tcPr>
            <w:tcW w:w="198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t>ViInt64</w:t>
            </w:r>
          </w:p>
        </w:tc>
      </w:tr>
      <w:tr w:rsidR="009657D1" w:rsidTr="00DC23DA">
        <w:trPr>
          <w:cantSplit/>
        </w:trPr>
        <w:tc>
          <w:tcPr>
            <w:tcW w:w="25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t>InitialXOffset</w:t>
            </w:r>
            <w:r w:rsidR="00DC23DA">
              <w:t xml:space="preserve"> (C/COM)</w:t>
            </w:r>
          </w:p>
        </w:tc>
        <w:tc>
          <w:tcPr>
            <w:tcW w:w="43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
            </w:pPr>
            <w:r>
              <w:t>The time in relation to the Trigger Event of the first point in the waveform in seconds. Negative values mean that the first point in the waveform array was acquired before the trigger event.</w:t>
            </w:r>
          </w:p>
        </w:tc>
        <w:tc>
          <w:tcPr>
            <w:tcW w:w="1980" w:type="dxa"/>
            <w:tcBorders>
              <w:top w:val="single" w:sz="6" w:space="0" w:color="auto"/>
              <w:left w:val="single" w:sz="6" w:space="0" w:color="auto"/>
              <w:bottom w:val="single" w:sz="6" w:space="0" w:color="auto"/>
              <w:right w:val="single" w:sz="6" w:space="0" w:color="auto"/>
            </w:tcBorders>
          </w:tcPr>
          <w:p w:rsidR="009657D1" w:rsidRDefault="009657D1" w:rsidP="00DC23DA">
            <w:pPr>
              <w:pStyle w:val="TableCellCourierNew"/>
            </w:pPr>
            <w:r>
              <w:t>ViReal64</w:t>
            </w:r>
          </w:p>
        </w:tc>
      </w:tr>
      <w:tr w:rsidR="009657D1" w:rsidTr="00DC23DA">
        <w:trPr>
          <w:cantSplit/>
        </w:trPr>
        <w:tc>
          <w:tcPr>
            <w:tcW w:w="25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t>InitialXTimeSeconds</w:t>
            </w:r>
            <w:r w:rsidR="008D63F7">
              <w:t xml:space="preserve"> (C/COM)</w:t>
            </w:r>
          </w:p>
        </w:tc>
        <w:tc>
          <w:tcPr>
            <w:tcW w:w="43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t>ViReal64</w:t>
            </w:r>
          </w:p>
        </w:tc>
      </w:tr>
      <w:tr w:rsidR="009657D1" w:rsidTr="00DC23DA">
        <w:trPr>
          <w:cantSplit/>
        </w:trPr>
        <w:tc>
          <w:tcPr>
            <w:tcW w:w="25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lastRenderedPageBreak/>
              <w:t>InitialXTimeFraction</w:t>
            </w:r>
            <w:r w:rsidR="008D63F7">
              <w:t xml:space="preserve"> (C/COM)</w:t>
            </w:r>
          </w:p>
        </w:tc>
        <w:tc>
          <w:tcPr>
            <w:tcW w:w="43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t>ViReal64</w:t>
            </w:r>
          </w:p>
        </w:tc>
      </w:tr>
      <w:tr w:rsidR="008D63F7" w:rsidTr="00DC23DA">
        <w:trPr>
          <w:cantSplit/>
        </w:trPr>
        <w:tc>
          <w:tcPr>
            <w:tcW w:w="2520" w:type="dxa"/>
            <w:tcBorders>
              <w:top w:val="single" w:sz="6" w:space="0" w:color="auto"/>
              <w:left w:val="single" w:sz="6" w:space="0" w:color="auto"/>
              <w:bottom w:val="single" w:sz="6" w:space="0" w:color="auto"/>
              <w:right w:val="single" w:sz="6" w:space="0" w:color="auto"/>
            </w:tcBorders>
          </w:tcPr>
          <w:p w:rsidR="008D63F7" w:rsidRDefault="008D63F7" w:rsidP="009657D1">
            <w:pPr>
              <w:pStyle w:val="TableCellCourierNew"/>
            </w:pPr>
            <w:r>
              <w:t>XIncrement</w:t>
            </w:r>
            <w:r w:rsidR="00DC23DA">
              <w:t xml:space="preserve"> (C/COM)</w:t>
            </w:r>
          </w:p>
        </w:tc>
        <w:tc>
          <w:tcPr>
            <w:tcW w:w="4320" w:type="dxa"/>
            <w:tcBorders>
              <w:top w:val="single" w:sz="6" w:space="0" w:color="auto"/>
              <w:left w:val="single" w:sz="6" w:space="0" w:color="auto"/>
              <w:bottom w:val="single" w:sz="6" w:space="0" w:color="auto"/>
              <w:right w:val="single" w:sz="6" w:space="0" w:color="auto"/>
            </w:tcBorders>
          </w:tcPr>
          <w:p w:rsidR="008D63F7" w:rsidRDefault="008D63F7" w:rsidP="009657D1">
            <w:pPr>
              <w:pStyle w:val="TableCell"/>
            </w:pPr>
            <w:r>
              <w:t>The time between points in the acquired waveform in seconds.</w:t>
            </w:r>
          </w:p>
        </w:tc>
        <w:tc>
          <w:tcPr>
            <w:tcW w:w="1980" w:type="dxa"/>
            <w:tcBorders>
              <w:top w:val="single" w:sz="6" w:space="0" w:color="auto"/>
              <w:left w:val="single" w:sz="6" w:space="0" w:color="auto"/>
              <w:bottom w:val="single" w:sz="6" w:space="0" w:color="auto"/>
              <w:right w:val="single" w:sz="6" w:space="0" w:color="auto"/>
            </w:tcBorders>
          </w:tcPr>
          <w:p w:rsidR="008D63F7" w:rsidRDefault="008D63F7" w:rsidP="00DC23DA">
            <w:pPr>
              <w:pStyle w:val="TableCellCourierNew"/>
            </w:pPr>
            <w:r>
              <w:t>ViReal64</w:t>
            </w:r>
          </w:p>
        </w:tc>
      </w:tr>
      <w:tr w:rsidR="008D63F7" w:rsidTr="00DC23DA">
        <w:trPr>
          <w:cantSplit/>
        </w:trPr>
        <w:tc>
          <w:tcPr>
            <w:tcW w:w="2520" w:type="dxa"/>
            <w:tcBorders>
              <w:top w:val="single" w:sz="6" w:space="0" w:color="auto"/>
              <w:left w:val="single" w:sz="6" w:space="0" w:color="auto"/>
              <w:bottom w:val="single" w:sz="6" w:space="0" w:color="auto"/>
              <w:right w:val="single" w:sz="6" w:space="0" w:color="auto"/>
            </w:tcBorders>
          </w:tcPr>
          <w:p w:rsidR="008D63F7" w:rsidRDefault="008D63F7" w:rsidP="009657D1">
            <w:pPr>
              <w:pStyle w:val="TableCellCourierNew"/>
            </w:pPr>
            <w:r>
              <w:t>ScaleFactor</w:t>
            </w:r>
            <w:r w:rsidR="00DC23DA">
              <w:t xml:space="preserve"> (C/COM)</w:t>
            </w:r>
          </w:p>
        </w:tc>
        <w:tc>
          <w:tcPr>
            <w:tcW w:w="4320" w:type="dxa"/>
            <w:tcBorders>
              <w:top w:val="single" w:sz="6" w:space="0" w:color="auto"/>
              <w:left w:val="single" w:sz="6" w:space="0" w:color="auto"/>
              <w:bottom w:val="single" w:sz="6" w:space="0" w:color="auto"/>
              <w:right w:val="single" w:sz="6" w:space="0" w:color="auto"/>
            </w:tcBorders>
          </w:tcPr>
          <w:p w:rsidR="008D63F7" w:rsidRDefault="008D63F7" w:rsidP="009657D1">
            <w:pPr>
              <w:pStyle w:val="TableCell"/>
            </w:pPr>
            <w:r>
              <w:t>Scaling factor for the waveform data.</w:t>
            </w:r>
          </w:p>
        </w:tc>
        <w:tc>
          <w:tcPr>
            <w:tcW w:w="1980" w:type="dxa"/>
            <w:tcBorders>
              <w:top w:val="single" w:sz="6" w:space="0" w:color="auto"/>
              <w:left w:val="single" w:sz="6" w:space="0" w:color="auto"/>
              <w:bottom w:val="single" w:sz="6" w:space="0" w:color="auto"/>
              <w:right w:val="single" w:sz="6" w:space="0" w:color="auto"/>
            </w:tcBorders>
          </w:tcPr>
          <w:p w:rsidR="008D63F7" w:rsidRDefault="008D63F7" w:rsidP="009657D1">
            <w:pPr>
              <w:pStyle w:val="TableCellCourierNew"/>
            </w:pPr>
            <w:r>
              <w:t>ViReal64</w:t>
            </w:r>
          </w:p>
        </w:tc>
      </w:tr>
      <w:tr w:rsidR="008D63F7" w:rsidTr="00DC23DA">
        <w:trPr>
          <w:cantSplit/>
        </w:trPr>
        <w:tc>
          <w:tcPr>
            <w:tcW w:w="2520" w:type="dxa"/>
            <w:tcBorders>
              <w:top w:val="single" w:sz="6" w:space="0" w:color="auto"/>
              <w:left w:val="single" w:sz="6" w:space="0" w:color="auto"/>
              <w:bottom w:val="single" w:sz="6" w:space="0" w:color="auto"/>
              <w:right w:val="single" w:sz="6" w:space="0" w:color="auto"/>
            </w:tcBorders>
          </w:tcPr>
          <w:p w:rsidR="008D63F7" w:rsidRDefault="008D63F7" w:rsidP="009657D1">
            <w:pPr>
              <w:pStyle w:val="TableCellCourierNew"/>
            </w:pPr>
            <w:r>
              <w:t>ScaleOffset</w:t>
            </w:r>
            <w:r w:rsidR="00DC23DA">
              <w:t xml:space="preserve"> (C/COM)</w:t>
            </w:r>
          </w:p>
        </w:tc>
        <w:tc>
          <w:tcPr>
            <w:tcW w:w="4320" w:type="dxa"/>
            <w:tcBorders>
              <w:top w:val="single" w:sz="6" w:space="0" w:color="auto"/>
              <w:left w:val="single" w:sz="6" w:space="0" w:color="auto"/>
              <w:bottom w:val="single" w:sz="6" w:space="0" w:color="auto"/>
              <w:right w:val="single" w:sz="6" w:space="0" w:color="auto"/>
            </w:tcBorders>
          </w:tcPr>
          <w:p w:rsidR="008D63F7" w:rsidRDefault="008D63F7" w:rsidP="009657D1">
            <w:pPr>
              <w:pStyle w:val="TableCell"/>
            </w:pPr>
            <w:r>
              <w:t>Scaling offset for the waveform data.</w:t>
            </w:r>
          </w:p>
        </w:tc>
        <w:tc>
          <w:tcPr>
            <w:tcW w:w="1980" w:type="dxa"/>
            <w:tcBorders>
              <w:top w:val="single" w:sz="6" w:space="0" w:color="auto"/>
              <w:left w:val="single" w:sz="6" w:space="0" w:color="auto"/>
              <w:bottom w:val="single" w:sz="6" w:space="0" w:color="auto"/>
              <w:right w:val="single" w:sz="6" w:space="0" w:color="auto"/>
            </w:tcBorders>
          </w:tcPr>
          <w:p w:rsidR="008D63F7" w:rsidRDefault="008D63F7" w:rsidP="009657D1">
            <w:pPr>
              <w:pStyle w:val="TableCellCourierNew"/>
            </w:pPr>
            <w:r>
              <w:t>ViReal64</w:t>
            </w:r>
          </w:p>
        </w:tc>
      </w:tr>
      <w:tr w:rsidR="00DC23DA" w:rsidTr="00DC23DA">
        <w:trPr>
          <w:cantSplit/>
        </w:trPr>
        <w:tc>
          <w:tcPr>
            <w:tcW w:w="2520" w:type="dxa"/>
            <w:tcBorders>
              <w:top w:val="single" w:sz="6" w:space="0" w:color="auto"/>
              <w:left w:val="single" w:sz="6" w:space="0" w:color="auto"/>
              <w:bottom w:val="single" w:sz="6" w:space="0" w:color="auto"/>
              <w:right w:val="single" w:sz="6" w:space="0" w:color="auto"/>
            </w:tcBorders>
          </w:tcPr>
          <w:p w:rsidR="00DC23DA" w:rsidRDefault="00DC23DA"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rsidR="00DC23DA" w:rsidRDefault="00DC23DA" w:rsidP="00A244CB">
            <w:pPr>
              <w:pStyle w:val="TableCell"/>
              <w:ind w:right="0"/>
            </w:pPr>
            <w:r w:rsidRPr="007478E7">
              <w:t>A waveform object containing the measurement data.</w:t>
            </w:r>
          </w:p>
        </w:tc>
        <w:tc>
          <w:tcPr>
            <w:tcW w:w="1980" w:type="dxa"/>
            <w:tcBorders>
              <w:top w:val="single" w:sz="6" w:space="0" w:color="auto"/>
              <w:left w:val="single" w:sz="6" w:space="0" w:color="auto"/>
              <w:bottom w:val="single" w:sz="6" w:space="0" w:color="auto"/>
              <w:right w:val="single" w:sz="6" w:space="0" w:color="auto"/>
            </w:tcBorders>
          </w:tcPr>
          <w:p w:rsidR="00DC23DA" w:rsidRDefault="00DC23DA" w:rsidP="00A244CB">
            <w:pPr>
              <w:pStyle w:val="TableCellCourierNew"/>
              <w:spacing w:after="0"/>
            </w:pPr>
            <w:r>
              <w:t>Ivi.Driver.</w:t>
            </w:r>
          </w:p>
          <w:p w:rsidR="00DC23DA" w:rsidRDefault="00DC23DA" w:rsidP="00A244CB">
            <w:pPr>
              <w:pStyle w:val="TableCellCourierNew"/>
              <w:spacing w:before="0" w:after="0"/>
            </w:pPr>
            <w:r>
              <w:t>IWaveform&lt;Int16&gt;</w:t>
            </w:r>
          </w:p>
        </w:tc>
      </w:tr>
    </w:tbl>
    <w:p w:rsidR="00BF0118" w:rsidRDefault="00BF0118" w:rsidP="00BF0118">
      <w:pPr>
        <w:pStyle w:val="AttrFuncSubheading"/>
      </w:pPr>
      <w:r>
        <w:t>Defined Values for the MaxTimeMilliseconds Parameter</w:t>
      </w:r>
      <w:r w:rsidR="00F9295E">
        <w:t xml:space="preserve"> (C/COM)</w:t>
      </w:r>
    </w:p>
    <w:p w:rsidR="00F9295E" w:rsidRPr="00F9295E" w:rsidRDefault="00F9295E" w:rsidP="00F9295E">
      <w:pPr>
        <w:pStyle w:val="Body"/>
      </w:pPr>
    </w:p>
    <w:tbl>
      <w:tblPr>
        <w:tblW w:w="0" w:type="auto"/>
        <w:tblInd w:w="722" w:type="dxa"/>
        <w:tblLayout w:type="fixed"/>
        <w:tblLook w:val="0000"/>
      </w:tblPr>
      <w:tblGrid>
        <w:gridCol w:w="1456"/>
        <w:gridCol w:w="794"/>
        <w:gridCol w:w="1080"/>
        <w:gridCol w:w="5310"/>
      </w:tblGrid>
      <w:tr w:rsidR="00BF0118" w:rsidTr="00BF0118">
        <w:trPr>
          <w:cantSplit/>
        </w:trPr>
        <w:tc>
          <w:tcPr>
            <w:tcW w:w="1456" w:type="dxa"/>
            <w:vMerge w:val="restart"/>
            <w:tcBorders>
              <w:top w:val="single" w:sz="4" w:space="0" w:color="auto"/>
              <w:left w:val="single" w:sz="6" w:space="0" w:color="auto"/>
              <w:right w:val="single" w:sz="6" w:space="0" w:color="auto"/>
            </w:tcBorders>
            <w:shd w:val="clear" w:color="auto" w:fill="C0C0C0"/>
          </w:tcPr>
          <w:p w:rsidR="00BF0118" w:rsidRDefault="00BF0118" w:rsidP="00F87686">
            <w:pPr>
              <w:pStyle w:val="TableHead"/>
              <w:jc w:val="left"/>
              <w:rPr>
                <w:rFonts w:ascii="Courier" w:hAnsi="Courier" w:cs="Courier"/>
                <w:i/>
                <w:iCs/>
                <w:sz w:val="18"/>
                <w:szCs w:val="18"/>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rsidR="00BF0118" w:rsidRDefault="00BF0118" w:rsidP="00F87686">
            <w:pPr>
              <w:pStyle w:val="TableHead"/>
              <w:jc w:val="left"/>
              <w:rPr>
                <w:i/>
                <w:iCs/>
                <w:lang w:val="fr-FR"/>
              </w:rPr>
            </w:pPr>
            <w:r>
              <w:rPr>
                <w:i/>
                <w:iCs/>
                <w:lang w:val="fr-FR"/>
              </w:rPr>
              <w:t>Description</w:t>
            </w:r>
          </w:p>
        </w:tc>
      </w:tr>
      <w:tr w:rsidR="00BF0118" w:rsidTr="00BF0118">
        <w:trPr>
          <w:cantSplit/>
        </w:trPr>
        <w:tc>
          <w:tcPr>
            <w:tcW w:w="1456" w:type="dxa"/>
            <w:vMerge/>
            <w:tcBorders>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p>
        </w:tc>
        <w:tc>
          <w:tcPr>
            <w:tcW w:w="794"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r>
              <w:rPr>
                <w:i/>
                <w:iCs/>
              </w:rPr>
              <w:t>Identifier</w:t>
            </w:r>
          </w:p>
        </w:tc>
      </w:tr>
      <w:tr w:rsidR="00BF0118" w:rsidTr="00BF0118">
        <w:trPr>
          <w:cantSplit/>
        </w:trPr>
        <w:tc>
          <w:tcPr>
            <w:tcW w:w="1456" w:type="dxa"/>
            <w:vMerge w:val="restart"/>
            <w:tcBorders>
              <w:top w:val="single" w:sz="4" w:space="0" w:color="auto"/>
              <w:left w:val="single" w:sz="6" w:space="0" w:color="auto"/>
              <w:right w:val="single" w:sz="6" w:space="0" w:color="auto"/>
            </w:tcBorders>
          </w:tcPr>
          <w:p w:rsidR="00BF0118" w:rsidRDefault="00BF0118" w:rsidP="00F87686">
            <w:pPr>
              <w:pStyle w:val="TableCell"/>
            </w:pPr>
            <w:r>
              <w:t>Immediate</w:t>
            </w:r>
          </w:p>
        </w:tc>
        <w:tc>
          <w:tcPr>
            <w:tcW w:w="7184" w:type="dxa"/>
            <w:gridSpan w:val="3"/>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The function returns immediately.</w:t>
            </w:r>
            <w:r w:rsidR="00C57BDE">
              <w:t xml:space="preserve"> If no valid data is available, the function returns an error.</w:t>
            </w:r>
          </w:p>
        </w:tc>
      </w:tr>
      <w:tr w:rsidR="00BF0118" w:rsidTr="00BF0118">
        <w:trPr>
          <w:cantSplit/>
        </w:trPr>
        <w:tc>
          <w:tcPr>
            <w:tcW w:w="1456" w:type="dxa"/>
            <w:vMerge/>
            <w:tcBorders>
              <w:left w:val="single" w:sz="6" w:space="0" w:color="auto"/>
              <w:right w:val="single" w:sz="6" w:space="0" w:color="auto"/>
            </w:tcBorders>
          </w:tcPr>
          <w:p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IVIDIGITIZER_VAL_TIMEOUT_IMMEDIATE</w:t>
            </w:r>
          </w:p>
        </w:tc>
      </w:tr>
      <w:tr w:rsidR="00BF0118" w:rsidTr="00BF0118">
        <w:trPr>
          <w:cantSplit/>
        </w:trPr>
        <w:tc>
          <w:tcPr>
            <w:tcW w:w="1456"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IviDigitizerTimeOutImmediate</w:t>
            </w:r>
          </w:p>
        </w:tc>
      </w:tr>
      <w:tr w:rsidR="00BF0118" w:rsidTr="00BF0118">
        <w:trPr>
          <w:cantSplit/>
        </w:trPr>
        <w:tc>
          <w:tcPr>
            <w:tcW w:w="1456" w:type="dxa"/>
            <w:vMerge w:val="restart"/>
            <w:tcBorders>
              <w:top w:val="single" w:sz="4" w:space="0" w:color="auto"/>
              <w:left w:val="single" w:sz="6" w:space="0" w:color="auto"/>
              <w:right w:val="single" w:sz="6" w:space="0" w:color="auto"/>
            </w:tcBorders>
          </w:tcPr>
          <w:p w:rsidR="00BF0118" w:rsidRDefault="00BF0118" w:rsidP="00F87686">
            <w:pPr>
              <w:pStyle w:val="TableCell"/>
            </w:pPr>
            <w:r>
              <w:t>Infinite</w:t>
            </w:r>
          </w:p>
        </w:tc>
        <w:tc>
          <w:tcPr>
            <w:tcW w:w="7184" w:type="dxa"/>
            <w:gridSpan w:val="3"/>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The function waits indefinitely for the acquisition to complete before returning the data.</w:t>
            </w:r>
          </w:p>
        </w:tc>
      </w:tr>
      <w:tr w:rsidR="00BF0118" w:rsidTr="00BF0118">
        <w:trPr>
          <w:cantSplit/>
        </w:trPr>
        <w:tc>
          <w:tcPr>
            <w:tcW w:w="1456" w:type="dxa"/>
            <w:vMerge/>
            <w:tcBorders>
              <w:left w:val="single" w:sz="6" w:space="0" w:color="auto"/>
              <w:right w:val="single" w:sz="6" w:space="0" w:color="auto"/>
            </w:tcBorders>
          </w:tcPr>
          <w:p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IVIDIGITIZER_VAL_TIMEOUT_INFINITE</w:t>
            </w:r>
          </w:p>
        </w:tc>
      </w:tr>
      <w:tr w:rsidR="00BF0118" w:rsidTr="00BF0118">
        <w:trPr>
          <w:cantSplit/>
        </w:trPr>
        <w:tc>
          <w:tcPr>
            <w:tcW w:w="1456"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IviDigitizerTimeOutInfinite</w:t>
            </w:r>
          </w:p>
        </w:tc>
      </w:tr>
    </w:tbl>
    <w:p w:rsidR="00F9295E" w:rsidRPr="00F05301" w:rsidRDefault="00F9295E" w:rsidP="00F9295E">
      <w:pPr>
        <w:pStyle w:val="AttrFuncSubheading"/>
        <w:rPr>
          <w:color w:val="auto"/>
        </w:rPr>
      </w:pPr>
      <w:r w:rsidRPr="0089350F">
        <w:rPr>
          <w:color w:val="auto"/>
        </w:rPr>
        <w:t xml:space="preserve">Defined Values for the </w:t>
      </w:r>
      <w:r w:rsidR="0045552E">
        <w:rPr>
          <w:color w:val="auto"/>
        </w:rPr>
        <w:t>m</w:t>
      </w:r>
      <w:r w:rsidRPr="0089350F">
        <w:rPr>
          <w:color w:val="auto"/>
        </w:rPr>
        <w:t>axTime Parameter (.NET)</w:t>
      </w:r>
    </w:p>
    <w:p w:rsidR="00F9295E" w:rsidRPr="00A654D9" w:rsidRDefault="00F9295E" w:rsidP="00F9295E">
      <w:pPr>
        <w:pStyle w:val="Body"/>
        <w:rPr>
          <w:color w:val="548DD4"/>
        </w:rPr>
      </w:pPr>
    </w:p>
    <w:tbl>
      <w:tblPr>
        <w:tblW w:w="8640" w:type="dxa"/>
        <w:tblInd w:w="828" w:type="dxa"/>
        <w:tblLayout w:type="fixed"/>
        <w:tblLook w:val="0000"/>
      </w:tblPr>
      <w:tblGrid>
        <w:gridCol w:w="1890"/>
        <w:gridCol w:w="360"/>
        <w:gridCol w:w="1080"/>
        <w:gridCol w:w="5310"/>
      </w:tblGrid>
      <w:tr w:rsidR="00F9295E" w:rsidRPr="00F05301" w:rsidTr="00DD43D1">
        <w:trPr>
          <w:cantSplit/>
        </w:trPr>
        <w:tc>
          <w:tcPr>
            <w:tcW w:w="1890" w:type="dxa"/>
            <w:vMerge w:val="restart"/>
            <w:tcBorders>
              <w:top w:val="single" w:sz="4" w:space="0" w:color="auto"/>
              <w:left w:val="single" w:sz="6" w:space="0" w:color="auto"/>
              <w:right w:val="single" w:sz="6" w:space="0" w:color="auto"/>
            </w:tcBorders>
            <w:shd w:val="clear" w:color="auto" w:fill="C0C0C0"/>
          </w:tcPr>
          <w:p w:rsidR="00F9295E" w:rsidRPr="00F05301" w:rsidRDefault="00F9295E" w:rsidP="00DD43D1">
            <w:pPr>
              <w:pStyle w:val="TableHead"/>
              <w:jc w:val="left"/>
              <w:rPr>
                <w:rFonts w:ascii="Courier" w:hAnsi="Courier"/>
                <w:i/>
                <w:color w:val="auto"/>
                <w:sz w:val="18"/>
              </w:rPr>
            </w:pPr>
            <w:r w:rsidRPr="0089350F">
              <w:rPr>
                <w:i/>
                <w:color w:val="auto"/>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F9295E" w:rsidRPr="00F05301" w:rsidRDefault="00F9295E" w:rsidP="00DD43D1">
            <w:pPr>
              <w:pStyle w:val="TableHead"/>
              <w:jc w:val="left"/>
              <w:rPr>
                <w:i/>
                <w:color w:val="auto"/>
                <w:lang w:val="fr-FR"/>
              </w:rPr>
            </w:pPr>
            <w:r w:rsidRPr="0089350F">
              <w:rPr>
                <w:i/>
                <w:color w:val="auto"/>
                <w:lang w:val="fr-FR"/>
              </w:rPr>
              <w:t>Description</w:t>
            </w:r>
          </w:p>
        </w:tc>
      </w:tr>
      <w:tr w:rsidR="00F9295E" w:rsidRPr="00F05301" w:rsidTr="00DD43D1">
        <w:trPr>
          <w:cantSplit/>
        </w:trPr>
        <w:tc>
          <w:tcPr>
            <w:tcW w:w="1890" w:type="dxa"/>
            <w:vMerge/>
            <w:tcBorders>
              <w:left w:val="single" w:sz="6" w:space="0" w:color="auto"/>
              <w:bottom w:val="double" w:sz="6" w:space="0" w:color="auto"/>
              <w:right w:val="single" w:sz="6" w:space="0" w:color="auto"/>
            </w:tcBorders>
            <w:shd w:val="clear" w:color="auto" w:fill="C0C0C0"/>
          </w:tcPr>
          <w:p w:rsidR="00F9295E" w:rsidRPr="00F05301" w:rsidRDefault="00F9295E" w:rsidP="00DD43D1">
            <w:pPr>
              <w:pStyle w:val="TableHead"/>
              <w:jc w:val="left"/>
              <w:rPr>
                <w:i/>
                <w:color w:val="auto"/>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F9295E" w:rsidRPr="00F05301" w:rsidRDefault="00F9295E" w:rsidP="00DD43D1">
            <w:pPr>
              <w:pStyle w:val="TableHead"/>
              <w:jc w:val="left"/>
              <w:rPr>
                <w:i/>
                <w:color w:val="auto"/>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F9295E" w:rsidRPr="00F05301" w:rsidRDefault="00F9295E" w:rsidP="00DD43D1">
            <w:pPr>
              <w:pStyle w:val="TableHead"/>
              <w:jc w:val="left"/>
              <w:rPr>
                <w:i/>
                <w:color w:val="auto"/>
              </w:rPr>
            </w:pPr>
            <w:r w:rsidRPr="0089350F">
              <w:rPr>
                <w:i/>
                <w:color w:val="auto"/>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F9295E" w:rsidRPr="00F05301" w:rsidRDefault="00F9295E" w:rsidP="00DD43D1">
            <w:pPr>
              <w:pStyle w:val="TableHead"/>
              <w:jc w:val="left"/>
              <w:rPr>
                <w:i/>
                <w:color w:val="auto"/>
              </w:rPr>
            </w:pPr>
            <w:r w:rsidRPr="0089350F">
              <w:rPr>
                <w:i/>
                <w:color w:val="auto"/>
              </w:rPr>
              <w:t>Identifier</w:t>
            </w:r>
          </w:p>
        </w:tc>
      </w:tr>
      <w:tr w:rsidR="008078E3" w:rsidRPr="00F05301" w:rsidTr="00DD43D1">
        <w:trPr>
          <w:cantSplit/>
        </w:trPr>
        <w:tc>
          <w:tcPr>
            <w:tcW w:w="1890" w:type="dxa"/>
            <w:vMerge w:val="restart"/>
            <w:tcBorders>
              <w:top w:val="double" w:sz="6" w:space="0" w:color="auto"/>
              <w:left w:val="single" w:sz="6" w:space="0" w:color="auto"/>
              <w:bottom w:val="single" w:sz="4" w:space="0" w:color="auto"/>
              <w:right w:val="single" w:sz="6" w:space="0" w:color="auto"/>
            </w:tcBorders>
          </w:tcPr>
          <w:p w:rsidR="008078E3" w:rsidRPr="00F05301" w:rsidRDefault="008078E3" w:rsidP="00DD43D1">
            <w:pPr>
              <w:pStyle w:val="TableCell"/>
              <w:rPr>
                <w:color w:val="auto"/>
              </w:rPr>
            </w:pPr>
            <w:r>
              <w:rPr>
                <w:color w:val="auto"/>
              </w:rPr>
              <w:t>Immediate</w:t>
            </w:r>
          </w:p>
        </w:tc>
        <w:tc>
          <w:tcPr>
            <w:tcW w:w="6750" w:type="dxa"/>
            <w:gridSpan w:val="3"/>
            <w:tcBorders>
              <w:top w:val="double" w:sz="6" w:space="0" w:color="auto"/>
              <w:left w:val="single" w:sz="6" w:space="0" w:color="auto"/>
              <w:bottom w:val="single" w:sz="4" w:space="0" w:color="auto"/>
              <w:right w:val="single" w:sz="6" w:space="0" w:color="auto"/>
            </w:tcBorders>
          </w:tcPr>
          <w:p w:rsidR="008078E3" w:rsidRPr="00F05301" w:rsidRDefault="008078E3" w:rsidP="00DD43D1">
            <w:pPr>
              <w:pStyle w:val="TableCell"/>
              <w:rPr>
                <w:color w:val="auto"/>
              </w:rPr>
            </w:pPr>
            <w:r w:rsidRPr="0089350F">
              <w:rPr>
                <w:snapToGrid w:val="0"/>
                <w:color w:val="auto"/>
              </w:rPr>
              <w:t>The function returns immediately. If no valid measurement value exists, the function returns an error.</w:t>
            </w:r>
          </w:p>
        </w:tc>
      </w:tr>
      <w:tr w:rsidR="008078E3" w:rsidRPr="00F05301" w:rsidTr="00DD43D1">
        <w:trPr>
          <w:cantSplit/>
          <w:trHeight w:val="260"/>
        </w:trPr>
        <w:tc>
          <w:tcPr>
            <w:tcW w:w="1890" w:type="dxa"/>
            <w:vMerge/>
            <w:tcBorders>
              <w:left w:val="single" w:sz="6" w:space="0" w:color="auto"/>
              <w:bottom w:val="single" w:sz="4" w:space="0" w:color="auto"/>
              <w:right w:val="single" w:sz="6" w:space="0" w:color="auto"/>
            </w:tcBorders>
          </w:tcPr>
          <w:p w:rsidR="008078E3" w:rsidRPr="00F05301" w:rsidRDefault="008078E3" w:rsidP="00DD43D1"/>
        </w:tc>
        <w:tc>
          <w:tcPr>
            <w:tcW w:w="360" w:type="dxa"/>
            <w:tcBorders>
              <w:top w:val="single" w:sz="4" w:space="0" w:color="auto"/>
              <w:left w:val="single" w:sz="6" w:space="0" w:color="auto"/>
            </w:tcBorders>
          </w:tcPr>
          <w:p w:rsidR="008078E3" w:rsidRPr="00F05301" w:rsidRDefault="008078E3" w:rsidP="00DD43D1">
            <w:pPr>
              <w:pStyle w:val="TableCell"/>
              <w:ind w:right="0"/>
              <w:rPr>
                <w:color w:val="auto"/>
              </w:rPr>
            </w:pPr>
          </w:p>
        </w:tc>
        <w:tc>
          <w:tcPr>
            <w:tcW w:w="1080" w:type="dxa"/>
            <w:tcBorders>
              <w:top w:val="single" w:sz="4" w:space="0" w:color="auto"/>
              <w:left w:val="single" w:sz="6" w:space="0" w:color="auto"/>
            </w:tcBorders>
          </w:tcPr>
          <w:p w:rsidR="008078E3" w:rsidRPr="00F05301" w:rsidRDefault="008078E3"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rsidR="008078E3" w:rsidRPr="00F05301" w:rsidRDefault="008078E3" w:rsidP="00DD43D1">
            <w:pPr>
              <w:pStyle w:val="TableCellCourierNew"/>
              <w:ind w:right="0"/>
              <w:rPr>
                <w:color w:val="auto"/>
              </w:rPr>
            </w:pPr>
            <w:r>
              <w:rPr>
                <w:color w:val="auto"/>
              </w:rPr>
              <w:t>Precision</w:t>
            </w:r>
            <w:r w:rsidRPr="0089350F">
              <w:rPr>
                <w:color w:val="auto"/>
              </w:rPr>
              <w:t>TimeSpan.Zero</w:t>
            </w:r>
          </w:p>
        </w:tc>
      </w:tr>
      <w:tr w:rsidR="008078E3" w:rsidRPr="005209C6" w:rsidTr="00DD43D1">
        <w:trPr>
          <w:cantSplit/>
          <w:trHeight w:val="260"/>
        </w:trPr>
        <w:tc>
          <w:tcPr>
            <w:tcW w:w="1890" w:type="dxa"/>
            <w:vMerge w:val="restart"/>
            <w:tcBorders>
              <w:top w:val="single" w:sz="4" w:space="0" w:color="auto"/>
              <w:left w:val="single" w:sz="6" w:space="0" w:color="auto"/>
              <w:right w:val="single" w:sz="6" w:space="0" w:color="auto"/>
            </w:tcBorders>
          </w:tcPr>
          <w:p w:rsidR="008078E3" w:rsidRPr="005209C6" w:rsidRDefault="008078E3" w:rsidP="00DD43D1">
            <w:r>
              <w:t>Infinite</w:t>
            </w:r>
          </w:p>
        </w:tc>
        <w:tc>
          <w:tcPr>
            <w:tcW w:w="6750" w:type="dxa"/>
            <w:gridSpan w:val="3"/>
            <w:tcBorders>
              <w:top w:val="single" w:sz="4" w:space="0" w:color="auto"/>
              <w:left w:val="single" w:sz="6" w:space="0" w:color="auto"/>
              <w:bottom w:val="single" w:sz="4" w:space="0" w:color="auto"/>
              <w:right w:val="single" w:sz="4" w:space="0" w:color="auto"/>
            </w:tcBorders>
          </w:tcPr>
          <w:p w:rsidR="008078E3" w:rsidRPr="005209C6" w:rsidRDefault="008078E3" w:rsidP="00DD43D1">
            <w:pPr>
              <w:pStyle w:val="TableCellCourierNew"/>
              <w:ind w:right="0"/>
              <w:rPr>
                <w:rFonts w:ascii="Times New Roman" w:hAnsi="Times New Roman"/>
                <w:color w:val="auto"/>
                <w:sz w:val="20"/>
              </w:rPr>
            </w:pPr>
            <w:r w:rsidRPr="005209C6">
              <w:rPr>
                <w:rFonts w:ascii="Times New Roman" w:hAnsi="Times New Roman"/>
                <w:color w:val="auto"/>
                <w:sz w:val="20"/>
              </w:rPr>
              <w:t xml:space="preserve">The function waits </w:t>
            </w:r>
            <w:r>
              <w:rPr>
                <w:rFonts w:ascii="Times New Roman" w:hAnsi="Times New Roman"/>
                <w:color w:val="auto"/>
                <w:sz w:val="20"/>
              </w:rPr>
              <w:t>indefinitely for the measurement to complete.</w:t>
            </w:r>
          </w:p>
        </w:tc>
      </w:tr>
      <w:tr w:rsidR="00F9295E" w:rsidRPr="005209C6" w:rsidTr="00DD43D1">
        <w:trPr>
          <w:cantSplit/>
          <w:trHeight w:val="260"/>
        </w:trPr>
        <w:tc>
          <w:tcPr>
            <w:tcW w:w="1890" w:type="dxa"/>
            <w:vMerge/>
            <w:tcBorders>
              <w:left w:val="single" w:sz="6" w:space="0" w:color="auto"/>
              <w:bottom w:val="single" w:sz="4" w:space="0" w:color="auto"/>
              <w:right w:val="single" w:sz="6" w:space="0" w:color="auto"/>
            </w:tcBorders>
          </w:tcPr>
          <w:p w:rsidR="00F9295E" w:rsidRPr="005209C6" w:rsidRDefault="00F9295E" w:rsidP="00DD43D1"/>
        </w:tc>
        <w:tc>
          <w:tcPr>
            <w:tcW w:w="360" w:type="dxa"/>
            <w:tcBorders>
              <w:top w:val="single" w:sz="4" w:space="0" w:color="auto"/>
              <w:left w:val="single" w:sz="6" w:space="0" w:color="auto"/>
              <w:bottom w:val="single" w:sz="4" w:space="0" w:color="auto"/>
              <w:right w:val="single" w:sz="4" w:space="0" w:color="auto"/>
            </w:tcBorders>
          </w:tcPr>
          <w:p w:rsidR="00F9295E" w:rsidRPr="005209C6" w:rsidRDefault="00F9295E" w:rsidP="00DD43D1">
            <w:pPr>
              <w:pStyle w:val="TableCellCourierNew"/>
              <w:ind w:right="0"/>
              <w:rPr>
                <w:rFonts w:ascii="Times New Roman" w:hAnsi="Times New Roman"/>
                <w:color w:val="auto"/>
                <w:sz w:val="20"/>
              </w:rPr>
            </w:pPr>
          </w:p>
        </w:tc>
        <w:tc>
          <w:tcPr>
            <w:tcW w:w="1080" w:type="dxa"/>
            <w:tcBorders>
              <w:top w:val="single" w:sz="4" w:space="0" w:color="auto"/>
              <w:left w:val="single" w:sz="6" w:space="0" w:color="auto"/>
              <w:bottom w:val="single" w:sz="4" w:space="0" w:color="auto"/>
              <w:right w:val="single" w:sz="4" w:space="0" w:color="auto"/>
            </w:tcBorders>
          </w:tcPr>
          <w:p w:rsidR="00F9295E" w:rsidRPr="00F05301" w:rsidRDefault="00F9295E"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rsidR="00F9295E" w:rsidRPr="00F05301" w:rsidRDefault="00AD40F2" w:rsidP="00DD43D1">
            <w:pPr>
              <w:pStyle w:val="TableCellCourierNew"/>
              <w:ind w:right="0"/>
              <w:rPr>
                <w:color w:val="auto"/>
              </w:rPr>
            </w:pPr>
            <w:r>
              <w:rPr>
                <w:color w:val="auto"/>
              </w:rPr>
              <w:t>Precision</w:t>
            </w:r>
            <w:r w:rsidR="00F9295E" w:rsidRPr="0089350F">
              <w:rPr>
                <w:color w:val="auto"/>
              </w:rPr>
              <w:t>TimeSpan.</w:t>
            </w:r>
            <w:r w:rsidR="00F9295E">
              <w:rPr>
                <w:color w:val="auto"/>
              </w:rPr>
              <w:t>MaxValue</w:t>
            </w:r>
          </w:p>
        </w:tc>
      </w:tr>
    </w:tbl>
    <w:p w:rsidR="00004825" w:rsidRDefault="00004825">
      <w:pPr>
        <w:pStyle w:val="FunctionHead"/>
      </w:pPr>
      <w:r>
        <w:t>Return Values</w:t>
      </w:r>
      <w:r w:rsidR="00F9295E">
        <w:t xml:space="preserve"> (C/COM)</w:t>
      </w:r>
    </w:p>
    <w:p w:rsidR="008D246C" w:rsidRPr="004B021F" w:rsidRDefault="00004825" w:rsidP="008D246C">
      <w:pPr>
        <w:pStyle w:val="Body1"/>
      </w:pPr>
      <w:r>
        <w:t xml:space="preserve">The </w:t>
      </w:r>
      <w:r>
        <w:rPr>
          <w:rStyle w:val="Italic"/>
        </w:rPr>
        <w:t>IVI-3.2: Inherent Capabilities Specification</w:t>
      </w:r>
      <w:r>
        <w:t xml:space="preserve"> defines general status codes that this function can return.</w:t>
      </w:r>
      <w:r w:rsidR="008D246C">
        <w:t xml:space="preserve"> </w:t>
      </w:r>
      <w:r w:rsidR="008D246C" w:rsidRPr="004B021F">
        <w:t>T</w:t>
      </w:r>
      <w:r w:rsidR="00E6162F">
        <w:t>his function can also return the</w:t>
      </w:r>
      <w:r w:rsidR="008D246C" w:rsidRPr="004B021F">
        <w:t>s</w:t>
      </w:r>
      <w:r w:rsidR="00E6162F">
        <w:t>e</w:t>
      </w:r>
      <w:r w:rsidR="008D246C" w:rsidRPr="004B021F">
        <w:t xml:space="preserve"> additional class</w:t>
      </w:r>
      <w:r w:rsidR="008D246C">
        <w:t>-defined</w:t>
      </w:r>
      <w:r w:rsidR="008D246C" w:rsidRPr="004B021F">
        <w:t xml:space="preserve"> status code</w:t>
      </w:r>
      <w:r w:rsidR="00E6162F">
        <w:t>s</w:t>
      </w:r>
      <w:r w:rsidR="008D246C" w:rsidRPr="004B021F">
        <w:t>:</w:t>
      </w:r>
    </w:p>
    <w:p w:rsidR="00CB197A" w:rsidRPr="00CB197A" w:rsidRDefault="00F35014" w:rsidP="00CB197A">
      <w:pPr>
        <w:pStyle w:val="Body1"/>
        <w:numPr>
          <w:ilvl w:val="0"/>
          <w:numId w:val="65"/>
        </w:numPr>
      </w:pPr>
      <w:r>
        <w:t>Channel Not Enabled</w:t>
      </w:r>
    </w:p>
    <w:p w:rsidR="00CB197A" w:rsidRDefault="00CB197A" w:rsidP="00F35014">
      <w:pPr>
        <w:pStyle w:val="Body1"/>
        <w:numPr>
          <w:ilvl w:val="0"/>
          <w:numId w:val="65"/>
        </w:numPr>
      </w:pPr>
      <w:r>
        <w:t>Incompatible Fetch</w:t>
      </w:r>
    </w:p>
    <w:p w:rsidR="00E6162F" w:rsidRDefault="00F35014" w:rsidP="00F35014">
      <w:pPr>
        <w:pStyle w:val="Body1"/>
        <w:numPr>
          <w:ilvl w:val="0"/>
          <w:numId w:val="65"/>
        </w:numPr>
      </w:pPr>
      <w:r>
        <w:t>Max Time Exceeded</w:t>
      </w:r>
    </w:p>
    <w:p w:rsidR="00F9295E" w:rsidRPr="00F7116C" w:rsidRDefault="00F9295E" w:rsidP="00F9295E">
      <w:pPr>
        <w:pStyle w:val="AttrFuncSubheading"/>
        <w:rPr>
          <w:color w:val="auto"/>
        </w:rPr>
      </w:pPr>
      <w:r w:rsidRPr="00F7116C">
        <w:rPr>
          <w:color w:val="auto"/>
        </w:rPr>
        <w:lastRenderedPageBreak/>
        <w:t>.NET Exceptions</w:t>
      </w:r>
    </w:p>
    <w:p w:rsidR="00F9295E" w:rsidRDefault="00F9295E" w:rsidP="00F9295E">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F9295E" w:rsidRDefault="00F9295E" w:rsidP="00F9295E">
      <w:pPr>
        <w:pStyle w:val="IVIBody"/>
      </w:pPr>
      <w:r w:rsidRPr="0089350F">
        <w:t xml:space="preserve">Note that the .NET MaxTimeExceededException is defined in </w:t>
      </w:r>
      <w:r w:rsidRPr="0089350F">
        <w:rPr>
          <w:rStyle w:val="Italic"/>
        </w:rPr>
        <w:t>IVI-3.2: Inherent Capabilities Specification</w:t>
      </w:r>
      <w:r w:rsidRPr="0089350F">
        <w:t>.</w:t>
      </w:r>
    </w:p>
    <w:p w:rsidR="00F9295E" w:rsidRDefault="00F9295E" w:rsidP="00F9295E">
      <w:pPr>
        <w:pStyle w:val="IVIBody"/>
      </w:pPr>
      <w:r w:rsidRPr="004B021F">
        <w:t>T</w:t>
      </w:r>
      <w:r>
        <w:t>his method can also throw these</w:t>
      </w:r>
      <w:r w:rsidRPr="004B021F">
        <w:t xml:space="preserve"> additional class</w:t>
      </w:r>
      <w:r>
        <w:t>-defined exceptions:</w:t>
      </w:r>
    </w:p>
    <w:p w:rsidR="00F9295E" w:rsidRDefault="00F9295E" w:rsidP="00F9295E">
      <w:pPr>
        <w:pStyle w:val="Body1"/>
        <w:numPr>
          <w:ilvl w:val="0"/>
          <w:numId w:val="65"/>
        </w:numPr>
      </w:pPr>
      <w:r>
        <w:t>Channel Not Enabled</w:t>
      </w:r>
    </w:p>
    <w:p w:rsidR="00B43A78" w:rsidRDefault="00B43A78" w:rsidP="00B43A78">
      <w:pPr>
        <w:pStyle w:val="Body1"/>
        <w:numPr>
          <w:ilvl w:val="0"/>
          <w:numId w:val="65"/>
        </w:numPr>
      </w:pPr>
      <w:r>
        <w:t>Incompatible Fetch</w:t>
      </w:r>
    </w:p>
    <w:p w:rsidR="00004825" w:rsidRDefault="00004825" w:rsidP="009657D1">
      <w:pPr>
        <w:pStyle w:val="Heading3"/>
        <w:pageBreakBefore/>
      </w:pPr>
      <w:bookmarkStart w:id="349" w:name="_Toc304583645"/>
      <w:bookmarkStart w:id="350" w:name="_Toc306374496"/>
      <w:r>
        <w:lastRenderedPageBreak/>
        <w:t>Read Waveform Int32</w:t>
      </w:r>
      <w:bookmarkEnd w:id="349"/>
      <w:bookmarkEnd w:id="350"/>
    </w:p>
    <w:p w:rsidR="00004825" w:rsidRDefault="00004825">
      <w:pPr>
        <w:pStyle w:val="FunctionHead"/>
      </w:pPr>
      <w:r>
        <w:t>Description</w:t>
      </w:r>
    </w:p>
    <w:p w:rsidR="00CC3DC0" w:rsidRDefault="00CC3DC0" w:rsidP="00CC3DC0">
      <w:pPr>
        <w:pStyle w:val="Body1"/>
      </w:pPr>
      <w:r>
        <w:t>This function operates identically to the Read Waveform Int16, with the only difference being the data type of the returned waveform array</w:t>
      </w:r>
      <w:r w:rsidR="0080634C">
        <w:t xml:space="preserve">. </w:t>
      </w:r>
      <w:r>
        <w:t>Please see the definition of that function for details.</w:t>
      </w:r>
    </w:p>
    <w:p w:rsidR="00B43A78" w:rsidRDefault="00B43A78" w:rsidP="00B43A78">
      <w:pPr>
        <w:pStyle w:val="FunctionHead"/>
      </w:pPr>
      <w:r>
        <w:t>.NET Method Prototype</w:t>
      </w:r>
    </w:p>
    <w:p w:rsidR="00B43A78" w:rsidRDefault="00B43A78" w:rsidP="00B43A78">
      <w:pPr>
        <w:pStyle w:val="Code1"/>
      </w:pPr>
      <w:r>
        <w:t>IWaveform&lt;Int32&gt; Channels[].Measurement.ReadWaveform (</w:t>
      </w:r>
    </w:p>
    <w:p w:rsidR="00B43A78" w:rsidRDefault="00B43A78" w:rsidP="00B43A78">
      <w:pPr>
        <w:pStyle w:val="Code1"/>
        <w:spacing w:before="0"/>
      </w:pPr>
      <w:r>
        <w:t xml:space="preserve">                                             PrecisionTimeSpan maxTime,</w:t>
      </w:r>
    </w:p>
    <w:p w:rsidR="00B43A78" w:rsidRDefault="00B43A78" w:rsidP="00B43A78">
      <w:pPr>
        <w:pStyle w:val="Code1"/>
        <w:spacing w:before="0"/>
      </w:pPr>
      <w:r>
        <w:t xml:space="preserve">                                             IWaveform&lt;Int32&gt; waveform);</w:t>
      </w:r>
    </w:p>
    <w:p w:rsidR="00AA4D84" w:rsidRDefault="00AA4D84" w:rsidP="00AA4D84">
      <w:pPr>
        <w:pStyle w:val="FunctionHead"/>
      </w:pPr>
      <w:r>
        <w:t>COM Method Prototype</w:t>
      </w:r>
    </w:p>
    <w:p w:rsidR="00AA4D84" w:rsidRDefault="00AA4D84" w:rsidP="00AA4D84">
      <w:pPr>
        <w:pStyle w:val="Code1"/>
      </w:pPr>
      <w:r>
        <w:t>HRESULT Channels.Item().Measurement.ReadWaveformInt</w:t>
      </w:r>
      <w:r w:rsidR="002B78BD">
        <w:t>32</w:t>
      </w:r>
      <w:r>
        <w:t xml:space="preserve"> (</w:t>
      </w:r>
      <w:r>
        <w:br/>
        <w:t xml:space="preserve">                                   [in] long MaxTimeMilliseconds,</w:t>
      </w:r>
      <w:r>
        <w:br/>
        <w:t xml:space="preserve">                                   [in, out] SAFEARRAY(</w:t>
      </w:r>
      <w:r w:rsidR="002B78BD">
        <w:t>long</w:t>
      </w:r>
      <w:r>
        <w:t>)* WaveformArray,</w:t>
      </w:r>
      <w:r>
        <w:br/>
        <w:t xml:space="preserve">                                   [in, out] __int64* ActualPoints,</w:t>
      </w:r>
      <w:r>
        <w:br/>
        <w:t xml:space="preserve">                                   [in, out] __int64* FirstValidPoint,</w:t>
      </w:r>
      <w:r>
        <w:br/>
        <w:t xml:space="preserve">                                   [in, out] double* InitialXOffset,</w:t>
      </w:r>
      <w:r>
        <w:br/>
        <w:t xml:space="preserve">                                   [in, out] double* InitialXTimeSeconds,</w:t>
      </w:r>
      <w:r>
        <w:br/>
        <w:t xml:space="preserve">                                   [in, out] double* InitialXTimeFraction,</w:t>
      </w:r>
      <w:r>
        <w:br/>
        <w:t xml:space="preserve">                                   [in, out] double* XIncrement,</w:t>
      </w:r>
      <w:r>
        <w:br/>
        <w:t xml:space="preserve">                                   [in, out] double* ScaleFactor,</w:t>
      </w:r>
      <w:r>
        <w:br/>
        <w:t xml:space="preserve">                                   [in, out] double* ScaleOffset);</w:t>
      </w:r>
    </w:p>
    <w:p w:rsidR="00AA4D84" w:rsidRDefault="00AA4D84" w:rsidP="00AA4D84">
      <w:pPr>
        <w:pStyle w:val="FunctionHead"/>
      </w:pPr>
      <w:r>
        <w:t>C Prototype</w:t>
      </w:r>
    </w:p>
    <w:p w:rsidR="00AA4D84" w:rsidRDefault="00AA4D84" w:rsidP="00AA4D84">
      <w:pPr>
        <w:pStyle w:val="Code1"/>
        <w:tabs>
          <w:tab w:val="left" w:pos="630"/>
        </w:tabs>
      </w:pPr>
      <w:r>
        <w:t>ViStatus IviDigitizer_ReadWaveformInt</w:t>
      </w:r>
      <w:r w:rsidR="002B78BD">
        <w:t>32</w:t>
      </w:r>
      <w:r>
        <w:t xml:space="preserve"> (ViSession Vi,</w:t>
      </w:r>
      <w:r>
        <w:br/>
        <w:t xml:space="preserve">                                         ViConstString ChannelName,</w:t>
      </w:r>
      <w:r>
        <w:br/>
        <w:t xml:space="preserve">                                         ViInt32 MaxTimeMilliseconds,</w:t>
      </w:r>
      <w:r>
        <w:br/>
        <w:t xml:space="preserve">                                         ViInt64 WaveformArraySize,</w:t>
      </w:r>
      <w:r>
        <w:br/>
        <w:t xml:space="preserve">                                         ViInt</w:t>
      </w:r>
      <w:r w:rsidR="002B78BD">
        <w:t>32</w:t>
      </w:r>
      <w:r>
        <w:t xml:space="preserve"> WaveformArray[],</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r>
        <w:br/>
        <w:t xml:space="preserve">                                         ViReal64* ScaleFactor,</w:t>
      </w:r>
      <w:r>
        <w:br/>
        <w:t xml:space="preserve">                                         ViReal64* ScaleOffset);</w:t>
      </w:r>
    </w:p>
    <w:p w:rsidR="00AA4D84" w:rsidRDefault="00AA4D84" w:rsidP="00AA4D84">
      <w:pPr>
        <w:pStyle w:val="FunctionHead"/>
      </w:pPr>
      <w:r>
        <w:t>Parameters</w:t>
      </w:r>
    </w:p>
    <w:tbl>
      <w:tblPr>
        <w:tblW w:w="8820" w:type="dxa"/>
        <w:tblInd w:w="710" w:type="dxa"/>
        <w:tblLayout w:type="fixed"/>
        <w:tblCellMar>
          <w:left w:w="80" w:type="dxa"/>
          <w:right w:w="80" w:type="dxa"/>
        </w:tblCellMar>
        <w:tblLook w:val="0000"/>
      </w:tblPr>
      <w:tblGrid>
        <w:gridCol w:w="2520"/>
        <w:gridCol w:w="4320"/>
        <w:gridCol w:w="1980"/>
      </w:tblGrid>
      <w:tr w:rsidR="00AA4D84" w:rsidTr="00B43A78">
        <w:trPr>
          <w:cantSplit/>
        </w:trPr>
        <w:tc>
          <w:tcPr>
            <w:tcW w:w="2520" w:type="dxa"/>
            <w:tcBorders>
              <w:top w:val="single" w:sz="6" w:space="0" w:color="auto"/>
              <w:left w:val="single" w:sz="6" w:space="0" w:color="auto"/>
              <w:right w:val="single" w:sz="6" w:space="0" w:color="auto"/>
            </w:tcBorders>
          </w:tcPr>
          <w:p w:rsidR="00AA4D84" w:rsidRDefault="00AA4D84" w:rsidP="00DA7537">
            <w:pPr>
              <w:pStyle w:val="TableHead"/>
            </w:pPr>
            <w:r>
              <w:t>Inputs</w:t>
            </w:r>
          </w:p>
        </w:tc>
        <w:tc>
          <w:tcPr>
            <w:tcW w:w="4320" w:type="dxa"/>
            <w:tcBorders>
              <w:top w:val="single" w:sz="6" w:space="0" w:color="auto"/>
              <w:left w:val="single" w:sz="6" w:space="0" w:color="auto"/>
              <w:right w:val="single" w:sz="6" w:space="0" w:color="auto"/>
            </w:tcBorders>
          </w:tcPr>
          <w:p w:rsidR="00AA4D84" w:rsidRDefault="00AA4D84" w:rsidP="00DA7537">
            <w:pPr>
              <w:pStyle w:val="TableHead"/>
            </w:pPr>
            <w:r>
              <w:t>Description</w:t>
            </w:r>
          </w:p>
        </w:tc>
        <w:tc>
          <w:tcPr>
            <w:tcW w:w="1980" w:type="dxa"/>
            <w:tcBorders>
              <w:top w:val="single" w:sz="6" w:space="0" w:color="auto"/>
              <w:left w:val="single" w:sz="6" w:space="0" w:color="auto"/>
              <w:right w:val="single" w:sz="6" w:space="0" w:color="auto"/>
            </w:tcBorders>
          </w:tcPr>
          <w:p w:rsidR="00AA4D84" w:rsidRDefault="00AA4D84" w:rsidP="00DA7537">
            <w:pPr>
              <w:pStyle w:val="TableHead"/>
            </w:pPr>
            <w:r>
              <w:t>Base Type</w:t>
            </w:r>
          </w:p>
        </w:tc>
      </w:tr>
      <w:tr w:rsidR="00AA4D84" w:rsidTr="00B43A78">
        <w:trPr>
          <w:cantSplit/>
        </w:trPr>
        <w:tc>
          <w:tcPr>
            <w:tcW w:w="25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w:t>
            </w:r>
            <w:r w:rsidR="00B43A78">
              <w:t xml:space="preserve"> (C)</w:t>
            </w:r>
          </w:p>
        </w:tc>
        <w:tc>
          <w:tcPr>
            <w:tcW w:w="43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
            </w:pPr>
            <w:r>
              <w:t>Instrument handle.</w:t>
            </w:r>
          </w:p>
        </w:tc>
        <w:tc>
          <w:tcPr>
            <w:tcW w:w="198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ViSession</w:t>
            </w:r>
          </w:p>
        </w:tc>
      </w:tr>
      <w:tr w:rsidR="00AA4D84" w:rsidTr="00B43A78">
        <w:trPr>
          <w:cantSplit/>
        </w:trPr>
        <w:tc>
          <w:tcPr>
            <w:tcW w:w="25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ChannelName</w:t>
            </w:r>
            <w:r w:rsidR="00B43A78">
              <w:t xml:space="preserve"> (C)</w:t>
            </w:r>
          </w:p>
        </w:tc>
        <w:tc>
          <w:tcPr>
            <w:tcW w:w="43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
            </w:pPr>
            <w:r>
              <w:t>Name of the channel from which to retrieve the data.</w:t>
            </w:r>
          </w:p>
        </w:tc>
        <w:tc>
          <w:tcPr>
            <w:tcW w:w="198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ViConstString</w:t>
            </w:r>
          </w:p>
        </w:tc>
      </w:tr>
      <w:tr w:rsidR="00AA4D84" w:rsidTr="00B43A78">
        <w:trPr>
          <w:cantSplit/>
        </w:trPr>
        <w:tc>
          <w:tcPr>
            <w:tcW w:w="25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MaxTimeMilliseconds</w:t>
            </w:r>
            <w:r w:rsidR="00C0079F">
              <w:t xml:space="preserve"> (C/COM)</w:t>
            </w:r>
          </w:p>
        </w:tc>
        <w:tc>
          <w:tcPr>
            <w:tcW w:w="43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
            </w:pPr>
            <w:r>
              <w:t xml:space="preserve">Specifies the maximum time the end-user allows for this method to complete in milliseconds. The values </w:t>
            </w:r>
            <w:r w:rsidR="0011076E">
              <w:t xml:space="preserve">of Immediate and Infinite, as defined in IviDigitizer Function Parameter Value Definitions, </w:t>
            </w:r>
            <w:r>
              <w:t>are also allowed.</w:t>
            </w:r>
          </w:p>
        </w:tc>
        <w:tc>
          <w:tcPr>
            <w:tcW w:w="198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ViInt32</w:t>
            </w:r>
          </w:p>
        </w:tc>
      </w:tr>
      <w:tr w:rsidR="00C0079F" w:rsidTr="00B43A78">
        <w:trPr>
          <w:cantSplit/>
        </w:trPr>
        <w:tc>
          <w:tcPr>
            <w:tcW w:w="2520" w:type="dxa"/>
            <w:tcBorders>
              <w:top w:val="single" w:sz="6" w:space="0" w:color="auto"/>
              <w:left w:val="single" w:sz="6" w:space="0" w:color="auto"/>
              <w:bottom w:val="single" w:sz="6" w:space="0" w:color="auto"/>
              <w:right w:val="single" w:sz="6" w:space="0" w:color="auto"/>
            </w:tcBorders>
          </w:tcPr>
          <w:p w:rsidR="00C0079F" w:rsidRDefault="00C0079F" w:rsidP="0045552E">
            <w:pPr>
              <w:pStyle w:val="TableCellCourierNew"/>
            </w:pPr>
            <w:r>
              <w:lastRenderedPageBreak/>
              <w:t>maxTime (.NET)</w:t>
            </w:r>
          </w:p>
        </w:tc>
        <w:tc>
          <w:tcPr>
            <w:tcW w:w="4320" w:type="dxa"/>
            <w:tcBorders>
              <w:top w:val="single" w:sz="6" w:space="0" w:color="auto"/>
              <w:left w:val="single" w:sz="6" w:space="0" w:color="auto"/>
              <w:bottom w:val="single" w:sz="6" w:space="0" w:color="auto"/>
              <w:right w:val="single" w:sz="6" w:space="0" w:color="auto"/>
            </w:tcBorders>
          </w:tcPr>
          <w:p w:rsidR="00C0079F" w:rsidRDefault="00C0079F" w:rsidP="00DE0033">
            <w:pPr>
              <w:pStyle w:val="TableCell"/>
            </w:pPr>
            <w:r>
              <w:t xml:space="preserve">Specifies the maximum time the end-user allows for this method to complete. The values of </w:t>
            </w:r>
            <w:r w:rsidR="00213DEB">
              <w:t xml:space="preserve">Immediate </w:t>
            </w:r>
            <w:r>
              <w:t xml:space="preserve"> and </w:t>
            </w:r>
            <w:r w:rsidR="00213DEB">
              <w:t>Infinite</w:t>
            </w:r>
            <w:r>
              <w:t>, as defined in IviDigitizer Function Parameter Value Definitions, are also allowed.</w:t>
            </w:r>
          </w:p>
        </w:tc>
        <w:tc>
          <w:tcPr>
            <w:tcW w:w="1980" w:type="dxa"/>
            <w:tcBorders>
              <w:top w:val="single" w:sz="6" w:space="0" w:color="auto"/>
              <w:left w:val="single" w:sz="6" w:space="0" w:color="auto"/>
              <w:bottom w:val="single" w:sz="6" w:space="0" w:color="auto"/>
              <w:right w:val="single" w:sz="6" w:space="0" w:color="auto"/>
            </w:tcBorders>
          </w:tcPr>
          <w:p w:rsidR="00B43A78" w:rsidRDefault="00B43A78" w:rsidP="00B43A78">
            <w:pPr>
              <w:pStyle w:val="TableCellCourierNew"/>
              <w:spacing w:after="0"/>
            </w:pPr>
            <w:r>
              <w:t>Ivi.Driver.</w:t>
            </w:r>
          </w:p>
          <w:p w:rsidR="00C0079F" w:rsidRDefault="00AD40F2" w:rsidP="00B43A78">
            <w:pPr>
              <w:pStyle w:val="TableCellCourierNew"/>
              <w:spacing w:before="0" w:after="0"/>
            </w:pPr>
            <w:r>
              <w:t>Precision</w:t>
            </w:r>
            <w:r w:rsidR="00C0079F">
              <w:t>TimeSpan</w:t>
            </w:r>
          </w:p>
        </w:tc>
      </w:tr>
      <w:tr w:rsidR="00C0079F" w:rsidTr="00B43A78">
        <w:trPr>
          <w:cantSplit/>
        </w:trPr>
        <w:tc>
          <w:tcPr>
            <w:tcW w:w="2520" w:type="dxa"/>
            <w:tcBorders>
              <w:top w:val="single" w:sz="6" w:space="0" w:color="auto"/>
              <w:left w:val="single" w:sz="6" w:space="0" w:color="auto"/>
              <w:bottom w:val="single" w:sz="6" w:space="0" w:color="auto"/>
              <w:right w:val="single" w:sz="6" w:space="0" w:color="auto"/>
            </w:tcBorders>
          </w:tcPr>
          <w:p w:rsidR="00C0079F" w:rsidRDefault="00C0079F" w:rsidP="00085177">
            <w:pPr>
              <w:pStyle w:val="TableCellCourierNew"/>
            </w:pPr>
            <w:r>
              <w:t>WaveformArraySize</w:t>
            </w:r>
            <w:r w:rsidR="00B43A78">
              <w:t xml:space="preserve"> (C)</w:t>
            </w:r>
          </w:p>
        </w:tc>
        <w:tc>
          <w:tcPr>
            <w:tcW w:w="4320" w:type="dxa"/>
            <w:tcBorders>
              <w:top w:val="single" w:sz="6" w:space="0" w:color="auto"/>
              <w:left w:val="single" w:sz="6" w:space="0" w:color="auto"/>
              <w:bottom w:val="single" w:sz="6" w:space="0" w:color="auto"/>
              <w:right w:val="single" w:sz="6" w:space="0" w:color="auto"/>
            </w:tcBorders>
          </w:tcPr>
          <w:p w:rsidR="00C0079F" w:rsidRDefault="00C0079F" w:rsidP="00085177">
            <w:pPr>
              <w:pStyle w:val="TableCell"/>
            </w:pPr>
            <w:r>
              <w:t>Specifies the allocated size of the WaveformArray buffer, in number of data points. If this value is smaller than the total number of points to be retrieved, the driver will fill the waveform buffer as fully as possible and return the actual number of points retrieved in the ActualPoints parameter. In IVI-COM, the driver will allocate the memory buffer, unless a non-empty SAFEARRAY is passed as input. In the latter case, the driver shall not reallocate a memory buffer.</w:t>
            </w:r>
          </w:p>
        </w:tc>
        <w:tc>
          <w:tcPr>
            <w:tcW w:w="1980" w:type="dxa"/>
            <w:tcBorders>
              <w:top w:val="single" w:sz="6" w:space="0" w:color="auto"/>
              <w:left w:val="single" w:sz="6" w:space="0" w:color="auto"/>
              <w:bottom w:val="single" w:sz="6" w:space="0" w:color="auto"/>
              <w:right w:val="single" w:sz="6" w:space="0" w:color="auto"/>
            </w:tcBorders>
          </w:tcPr>
          <w:p w:rsidR="00C0079F" w:rsidRDefault="00C0079F" w:rsidP="00085177">
            <w:pPr>
              <w:pStyle w:val="TableCellCourierNew"/>
            </w:pPr>
            <w:r>
              <w:t>ViInt64</w:t>
            </w:r>
          </w:p>
        </w:tc>
      </w:tr>
      <w:tr w:rsidR="0033565A" w:rsidTr="00B43A78">
        <w:trPr>
          <w:cantSplit/>
        </w:trPr>
        <w:tc>
          <w:tcPr>
            <w:tcW w:w="2520"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pPr>
            <w:r>
              <w:t>waveform (.NET)</w:t>
            </w:r>
          </w:p>
        </w:tc>
        <w:tc>
          <w:tcPr>
            <w:tcW w:w="4320" w:type="dxa"/>
            <w:tcBorders>
              <w:top w:val="single" w:sz="6" w:space="0" w:color="auto"/>
              <w:left w:val="single" w:sz="6" w:space="0" w:color="auto"/>
              <w:bottom w:val="single" w:sz="6" w:space="0" w:color="auto"/>
              <w:right w:val="single" w:sz="6" w:space="0" w:color="auto"/>
            </w:tcBorders>
          </w:tcPr>
          <w:p w:rsidR="0033565A" w:rsidRDefault="0033565A" w:rsidP="003E1C07">
            <w:pPr>
              <w:pStyle w:val="TableCell"/>
              <w:ind w:right="0"/>
            </w:pPr>
            <w:r w:rsidRPr="007478E7">
              <w:t xml:space="preserve">The waveform object into which the measurement data is stored. </w:t>
            </w:r>
            <w:r>
              <w:t xml:space="preserve">The waveform memory may </w:t>
            </w:r>
            <w:r w:rsidR="003E1C07">
              <w:t xml:space="preserve">be </w:t>
            </w:r>
            <w:r>
              <w:t>allocated before calling this method, or during the call to this method</w:t>
            </w:r>
            <w:r w:rsidR="00C06F58">
              <w:t xml:space="preserve">. </w:t>
            </w:r>
            <w:r>
              <w:t>To allocate memory before calling this method, create a waveform object using the Create Waveform method and set the waveform parameter to that waveform object</w:t>
            </w:r>
            <w:r w:rsidR="00C06F58">
              <w:t xml:space="preserve">. </w:t>
            </w:r>
            <w:r>
              <w:t xml:space="preserve">To allocate memory during the call to this method, set the  waveform parameter to </w:t>
            </w:r>
            <w:r w:rsidRPr="00126D3E">
              <w:rPr>
                <w:rFonts w:ascii="Courier New" w:hAnsi="Courier New" w:cs="Courier New"/>
                <w:sz w:val="18"/>
                <w:szCs w:val="18"/>
              </w:rPr>
              <w:t>(IWaveform&lt;</w:t>
            </w:r>
            <w:r>
              <w:rPr>
                <w:rFonts w:ascii="Courier New" w:hAnsi="Courier New" w:cs="Courier New"/>
                <w:sz w:val="18"/>
                <w:szCs w:val="18"/>
              </w:rPr>
              <w:t>Int32</w:t>
            </w:r>
            <w:r w:rsidRPr="00126D3E">
              <w:rPr>
                <w:rFonts w:ascii="Courier New" w:hAnsi="Courier New" w:cs="Courier New"/>
                <w:sz w:val="18"/>
                <w:szCs w:val="18"/>
              </w:rPr>
              <w:t>&gt;)null</w:t>
            </w:r>
            <w:r w:rsidR="00C06F58">
              <w:t xml:space="preserve">. </w:t>
            </w:r>
            <w:r>
              <w:t xml:space="preserve">Note that this is critically different than setting waveform to </w:t>
            </w:r>
            <w:r w:rsidRPr="00126D3E">
              <w:rPr>
                <w:rFonts w:ascii="Courier New" w:hAnsi="Courier New" w:cs="Courier New"/>
                <w:sz w:val="18"/>
                <w:szCs w:val="18"/>
              </w:rPr>
              <w:t>null</w:t>
            </w:r>
            <w:r>
              <w:t>, which generates a build error</w:t>
            </w:r>
            <w:r w:rsidR="00C06F58">
              <w:t xml:space="preserve">. </w:t>
            </w:r>
            <w:r w:rsidR="00550AC3">
              <w:t>The method will also allocate memory during the call if the waveform parameter is set to a waveform object with zero sized data.</w:t>
            </w:r>
          </w:p>
        </w:tc>
        <w:tc>
          <w:tcPr>
            <w:tcW w:w="1980"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spacing w:after="0"/>
            </w:pPr>
            <w:r>
              <w:t>IviDriver.</w:t>
            </w:r>
          </w:p>
          <w:p w:rsidR="0033565A" w:rsidRDefault="0033565A" w:rsidP="00A244CB">
            <w:pPr>
              <w:pStyle w:val="TableCellCourierNew"/>
              <w:spacing w:before="0"/>
            </w:pPr>
            <w:r>
              <w:t>IWaveform&lt;Int32&gt;</w:t>
            </w:r>
          </w:p>
        </w:tc>
      </w:tr>
    </w:tbl>
    <w:p w:rsidR="00DA7537" w:rsidRDefault="00DA7537" w:rsidP="00AA4D84">
      <w:pPr>
        <w:pStyle w:val="FunctionHead"/>
      </w:pPr>
    </w:p>
    <w:tbl>
      <w:tblPr>
        <w:tblW w:w="8820" w:type="dxa"/>
        <w:tblInd w:w="710" w:type="dxa"/>
        <w:tblLayout w:type="fixed"/>
        <w:tblCellMar>
          <w:left w:w="80" w:type="dxa"/>
          <w:right w:w="80" w:type="dxa"/>
        </w:tblCellMar>
        <w:tblLook w:val="0000"/>
      </w:tblPr>
      <w:tblGrid>
        <w:gridCol w:w="2520"/>
        <w:gridCol w:w="4320"/>
        <w:gridCol w:w="1980"/>
      </w:tblGrid>
      <w:tr w:rsidR="00DA7537" w:rsidTr="00B43A78">
        <w:trPr>
          <w:cantSplit/>
        </w:trPr>
        <w:tc>
          <w:tcPr>
            <w:tcW w:w="2520" w:type="dxa"/>
            <w:tcBorders>
              <w:top w:val="single" w:sz="6" w:space="0" w:color="auto"/>
              <w:left w:val="single" w:sz="6" w:space="0" w:color="auto"/>
              <w:right w:val="single" w:sz="6" w:space="0" w:color="auto"/>
            </w:tcBorders>
          </w:tcPr>
          <w:p w:rsidR="00DA7537" w:rsidRDefault="00DA7537" w:rsidP="00C472E0">
            <w:pPr>
              <w:pStyle w:val="TableHead"/>
            </w:pPr>
            <w:r>
              <w:t>Outputs</w:t>
            </w:r>
          </w:p>
        </w:tc>
        <w:tc>
          <w:tcPr>
            <w:tcW w:w="4320" w:type="dxa"/>
            <w:tcBorders>
              <w:top w:val="single" w:sz="6" w:space="0" w:color="auto"/>
              <w:left w:val="single" w:sz="6" w:space="0" w:color="auto"/>
              <w:right w:val="single" w:sz="6" w:space="0" w:color="auto"/>
            </w:tcBorders>
          </w:tcPr>
          <w:p w:rsidR="00DA7537" w:rsidRDefault="00DA7537" w:rsidP="00C472E0">
            <w:pPr>
              <w:pStyle w:val="TableHead"/>
            </w:pPr>
            <w:r>
              <w:t>Description</w:t>
            </w:r>
          </w:p>
        </w:tc>
        <w:tc>
          <w:tcPr>
            <w:tcW w:w="1980" w:type="dxa"/>
            <w:tcBorders>
              <w:top w:val="single" w:sz="6" w:space="0" w:color="auto"/>
              <w:left w:val="single" w:sz="6" w:space="0" w:color="auto"/>
              <w:right w:val="single" w:sz="6" w:space="0" w:color="auto"/>
            </w:tcBorders>
          </w:tcPr>
          <w:p w:rsidR="00DA7537" w:rsidRDefault="00DA7537" w:rsidP="00C472E0">
            <w:pPr>
              <w:pStyle w:val="TableHead"/>
            </w:pPr>
            <w:r>
              <w:t>Base Type</w:t>
            </w:r>
          </w:p>
        </w:tc>
      </w:tr>
      <w:tr w:rsidR="00C472E0" w:rsidTr="00B43A78">
        <w:trPr>
          <w:cantSplit/>
        </w:trPr>
        <w:tc>
          <w:tcPr>
            <w:tcW w:w="25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t>WaveformArray</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r w:rsidR="0080634C">
              <w:t xml:space="preserve">. </w:t>
            </w:r>
            <w:r>
              <w:t>Units for the individual array elements are unscaled ADC values.</w:t>
            </w:r>
          </w:p>
        </w:tc>
        <w:tc>
          <w:tcPr>
            <w:tcW w:w="198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t>ViInt32[]</w:t>
            </w:r>
          </w:p>
        </w:tc>
      </w:tr>
      <w:tr w:rsidR="00C472E0" w:rsidTr="00B43A78">
        <w:trPr>
          <w:cantSplit/>
        </w:trPr>
        <w:tc>
          <w:tcPr>
            <w:tcW w:w="25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t>ActualPoints</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
            </w:pPr>
            <w:r>
              <w:t>Indicates how many data points were actually retrieved from the instrument.</w:t>
            </w:r>
          </w:p>
        </w:tc>
        <w:tc>
          <w:tcPr>
            <w:tcW w:w="198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t>ViInt64</w:t>
            </w:r>
          </w:p>
        </w:tc>
      </w:tr>
      <w:tr w:rsidR="00C472E0" w:rsidTr="00B43A78">
        <w:trPr>
          <w:cantSplit/>
        </w:trPr>
        <w:tc>
          <w:tcPr>
            <w:tcW w:w="25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lastRenderedPageBreak/>
              <w:t>FirstValidPoint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
            </w:pPr>
            <w:r>
              <w:t>Indicates the index of the first valid data point in the output Data array</w:t>
            </w:r>
            <w:r w:rsidR="0080634C">
              <w:t xml:space="preserve">. </w:t>
            </w:r>
            <w:r>
              <w:t>This value will often be zero</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This eliminates the need to shift the data during the transfer, ensuring maximum data transfer rates.</w:t>
            </w:r>
          </w:p>
        </w:tc>
        <w:tc>
          <w:tcPr>
            <w:tcW w:w="198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t>ViInt64</w:t>
            </w:r>
          </w:p>
        </w:tc>
      </w:tr>
      <w:tr w:rsidR="00C472E0" w:rsidTr="00B43A78">
        <w:trPr>
          <w:cantSplit/>
        </w:trPr>
        <w:tc>
          <w:tcPr>
            <w:tcW w:w="25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t>InitialXOffset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
            </w:pPr>
            <w:r>
              <w:t>The time in relation to the Trigger Event of the first point in the waveform in seconds. Negative values mean that the first point in the waveform array was acquired before the trigger event.</w:t>
            </w:r>
          </w:p>
        </w:tc>
        <w:tc>
          <w:tcPr>
            <w:tcW w:w="1980" w:type="dxa"/>
            <w:tcBorders>
              <w:top w:val="single" w:sz="6" w:space="0" w:color="auto"/>
              <w:left w:val="single" w:sz="6" w:space="0" w:color="auto"/>
              <w:bottom w:val="single" w:sz="6" w:space="0" w:color="auto"/>
              <w:right w:val="single" w:sz="6" w:space="0" w:color="auto"/>
            </w:tcBorders>
          </w:tcPr>
          <w:p w:rsidR="00C472E0" w:rsidRDefault="00C472E0" w:rsidP="00B43A78">
            <w:pPr>
              <w:pStyle w:val="TableCellCourierNew"/>
            </w:pPr>
            <w:r>
              <w:t>ViReal64</w:t>
            </w:r>
          </w:p>
        </w:tc>
      </w:tr>
      <w:tr w:rsidR="00C472E0" w:rsidTr="00B43A78">
        <w:trPr>
          <w:cantSplit/>
        </w:trPr>
        <w:tc>
          <w:tcPr>
            <w:tcW w:w="25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t>InitialXTimeSeconds</w:t>
            </w:r>
            <w:r w:rsidR="00C0079F">
              <w:t xml:space="preserve"> (C/COM)</w:t>
            </w:r>
          </w:p>
        </w:tc>
        <w:tc>
          <w:tcPr>
            <w:tcW w:w="43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t>ViReal64</w:t>
            </w:r>
          </w:p>
        </w:tc>
      </w:tr>
      <w:tr w:rsidR="00C472E0" w:rsidTr="00B43A78">
        <w:trPr>
          <w:cantSplit/>
        </w:trPr>
        <w:tc>
          <w:tcPr>
            <w:tcW w:w="25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t>InitialXTimeFraction</w:t>
            </w:r>
            <w:r w:rsidR="00C0079F">
              <w:t xml:space="preserve"> (C/COM)</w:t>
            </w:r>
          </w:p>
        </w:tc>
        <w:tc>
          <w:tcPr>
            <w:tcW w:w="43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t>ViReal64</w:t>
            </w:r>
          </w:p>
        </w:tc>
      </w:tr>
      <w:tr w:rsidR="00C0079F" w:rsidTr="00B43A78">
        <w:trPr>
          <w:cantSplit/>
        </w:trPr>
        <w:tc>
          <w:tcPr>
            <w:tcW w:w="2520" w:type="dxa"/>
            <w:tcBorders>
              <w:top w:val="single" w:sz="6" w:space="0" w:color="auto"/>
              <w:left w:val="single" w:sz="6" w:space="0" w:color="auto"/>
              <w:bottom w:val="single" w:sz="6" w:space="0" w:color="auto"/>
              <w:right w:val="single" w:sz="6" w:space="0" w:color="auto"/>
            </w:tcBorders>
          </w:tcPr>
          <w:p w:rsidR="00C0079F" w:rsidRDefault="00C0079F" w:rsidP="00C472E0">
            <w:pPr>
              <w:pStyle w:val="TableCellCourierNew"/>
            </w:pPr>
            <w:r>
              <w:t>XIncrement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C0079F" w:rsidRDefault="00C0079F" w:rsidP="00C472E0">
            <w:pPr>
              <w:pStyle w:val="TableCell"/>
            </w:pPr>
            <w:r>
              <w:t>The time between points in the acquired waveform in seconds.</w:t>
            </w:r>
          </w:p>
        </w:tc>
        <w:tc>
          <w:tcPr>
            <w:tcW w:w="1980" w:type="dxa"/>
            <w:tcBorders>
              <w:top w:val="single" w:sz="6" w:space="0" w:color="auto"/>
              <w:left w:val="single" w:sz="6" w:space="0" w:color="auto"/>
              <w:bottom w:val="single" w:sz="6" w:space="0" w:color="auto"/>
              <w:right w:val="single" w:sz="6" w:space="0" w:color="auto"/>
            </w:tcBorders>
          </w:tcPr>
          <w:p w:rsidR="00C0079F" w:rsidRDefault="00C0079F" w:rsidP="00B43A78">
            <w:pPr>
              <w:pStyle w:val="TableCellCourierNew"/>
            </w:pPr>
            <w:r>
              <w:t>ViReal64</w:t>
            </w:r>
          </w:p>
        </w:tc>
      </w:tr>
      <w:tr w:rsidR="00C0079F" w:rsidTr="00B43A78">
        <w:trPr>
          <w:cantSplit/>
        </w:trPr>
        <w:tc>
          <w:tcPr>
            <w:tcW w:w="2520" w:type="dxa"/>
            <w:tcBorders>
              <w:top w:val="single" w:sz="6" w:space="0" w:color="auto"/>
              <w:left w:val="single" w:sz="6" w:space="0" w:color="auto"/>
              <w:bottom w:val="single" w:sz="6" w:space="0" w:color="auto"/>
              <w:right w:val="single" w:sz="6" w:space="0" w:color="auto"/>
            </w:tcBorders>
          </w:tcPr>
          <w:p w:rsidR="00C0079F" w:rsidRDefault="00C0079F" w:rsidP="00C472E0">
            <w:pPr>
              <w:pStyle w:val="TableCellCourierNew"/>
            </w:pPr>
            <w:r>
              <w:t>ScaleFactor</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C0079F" w:rsidRDefault="00C0079F" w:rsidP="00C472E0">
            <w:pPr>
              <w:pStyle w:val="TableCell"/>
            </w:pPr>
            <w:r>
              <w:t>Scaling factor for the waveform data.</w:t>
            </w:r>
          </w:p>
        </w:tc>
        <w:tc>
          <w:tcPr>
            <w:tcW w:w="1980" w:type="dxa"/>
            <w:tcBorders>
              <w:top w:val="single" w:sz="6" w:space="0" w:color="auto"/>
              <w:left w:val="single" w:sz="6" w:space="0" w:color="auto"/>
              <w:bottom w:val="single" w:sz="6" w:space="0" w:color="auto"/>
              <w:right w:val="single" w:sz="6" w:space="0" w:color="auto"/>
            </w:tcBorders>
          </w:tcPr>
          <w:p w:rsidR="00C0079F" w:rsidRDefault="00C0079F" w:rsidP="00C472E0">
            <w:pPr>
              <w:pStyle w:val="TableCellCourierNew"/>
            </w:pPr>
            <w:r>
              <w:t>ViReal64</w:t>
            </w:r>
          </w:p>
        </w:tc>
      </w:tr>
      <w:tr w:rsidR="00C0079F" w:rsidTr="00B43A78">
        <w:trPr>
          <w:cantSplit/>
        </w:trPr>
        <w:tc>
          <w:tcPr>
            <w:tcW w:w="2520" w:type="dxa"/>
            <w:tcBorders>
              <w:top w:val="single" w:sz="6" w:space="0" w:color="auto"/>
              <w:left w:val="single" w:sz="6" w:space="0" w:color="auto"/>
              <w:bottom w:val="single" w:sz="6" w:space="0" w:color="auto"/>
              <w:right w:val="single" w:sz="6" w:space="0" w:color="auto"/>
            </w:tcBorders>
          </w:tcPr>
          <w:p w:rsidR="00C0079F" w:rsidRDefault="00C0079F" w:rsidP="00C472E0">
            <w:pPr>
              <w:pStyle w:val="TableCellCourierNew"/>
            </w:pPr>
            <w:r>
              <w:t>ScaleOffset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C0079F" w:rsidRDefault="00C0079F" w:rsidP="00C472E0">
            <w:pPr>
              <w:pStyle w:val="TableCell"/>
            </w:pPr>
            <w:r>
              <w:t>Scaling offset for the waveform data.</w:t>
            </w:r>
          </w:p>
        </w:tc>
        <w:tc>
          <w:tcPr>
            <w:tcW w:w="1980" w:type="dxa"/>
            <w:tcBorders>
              <w:top w:val="single" w:sz="6" w:space="0" w:color="auto"/>
              <w:left w:val="single" w:sz="6" w:space="0" w:color="auto"/>
              <w:bottom w:val="single" w:sz="6" w:space="0" w:color="auto"/>
              <w:right w:val="single" w:sz="6" w:space="0" w:color="auto"/>
            </w:tcBorders>
          </w:tcPr>
          <w:p w:rsidR="00C0079F" w:rsidRDefault="00C0079F" w:rsidP="00C472E0">
            <w:pPr>
              <w:pStyle w:val="TableCellCourierNew"/>
            </w:pPr>
            <w:r>
              <w:t>ViReal64</w:t>
            </w:r>
          </w:p>
        </w:tc>
      </w:tr>
      <w:tr w:rsidR="00B43A78" w:rsidTr="008D69C1">
        <w:trPr>
          <w:cantSplit/>
        </w:trPr>
        <w:tc>
          <w:tcPr>
            <w:tcW w:w="2520" w:type="dxa"/>
            <w:tcBorders>
              <w:top w:val="single" w:sz="6" w:space="0" w:color="auto"/>
              <w:left w:val="single" w:sz="6" w:space="0" w:color="auto"/>
              <w:bottom w:val="single" w:sz="6" w:space="0" w:color="auto"/>
              <w:right w:val="single" w:sz="6" w:space="0" w:color="auto"/>
            </w:tcBorders>
          </w:tcPr>
          <w:p w:rsidR="00B43A78" w:rsidRDefault="00B43A78"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rsidR="00B43A78" w:rsidRDefault="00B43A78" w:rsidP="00A244CB">
            <w:pPr>
              <w:pStyle w:val="TableCell"/>
              <w:ind w:right="0"/>
            </w:pPr>
            <w:r w:rsidRPr="007478E7">
              <w:t>A waveform object containing the measurement data.</w:t>
            </w:r>
          </w:p>
        </w:tc>
        <w:tc>
          <w:tcPr>
            <w:tcW w:w="1980" w:type="dxa"/>
            <w:tcBorders>
              <w:top w:val="single" w:sz="6" w:space="0" w:color="auto"/>
              <w:left w:val="single" w:sz="6" w:space="0" w:color="auto"/>
              <w:bottom w:val="single" w:sz="6" w:space="0" w:color="auto"/>
              <w:right w:val="single" w:sz="6" w:space="0" w:color="auto"/>
            </w:tcBorders>
          </w:tcPr>
          <w:p w:rsidR="00B43A78" w:rsidRDefault="00B43A78" w:rsidP="00A244CB">
            <w:pPr>
              <w:pStyle w:val="TableCellCourierNew"/>
              <w:spacing w:after="0"/>
            </w:pPr>
            <w:r>
              <w:t>Ivi.Driver.</w:t>
            </w:r>
          </w:p>
          <w:p w:rsidR="00B43A78" w:rsidRDefault="00B43A78" w:rsidP="00A244CB">
            <w:pPr>
              <w:pStyle w:val="TableCellCourierNew"/>
              <w:spacing w:before="0" w:after="0"/>
            </w:pPr>
            <w:r>
              <w:t>IWaveform&lt;Int32&gt;</w:t>
            </w:r>
          </w:p>
        </w:tc>
      </w:tr>
    </w:tbl>
    <w:p w:rsidR="00BF0118" w:rsidRDefault="00BF0118" w:rsidP="00BF0118">
      <w:pPr>
        <w:pStyle w:val="AttrFuncSubheading"/>
        <w:pageBreakBefore/>
      </w:pPr>
      <w:r>
        <w:lastRenderedPageBreak/>
        <w:t>Defined Values for the MaxTimeMilliseconds Parameter</w:t>
      </w:r>
      <w:r w:rsidR="00C0079F">
        <w:t xml:space="preserve"> (C/COM)</w:t>
      </w:r>
    </w:p>
    <w:p w:rsidR="00C0079F" w:rsidRPr="00C0079F" w:rsidRDefault="00C0079F" w:rsidP="00C0079F">
      <w:pPr>
        <w:pStyle w:val="Body"/>
      </w:pPr>
    </w:p>
    <w:tbl>
      <w:tblPr>
        <w:tblW w:w="0" w:type="auto"/>
        <w:tblInd w:w="722" w:type="dxa"/>
        <w:tblLayout w:type="fixed"/>
        <w:tblLook w:val="0000"/>
      </w:tblPr>
      <w:tblGrid>
        <w:gridCol w:w="1456"/>
        <w:gridCol w:w="794"/>
        <w:gridCol w:w="1080"/>
        <w:gridCol w:w="5310"/>
      </w:tblGrid>
      <w:tr w:rsidR="00BF0118" w:rsidTr="00F87686">
        <w:trPr>
          <w:cantSplit/>
        </w:trPr>
        <w:tc>
          <w:tcPr>
            <w:tcW w:w="1456" w:type="dxa"/>
            <w:vMerge w:val="restart"/>
            <w:tcBorders>
              <w:top w:val="single" w:sz="4" w:space="0" w:color="auto"/>
              <w:left w:val="single" w:sz="6" w:space="0" w:color="auto"/>
              <w:right w:val="single" w:sz="6" w:space="0" w:color="auto"/>
            </w:tcBorders>
            <w:shd w:val="clear" w:color="auto" w:fill="C0C0C0"/>
          </w:tcPr>
          <w:p w:rsidR="00BF0118" w:rsidRDefault="00BF0118" w:rsidP="00F87686">
            <w:pPr>
              <w:pStyle w:val="TableHead"/>
              <w:jc w:val="left"/>
              <w:rPr>
                <w:rFonts w:ascii="Courier" w:hAnsi="Courier" w:cs="Courier"/>
                <w:i/>
                <w:iCs/>
                <w:sz w:val="18"/>
                <w:szCs w:val="18"/>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rsidR="00BF0118" w:rsidRDefault="00BF0118" w:rsidP="00F87686">
            <w:pPr>
              <w:pStyle w:val="TableHead"/>
              <w:jc w:val="left"/>
              <w:rPr>
                <w:i/>
                <w:iCs/>
                <w:lang w:val="fr-FR"/>
              </w:rPr>
            </w:pPr>
            <w:r>
              <w:rPr>
                <w:i/>
                <w:iCs/>
                <w:lang w:val="fr-FR"/>
              </w:rPr>
              <w:t>Description</w:t>
            </w:r>
          </w:p>
        </w:tc>
      </w:tr>
      <w:tr w:rsidR="00BF0118" w:rsidTr="00F87686">
        <w:trPr>
          <w:cantSplit/>
        </w:trPr>
        <w:tc>
          <w:tcPr>
            <w:tcW w:w="1456" w:type="dxa"/>
            <w:vMerge/>
            <w:tcBorders>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p>
        </w:tc>
        <w:tc>
          <w:tcPr>
            <w:tcW w:w="794"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r>
              <w:rPr>
                <w:i/>
                <w:iCs/>
              </w:rPr>
              <w:t>Identifier</w:t>
            </w:r>
          </w:p>
        </w:tc>
      </w:tr>
      <w:tr w:rsidR="00BF0118" w:rsidTr="00F87686">
        <w:trPr>
          <w:cantSplit/>
        </w:trPr>
        <w:tc>
          <w:tcPr>
            <w:tcW w:w="1456" w:type="dxa"/>
            <w:vMerge w:val="restart"/>
            <w:tcBorders>
              <w:top w:val="single" w:sz="4" w:space="0" w:color="auto"/>
              <w:left w:val="single" w:sz="6" w:space="0" w:color="auto"/>
              <w:right w:val="single" w:sz="6" w:space="0" w:color="auto"/>
            </w:tcBorders>
          </w:tcPr>
          <w:p w:rsidR="00BF0118" w:rsidRDefault="00BF0118" w:rsidP="00F87686">
            <w:pPr>
              <w:pStyle w:val="TableCell"/>
            </w:pPr>
            <w:r>
              <w:t>Immediate</w:t>
            </w:r>
          </w:p>
        </w:tc>
        <w:tc>
          <w:tcPr>
            <w:tcW w:w="7184" w:type="dxa"/>
            <w:gridSpan w:val="3"/>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The function returns immediately.</w:t>
            </w:r>
            <w:r w:rsidR="005D0F44">
              <w:t xml:space="preserve"> If no valid data is available, the function returns an error.</w:t>
            </w:r>
          </w:p>
        </w:tc>
      </w:tr>
      <w:tr w:rsidR="00BF0118" w:rsidTr="00F87686">
        <w:trPr>
          <w:cantSplit/>
        </w:trPr>
        <w:tc>
          <w:tcPr>
            <w:tcW w:w="1456" w:type="dxa"/>
            <w:vMerge/>
            <w:tcBorders>
              <w:left w:val="single" w:sz="6" w:space="0" w:color="auto"/>
              <w:right w:val="single" w:sz="6" w:space="0" w:color="auto"/>
            </w:tcBorders>
          </w:tcPr>
          <w:p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IVIDIGITIZER_VAL_TIMEOUT_IMMEDIATE</w:t>
            </w:r>
          </w:p>
        </w:tc>
      </w:tr>
      <w:tr w:rsidR="00BF0118" w:rsidTr="00F87686">
        <w:trPr>
          <w:cantSplit/>
        </w:trPr>
        <w:tc>
          <w:tcPr>
            <w:tcW w:w="1456"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IviDigitizerTimeOutImmediate</w:t>
            </w:r>
          </w:p>
        </w:tc>
      </w:tr>
      <w:tr w:rsidR="00BF0118" w:rsidTr="00F87686">
        <w:trPr>
          <w:cantSplit/>
        </w:trPr>
        <w:tc>
          <w:tcPr>
            <w:tcW w:w="1456" w:type="dxa"/>
            <w:vMerge w:val="restart"/>
            <w:tcBorders>
              <w:top w:val="single" w:sz="4" w:space="0" w:color="auto"/>
              <w:left w:val="single" w:sz="6" w:space="0" w:color="auto"/>
              <w:right w:val="single" w:sz="6" w:space="0" w:color="auto"/>
            </w:tcBorders>
          </w:tcPr>
          <w:p w:rsidR="00BF0118" w:rsidRDefault="00BF0118" w:rsidP="00F87686">
            <w:pPr>
              <w:pStyle w:val="TableCell"/>
            </w:pPr>
            <w:r>
              <w:t>Infinite</w:t>
            </w:r>
          </w:p>
        </w:tc>
        <w:tc>
          <w:tcPr>
            <w:tcW w:w="7184" w:type="dxa"/>
            <w:gridSpan w:val="3"/>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The function waits indefinitely for the acquisition to complete before returning the data.</w:t>
            </w:r>
          </w:p>
        </w:tc>
      </w:tr>
      <w:tr w:rsidR="00BF0118" w:rsidTr="00F87686">
        <w:trPr>
          <w:cantSplit/>
        </w:trPr>
        <w:tc>
          <w:tcPr>
            <w:tcW w:w="1456" w:type="dxa"/>
            <w:vMerge/>
            <w:tcBorders>
              <w:left w:val="single" w:sz="6" w:space="0" w:color="auto"/>
              <w:right w:val="single" w:sz="6" w:space="0" w:color="auto"/>
            </w:tcBorders>
          </w:tcPr>
          <w:p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IVIDIGITIZER_VAL_TIMEOUT_INFINITE</w:t>
            </w:r>
          </w:p>
        </w:tc>
      </w:tr>
      <w:tr w:rsidR="00BF0118" w:rsidTr="00F87686">
        <w:trPr>
          <w:cantSplit/>
        </w:trPr>
        <w:tc>
          <w:tcPr>
            <w:tcW w:w="1456"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IviDigitizerTimeOutInfinite</w:t>
            </w:r>
          </w:p>
        </w:tc>
      </w:tr>
    </w:tbl>
    <w:p w:rsidR="00C0079F" w:rsidRPr="00F05301" w:rsidRDefault="00C0079F" w:rsidP="00C0079F">
      <w:pPr>
        <w:pStyle w:val="AttrFuncSubheading"/>
        <w:rPr>
          <w:color w:val="auto"/>
        </w:rPr>
      </w:pPr>
      <w:r w:rsidRPr="0089350F">
        <w:rPr>
          <w:color w:val="auto"/>
        </w:rPr>
        <w:t xml:space="preserve">Defined Values for the </w:t>
      </w:r>
      <w:r w:rsidR="0045552E">
        <w:rPr>
          <w:color w:val="auto"/>
        </w:rPr>
        <w:t>m</w:t>
      </w:r>
      <w:r w:rsidRPr="0089350F">
        <w:rPr>
          <w:color w:val="auto"/>
        </w:rPr>
        <w:t>axTime Parameter (.NET)</w:t>
      </w:r>
    </w:p>
    <w:p w:rsidR="00C0079F" w:rsidRPr="00A654D9" w:rsidRDefault="00C0079F" w:rsidP="00C0079F">
      <w:pPr>
        <w:pStyle w:val="Body"/>
        <w:rPr>
          <w:color w:val="548DD4"/>
        </w:rPr>
      </w:pPr>
    </w:p>
    <w:tbl>
      <w:tblPr>
        <w:tblW w:w="8640" w:type="dxa"/>
        <w:tblInd w:w="828" w:type="dxa"/>
        <w:tblLayout w:type="fixed"/>
        <w:tblLook w:val="0000"/>
      </w:tblPr>
      <w:tblGrid>
        <w:gridCol w:w="1890"/>
        <w:gridCol w:w="360"/>
        <w:gridCol w:w="1080"/>
        <w:gridCol w:w="5310"/>
      </w:tblGrid>
      <w:tr w:rsidR="00C0079F" w:rsidRPr="00F05301" w:rsidTr="00DD43D1">
        <w:trPr>
          <w:cantSplit/>
        </w:trPr>
        <w:tc>
          <w:tcPr>
            <w:tcW w:w="1890" w:type="dxa"/>
            <w:vMerge w:val="restart"/>
            <w:tcBorders>
              <w:top w:val="single" w:sz="4" w:space="0" w:color="auto"/>
              <w:left w:val="single" w:sz="6" w:space="0" w:color="auto"/>
              <w:right w:val="single" w:sz="6" w:space="0" w:color="auto"/>
            </w:tcBorders>
            <w:shd w:val="clear" w:color="auto" w:fill="C0C0C0"/>
          </w:tcPr>
          <w:p w:rsidR="00C0079F" w:rsidRPr="00F05301" w:rsidRDefault="00C0079F" w:rsidP="00DD43D1">
            <w:pPr>
              <w:pStyle w:val="TableHead"/>
              <w:jc w:val="left"/>
              <w:rPr>
                <w:rFonts w:ascii="Courier" w:hAnsi="Courier"/>
                <w:i/>
                <w:color w:val="auto"/>
                <w:sz w:val="18"/>
              </w:rPr>
            </w:pPr>
            <w:r w:rsidRPr="0089350F">
              <w:rPr>
                <w:i/>
                <w:color w:val="auto"/>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C0079F" w:rsidRPr="00F05301" w:rsidRDefault="00C0079F" w:rsidP="00DD43D1">
            <w:pPr>
              <w:pStyle w:val="TableHead"/>
              <w:jc w:val="left"/>
              <w:rPr>
                <w:i/>
                <w:color w:val="auto"/>
                <w:lang w:val="fr-FR"/>
              </w:rPr>
            </w:pPr>
            <w:r w:rsidRPr="0089350F">
              <w:rPr>
                <w:i/>
                <w:color w:val="auto"/>
                <w:lang w:val="fr-FR"/>
              </w:rPr>
              <w:t>Description</w:t>
            </w:r>
          </w:p>
        </w:tc>
      </w:tr>
      <w:tr w:rsidR="00C0079F" w:rsidRPr="00F05301" w:rsidTr="00DD43D1">
        <w:trPr>
          <w:cantSplit/>
        </w:trPr>
        <w:tc>
          <w:tcPr>
            <w:tcW w:w="1890" w:type="dxa"/>
            <w:vMerge/>
            <w:tcBorders>
              <w:left w:val="single" w:sz="6" w:space="0" w:color="auto"/>
              <w:bottom w:val="double" w:sz="6" w:space="0" w:color="auto"/>
              <w:right w:val="single" w:sz="6" w:space="0" w:color="auto"/>
            </w:tcBorders>
            <w:shd w:val="clear" w:color="auto" w:fill="C0C0C0"/>
          </w:tcPr>
          <w:p w:rsidR="00C0079F" w:rsidRPr="00F05301" w:rsidRDefault="00C0079F" w:rsidP="00DD43D1">
            <w:pPr>
              <w:pStyle w:val="TableHead"/>
              <w:jc w:val="left"/>
              <w:rPr>
                <w:i/>
                <w:color w:val="auto"/>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C0079F" w:rsidRPr="00F05301" w:rsidRDefault="00C0079F" w:rsidP="00DD43D1">
            <w:pPr>
              <w:pStyle w:val="TableHead"/>
              <w:jc w:val="left"/>
              <w:rPr>
                <w:i/>
                <w:color w:val="auto"/>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C0079F" w:rsidRPr="00F05301" w:rsidRDefault="00C0079F" w:rsidP="00DD43D1">
            <w:pPr>
              <w:pStyle w:val="TableHead"/>
              <w:jc w:val="left"/>
              <w:rPr>
                <w:i/>
                <w:color w:val="auto"/>
              </w:rPr>
            </w:pPr>
            <w:r w:rsidRPr="0089350F">
              <w:rPr>
                <w:i/>
                <w:color w:val="auto"/>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C0079F" w:rsidRPr="00F05301" w:rsidRDefault="00C0079F" w:rsidP="00DD43D1">
            <w:pPr>
              <w:pStyle w:val="TableHead"/>
              <w:jc w:val="left"/>
              <w:rPr>
                <w:i/>
                <w:color w:val="auto"/>
              </w:rPr>
            </w:pPr>
            <w:r w:rsidRPr="0089350F">
              <w:rPr>
                <w:i/>
                <w:color w:val="auto"/>
              </w:rPr>
              <w:t>Identifier</w:t>
            </w:r>
          </w:p>
        </w:tc>
      </w:tr>
      <w:tr w:rsidR="008078E3" w:rsidRPr="00F05301" w:rsidTr="00DD43D1">
        <w:trPr>
          <w:cantSplit/>
        </w:trPr>
        <w:tc>
          <w:tcPr>
            <w:tcW w:w="1890" w:type="dxa"/>
            <w:vMerge w:val="restart"/>
            <w:tcBorders>
              <w:top w:val="double" w:sz="6" w:space="0" w:color="auto"/>
              <w:left w:val="single" w:sz="6" w:space="0" w:color="auto"/>
              <w:bottom w:val="single" w:sz="4" w:space="0" w:color="auto"/>
              <w:right w:val="single" w:sz="6" w:space="0" w:color="auto"/>
            </w:tcBorders>
          </w:tcPr>
          <w:p w:rsidR="008078E3" w:rsidRPr="00F05301" w:rsidRDefault="008078E3" w:rsidP="00DD43D1">
            <w:pPr>
              <w:pStyle w:val="TableCell"/>
              <w:rPr>
                <w:color w:val="auto"/>
              </w:rPr>
            </w:pPr>
            <w:r>
              <w:rPr>
                <w:color w:val="auto"/>
              </w:rPr>
              <w:t>Immediate</w:t>
            </w:r>
          </w:p>
        </w:tc>
        <w:tc>
          <w:tcPr>
            <w:tcW w:w="6750" w:type="dxa"/>
            <w:gridSpan w:val="3"/>
            <w:tcBorders>
              <w:top w:val="double" w:sz="6" w:space="0" w:color="auto"/>
              <w:left w:val="single" w:sz="6" w:space="0" w:color="auto"/>
              <w:bottom w:val="single" w:sz="4" w:space="0" w:color="auto"/>
              <w:right w:val="single" w:sz="6" w:space="0" w:color="auto"/>
            </w:tcBorders>
          </w:tcPr>
          <w:p w:rsidR="008078E3" w:rsidRPr="00F05301" w:rsidRDefault="008078E3" w:rsidP="00DD43D1">
            <w:pPr>
              <w:pStyle w:val="TableCell"/>
              <w:rPr>
                <w:color w:val="auto"/>
              </w:rPr>
            </w:pPr>
            <w:r w:rsidRPr="0089350F">
              <w:rPr>
                <w:snapToGrid w:val="0"/>
                <w:color w:val="auto"/>
              </w:rPr>
              <w:t>The function returns immediately. If no valid measurement value exists, the function returns an error.</w:t>
            </w:r>
          </w:p>
        </w:tc>
      </w:tr>
      <w:tr w:rsidR="008078E3" w:rsidRPr="00F05301" w:rsidTr="00DD43D1">
        <w:trPr>
          <w:cantSplit/>
          <w:trHeight w:val="260"/>
        </w:trPr>
        <w:tc>
          <w:tcPr>
            <w:tcW w:w="1890" w:type="dxa"/>
            <w:vMerge/>
            <w:tcBorders>
              <w:left w:val="single" w:sz="6" w:space="0" w:color="auto"/>
              <w:bottom w:val="single" w:sz="4" w:space="0" w:color="auto"/>
              <w:right w:val="single" w:sz="6" w:space="0" w:color="auto"/>
            </w:tcBorders>
          </w:tcPr>
          <w:p w:rsidR="008078E3" w:rsidRPr="00F05301" w:rsidRDefault="008078E3" w:rsidP="00DD43D1"/>
        </w:tc>
        <w:tc>
          <w:tcPr>
            <w:tcW w:w="360" w:type="dxa"/>
            <w:tcBorders>
              <w:top w:val="single" w:sz="4" w:space="0" w:color="auto"/>
              <w:left w:val="single" w:sz="6" w:space="0" w:color="auto"/>
            </w:tcBorders>
          </w:tcPr>
          <w:p w:rsidR="008078E3" w:rsidRPr="00F05301" w:rsidRDefault="008078E3" w:rsidP="00DD43D1">
            <w:pPr>
              <w:pStyle w:val="TableCell"/>
              <w:ind w:right="0"/>
              <w:rPr>
                <w:color w:val="auto"/>
              </w:rPr>
            </w:pPr>
          </w:p>
        </w:tc>
        <w:tc>
          <w:tcPr>
            <w:tcW w:w="1080" w:type="dxa"/>
            <w:tcBorders>
              <w:top w:val="single" w:sz="4" w:space="0" w:color="auto"/>
              <w:left w:val="single" w:sz="6" w:space="0" w:color="auto"/>
            </w:tcBorders>
          </w:tcPr>
          <w:p w:rsidR="008078E3" w:rsidRPr="00F05301" w:rsidRDefault="008078E3"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rsidR="008078E3" w:rsidRPr="00F05301" w:rsidRDefault="008078E3" w:rsidP="00DD43D1">
            <w:pPr>
              <w:pStyle w:val="TableCellCourierNew"/>
              <w:ind w:right="0"/>
              <w:rPr>
                <w:color w:val="auto"/>
              </w:rPr>
            </w:pPr>
            <w:r>
              <w:rPr>
                <w:color w:val="auto"/>
              </w:rPr>
              <w:t>Precision</w:t>
            </w:r>
            <w:r w:rsidRPr="0089350F">
              <w:rPr>
                <w:color w:val="auto"/>
              </w:rPr>
              <w:t>TimeSpan.Zero</w:t>
            </w:r>
          </w:p>
        </w:tc>
      </w:tr>
      <w:tr w:rsidR="008078E3" w:rsidRPr="005209C6" w:rsidTr="00DD43D1">
        <w:trPr>
          <w:cantSplit/>
          <w:trHeight w:val="260"/>
        </w:trPr>
        <w:tc>
          <w:tcPr>
            <w:tcW w:w="1890" w:type="dxa"/>
            <w:vMerge w:val="restart"/>
            <w:tcBorders>
              <w:top w:val="single" w:sz="4" w:space="0" w:color="auto"/>
              <w:left w:val="single" w:sz="6" w:space="0" w:color="auto"/>
              <w:right w:val="single" w:sz="6" w:space="0" w:color="auto"/>
            </w:tcBorders>
          </w:tcPr>
          <w:p w:rsidR="008078E3" w:rsidRPr="005209C6" w:rsidRDefault="008078E3" w:rsidP="00DD43D1">
            <w:r>
              <w:t>Infinite</w:t>
            </w:r>
          </w:p>
        </w:tc>
        <w:tc>
          <w:tcPr>
            <w:tcW w:w="6750" w:type="dxa"/>
            <w:gridSpan w:val="3"/>
            <w:tcBorders>
              <w:top w:val="single" w:sz="4" w:space="0" w:color="auto"/>
              <w:left w:val="single" w:sz="6" w:space="0" w:color="auto"/>
              <w:bottom w:val="single" w:sz="4" w:space="0" w:color="auto"/>
              <w:right w:val="single" w:sz="4" w:space="0" w:color="auto"/>
            </w:tcBorders>
          </w:tcPr>
          <w:p w:rsidR="008078E3" w:rsidRPr="005209C6" w:rsidRDefault="008078E3" w:rsidP="00DD43D1">
            <w:pPr>
              <w:pStyle w:val="TableCellCourierNew"/>
              <w:ind w:right="0"/>
              <w:rPr>
                <w:rFonts w:ascii="Times New Roman" w:hAnsi="Times New Roman"/>
                <w:color w:val="auto"/>
                <w:sz w:val="20"/>
              </w:rPr>
            </w:pPr>
            <w:r w:rsidRPr="005209C6">
              <w:rPr>
                <w:rFonts w:ascii="Times New Roman" w:hAnsi="Times New Roman"/>
                <w:color w:val="auto"/>
                <w:sz w:val="20"/>
              </w:rPr>
              <w:t xml:space="preserve">The function waits </w:t>
            </w:r>
            <w:r>
              <w:rPr>
                <w:rFonts w:ascii="Times New Roman" w:hAnsi="Times New Roman"/>
                <w:color w:val="auto"/>
                <w:sz w:val="20"/>
              </w:rPr>
              <w:t>indefinitely for the measurement to complete.</w:t>
            </w:r>
          </w:p>
        </w:tc>
      </w:tr>
      <w:tr w:rsidR="00C0079F" w:rsidRPr="005209C6" w:rsidTr="00DD43D1">
        <w:trPr>
          <w:cantSplit/>
          <w:trHeight w:val="260"/>
        </w:trPr>
        <w:tc>
          <w:tcPr>
            <w:tcW w:w="1890" w:type="dxa"/>
            <w:vMerge/>
            <w:tcBorders>
              <w:left w:val="single" w:sz="6" w:space="0" w:color="auto"/>
              <w:bottom w:val="single" w:sz="4" w:space="0" w:color="auto"/>
              <w:right w:val="single" w:sz="6" w:space="0" w:color="auto"/>
            </w:tcBorders>
          </w:tcPr>
          <w:p w:rsidR="00C0079F" w:rsidRPr="005209C6" w:rsidRDefault="00C0079F" w:rsidP="00DD43D1"/>
        </w:tc>
        <w:tc>
          <w:tcPr>
            <w:tcW w:w="360" w:type="dxa"/>
            <w:tcBorders>
              <w:top w:val="single" w:sz="4" w:space="0" w:color="auto"/>
              <w:left w:val="single" w:sz="6" w:space="0" w:color="auto"/>
              <w:bottom w:val="single" w:sz="4" w:space="0" w:color="auto"/>
              <w:right w:val="single" w:sz="4" w:space="0" w:color="auto"/>
            </w:tcBorders>
          </w:tcPr>
          <w:p w:rsidR="00C0079F" w:rsidRPr="005209C6" w:rsidRDefault="00C0079F" w:rsidP="00DD43D1">
            <w:pPr>
              <w:pStyle w:val="TableCellCourierNew"/>
              <w:ind w:right="0"/>
              <w:rPr>
                <w:rFonts w:ascii="Times New Roman" w:hAnsi="Times New Roman"/>
                <w:color w:val="auto"/>
                <w:sz w:val="20"/>
              </w:rPr>
            </w:pPr>
          </w:p>
        </w:tc>
        <w:tc>
          <w:tcPr>
            <w:tcW w:w="1080" w:type="dxa"/>
            <w:tcBorders>
              <w:top w:val="single" w:sz="4" w:space="0" w:color="auto"/>
              <w:left w:val="single" w:sz="6" w:space="0" w:color="auto"/>
              <w:bottom w:val="single" w:sz="4" w:space="0" w:color="auto"/>
              <w:right w:val="single" w:sz="4" w:space="0" w:color="auto"/>
            </w:tcBorders>
          </w:tcPr>
          <w:p w:rsidR="00C0079F" w:rsidRPr="00F05301" w:rsidRDefault="00C0079F"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rsidR="00C0079F" w:rsidRPr="00F05301" w:rsidRDefault="00AD40F2" w:rsidP="00DD43D1">
            <w:pPr>
              <w:pStyle w:val="TableCellCourierNew"/>
              <w:ind w:right="0"/>
              <w:rPr>
                <w:color w:val="auto"/>
              </w:rPr>
            </w:pPr>
            <w:r>
              <w:rPr>
                <w:color w:val="auto"/>
              </w:rPr>
              <w:t>Precision</w:t>
            </w:r>
            <w:r w:rsidR="00C0079F" w:rsidRPr="0089350F">
              <w:rPr>
                <w:color w:val="auto"/>
              </w:rPr>
              <w:t>TimeSpan.</w:t>
            </w:r>
            <w:r w:rsidR="00C0079F">
              <w:rPr>
                <w:color w:val="auto"/>
              </w:rPr>
              <w:t>MaxValue</w:t>
            </w:r>
          </w:p>
        </w:tc>
      </w:tr>
    </w:tbl>
    <w:p w:rsidR="00AA4D84" w:rsidRDefault="00AA4D84" w:rsidP="00AA4D84">
      <w:pPr>
        <w:pStyle w:val="FunctionHead"/>
      </w:pPr>
      <w:r>
        <w:t>Return Values</w:t>
      </w:r>
      <w:r w:rsidR="00C0079F">
        <w:t xml:space="preserve"> (C/COM)</w:t>
      </w:r>
    </w:p>
    <w:p w:rsidR="008D246C" w:rsidRDefault="00AA4D84" w:rsidP="008D246C">
      <w:pPr>
        <w:pStyle w:val="Body1"/>
      </w:pPr>
      <w:r>
        <w:t xml:space="preserve">The </w:t>
      </w:r>
      <w:r>
        <w:rPr>
          <w:rStyle w:val="Italic"/>
        </w:rPr>
        <w:t>IVI-3.2: Inherent Capabilities Specification</w:t>
      </w:r>
      <w:r>
        <w:t xml:space="preserve"> defines general status codes that this function can return.</w:t>
      </w:r>
      <w:r w:rsidR="008D246C" w:rsidRPr="008D246C">
        <w:t xml:space="preserve"> </w:t>
      </w:r>
      <w:r w:rsidR="008D246C" w:rsidRPr="004B021F">
        <w:t>This function can also return this additional class</w:t>
      </w:r>
      <w:r w:rsidR="008D246C">
        <w:t>-defined</w:t>
      </w:r>
      <w:r w:rsidR="008D246C" w:rsidRPr="004B021F">
        <w:t xml:space="preserve"> status code:</w:t>
      </w:r>
    </w:p>
    <w:p w:rsidR="00F35014" w:rsidRDefault="00F35014" w:rsidP="008D246C">
      <w:pPr>
        <w:pStyle w:val="Body1"/>
        <w:numPr>
          <w:ilvl w:val="0"/>
          <w:numId w:val="65"/>
        </w:numPr>
      </w:pPr>
      <w:r>
        <w:t>Channel Not Enabled</w:t>
      </w:r>
    </w:p>
    <w:p w:rsidR="00CB197A" w:rsidRDefault="00CB197A" w:rsidP="00CB197A">
      <w:pPr>
        <w:pStyle w:val="Body1"/>
        <w:numPr>
          <w:ilvl w:val="0"/>
          <w:numId w:val="65"/>
        </w:numPr>
      </w:pPr>
      <w:r>
        <w:t>Incompatible Fetch</w:t>
      </w:r>
    </w:p>
    <w:p w:rsidR="00F2339F" w:rsidRDefault="008D246C" w:rsidP="008D246C">
      <w:pPr>
        <w:pStyle w:val="Body1"/>
        <w:numPr>
          <w:ilvl w:val="0"/>
          <w:numId w:val="65"/>
        </w:numPr>
      </w:pPr>
      <w:r>
        <w:t>Max Time Exceeded</w:t>
      </w:r>
    </w:p>
    <w:p w:rsidR="00C0079F" w:rsidRPr="00F7116C" w:rsidRDefault="00C0079F" w:rsidP="00C0079F">
      <w:pPr>
        <w:pStyle w:val="AttrFuncSubheading"/>
        <w:rPr>
          <w:color w:val="auto"/>
        </w:rPr>
      </w:pPr>
      <w:r w:rsidRPr="00F7116C">
        <w:rPr>
          <w:color w:val="auto"/>
        </w:rPr>
        <w:t>.NET Exceptions</w:t>
      </w:r>
    </w:p>
    <w:p w:rsidR="00C0079F" w:rsidRDefault="00C0079F" w:rsidP="00C0079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C0079F" w:rsidRDefault="00C0079F" w:rsidP="00C0079F">
      <w:pPr>
        <w:pStyle w:val="IVIBody"/>
      </w:pPr>
      <w:r w:rsidRPr="0089350F">
        <w:t xml:space="preserve">Note that the .NET MaxTimeExceededException is defined in </w:t>
      </w:r>
      <w:r w:rsidRPr="0089350F">
        <w:rPr>
          <w:rStyle w:val="Italic"/>
        </w:rPr>
        <w:t>IVI-3.2: Inherent Capabilities Specification</w:t>
      </w:r>
      <w:r w:rsidRPr="0089350F">
        <w:t>.</w:t>
      </w:r>
    </w:p>
    <w:p w:rsidR="00C0079F" w:rsidRDefault="00C0079F" w:rsidP="00C0079F">
      <w:pPr>
        <w:pStyle w:val="IVIBody"/>
      </w:pPr>
      <w:r w:rsidRPr="004B021F">
        <w:t>T</w:t>
      </w:r>
      <w:r>
        <w:t>his method can also throw these</w:t>
      </w:r>
      <w:r w:rsidRPr="004B021F">
        <w:t xml:space="preserve"> additional class</w:t>
      </w:r>
      <w:r>
        <w:t>-defined exceptions:</w:t>
      </w:r>
    </w:p>
    <w:p w:rsidR="00C0079F" w:rsidRDefault="00C0079F" w:rsidP="00C0079F">
      <w:pPr>
        <w:pStyle w:val="Body1"/>
        <w:numPr>
          <w:ilvl w:val="0"/>
          <w:numId w:val="65"/>
        </w:numPr>
      </w:pPr>
      <w:r>
        <w:t>Channel Not Enabled</w:t>
      </w:r>
    </w:p>
    <w:p w:rsidR="00B43A78" w:rsidRDefault="00B43A78" w:rsidP="00B43A78">
      <w:pPr>
        <w:pStyle w:val="Body1"/>
        <w:numPr>
          <w:ilvl w:val="0"/>
          <w:numId w:val="65"/>
        </w:numPr>
      </w:pPr>
      <w:r>
        <w:t>Incompatible Fetch</w:t>
      </w:r>
    </w:p>
    <w:p w:rsidR="00004825" w:rsidRDefault="00004825" w:rsidP="009C03F5">
      <w:pPr>
        <w:pStyle w:val="Heading3"/>
        <w:pageBreakBefore/>
      </w:pPr>
      <w:bookmarkStart w:id="351" w:name="_Toc304583646"/>
      <w:bookmarkStart w:id="352" w:name="_Toc306374497"/>
      <w:r>
        <w:lastRenderedPageBreak/>
        <w:t>Read Waveform Int8</w:t>
      </w:r>
      <w:bookmarkEnd w:id="351"/>
      <w:bookmarkEnd w:id="352"/>
    </w:p>
    <w:p w:rsidR="00004825" w:rsidRDefault="00004825">
      <w:pPr>
        <w:pStyle w:val="FunctionHead"/>
      </w:pPr>
      <w:r>
        <w:t>Description</w:t>
      </w:r>
    </w:p>
    <w:p w:rsidR="00CC3DC0" w:rsidRDefault="00CC3DC0" w:rsidP="00CC3DC0">
      <w:pPr>
        <w:pStyle w:val="Body1"/>
      </w:pPr>
      <w:r>
        <w:t>This function operates identically to the Read Waveform Int16, with the only difference being the data type of the returned waveform array</w:t>
      </w:r>
      <w:r w:rsidR="0080634C">
        <w:t xml:space="preserve">. </w:t>
      </w:r>
      <w:r>
        <w:t>Please see the definition of that function for details.</w:t>
      </w:r>
    </w:p>
    <w:p w:rsidR="00B43A78" w:rsidRDefault="00B43A78" w:rsidP="00B43A78">
      <w:pPr>
        <w:pStyle w:val="FunctionHead"/>
      </w:pPr>
      <w:r>
        <w:t>.NET Method Prototype</w:t>
      </w:r>
    </w:p>
    <w:p w:rsidR="00B43A78" w:rsidRDefault="00B43A78" w:rsidP="00B43A78">
      <w:pPr>
        <w:pStyle w:val="Code1"/>
      </w:pPr>
      <w:r>
        <w:t>IWaveform&lt;Byte&gt; Channels[].Measurement.ReadWaveform (</w:t>
      </w:r>
    </w:p>
    <w:p w:rsidR="00B43A78" w:rsidRDefault="00B43A78" w:rsidP="00B43A78">
      <w:pPr>
        <w:pStyle w:val="Code1"/>
        <w:spacing w:before="0"/>
      </w:pPr>
      <w:r>
        <w:t xml:space="preserve">                                             PrecisionTimeSpan maxTime,</w:t>
      </w:r>
    </w:p>
    <w:p w:rsidR="00B43A78" w:rsidRDefault="00B43A78" w:rsidP="00B43A78">
      <w:pPr>
        <w:pStyle w:val="Code1"/>
        <w:spacing w:before="0"/>
      </w:pPr>
      <w:r>
        <w:t xml:space="preserve">                                             IWaveform&lt;Byte&gt; waveform);</w:t>
      </w:r>
    </w:p>
    <w:p w:rsidR="00AA4D84" w:rsidRDefault="00AA4D84" w:rsidP="00AA4D84">
      <w:pPr>
        <w:pStyle w:val="FunctionHead"/>
      </w:pPr>
      <w:r>
        <w:t>COM Method Prototype</w:t>
      </w:r>
    </w:p>
    <w:p w:rsidR="00AA4D84" w:rsidRDefault="00AA4D84" w:rsidP="00AA4D84">
      <w:pPr>
        <w:pStyle w:val="Code1"/>
      </w:pPr>
      <w:r>
        <w:t>HRESULT Channels.Item().Measurement.ReadWaveformInt</w:t>
      </w:r>
      <w:r w:rsidR="002B78BD">
        <w:t>8</w:t>
      </w:r>
      <w:r>
        <w:t xml:space="preserve"> (</w:t>
      </w:r>
      <w:r>
        <w:br/>
        <w:t xml:space="preserve">                                   [in] long MaxTimeMilliseconds,</w:t>
      </w:r>
      <w:r>
        <w:br/>
        <w:t xml:space="preserve">                                   [in, out] SAFEARRAY(</w:t>
      </w:r>
      <w:r w:rsidR="002B78BD">
        <w:t>BYTE</w:t>
      </w:r>
      <w:r>
        <w:t>)* WaveformArray,</w:t>
      </w:r>
      <w:r>
        <w:br/>
        <w:t xml:space="preserve">                                   [in, out] __int64* ActualPoints,</w:t>
      </w:r>
      <w:r>
        <w:br/>
        <w:t xml:space="preserve">                                   [in, out] __int64* FirstValidPoint,</w:t>
      </w:r>
      <w:r>
        <w:br/>
        <w:t xml:space="preserve">                                   [in, out] double* InitialXOffset,</w:t>
      </w:r>
      <w:r>
        <w:br/>
        <w:t xml:space="preserve">                                   [in, out] double* InitialXTimeSeconds,</w:t>
      </w:r>
      <w:r>
        <w:br/>
        <w:t xml:space="preserve">                                   [in, out] double* InitialXTimeFraction,</w:t>
      </w:r>
      <w:r>
        <w:br/>
        <w:t xml:space="preserve">                                   [in, out] double* XIncrement,</w:t>
      </w:r>
      <w:r>
        <w:br/>
        <w:t xml:space="preserve">                                   [in, out] double* ScaleFactor,</w:t>
      </w:r>
      <w:r>
        <w:br/>
        <w:t xml:space="preserve">                                   [in, out] double* ScaleOffset);</w:t>
      </w:r>
    </w:p>
    <w:p w:rsidR="00AA4D84" w:rsidRDefault="00AA4D84" w:rsidP="00AA4D84">
      <w:pPr>
        <w:pStyle w:val="FunctionHead"/>
      </w:pPr>
      <w:r>
        <w:t>C Prototype</w:t>
      </w:r>
    </w:p>
    <w:p w:rsidR="00AA4D84" w:rsidRDefault="00AA4D84" w:rsidP="00AA4D84">
      <w:pPr>
        <w:pStyle w:val="Code1"/>
        <w:tabs>
          <w:tab w:val="left" w:pos="630"/>
        </w:tabs>
      </w:pPr>
      <w:r>
        <w:t>ViStatus IviDigitizer_ReadWaveformInt</w:t>
      </w:r>
      <w:r w:rsidR="002B78BD">
        <w:t>8</w:t>
      </w:r>
      <w:r>
        <w:t xml:space="preserve"> (ViSession Vi,</w:t>
      </w:r>
      <w:r>
        <w:br/>
        <w:t xml:space="preserve">                                        ViConstString ChannelName,</w:t>
      </w:r>
      <w:r>
        <w:br/>
        <w:t xml:space="preserve">                                        ViInt32 MaxTimeMilliseconds,</w:t>
      </w:r>
      <w:r>
        <w:br/>
        <w:t xml:space="preserve">                                        ViInt64 WaveformArraySize,</w:t>
      </w:r>
      <w:r>
        <w:br/>
        <w:t xml:space="preserve">                                        ViInt</w:t>
      </w:r>
      <w:r w:rsidR="002B78BD">
        <w:t>8</w:t>
      </w:r>
      <w:r>
        <w:t xml:space="preserve"> WaveformArray[],</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r>
        <w:br/>
        <w:t xml:space="preserve">                                        ViReal64* ScaleFactor,</w:t>
      </w:r>
      <w:r>
        <w:br/>
        <w:t xml:space="preserve">                                        ViReal64* ScaleOffset);</w:t>
      </w:r>
    </w:p>
    <w:p w:rsidR="00AA4D84" w:rsidRDefault="00AA4D84" w:rsidP="00AA4D84">
      <w:pPr>
        <w:pStyle w:val="FunctionHead"/>
      </w:pPr>
      <w:r>
        <w:t>Parameters</w:t>
      </w:r>
    </w:p>
    <w:tbl>
      <w:tblPr>
        <w:tblW w:w="8820" w:type="dxa"/>
        <w:tblInd w:w="710" w:type="dxa"/>
        <w:tblLayout w:type="fixed"/>
        <w:tblCellMar>
          <w:left w:w="80" w:type="dxa"/>
          <w:right w:w="80" w:type="dxa"/>
        </w:tblCellMar>
        <w:tblLook w:val="0000"/>
      </w:tblPr>
      <w:tblGrid>
        <w:gridCol w:w="2520"/>
        <w:gridCol w:w="4320"/>
        <w:gridCol w:w="1980"/>
      </w:tblGrid>
      <w:tr w:rsidR="00AA4D84" w:rsidTr="00B43A78">
        <w:trPr>
          <w:cantSplit/>
        </w:trPr>
        <w:tc>
          <w:tcPr>
            <w:tcW w:w="2520" w:type="dxa"/>
            <w:tcBorders>
              <w:top w:val="single" w:sz="6" w:space="0" w:color="auto"/>
              <w:left w:val="single" w:sz="6" w:space="0" w:color="auto"/>
              <w:right w:val="single" w:sz="6" w:space="0" w:color="auto"/>
            </w:tcBorders>
          </w:tcPr>
          <w:p w:rsidR="00AA4D84" w:rsidRDefault="00AA4D84" w:rsidP="00DA7537">
            <w:pPr>
              <w:pStyle w:val="TableHead"/>
            </w:pPr>
            <w:r>
              <w:t>Inputs</w:t>
            </w:r>
          </w:p>
        </w:tc>
        <w:tc>
          <w:tcPr>
            <w:tcW w:w="4320" w:type="dxa"/>
            <w:tcBorders>
              <w:top w:val="single" w:sz="6" w:space="0" w:color="auto"/>
              <w:left w:val="single" w:sz="6" w:space="0" w:color="auto"/>
              <w:right w:val="single" w:sz="6" w:space="0" w:color="auto"/>
            </w:tcBorders>
          </w:tcPr>
          <w:p w:rsidR="00AA4D84" w:rsidRDefault="00AA4D84" w:rsidP="00DA7537">
            <w:pPr>
              <w:pStyle w:val="TableHead"/>
            </w:pPr>
            <w:r>
              <w:t>Description</w:t>
            </w:r>
          </w:p>
        </w:tc>
        <w:tc>
          <w:tcPr>
            <w:tcW w:w="1980" w:type="dxa"/>
            <w:tcBorders>
              <w:top w:val="single" w:sz="6" w:space="0" w:color="auto"/>
              <w:left w:val="single" w:sz="6" w:space="0" w:color="auto"/>
              <w:right w:val="single" w:sz="6" w:space="0" w:color="auto"/>
            </w:tcBorders>
          </w:tcPr>
          <w:p w:rsidR="00AA4D84" w:rsidRDefault="00AA4D84" w:rsidP="00DA7537">
            <w:pPr>
              <w:pStyle w:val="TableHead"/>
            </w:pPr>
            <w:r>
              <w:t>Base Type</w:t>
            </w:r>
          </w:p>
        </w:tc>
      </w:tr>
      <w:tr w:rsidR="00AA4D84" w:rsidTr="00B43A78">
        <w:trPr>
          <w:cantSplit/>
        </w:trPr>
        <w:tc>
          <w:tcPr>
            <w:tcW w:w="25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w:t>
            </w:r>
            <w:r w:rsidR="00B43A78">
              <w:t xml:space="preserve"> (C)</w:t>
            </w:r>
          </w:p>
        </w:tc>
        <w:tc>
          <w:tcPr>
            <w:tcW w:w="43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
            </w:pPr>
            <w:r>
              <w:t>Instrument handle.</w:t>
            </w:r>
          </w:p>
        </w:tc>
        <w:tc>
          <w:tcPr>
            <w:tcW w:w="198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ViSession</w:t>
            </w:r>
          </w:p>
        </w:tc>
      </w:tr>
      <w:tr w:rsidR="00AA4D84" w:rsidTr="00B43A78">
        <w:trPr>
          <w:cantSplit/>
        </w:trPr>
        <w:tc>
          <w:tcPr>
            <w:tcW w:w="25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ChannelName</w:t>
            </w:r>
            <w:r w:rsidR="00B43A78">
              <w:t xml:space="preserve"> (C)</w:t>
            </w:r>
          </w:p>
        </w:tc>
        <w:tc>
          <w:tcPr>
            <w:tcW w:w="43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
            </w:pPr>
            <w:r>
              <w:t>Name of the channel from which to retrieve the data.</w:t>
            </w:r>
          </w:p>
        </w:tc>
        <w:tc>
          <w:tcPr>
            <w:tcW w:w="198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ViConstString</w:t>
            </w:r>
          </w:p>
        </w:tc>
      </w:tr>
      <w:tr w:rsidR="00AA4D84" w:rsidTr="00B43A78">
        <w:trPr>
          <w:cantSplit/>
        </w:trPr>
        <w:tc>
          <w:tcPr>
            <w:tcW w:w="25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MaxTimeMilliseconds</w:t>
            </w:r>
            <w:r w:rsidR="00C0079F">
              <w:t xml:space="preserve"> (C/COM)</w:t>
            </w:r>
          </w:p>
        </w:tc>
        <w:tc>
          <w:tcPr>
            <w:tcW w:w="43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
            </w:pPr>
            <w:r>
              <w:t xml:space="preserve">Specifies the maximum time the end-user allows for this method to complete in milliseconds. The values </w:t>
            </w:r>
            <w:r w:rsidR="0011076E">
              <w:t xml:space="preserve">of Immediate and Infinite, as defined in IviDigitizer Function Parameter Value Definitions, </w:t>
            </w:r>
            <w:r>
              <w:t>are also allowed.</w:t>
            </w:r>
          </w:p>
        </w:tc>
        <w:tc>
          <w:tcPr>
            <w:tcW w:w="198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ViInt32</w:t>
            </w:r>
          </w:p>
        </w:tc>
      </w:tr>
      <w:tr w:rsidR="00C0079F" w:rsidTr="00B43A78">
        <w:trPr>
          <w:cantSplit/>
        </w:trPr>
        <w:tc>
          <w:tcPr>
            <w:tcW w:w="2520" w:type="dxa"/>
            <w:tcBorders>
              <w:top w:val="single" w:sz="6" w:space="0" w:color="auto"/>
              <w:left w:val="single" w:sz="6" w:space="0" w:color="auto"/>
              <w:bottom w:val="single" w:sz="6" w:space="0" w:color="auto"/>
              <w:right w:val="single" w:sz="6" w:space="0" w:color="auto"/>
            </w:tcBorders>
          </w:tcPr>
          <w:p w:rsidR="00C0079F" w:rsidRDefault="00C0079F" w:rsidP="0045552E">
            <w:pPr>
              <w:pStyle w:val="TableCellCourierNew"/>
            </w:pPr>
            <w:r>
              <w:lastRenderedPageBreak/>
              <w:t>maxTime (.NET)</w:t>
            </w:r>
          </w:p>
        </w:tc>
        <w:tc>
          <w:tcPr>
            <w:tcW w:w="4320" w:type="dxa"/>
            <w:tcBorders>
              <w:top w:val="single" w:sz="6" w:space="0" w:color="auto"/>
              <w:left w:val="single" w:sz="6" w:space="0" w:color="auto"/>
              <w:bottom w:val="single" w:sz="6" w:space="0" w:color="auto"/>
              <w:right w:val="single" w:sz="6" w:space="0" w:color="auto"/>
            </w:tcBorders>
          </w:tcPr>
          <w:p w:rsidR="00C0079F" w:rsidRDefault="00C0079F" w:rsidP="00DE0033">
            <w:pPr>
              <w:pStyle w:val="TableCell"/>
            </w:pPr>
            <w:r>
              <w:t xml:space="preserve">Specifies the maximum time the end-user allows for this method to complete. The values of </w:t>
            </w:r>
            <w:r w:rsidR="00DE0033">
              <w:t>Immediate</w:t>
            </w:r>
            <w:r>
              <w:t xml:space="preserve"> and </w:t>
            </w:r>
            <w:r w:rsidR="00DE0033">
              <w:t>Infinite</w:t>
            </w:r>
            <w:r>
              <w:t>, as defined in IviDigitizer Function Parameter Value Definitions, are also allowed.</w:t>
            </w:r>
          </w:p>
        </w:tc>
        <w:tc>
          <w:tcPr>
            <w:tcW w:w="1980" w:type="dxa"/>
            <w:tcBorders>
              <w:top w:val="single" w:sz="6" w:space="0" w:color="auto"/>
              <w:left w:val="single" w:sz="6" w:space="0" w:color="auto"/>
              <w:bottom w:val="single" w:sz="6" w:space="0" w:color="auto"/>
              <w:right w:val="single" w:sz="6" w:space="0" w:color="auto"/>
            </w:tcBorders>
          </w:tcPr>
          <w:p w:rsidR="00B43A78" w:rsidRDefault="00B43A78" w:rsidP="00B43A78">
            <w:pPr>
              <w:pStyle w:val="TableCellCourierNew"/>
              <w:spacing w:after="0"/>
            </w:pPr>
            <w:r>
              <w:t>Ivi.Driver.</w:t>
            </w:r>
          </w:p>
          <w:p w:rsidR="00C0079F" w:rsidRDefault="00AD40F2" w:rsidP="00B43A78">
            <w:pPr>
              <w:pStyle w:val="TableCellCourierNew"/>
              <w:spacing w:before="0" w:after="0"/>
            </w:pPr>
            <w:r>
              <w:t>Precision</w:t>
            </w:r>
            <w:r w:rsidR="00C0079F">
              <w:t>TimeSpan</w:t>
            </w:r>
          </w:p>
        </w:tc>
      </w:tr>
      <w:tr w:rsidR="00C0079F" w:rsidTr="00B43A78">
        <w:trPr>
          <w:cantSplit/>
        </w:trPr>
        <w:tc>
          <w:tcPr>
            <w:tcW w:w="2520" w:type="dxa"/>
            <w:tcBorders>
              <w:top w:val="single" w:sz="6" w:space="0" w:color="auto"/>
              <w:left w:val="single" w:sz="6" w:space="0" w:color="auto"/>
              <w:bottom w:val="single" w:sz="6" w:space="0" w:color="auto"/>
              <w:right w:val="single" w:sz="6" w:space="0" w:color="auto"/>
            </w:tcBorders>
          </w:tcPr>
          <w:p w:rsidR="00C0079F" w:rsidRDefault="00C0079F" w:rsidP="00085177">
            <w:pPr>
              <w:pStyle w:val="TableCellCourierNew"/>
            </w:pPr>
            <w:r>
              <w:t>WaveformArraySize</w:t>
            </w:r>
            <w:r w:rsidR="00B43A78">
              <w:t xml:space="preserve"> (C)</w:t>
            </w:r>
          </w:p>
        </w:tc>
        <w:tc>
          <w:tcPr>
            <w:tcW w:w="4320" w:type="dxa"/>
            <w:tcBorders>
              <w:top w:val="single" w:sz="6" w:space="0" w:color="auto"/>
              <w:left w:val="single" w:sz="6" w:space="0" w:color="auto"/>
              <w:bottom w:val="single" w:sz="6" w:space="0" w:color="auto"/>
              <w:right w:val="single" w:sz="6" w:space="0" w:color="auto"/>
            </w:tcBorders>
          </w:tcPr>
          <w:p w:rsidR="00C0079F" w:rsidRDefault="00C0079F" w:rsidP="00085177">
            <w:pPr>
              <w:pStyle w:val="TableCell"/>
            </w:pPr>
            <w:r>
              <w:t>Specifies the allocated size of the WaveformArray buffer, in number of data points. If this value is smaller than the total number of points to be retrieved, the driver will fill the waveform buffer as fully as possible and return the actual number of points retrieved in the ActualPoints parameter. In IVI-COM, the driver will allocate the memory buffer, unless a non-empty SAFEARRAY is passed as input. In the latter case, the driver shall not reallocate a memory buffer.</w:t>
            </w:r>
          </w:p>
        </w:tc>
        <w:tc>
          <w:tcPr>
            <w:tcW w:w="1980" w:type="dxa"/>
            <w:tcBorders>
              <w:top w:val="single" w:sz="6" w:space="0" w:color="auto"/>
              <w:left w:val="single" w:sz="6" w:space="0" w:color="auto"/>
              <w:bottom w:val="single" w:sz="6" w:space="0" w:color="auto"/>
              <w:right w:val="single" w:sz="6" w:space="0" w:color="auto"/>
            </w:tcBorders>
          </w:tcPr>
          <w:p w:rsidR="00C0079F" w:rsidRDefault="00C0079F" w:rsidP="00085177">
            <w:pPr>
              <w:pStyle w:val="TableCellCourierNew"/>
            </w:pPr>
            <w:r>
              <w:t>ViInt64</w:t>
            </w:r>
          </w:p>
        </w:tc>
      </w:tr>
      <w:tr w:rsidR="0033565A" w:rsidTr="00B43A78">
        <w:trPr>
          <w:cantSplit/>
        </w:trPr>
        <w:tc>
          <w:tcPr>
            <w:tcW w:w="2520"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pPr>
            <w:r>
              <w:t>waveform (.NET)</w:t>
            </w:r>
          </w:p>
        </w:tc>
        <w:tc>
          <w:tcPr>
            <w:tcW w:w="4320" w:type="dxa"/>
            <w:tcBorders>
              <w:top w:val="single" w:sz="6" w:space="0" w:color="auto"/>
              <w:left w:val="single" w:sz="6" w:space="0" w:color="auto"/>
              <w:bottom w:val="single" w:sz="6" w:space="0" w:color="auto"/>
              <w:right w:val="single" w:sz="6" w:space="0" w:color="auto"/>
            </w:tcBorders>
          </w:tcPr>
          <w:p w:rsidR="0033565A" w:rsidRDefault="0033565A" w:rsidP="003E1C07">
            <w:pPr>
              <w:pStyle w:val="TableCell"/>
              <w:ind w:right="0"/>
            </w:pPr>
            <w:r w:rsidRPr="007478E7">
              <w:t xml:space="preserve">The waveform object into which the measurement data is stored. </w:t>
            </w:r>
            <w:r>
              <w:t xml:space="preserve">The waveform memory may </w:t>
            </w:r>
            <w:r w:rsidR="003E1C07">
              <w:t xml:space="preserve">be </w:t>
            </w:r>
            <w:r>
              <w:t>allocated before calling this method, or during the call to this method</w:t>
            </w:r>
            <w:r w:rsidR="00C06F58">
              <w:t xml:space="preserve">. </w:t>
            </w:r>
            <w:r>
              <w:t>To allocate memory before calling this method, create a waveform object using the Create Waveform method and set the waveform parameter to that waveform object</w:t>
            </w:r>
            <w:r w:rsidR="00C06F58">
              <w:t xml:space="preserve">. </w:t>
            </w:r>
            <w:r>
              <w:t xml:space="preserve">To allocate memory during the call to this method, set the  waveform parameter to </w:t>
            </w:r>
            <w:r w:rsidRPr="00126D3E">
              <w:rPr>
                <w:rFonts w:ascii="Courier New" w:hAnsi="Courier New" w:cs="Courier New"/>
                <w:sz w:val="18"/>
                <w:szCs w:val="18"/>
              </w:rPr>
              <w:t>(IWaveform&lt;</w:t>
            </w:r>
            <w:r>
              <w:rPr>
                <w:rFonts w:ascii="Courier New" w:hAnsi="Courier New" w:cs="Courier New"/>
                <w:sz w:val="18"/>
                <w:szCs w:val="18"/>
              </w:rPr>
              <w:t>Byte</w:t>
            </w:r>
            <w:r w:rsidRPr="00126D3E">
              <w:rPr>
                <w:rFonts w:ascii="Courier New" w:hAnsi="Courier New" w:cs="Courier New"/>
                <w:sz w:val="18"/>
                <w:szCs w:val="18"/>
              </w:rPr>
              <w:t>&gt;)null</w:t>
            </w:r>
            <w:r w:rsidR="00C06F58">
              <w:t xml:space="preserve">. </w:t>
            </w:r>
            <w:r>
              <w:t xml:space="preserve">Note that this is critically different than setting waveform to </w:t>
            </w:r>
            <w:r w:rsidRPr="00126D3E">
              <w:rPr>
                <w:rFonts w:ascii="Courier New" w:hAnsi="Courier New" w:cs="Courier New"/>
                <w:sz w:val="18"/>
                <w:szCs w:val="18"/>
              </w:rPr>
              <w:t>null</w:t>
            </w:r>
            <w:r>
              <w:t>, which generates a build error</w:t>
            </w:r>
            <w:r w:rsidR="00C06F58">
              <w:t xml:space="preserve">. </w:t>
            </w:r>
            <w:r w:rsidR="00550AC3">
              <w:t>The method will also allocate memory during the call if the waveform parameter is set to a waveform object with zero sized data.</w:t>
            </w:r>
          </w:p>
        </w:tc>
        <w:tc>
          <w:tcPr>
            <w:tcW w:w="1980"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spacing w:after="0"/>
            </w:pPr>
            <w:r>
              <w:t>IviDriver.</w:t>
            </w:r>
          </w:p>
          <w:p w:rsidR="0033565A" w:rsidRDefault="0033565A" w:rsidP="00A244CB">
            <w:pPr>
              <w:pStyle w:val="TableCellCourierNew"/>
              <w:spacing w:before="0"/>
            </w:pPr>
            <w:r>
              <w:t>IWaveform&lt;Byte&gt;</w:t>
            </w:r>
          </w:p>
        </w:tc>
      </w:tr>
    </w:tbl>
    <w:p w:rsidR="00DA7537" w:rsidRDefault="00DA7537" w:rsidP="00AA4D84">
      <w:pPr>
        <w:pStyle w:val="FunctionHead"/>
      </w:pPr>
    </w:p>
    <w:tbl>
      <w:tblPr>
        <w:tblW w:w="8820" w:type="dxa"/>
        <w:tblInd w:w="710" w:type="dxa"/>
        <w:tblLayout w:type="fixed"/>
        <w:tblCellMar>
          <w:left w:w="80" w:type="dxa"/>
          <w:right w:w="80" w:type="dxa"/>
        </w:tblCellMar>
        <w:tblLook w:val="0000"/>
      </w:tblPr>
      <w:tblGrid>
        <w:gridCol w:w="2520"/>
        <w:gridCol w:w="4320"/>
        <w:gridCol w:w="1980"/>
      </w:tblGrid>
      <w:tr w:rsidR="00DA7537" w:rsidTr="00B43A78">
        <w:trPr>
          <w:cantSplit/>
        </w:trPr>
        <w:tc>
          <w:tcPr>
            <w:tcW w:w="2520" w:type="dxa"/>
            <w:tcBorders>
              <w:top w:val="single" w:sz="6" w:space="0" w:color="auto"/>
              <w:left w:val="single" w:sz="6" w:space="0" w:color="auto"/>
              <w:right w:val="single" w:sz="6" w:space="0" w:color="auto"/>
            </w:tcBorders>
          </w:tcPr>
          <w:p w:rsidR="00DA7537" w:rsidRDefault="00DA7537" w:rsidP="00C472E0">
            <w:pPr>
              <w:pStyle w:val="TableHead"/>
            </w:pPr>
            <w:r>
              <w:t>Outputs</w:t>
            </w:r>
          </w:p>
        </w:tc>
        <w:tc>
          <w:tcPr>
            <w:tcW w:w="4320" w:type="dxa"/>
            <w:tcBorders>
              <w:top w:val="single" w:sz="6" w:space="0" w:color="auto"/>
              <w:left w:val="single" w:sz="6" w:space="0" w:color="auto"/>
              <w:right w:val="single" w:sz="6" w:space="0" w:color="auto"/>
            </w:tcBorders>
          </w:tcPr>
          <w:p w:rsidR="00DA7537" w:rsidRDefault="00DA7537" w:rsidP="00C472E0">
            <w:pPr>
              <w:pStyle w:val="TableHead"/>
            </w:pPr>
            <w:r>
              <w:t>Description</w:t>
            </w:r>
          </w:p>
        </w:tc>
        <w:tc>
          <w:tcPr>
            <w:tcW w:w="1980" w:type="dxa"/>
            <w:tcBorders>
              <w:top w:val="single" w:sz="6" w:space="0" w:color="auto"/>
              <w:left w:val="single" w:sz="6" w:space="0" w:color="auto"/>
              <w:right w:val="single" w:sz="6" w:space="0" w:color="auto"/>
            </w:tcBorders>
          </w:tcPr>
          <w:p w:rsidR="00DA7537" w:rsidRDefault="00DA7537" w:rsidP="00C472E0">
            <w:pPr>
              <w:pStyle w:val="TableHead"/>
            </w:pPr>
            <w:r>
              <w:t>Base Type</w:t>
            </w:r>
          </w:p>
        </w:tc>
      </w:tr>
      <w:tr w:rsidR="00162587" w:rsidTr="00B43A78">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WaveformArray</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r w:rsidR="0080634C">
              <w:t xml:space="preserve">. </w:t>
            </w:r>
            <w:r>
              <w:t>Units for the individual array elements are unscaled ADC values.</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ViInt8[]</w:t>
            </w:r>
          </w:p>
        </w:tc>
      </w:tr>
      <w:tr w:rsidR="00162587" w:rsidTr="00B43A78">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ActualPoints</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Indicates how many data points were actually retrieved from the instrument.</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ViInt64</w:t>
            </w:r>
          </w:p>
        </w:tc>
      </w:tr>
      <w:tr w:rsidR="00162587" w:rsidTr="00B43A78">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lastRenderedPageBreak/>
              <w:t>FirstValidPoint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Indicates the index of the first valid data point in the output Data array</w:t>
            </w:r>
            <w:r w:rsidR="0080634C">
              <w:t xml:space="preserve">. </w:t>
            </w:r>
            <w:r>
              <w:t>This value will often be zero</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This eliminates the need to shift the data during the transfer, ensuring maximum data transfer rates.</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ViInt64</w:t>
            </w:r>
          </w:p>
        </w:tc>
      </w:tr>
      <w:tr w:rsidR="00162587" w:rsidTr="00B43A78">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InitialXOffset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The time in relation to the Trigger Event of the first point in the waveform in seconds. Negative values mean that the first point in the waveform array was acquired before the trigger event.</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B43A78">
            <w:pPr>
              <w:pStyle w:val="TableCellCourierNew"/>
            </w:pPr>
            <w:r>
              <w:t>ViReal64</w:t>
            </w:r>
          </w:p>
        </w:tc>
      </w:tr>
      <w:tr w:rsidR="00162587" w:rsidTr="00B43A78">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InitialXTimeSeconds</w:t>
            </w:r>
            <w:r w:rsidR="00C0079F">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ViReal64</w:t>
            </w:r>
          </w:p>
        </w:tc>
      </w:tr>
      <w:tr w:rsidR="00162587" w:rsidTr="00B43A78">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InitialXTimeFraction</w:t>
            </w:r>
            <w:r w:rsidR="00C0079F">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ViReal64</w:t>
            </w:r>
          </w:p>
        </w:tc>
      </w:tr>
      <w:tr w:rsidR="00C0079F" w:rsidTr="00B43A78">
        <w:trPr>
          <w:cantSplit/>
        </w:trPr>
        <w:tc>
          <w:tcPr>
            <w:tcW w:w="2520" w:type="dxa"/>
            <w:tcBorders>
              <w:top w:val="single" w:sz="6" w:space="0" w:color="auto"/>
              <w:left w:val="single" w:sz="6" w:space="0" w:color="auto"/>
              <w:bottom w:val="single" w:sz="6" w:space="0" w:color="auto"/>
              <w:right w:val="single" w:sz="6" w:space="0" w:color="auto"/>
            </w:tcBorders>
          </w:tcPr>
          <w:p w:rsidR="00C0079F" w:rsidRDefault="00C0079F" w:rsidP="00F33B4F">
            <w:pPr>
              <w:pStyle w:val="TableCellCourierNew"/>
            </w:pPr>
            <w:r>
              <w:t>XIncrement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C0079F" w:rsidRDefault="00C0079F" w:rsidP="00F33B4F">
            <w:pPr>
              <w:pStyle w:val="TableCell"/>
            </w:pPr>
            <w:r>
              <w:t>The time between points in the acquired waveform in seconds.</w:t>
            </w:r>
          </w:p>
        </w:tc>
        <w:tc>
          <w:tcPr>
            <w:tcW w:w="1980" w:type="dxa"/>
            <w:tcBorders>
              <w:top w:val="single" w:sz="6" w:space="0" w:color="auto"/>
              <w:left w:val="single" w:sz="6" w:space="0" w:color="auto"/>
              <w:bottom w:val="single" w:sz="6" w:space="0" w:color="auto"/>
              <w:right w:val="single" w:sz="6" w:space="0" w:color="auto"/>
            </w:tcBorders>
          </w:tcPr>
          <w:p w:rsidR="00C0079F" w:rsidRDefault="00C0079F" w:rsidP="00B43A78">
            <w:pPr>
              <w:pStyle w:val="TableCellCourierNew"/>
            </w:pPr>
            <w:r>
              <w:t>ViReal64</w:t>
            </w:r>
          </w:p>
        </w:tc>
      </w:tr>
      <w:tr w:rsidR="00C0079F" w:rsidTr="00B43A78">
        <w:trPr>
          <w:cantSplit/>
        </w:trPr>
        <w:tc>
          <w:tcPr>
            <w:tcW w:w="2520" w:type="dxa"/>
            <w:tcBorders>
              <w:top w:val="single" w:sz="6" w:space="0" w:color="auto"/>
              <w:left w:val="single" w:sz="6" w:space="0" w:color="auto"/>
              <w:bottom w:val="single" w:sz="6" w:space="0" w:color="auto"/>
              <w:right w:val="single" w:sz="6" w:space="0" w:color="auto"/>
            </w:tcBorders>
          </w:tcPr>
          <w:p w:rsidR="00C0079F" w:rsidRDefault="00C0079F" w:rsidP="00F33B4F">
            <w:pPr>
              <w:pStyle w:val="TableCellCourierNew"/>
            </w:pPr>
            <w:r>
              <w:t>ScaleFactor</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C0079F" w:rsidRDefault="00C0079F" w:rsidP="00F33B4F">
            <w:pPr>
              <w:pStyle w:val="TableCell"/>
            </w:pPr>
            <w:r>
              <w:t>Scaling factor for the waveform data.</w:t>
            </w:r>
          </w:p>
        </w:tc>
        <w:tc>
          <w:tcPr>
            <w:tcW w:w="1980" w:type="dxa"/>
            <w:tcBorders>
              <w:top w:val="single" w:sz="6" w:space="0" w:color="auto"/>
              <w:left w:val="single" w:sz="6" w:space="0" w:color="auto"/>
              <w:bottom w:val="single" w:sz="6" w:space="0" w:color="auto"/>
              <w:right w:val="single" w:sz="6" w:space="0" w:color="auto"/>
            </w:tcBorders>
          </w:tcPr>
          <w:p w:rsidR="00C0079F" w:rsidRDefault="00C0079F" w:rsidP="00F33B4F">
            <w:pPr>
              <w:pStyle w:val="TableCellCourierNew"/>
            </w:pPr>
            <w:r>
              <w:t>ViReal64</w:t>
            </w:r>
          </w:p>
        </w:tc>
      </w:tr>
      <w:tr w:rsidR="00C0079F" w:rsidTr="00B43A78">
        <w:trPr>
          <w:cantSplit/>
        </w:trPr>
        <w:tc>
          <w:tcPr>
            <w:tcW w:w="2520" w:type="dxa"/>
            <w:tcBorders>
              <w:top w:val="single" w:sz="6" w:space="0" w:color="auto"/>
              <w:left w:val="single" w:sz="6" w:space="0" w:color="auto"/>
              <w:bottom w:val="single" w:sz="6" w:space="0" w:color="auto"/>
              <w:right w:val="single" w:sz="6" w:space="0" w:color="auto"/>
            </w:tcBorders>
          </w:tcPr>
          <w:p w:rsidR="00C0079F" w:rsidRDefault="00C0079F" w:rsidP="00F33B4F">
            <w:pPr>
              <w:pStyle w:val="TableCellCourierNew"/>
            </w:pPr>
            <w:r>
              <w:t>ScaleOffset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C0079F" w:rsidRDefault="00C0079F" w:rsidP="00F33B4F">
            <w:pPr>
              <w:pStyle w:val="TableCell"/>
            </w:pPr>
            <w:r>
              <w:t>Scaling offset for the waveform data.</w:t>
            </w:r>
          </w:p>
        </w:tc>
        <w:tc>
          <w:tcPr>
            <w:tcW w:w="1980" w:type="dxa"/>
            <w:tcBorders>
              <w:top w:val="single" w:sz="6" w:space="0" w:color="auto"/>
              <w:left w:val="single" w:sz="6" w:space="0" w:color="auto"/>
              <w:bottom w:val="single" w:sz="6" w:space="0" w:color="auto"/>
              <w:right w:val="single" w:sz="6" w:space="0" w:color="auto"/>
            </w:tcBorders>
          </w:tcPr>
          <w:p w:rsidR="00C0079F" w:rsidRDefault="00C0079F" w:rsidP="00F33B4F">
            <w:pPr>
              <w:pStyle w:val="TableCellCourierNew"/>
            </w:pPr>
            <w:r>
              <w:t>ViReal64</w:t>
            </w:r>
          </w:p>
        </w:tc>
      </w:tr>
      <w:tr w:rsidR="00B43A78" w:rsidTr="00B43A78">
        <w:trPr>
          <w:cantSplit/>
        </w:trPr>
        <w:tc>
          <w:tcPr>
            <w:tcW w:w="2520" w:type="dxa"/>
            <w:tcBorders>
              <w:top w:val="single" w:sz="6" w:space="0" w:color="auto"/>
              <w:left w:val="single" w:sz="6" w:space="0" w:color="auto"/>
              <w:bottom w:val="single" w:sz="6" w:space="0" w:color="auto"/>
              <w:right w:val="single" w:sz="6" w:space="0" w:color="auto"/>
            </w:tcBorders>
          </w:tcPr>
          <w:p w:rsidR="00B43A78" w:rsidRDefault="00B43A78"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rsidR="00B43A78" w:rsidRDefault="00B43A78" w:rsidP="00A244CB">
            <w:pPr>
              <w:pStyle w:val="TableCell"/>
              <w:ind w:right="0"/>
            </w:pPr>
            <w:r w:rsidRPr="007478E7">
              <w:t>A waveform object containing the measurement data.</w:t>
            </w:r>
          </w:p>
        </w:tc>
        <w:tc>
          <w:tcPr>
            <w:tcW w:w="1980" w:type="dxa"/>
            <w:tcBorders>
              <w:top w:val="single" w:sz="6" w:space="0" w:color="auto"/>
              <w:left w:val="single" w:sz="6" w:space="0" w:color="auto"/>
              <w:bottom w:val="single" w:sz="6" w:space="0" w:color="auto"/>
              <w:right w:val="single" w:sz="6" w:space="0" w:color="auto"/>
            </w:tcBorders>
          </w:tcPr>
          <w:p w:rsidR="00B43A78" w:rsidRDefault="00B43A78" w:rsidP="00A244CB">
            <w:pPr>
              <w:pStyle w:val="TableCellCourierNew"/>
              <w:spacing w:after="0"/>
            </w:pPr>
            <w:r>
              <w:t>Ivi.Driver.</w:t>
            </w:r>
          </w:p>
          <w:p w:rsidR="00B43A78" w:rsidRDefault="00B43A78" w:rsidP="00A244CB">
            <w:pPr>
              <w:pStyle w:val="TableCellCourierNew"/>
              <w:spacing w:before="0" w:after="0"/>
            </w:pPr>
            <w:r>
              <w:t>IWaveform&lt;Byte&gt;</w:t>
            </w:r>
          </w:p>
        </w:tc>
      </w:tr>
    </w:tbl>
    <w:p w:rsidR="00BF0118" w:rsidRDefault="00BF0118" w:rsidP="00C0079F">
      <w:pPr>
        <w:pStyle w:val="AttrFuncSubheading"/>
      </w:pPr>
      <w:r>
        <w:t>Defined Values for the MaxTimeMilliseconds Parameter</w:t>
      </w:r>
      <w:r w:rsidR="00C0079F">
        <w:t xml:space="preserve"> (C/COM)</w:t>
      </w:r>
    </w:p>
    <w:p w:rsidR="00C0079F" w:rsidRPr="00C0079F" w:rsidRDefault="00C0079F" w:rsidP="00C0079F">
      <w:pPr>
        <w:pStyle w:val="Body"/>
      </w:pPr>
    </w:p>
    <w:tbl>
      <w:tblPr>
        <w:tblW w:w="0" w:type="auto"/>
        <w:tblInd w:w="722" w:type="dxa"/>
        <w:tblLayout w:type="fixed"/>
        <w:tblLook w:val="0000"/>
      </w:tblPr>
      <w:tblGrid>
        <w:gridCol w:w="1456"/>
        <w:gridCol w:w="794"/>
        <w:gridCol w:w="1080"/>
        <w:gridCol w:w="5310"/>
      </w:tblGrid>
      <w:tr w:rsidR="00BF0118" w:rsidTr="00F87686">
        <w:trPr>
          <w:cantSplit/>
        </w:trPr>
        <w:tc>
          <w:tcPr>
            <w:tcW w:w="1456" w:type="dxa"/>
            <w:vMerge w:val="restart"/>
            <w:tcBorders>
              <w:top w:val="single" w:sz="4" w:space="0" w:color="auto"/>
              <w:left w:val="single" w:sz="6" w:space="0" w:color="auto"/>
              <w:right w:val="single" w:sz="6" w:space="0" w:color="auto"/>
            </w:tcBorders>
            <w:shd w:val="clear" w:color="auto" w:fill="C0C0C0"/>
          </w:tcPr>
          <w:p w:rsidR="00BF0118" w:rsidRDefault="00BF0118" w:rsidP="00F87686">
            <w:pPr>
              <w:pStyle w:val="TableHead"/>
              <w:jc w:val="left"/>
              <w:rPr>
                <w:rFonts w:ascii="Courier" w:hAnsi="Courier" w:cs="Courier"/>
                <w:i/>
                <w:iCs/>
                <w:sz w:val="18"/>
                <w:szCs w:val="18"/>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rsidR="00BF0118" w:rsidRDefault="00BF0118" w:rsidP="00F87686">
            <w:pPr>
              <w:pStyle w:val="TableHead"/>
              <w:jc w:val="left"/>
              <w:rPr>
                <w:i/>
                <w:iCs/>
                <w:lang w:val="fr-FR"/>
              </w:rPr>
            </w:pPr>
            <w:r>
              <w:rPr>
                <w:i/>
                <w:iCs/>
                <w:lang w:val="fr-FR"/>
              </w:rPr>
              <w:t>Description</w:t>
            </w:r>
          </w:p>
        </w:tc>
      </w:tr>
      <w:tr w:rsidR="00BF0118" w:rsidTr="00F87686">
        <w:trPr>
          <w:cantSplit/>
        </w:trPr>
        <w:tc>
          <w:tcPr>
            <w:tcW w:w="1456" w:type="dxa"/>
            <w:vMerge/>
            <w:tcBorders>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p>
        </w:tc>
        <w:tc>
          <w:tcPr>
            <w:tcW w:w="794"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r>
              <w:rPr>
                <w:i/>
                <w:iCs/>
              </w:rPr>
              <w:t>Identifier</w:t>
            </w:r>
          </w:p>
        </w:tc>
      </w:tr>
      <w:tr w:rsidR="00BF0118" w:rsidTr="00F87686">
        <w:trPr>
          <w:cantSplit/>
        </w:trPr>
        <w:tc>
          <w:tcPr>
            <w:tcW w:w="1456" w:type="dxa"/>
            <w:vMerge w:val="restart"/>
            <w:tcBorders>
              <w:top w:val="single" w:sz="4" w:space="0" w:color="auto"/>
              <w:left w:val="single" w:sz="6" w:space="0" w:color="auto"/>
              <w:right w:val="single" w:sz="6" w:space="0" w:color="auto"/>
            </w:tcBorders>
          </w:tcPr>
          <w:p w:rsidR="00BF0118" w:rsidRDefault="00BF0118" w:rsidP="00F87686">
            <w:pPr>
              <w:pStyle w:val="TableCell"/>
            </w:pPr>
            <w:r>
              <w:t>Immediate</w:t>
            </w:r>
          </w:p>
        </w:tc>
        <w:tc>
          <w:tcPr>
            <w:tcW w:w="7184" w:type="dxa"/>
            <w:gridSpan w:val="3"/>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The function returns immediately.</w:t>
            </w:r>
            <w:r w:rsidR="005D0F44">
              <w:t xml:space="preserve"> If no valid data is available, the function returns an error.</w:t>
            </w:r>
          </w:p>
        </w:tc>
      </w:tr>
      <w:tr w:rsidR="00BF0118" w:rsidTr="00F87686">
        <w:trPr>
          <w:cantSplit/>
        </w:trPr>
        <w:tc>
          <w:tcPr>
            <w:tcW w:w="1456" w:type="dxa"/>
            <w:vMerge/>
            <w:tcBorders>
              <w:left w:val="single" w:sz="6" w:space="0" w:color="auto"/>
              <w:right w:val="single" w:sz="6" w:space="0" w:color="auto"/>
            </w:tcBorders>
          </w:tcPr>
          <w:p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IVIDIGITIZER_VAL_TIMEOUT_IMMEDIATE</w:t>
            </w:r>
          </w:p>
        </w:tc>
      </w:tr>
      <w:tr w:rsidR="00BF0118" w:rsidTr="00F87686">
        <w:trPr>
          <w:cantSplit/>
        </w:trPr>
        <w:tc>
          <w:tcPr>
            <w:tcW w:w="1456"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IviDigitizerTimeOutImmediate</w:t>
            </w:r>
          </w:p>
        </w:tc>
      </w:tr>
      <w:tr w:rsidR="00BF0118" w:rsidTr="00F87686">
        <w:trPr>
          <w:cantSplit/>
        </w:trPr>
        <w:tc>
          <w:tcPr>
            <w:tcW w:w="1456" w:type="dxa"/>
            <w:vMerge w:val="restart"/>
            <w:tcBorders>
              <w:top w:val="single" w:sz="4" w:space="0" w:color="auto"/>
              <w:left w:val="single" w:sz="6" w:space="0" w:color="auto"/>
              <w:right w:val="single" w:sz="6" w:space="0" w:color="auto"/>
            </w:tcBorders>
          </w:tcPr>
          <w:p w:rsidR="00BF0118" w:rsidRDefault="00BF0118" w:rsidP="00F87686">
            <w:pPr>
              <w:pStyle w:val="TableCell"/>
            </w:pPr>
            <w:r>
              <w:t>Infinite</w:t>
            </w:r>
          </w:p>
        </w:tc>
        <w:tc>
          <w:tcPr>
            <w:tcW w:w="7184" w:type="dxa"/>
            <w:gridSpan w:val="3"/>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The function waits indefinitely for the acquisition to complete before returning the data.</w:t>
            </w:r>
          </w:p>
        </w:tc>
      </w:tr>
      <w:tr w:rsidR="00BF0118" w:rsidTr="00F87686">
        <w:trPr>
          <w:cantSplit/>
        </w:trPr>
        <w:tc>
          <w:tcPr>
            <w:tcW w:w="1456" w:type="dxa"/>
            <w:vMerge/>
            <w:tcBorders>
              <w:left w:val="single" w:sz="6" w:space="0" w:color="auto"/>
              <w:right w:val="single" w:sz="6" w:space="0" w:color="auto"/>
            </w:tcBorders>
          </w:tcPr>
          <w:p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IVIDIGITIZER_VAL_TIMEOUT_INFINITE</w:t>
            </w:r>
          </w:p>
        </w:tc>
      </w:tr>
      <w:tr w:rsidR="00BF0118" w:rsidTr="00F87686">
        <w:trPr>
          <w:cantSplit/>
        </w:trPr>
        <w:tc>
          <w:tcPr>
            <w:tcW w:w="1456"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IviDigitizerTimeOutInfinite</w:t>
            </w:r>
          </w:p>
        </w:tc>
      </w:tr>
    </w:tbl>
    <w:p w:rsidR="00C0079F" w:rsidRPr="00F05301" w:rsidRDefault="00C0079F" w:rsidP="00C0079F">
      <w:pPr>
        <w:pStyle w:val="AttrFuncSubheading"/>
        <w:rPr>
          <w:color w:val="auto"/>
        </w:rPr>
      </w:pPr>
      <w:r w:rsidRPr="0089350F">
        <w:rPr>
          <w:color w:val="auto"/>
        </w:rPr>
        <w:lastRenderedPageBreak/>
        <w:t xml:space="preserve">Defined Values for the </w:t>
      </w:r>
      <w:r w:rsidR="0045552E">
        <w:rPr>
          <w:color w:val="auto"/>
        </w:rPr>
        <w:t>m</w:t>
      </w:r>
      <w:r w:rsidRPr="0089350F">
        <w:rPr>
          <w:color w:val="auto"/>
        </w:rPr>
        <w:t>axTime Parameter (.NET)</w:t>
      </w:r>
    </w:p>
    <w:p w:rsidR="00C0079F" w:rsidRPr="00A654D9" w:rsidRDefault="00C0079F" w:rsidP="00C0079F">
      <w:pPr>
        <w:pStyle w:val="Body"/>
        <w:rPr>
          <w:color w:val="548DD4"/>
        </w:rPr>
      </w:pPr>
    </w:p>
    <w:tbl>
      <w:tblPr>
        <w:tblW w:w="8640" w:type="dxa"/>
        <w:tblInd w:w="828" w:type="dxa"/>
        <w:tblLayout w:type="fixed"/>
        <w:tblLook w:val="0000"/>
      </w:tblPr>
      <w:tblGrid>
        <w:gridCol w:w="1890"/>
        <w:gridCol w:w="360"/>
        <w:gridCol w:w="1080"/>
        <w:gridCol w:w="5310"/>
      </w:tblGrid>
      <w:tr w:rsidR="00C0079F" w:rsidRPr="00F05301" w:rsidTr="00DD43D1">
        <w:trPr>
          <w:cantSplit/>
        </w:trPr>
        <w:tc>
          <w:tcPr>
            <w:tcW w:w="1890" w:type="dxa"/>
            <w:vMerge w:val="restart"/>
            <w:tcBorders>
              <w:top w:val="single" w:sz="4" w:space="0" w:color="auto"/>
              <w:left w:val="single" w:sz="6" w:space="0" w:color="auto"/>
              <w:right w:val="single" w:sz="6" w:space="0" w:color="auto"/>
            </w:tcBorders>
            <w:shd w:val="clear" w:color="auto" w:fill="C0C0C0"/>
          </w:tcPr>
          <w:p w:rsidR="00C0079F" w:rsidRPr="00F05301" w:rsidRDefault="00C0079F" w:rsidP="00DD43D1">
            <w:pPr>
              <w:pStyle w:val="TableHead"/>
              <w:jc w:val="left"/>
              <w:rPr>
                <w:rFonts w:ascii="Courier" w:hAnsi="Courier"/>
                <w:i/>
                <w:color w:val="auto"/>
                <w:sz w:val="18"/>
              </w:rPr>
            </w:pPr>
            <w:r w:rsidRPr="0089350F">
              <w:rPr>
                <w:i/>
                <w:color w:val="auto"/>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C0079F" w:rsidRPr="00F05301" w:rsidRDefault="00C0079F" w:rsidP="00DD43D1">
            <w:pPr>
              <w:pStyle w:val="TableHead"/>
              <w:jc w:val="left"/>
              <w:rPr>
                <w:i/>
                <w:color w:val="auto"/>
                <w:lang w:val="fr-FR"/>
              </w:rPr>
            </w:pPr>
            <w:r w:rsidRPr="0089350F">
              <w:rPr>
                <w:i/>
                <w:color w:val="auto"/>
                <w:lang w:val="fr-FR"/>
              </w:rPr>
              <w:t>Description</w:t>
            </w:r>
          </w:p>
        </w:tc>
      </w:tr>
      <w:tr w:rsidR="00C0079F" w:rsidRPr="00F05301" w:rsidTr="00DD43D1">
        <w:trPr>
          <w:cantSplit/>
        </w:trPr>
        <w:tc>
          <w:tcPr>
            <w:tcW w:w="1890" w:type="dxa"/>
            <w:vMerge/>
            <w:tcBorders>
              <w:left w:val="single" w:sz="6" w:space="0" w:color="auto"/>
              <w:bottom w:val="double" w:sz="6" w:space="0" w:color="auto"/>
              <w:right w:val="single" w:sz="6" w:space="0" w:color="auto"/>
            </w:tcBorders>
            <w:shd w:val="clear" w:color="auto" w:fill="C0C0C0"/>
          </w:tcPr>
          <w:p w:rsidR="00C0079F" w:rsidRPr="00F05301" w:rsidRDefault="00C0079F" w:rsidP="00DD43D1">
            <w:pPr>
              <w:pStyle w:val="TableHead"/>
              <w:jc w:val="left"/>
              <w:rPr>
                <w:i/>
                <w:color w:val="auto"/>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C0079F" w:rsidRPr="00F05301" w:rsidRDefault="00C0079F" w:rsidP="00DD43D1">
            <w:pPr>
              <w:pStyle w:val="TableHead"/>
              <w:jc w:val="left"/>
              <w:rPr>
                <w:i/>
                <w:color w:val="auto"/>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C0079F" w:rsidRPr="00F05301" w:rsidRDefault="00C0079F" w:rsidP="00DD43D1">
            <w:pPr>
              <w:pStyle w:val="TableHead"/>
              <w:jc w:val="left"/>
              <w:rPr>
                <w:i/>
                <w:color w:val="auto"/>
              </w:rPr>
            </w:pPr>
            <w:r w:rsidRPr="0089350F">
              <w:rPr>
                <w:i/>
                <w:color w:val="auto"/>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C0079F" w:rsidRPr="00F05301" w:rsidRDefault="00C0079F" w:rsidP="00DD43D1">
            <w:pPr>
              <w:pStyle w:val="TableHead"/>
              <w:jc w:val="left"/>
              <w:rPr>
                <w:i/>
                <w:color w:val="auto"/>
              </w:rPr>
            </w:pPr>
            <w:r w:rsidRPr="0089350F">
              <w:rPr>
                <w:i/>
                <w:color w:val="auto"/>
              </w:rPr>
              <w:t>Identifier</w:t>
            </w:r>
          </w:p>
        </w:tc>
      </w:tr>
      <w:tr w:rsidR="008078E3" w:rsidRPr="00F05301" w:rsidTr="00DD43D1">
        <w:trPr>
          <w:cantSplit/>
        </w:trPr>
        <w:tc>
          <w:tcPr>
            <w:tcW w:w="1890" w:type="dxa"/>
            <w:vMerge w:val="restart"/>
            <w:tcBorders>
              <w:top w:val="double" w:sz="6" w:space="0" w:color="auto"/>
              <w:left w:val="single" w:sz="6" w:space="0" w:color="auto"/>
              <w:bottom w:val="single" w:sz="4" w:space="0" w:color="auto"/>
              <w:right w:val="single" w:sz="6" w:space="0" w:color="auto"/>
            </w:tcBorders>
          </w:tcPr>
          <w:p w:rsidR="008078E3" w:rsidRPr="00F05301" w:rsidRDefault="008078E3" w:rsidP="00DD43D1">
            <w:pPr>
              <w:pStyle w:val="TableCell"/>
              <w:rPr>
                <w:color w:val="auto"/>
              </w:rPr>
            </w:pPr>
            <w:r>
              <w:rPr>
                <w:color w:val="auto"/>
              </w:rPr>
              <w:t>Immediate</w:t>
            </w:r>
          </w:p>
        </w:tc>
        <w:tc>
          <w:tcPr>
            <w:tcW w:w="6750" w:type="dxa"/>
            <w:gridSpan w:val="3"/>
            <w:tcBorders>
              <w:top w:val="double" w:sz="6" w:space="0" w:color="auto"/>
              <w:left w:val="single" w:sz="6" w:space="0" w:color="auto"/>
              <w:bottom w:val="single" w:sz="4" w:space="0" w:color="auto"/>
              <w:right w:val="single" w:sz="6" w:space="0" w:color="auto"/>
            </w:tcBorders>
          </w:tcPr>
          <w:p w:rsidR="008078E3" w:rsidRPr="00F05301" w:rsidRDefault="008078E3" w:rsidP="00DD43D1">
            <w:pPr>
              <w:pStyle w:val="TableCell"/>
              <w:rPr>
                <w:color w:val="auto"/>
              </w:rPr>
            </w:pPr>
            <w:r w:rsidRPr="0089350F">
              <w:rPr>
                <w:snapToGrid w:val="0"/>
                <w:color w:val="auto"/>
              </w:rPr>
              <w:t>The function returns immediately. If no valid measurement value exists, the function returns an error.</w:t>
            </w:r>
          </w:p>
        </w:tc>
      </w:tr>
      <w:tr w:rsidR="008078E3" w:rsidRPr="00F05301" w:rsidTr="00DD43D1">
        <w:trPr>
          <w:cantSplit/>
          <w:trHeight w:val="260"/>
        </w:trPr>
        <w:tc>
          <w:tcPr>
            <w:tcW w:w="1890" w:type="dxa"/>
            <w:vMerge/>
            <w:tcBorders>
              <w:left w:val="single" w:sz="6" w:space="0" w:color="auto"/>
              <w:bottom w:val="single" w:sz="4" w:space="0" w:color="auto"/>
              <w:right w:val="single" w:sz="6" w:space="0" w:color="auto"/>
            </w:tcBorders>
          </w:tcPr>
          <w:p w:rsidR="008078E3" w:rsidRPr="00F05301" w:rsidRDefault="008078E3" w:rsidP="00DD43D1"/>
        </w:tc>
        <w:tc>
          <w:tcPr>
            <w:tcW w:w="360" w:type="dxa"/>
            <w:tcBorders>
              <w:top w:val="single" w:sz="4" w:space="0" w:color="auto"/>
              <w:left w:val="single" w:sz="6" w:space="0" w:color="auto"/>
            </w:tcBorders>
          </w:tcPr>
          <w:p w:rsidR="008078E3" w:rsidRPr="00F05301" w:rsidRDefault="008078E3" w:rsidP="00DD43D1">
            <w:pPr>
              <w:pStyle w:val="TableCell"/>
              <w:ind w:right="0"/>
              <w:rPr>
                <w:color w:val="auto"/>
              </w:rPr>
            </w:pPr>
          </w:p>
        </w:tc>
        <w:tc>
          <w:tcPr>
            <w:tcW w:w="1080" w:type="dxa"/>
            <w:tcBorders>
              <w:top w:val="single" w:sz="4" w:space="0" w:color="auto"/>
              <w:left w:val="single" w:sz="6" w:space="0" w:color="auto"/>
            </w:tcBorders>
          </w:tcPr>
          <w:p w:rsidR="008078E3" w:rsidRPr="00F05301" w:rsidRDefault="008078E3"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rsidR="008078E3" w:rsidRPr="00F05301" w:rsidRDefault="008078E3" w:rsidP="00DD43D1">
            <w:pPr>
              <w:pStyle w:val="TableCellCourierNew"/>
              <w:ind w:right="0"/>
              <w:rPr>
                <w:color w:val="auto"/>
              </w:rPr>
            </w:pPr>
            <w:r>
              <w:rPr>
                <w:color w:val="auto"/>
              </w:rPr>
              <w:t>Precision</w:t>
            </w:r>
            <w:r w:rsidRPr="0089350F">
              <w:rPr>
                <w:color w:val="auto"/>
              </w:rPr>
              <w:t>TimeSpan.Zero</w:t>
            </w:r>
          </w:p>
        </w:tc>
      </w:tr>
      <w:tr w:rsidR="008078E3" w:rsidRPr="005209C6" w:rsidTr="00DD43D1">
        <w:trPr>
          <w:cantSplit/>
          <w:trHeight w:val="260"/>
        </w:trPr>
        <w:tc>
          <w:tcPr>
            <w:tcW w:w="1890" w:type="dxa"/>
            <w:vMerge w:val="restart"/>
            <w:tcBorders>
              <w:top w:val="single" w:sz="4" w:space="0" w:color="auto"/>
              <w:left w:val="single" w:sz="6" w:space="0" w:color="auto"/>
              <w:right w:val="single" w:sz="6" w:space="0" w:color="auto"/>
            </w:tcBorders>
          </w:tcPr>
          <w:p w:rsidR="008078E3" w:rsidRPr="005209C6" w:rsidRDefault="008078E3" w:rsidP="00DD43D1">
            <w:r>
              <w:t>Infinite</w:t>
            </w:r>
          </w:p>
        </w:tc>
        <w:tc>
          <w:tcPr>
            <w:tcW w:w="6750" w:type="dxa"/>
            <w:gridSpan w:val="3"/>
            <w:tcBorders>
              <w:top w:val="single" w:sz="4" w:space="0" w:color="auto"/>
              <w:left w:val="single" w:sz="6" w:space="0" w:color="auto"/>
              <w:bottom w:val="single" w:sz="4" w:space="0" w:color="auto"/>
              <w:right w:val="single" w:sz="4" w:space="0" w:color="auto"/>
            </w:tcBorders>
          </w:tcPr>
          <w:p w:rsidR="008078E3" w:rsidRPr="005209C6" w:rsidRDefault="008078E3" w:rsidP="00DD43D1">
            <w:pPr>
              <w:pStyle w:val="TableCellCourierNew"/>
              <w:ind w:right="0"/>
              <w:rPr>
                <w:rFonts w:ascii="Times New Roman" w:hAnsi="Times New Roman"/>
                <w:color w:val="auto"/>
                <w:sz w:val="20"/>
              </w:rPr>
            </w:pPr>
            <w:r w:rsidRPr="005209C6">
              <w:rPr>
                <w:rFonts w:ascii="Times New Roman" w:hAnsi="Times New Roman"/>
                <w:color w:val="auto"/>
                <w:sz w:val="20"/>
              </w:rPr>
              <w:t xml:space="preserve">The function waits </w:t>
            </w:r>
            <w:r>
              <w:rPr>
                <w:rFonts w:ascii="Times New Roman" w:hAnsi="Times New Roman"/>
                <w:color w:val="auto"/>
                <w:sz w:val="20"/>
              </w:rPr>
              <w:t>indefinitely for the measurement to complete.</w:t>
            </w:r>
          </w:p>
        </w:tc>
      </w:tr>
      <w:tr w:rsidR="00C0079F" w:rsidRPr="005209C6" w:rsidTr="00DD43D1">
        <w:trPr>
          <w:cantSplit/>
          <w:trHeight w:val="260"/>
        </w:trPr>
        <w:tc>
          <w:tcPr>
            <w:tcW w:w="1890" w:type="dxa"/>
            <w:vMerge/>
            <w:tcBorders>
              <w:left w:val="single" w:sz="6" w:space="0" w:color="auto"/>
              <w:bottom w:val="single" w:sz="4" w:space="0" w:color="auto"/>
              <w:right w:val="single" w:sz="6" w:space="0" w:color="auto"/>
            </w:tcBorders>
          </w:tcPr>
          <w:p w:rsidR="00C0079F" w:rsidRPr="005209C6" w:rsidRDefault="00C0079F" w:rsidP="00DD43D1"/>
        </w:tc>
        <w:tc>
          <w:tcPr>
            <w:tcW w:w="360" w:type="dxa"/>
            <w:tcBorders>
              <w:top w:val="single" w:sz="4" w:space="0" w:color="auto"/>
              <w:left w:val="single" w:sz="6" w:space="0" w:color="auto"/>
              <w:bottom w:val="single" w:sz="4" w:space="0" w:color="auto"/>
              <w:right w:val="single" w:sz="4" w:space="0" w:color="auto"/>
            </w:tcBorders>
          </w:tcPr>
          <w:p w:rsidR="00C0079F" w:rsidRPr="005209C6" w:rsidRDefault="00C0079F" w:rsidP="00DD43D1">
            <w:pPr>
              <w:pStyle w:val="TableCellCourierNew"/>
              <w:ind w:right="0"/>
              <w:rPr>
                <w:rFonts w:ascii="Times New Roman" w:hAnsi="Times New Roman"/>
                <w:color w:val="auto"/>
                <w:sz w:val="20"/>
              </w:rPr>
            </w:pPr>
          </w:p>
        </w:tc>
        <w:tc>
          <w:tcPr>
            <w:tcW w:w="1080" w:type="dxa"/>
            <w:tcBorders>
              <w:top w:val="single" w:sz="4" w:space="0" w:color="auto"/>
              <w:left w:val="single" w:sz="6" w:space="0" w:color="auto"/>
              <w:bottom w:val="single" w:sz="4" w:space="0" w:color="auto"/>
              <w:right w:val="single" w:sz="4" w:space="0" w:color="auto"/>
            </w:tcBorders>
          </w:tcPr>
          <w:p w:rsidR="00C0079F" w:rsidRPr="00F05301" w:rsidRDefault="00C0079F"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rsidR="00C0079F" w:rsidRPr="00F05301" w:rsidRDefault="00AD40F2" w:rsidP="00DD43D1">
            <w:pPr>
              <w:pStyle w:val="TableCellCourierNew"/>
              <w:ind w:right="0"/>
              <w:rPr>
                <w:color w:val="auto"/>
              </w:rPr>
            </w:pPr>
            <w:r>
              <w:rPr>
                <w:color w:val="auto"/>
              </w:rPr>
              <w:t>Precision</w:t>
            </w:r>
            <w:r w:rsidR="00C0079F" w:rsidRPr="0089350F">
              <w:rPr>
                <w:color w:val="auto"/>
              </w:rPr>
              <w:t>TimeSpan.</w:t>
            </w:r>
            <w:r w:rsidR="00C0079F">
              <w:rPr>
                <w:color w:val="auto"/>
              </w:rPr>
              <w:t>MaxValue</w:t>
            </w:r>
          </w:p>
        </w:tc>
      </w:tr>
    </w:tbl>
    <w:p w:rsidR="00AA4D84" w:rsidRDefault="00AA4D84" w:rsidP="00AA4D84">
      <w:pPr>
        <w:pStyle w:val="FunctionHead"/>
      </w:pPr>
      <w:r>
        <w:t>Return Values</w:t>
      </w:r>
      <w:r w:rsidR="00C0079F">
        <w:t xml:space="preserve"> (C/COM)</w:t>
      </w:r>
    </w:p>
    <w:p w:rsidR="008D246C" w:rsidRDefault="00AA4D84" w:rsidP="008D246C">
      <w:pPr>
        <w:pStyle w:val="Body1"/>
      </w:pPr>
      <w:r>
        <w:t xml:space="preserve">The </w:t>
      </w:r>
      <w:r>
        <w:rPr>
          <w:rStyle w:val="Italic"/>
        </w:rPr>
        <w:t>IVI-3.2: Inherent Capabilities Specification</w:t>
      </w:r>
      <w:r>
        <w:t xml:space="preserve"> defines general status codes that this function can return.</w:t>
      </w:r>
      <w:r w:rsidR="008D246C" w:rsidRPr="008D246C">
        <w:t xml:space="preserve"> </w:t>
      </w:r>
      <w:r w:rsidR="008D246C" w:rsidRPr="004B021F">
        <w:t>This function can also return this additional class</w:t>
      </w:r>
      <w:r w:rsidR="008D246C">
        <w:t>-defined</w:t>
      </w:r>
      <w:r w:rsidR="008D246C" w:rsidRPr="004B021F">
        <w:t xml:space="preserve"> status code:</w:t>
      </w:r>
    </w:p>
    <w:p w:rsidR="00F35014" w:rsidRDefault="00F35014" w:rsidP="008D246C">
      <w:pPr>
        <w:pStyle w:val="Body1"/>
        <w:numPr>
          <w:ilvl w:val="0"/>
          <w:numId w:val="65"/>
        </w:numPr>
      </w:pPr>
      <w:r>
        <w:t>Channel Not Enabled</w:t>
      </w:r>
    </w:p>
    <w:p w:rsidR="00CB197A" w:rsidRDefault="00CB197A" w:rsidP="00CB197A">
      <w:pPr>
        <w:pStyle w:val="Body1"/>
        <w:numPr>
          <w:ilvl w:val="0"/>
          <w:numId w:val="65"/>
        </w:numPr>
      </w:pPr>
      <w:r>
        <w:t>Incompatible Fetch</w:t>
      </w:r>
    </w:p>
    <w:p w:rsidR="00F2339F" w:rsidRDefault="008D246C" w:rsidP="008D246C">
      <w:pPr>
        <w:pStyle w:val="Body1"/>
        <w:numPr>
          <w:ilvl w:val="0"/>
          <w:numId w:val="65"/>
        </w:numPr>
      </w:pPr>
      <w:r>
        <w:t>Max Time Exceeded</w:t>
      </w:r>
    </w:p>
    <w:p w:rsidR="00C0079F" w:rsidRPr="00F7116C" w:rsidRDefault="00C0079F" w:rsidP="00C0079F">
      <w:pPr>
        <w:pStyle w:val="AttrFuncSubheading"/>
        <w:rPr>
          <w:color w:val="auto"/>
        </w:rPr>
      </w:pPr>
      <w:r w:rsidRPr="00F7116C">
        <w:rPr>
          <w:color w:val="auto"/>
        </w:rPr>
        <w:t>.NET Exceptions</w:t>
      </w:r>
    </w:p>
    <w:p w:rsidR="00C0079F" w:rsidRDefault="00C0079F" w:rsidP="00C0079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C0079F" w:rsidRDefault="00C0079F" w:rsidP="00C0079F">
      <w:pPr>
        <w:pStyle w:val="IVIBody"/>
      </w:pPr>
      <w:r w:rsidRPr="0089350F">
        <w:t xml:space="preserve">Note that the .NET MaxTimeExceededException is defined in </w:t>
      </w:r>
      <w:r w:rsidRPr="0089350F">
        <w:rPr>
          <w:rStyle w:val="Italic"/>
        </w:rPr>
        <w:t>IVI-3.2: Inherent Capabilities Specification</w:t>
      </w:r>
      <w:r w:rsidRPr="0089350F">
        <w:t>.</w:t>
      </w:r>
    </w:p>
    <w:p w:rsidR="00C0079F" w:rsidRDefault="00C0079F" w:rsidP="00C0079F">
      <w:pPr>
        <w:pStyle w:val="IVIBody"/>
      </w:pPr>
      <w:r w:rsidRPr="004B021F">
        <w:t>T</w:t>
      </w:r>
      <w:r>
        <w:t>his method can also throw these</w:t>
      </w:r>
      <w:r w:rsidRPr="004B021F">
        <w:t xml:space="preserve"> additional class</w:t>
      </w:r>
      <w:r>
        <w:t>-defined exceptions:</w:t>
      </w:r>
    </w:p>
    <w:p w:rsidR="00C0079F" w:rsidRDefault="00C0079F" w:rsidP="00C0079F">
      <w:pPr>
        <w:pStyle w:val="Body1"/>
        <w:numPr>
          <w:ilvl w:val="0"/>
          <w:numId w:val="65"/>
        </w:numPr>
      </w:pPr>
      <w:r>
        <w:t>Channel Not Enabled</w:t>
      </w:r>
    </w:p>
    <w:p w:rsidR="00B43A78" w:rsidRDefault="00B43A78" w:rsidP="00B43A78">
      <w:pPr>
        <w:pStyle w:val="Body1"/>
        <w:numPr>
          <w:ilvl w:val="0"/>
          <w:numId w:val="65"/>
        </w:numPr>
      </w:pPr>
      <w:r>
        <w:t>Incompatible Fetch</w:t>
      </w:r>
    </w:p>
    <w:p w:rsidR="00004825" w:rsidRDefault="00004825" w:rsidP="009C03F5">
      <w:pPr>
        <w:pStyle w:val="Heading3"/>
        <w:pageBreakBefore/>
      </w:pPr>
      <w:bookmarkStart w:id="353" w:name="_Toc304583647"/>
      <w:bookmarkStart w:id="354" w:name="_Toc306374498"/>
      <w:r>
        <w:lastRenderedPageBreak/>
        <w:t>Read Waveform Real64</w:t>
      </w:r>
      <w:bookmarkEnd w:id="353"/>
      <w:bookmarkEnd w:id="354"/>
    </w:p>
    <w:p w:rsidR="00004825" w:rsidRDefault="00004825">
      <w:pPr>
        <w:pStyle w:val="FunctionHead"/>
      </w:pPr>
      <w:r>
        <w:t>Description</w:t>
      </w:r>
    </w:p>
    <w:p w:rsidR="00004825" w:rsidRDefault="00F2339F">
      <w:pPr>
        <w:pStyle w:val="Body1"/>
        <w:rPr>
          <w:color w:val="000000"/>
        </w:rPr>
      </w:pPr>
      <w:r>
        <w:t>This function operates identically to the Read Waveform Int16, with the only difference being the data type of the returned waveform array</w:t>
      </w:r>
      <w:r w:rsidR="0080634C">
        <w:t xml:space="preserve">. </w:t>
      </w:r>
      <w:r>
        <w:t>Please see the definition of that function for details</w:t>
      </w:r>
      <w:r w:rsidR="00004825">
        <w:t>.</w:t>
      </w:r>
      <w:r w:rsidRPr="00F2339F">
        <w:t xml:space="preserve"> </w:t>
      </w:r>
      <w:r>
        <w:t xml:space="preserve">Note that for this function, after completion </w:t>
      </w:r>
      <w:r>
        <w:rPr>
          <w:color w:val="000000"/>
        </w:rPr>
        <w:t xml:space="preserve">each element in the </w:t>
      </w:r>
      <w:r>
        <w:rPr>
          <w:rStyle w:val="monospace"/>
          <w:color w:val="000000"/>
        </w:rPr>
        <w:t>WaveformArray</w:t>
      </w:r>
      <w:r>
        <w:rPr>
          <w:color w:val="000000"/>
        </w:rPr>
        <w:t xml:space="preserve"> parameter is the actual sampled voltage in Volts.</w:t>
      </w:r>
    </w:p>
    <w:p w:rsidR="008078E3" w:rsidRDefault="008078E3" w:rsidP="008078E3">
      <w:pPr>
        <w:pStyle w:val="FunctionHead"/>
      </w:pPr>
      <w:r>
        <w:t>.NET Method Prototype</w:t>
      </w:r>
    </w:p>
    <w:p w:rsidR="008078E3" w:rsidRDefault="008078E3" w:rsidP="008078E3">
      <w:pPr>
        <w:pStyle w:val="Code1"/>
      </w:pPr>
      <w:r>
        <w:t>IWaveform&lt;Double&gt; Channels[].Measurement.ReadWaveform (</w:t>
      </w:r>
    </w:p>
    <w:p w:rsidR="008078E3" w:rsidRDefault="008078E3" w:rsidP="008078E3">
      <w:pPr>
        <w:pStyle w:val="Code1"/>
        <w:spacing w:before="0"/>
      </w:pPr>
      <w:r>
        <w:t xml:space="preserve">                                             PrecisionTimeSpan maxTime,</w:t>
      </w:r>
    </w:p>
    <w:p w:rsidR="008078E3" w:rsidRDefault="008078E3" w:rsidP="008078E3">
      <w:pPr>
        <w:pStyle w:val="Code1"/>
        <w:spacing w:before="0"/>
      </w:pPr>
      <w:r>
        <w:t xml:space="preserve">                                             IWaveform&lt;Double&gt; waveform);</w:t>
      </w:r>
    </w:p>
    <w:p w:rsidR="00AA4D84" w:rsidRDefault="00AA4D84" w:rsidP="00AA4D84">
      <w:pPr>
        <w:pStyle w:val="FunctionHead"/>
      </w:pPr>
      <w:r>
        <w:t>COM Method Prototype</w:t>
      </w:r>
    </w:p>
    <w:p w:rsidR="00AA4D84" w:rsidRDefault="00AA4D84" w:rsidP="00AA4D84">
      <w:pPr>
        <w:pStyle w:val="Code1"/>
      </w:pPr>
      <w:r>
        <w:t>HRESULT Channels.</w:t>
      </w:r>
      <w:r w:rsidR="002B78BD">
        <w:t>Item().Measurement.ReadWaveformReal64</w:t>
      </w:r>
      <w:r>
        <w:t xml:space="preserve"> (</w:t>
      </w:r>
      <w:r>
        <w:br/>
        <w:t xml:space="preserve">                                   [in] long MaxTimeMilliseconds,</w:t>
      </w:r>
      <w:r>
        <w:br/>
        <w:t xml:space="preserve">                                   [in, out] SAFEARRAY(</w:t>
      </w:r>
      <w:r w:rsidR="002B78BD">
        <w:t>double</w:t>
      </w:r>
      <w:r>
        <w:t>)* WaveformArray,</w:t>
      </w:r>
      <w:r>
        <w:br/>
        <w:t xml:space="preserve">                                   [in, out] __int64* ActualPoints,</w:t>
      </w:r>
      <w:r>
        <w:br/>
        <w:t xml:space="preserve">                                   [in, out] __int64* FirstValidPoint,</w:t>
      </w:r>
      <w:r>
        <w:br/>
        <w:t xml:space="preserve">                                   [in, out] double* InitialXOffset,</w:t>
      </w:r>
      <w:r>
        <w:br/>
        <w:t xml:space="preserve">                                   [in, out] double* InitialXTimeSeconds,</w:t>
      </w:r>
      <w:r>
        <w:br/>
        <w:t xml:space="preserve">                                   [in, out] double* InitialXTimeFraction,</w:t>
      </w:r>
      <w:r>
        <w:br/>
        <w:t xml:space="preserve">                                   [in, out] double* XIncrement);</w:t>
      </w:r>
    </w:p>
    <w:p w:rsidR="00AA4D84" w:rsidRDefault="00AA4D84" w:rsidP="00AA4D84">
      <w:pPr>
        <w:pStyle w:val="FunctionHead"/>
      </w:pPr>
      <w:r>
        <w:t>C Prototype</w:t>
      </w:r>
    </w:p>
    <w:p w:rsidR="00AA4D84" w:rsidRDefault="00AA4D84" w:rsidP="00AA4D84">
      <w:pPr>
        <w:pStyle w:val="Code1"/>
        <w:tabs>
          <w:tab w:val="left" w:pos="630"/>
        </w:tabs>
      </w:pPr>
      <w:r>
        <w:t>ViStatus IviDigitizer_ReadWaveform</w:t>
      </w:r>
      <w:r w:rsidR="002B78BD">
        <w:t>Real64</w:t>
      </w:r>
      <w:r>
        <w:t xml:space="preserve"> (ViSession Vi,</w:t>
      </w:r>
      <w:r>
        <w:br/>
        <w:t xml:space="preserve">                                         ViConstString ChannelName,</w:t>
      </w:r>
      <w:r>
        <w:br/>
        <w:t xml:space="preserve">                                         ViInt32 MaxTimeMilliseconds,</w:t>
      </w:r>
      <w:r>
        <w:br/>
        <w:t xml:space="preserve">                                         ViInt64 WaveformArraySize,</w:t>
      </w:r>
      <w:r>
        <w:br/>
        <w:t xml:space="preserve">                                         Vi</w:t>
      </w:r>
      <w:r w:rsidR="002B78BD">
        <w:t>Real64</w:t>
      </w:r>
      <w:r>
        <w:t xml:space="preserve"> WaveformArray[],</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p>
    <w:p w:rsidR="00AA4D84" w:rsidRDefault="00AA4D84" w:rsidP="00AA4D84">
      <w:pPr>
        <w:pStyle w:val="FunctionHead"/>
      </w:pPr>
      <w:r>
        <w:t>Parameters</w:t>
      </w:r>
    </w:p>
    <w:tbl>
      <w:tblPr>
        <w:tblW w:w="8820" w:type="dxa"/>
        <w:tblInd w:w="710" w:type="dxa"/>
        <w:tblLayout w:type="fixed"/>
        <w:tblCellMar>
          <w:left w:w="80" w:type="dxa"/>
          <w:right w:w="80" w:type="dxa"/>
        </w:tblCellMar>
        <w:tblLook w:val="0000"/>
      </w:tblPr>
      <w:tblGrid>
        <w:gridCol w:w="2520"/>
        <w:gridCol w:w="4320"/>
        <w:gridCol w:w="1980"/>
      </w:tblGrid>
      <w:tr w:rsidR="00AA4D84" w:rsidTr="008078E3">
        <w:trPr>
          <w:cantSplit/>
        </w:trPr>
        <w:tc>
          <w:tcPr>
            <w:tcW w:w="2520" w:type="dxa"/>
            <w:tcBorders>
              <w:top w:val="single" w:sz="6" w:space="0" w:color="auto"/>
              <w:left w:val="single" w:sz="6" w:space="0" w:color="auto"/>
              <w:right w:val="single" w:sz="6" w:space="0" w:color="auto"/>
            </w:tcBorders>
          </w:tcPr>
          <w:p w:rsidR="00AA4D84" w:rsidRDefault="00AA4D84" w:rsidP="00DA7537">
            <w:pPr>
              <w:pStyle w:val="TableHead"/>
            </w:pPr>
            <w:r>
              <w:t>Inputs</w:t>
            </w:r>
          </w:p>
        </w:tc>
        <w:tc>
          <w:tcPr>
            <w:tcW w:w="4320" w:type="dxa"/>
            <w:tcBorders>
              <w:top w:val="single" w:sz="6" w:space="0" w:color="auto"/>
              <w:left w:val="single" w:sz="6" w:space="0" w:color="auto"/>
              <w:right w:val="single" w:sz="6" w:space="0" w:color="auto"/>
            </w:tcBorders>
          </w:tcPr>
          <w:p w:rsidR="00AA4D84" w:rsidRDefault="00AA4D84" w:rsidP="00DA7537">
            <w:pPr>
              <w:pStyle w:val="TableHead"/>
            </w:pPr>
            <w:r>
              <w:t>Description</w:t>
            </w:r>
          </w:p>
        </w:tc>
        <w:tc>
          <w:tcPr>
            <w:tcW w:w="1980" w:type="dxa"/>
            <w:tcBorders>
              <w:top w:val="single" w:sz="6" w:space="0" w:color="auto"/>
              <w:left w:val="single" w:sz="6" w:space="0" w:color="auto"/>
              <w:right w:val="single" w:sz="6" w:space="0" w:color="auto"/>
            </w:tcBorders>
          </w:tcPr>
          <w:p w:rsidR="00AA4D84" w:rsidRDefault="00AA4D84" w:rsidP="00DA7537">
            <w:pPr>
              <w:pStyle w:val="TableHead"/>
            </w:pPr>
            <w:r>
              <w:t>Base Type</w:t>
            </w:r>
          </w:p>
        </w:tc>
      </w:tr>
      <w:tr w:rsidR="00AA4D84" w:rsidTr="008078E3">
        <w:trPr>
          <w:cantSplit/>
        </w:trPr>
        <w:tc>
          <w:tcPr>
            <w:tcW w:w="25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w:t>
            </w:r>
            <w:r w:rsidR="008078E3">
              <w:t xml:space="preserve"> (C)</w:t>
            </w:r>
          </w:p>
        </w:tc>
        <w:tc>
          <w:tcPr>
            <w:tcW w:w="43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
            </w:pPr>
            <w:r>
              <w:t>Instrument handle.</w:t>
            </w:r>
          </w:p>
        </w:tc>
        <w:tc>
          <w:tcPr>
            <w:tcW w:w="198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ViSession</w:t>
            </w:r>
          </w:p>
        </w:tc>
      </w:tr>
      <w:tr w:rsidR="00AA4D84" w:rsidTr="008078E3">
        <w:trPr>
          <w:cantSplit/>
        </w:trPr>
        <w:tc>
          <w:tcPr>
            <w:tcW w:w="25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ChannelName</w:t>
            </w:r>
            <w:r w:rsidR="008078E3">
              <w:t xml:space="preserve"> (C)</w:t>
            </w:r>
          </w:p>
        </w:tc>
        <w:tc>
          <w:tcPr>
            <w:tcW w:w="43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
            </w:pPr>
            <w:r>
              <w:t>Name of the channel from which to retrieve the data.</w:t>
            </w:r>
          </w:p>
        </w:tc>
        <w:tc>
          <w:tcPr>
            <w:tcW w:w="198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ViConstString</w:t>
            </w:r>
          </w:p>
        </w:tc>
      </w:tr>
      <w:tr w:rsidR="00AA4D84" w:rsidTr="008078E3">
        <w:trPr>
          <w:cantSplit/>
        </w:trPr>
        <w:tc>
          <w:tcPr>
            <w:tcW w:w="25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MaxTimeMilliseconds</w:t>
            </w:r>
            <w:r w:rsidR="00411B6D">
              <w:t xml:space="preserve"> (C/COM)</w:t>
            </w:r>
          </w:p>
        </w:tc>
        <w:tc>
          <w:tcPr>
            <w:tcW w:w="43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
            </w:pPr>
            <w:r>
              <w:t xml:space="preserve">Specifies the maximum time the end-user allows for this method to complete in milliseconds. The values </w:t>
            </w:r>
            <w:r w:rsidR="0011076E">
              <w:t xml:space="preserve">of Immediate and Infinite, as defined in IviDigitizer Function Parameter Value Definitions, </w:t>
            </w:r>
            <w:r>
              <w:t>are also allowed.</w:t>
            </w:r>
          </w:p>
        </w:tc>
        <w:tc>
          <w:tcPr>
            <w:tcW w:w="198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ViInt32</w:t>
            </w:r>
          </w:p>
        </w:tc>
      </w:tr>
      <w:tr w:rsidR="00411B6D" w:rsidTr="008078E3">
        <w:trPr>
          <w:cantSplit/>
        </w:trPr>
        <w:tc>
          <w:tcPr>
            <w:tcW w:w="2520" w:type="dxa"/>
            <w:tcBorders>
              <w:top w:val="single" w:sz="6" w:space="0" w:color="auto"/>
              <w:left w:val="single" w:sz="6" w:space="0" w:color="auto"/>
              <w:bottom w:val="single" w:sz="6" w:space="0" w:color="auto"/>
              <w:right w:val="single" w:sz="6" w:space="0" w:color="auto"/>
            </w:tcBorders>
          </w:tcPr>
          <w:p w:rsidR="00411B6D" w:rsidRDefault="00411B6D" w:rsidP="0045552E">
            <w:pPr>
              <w:pStyle w:val="TableCellCourierNew"/>
            </w:pPr>
            <w:r>
              <w:t>maxTime (.NET)</w:t>
            </w:r>
          </w:p>
        </w:tc>
        <w:tc>
          <w:tcPr>
            <w:tcW w:w="4320" w:type="dxa"/>
            <w:tcBorders>
              <w:top w:val="single" w:sz="6" w:space="0" w:color="auto"/>
              <w:left w:val="single" w:sz="6" w:space="0" w:color="auto"/>
              <w:bottom w:val="single" w:sz="6" w:space="0" w:color="auto"/>
              <w:right w:val="single" w:sz="6" w:space="0" w:color="auto"/>
            </w:tcBorders>
          </w:tcPr>
          <w:p w:rsidR="00411B6D" w:rsidRDefault="00411B6D" w:rsidP="00DE0033">
            <w:pPr>
              <w:pStyle w:val="TableCell"/>
            </w:pPr>
            <w:r>
              <w:t xml:space="preserve">Specifies the maximum time the end-user allows for this method to complete. The values of </w:t>
            </w:r>
            <w:r w:rsidR="00213DEB">
              <w:t xml:space="preserve">Immediate </w:t>
            </w:r>
            <w:r>
              <w:t xml:space="preserve"> and </w:t>
            </w:r>
            <w:r w:rsidR="00213DEB">
              <w:t>Infinite</w:t>
            </w:r>
            <w:r>
              <w:t>, as defined in IviDigitizer Function Parameter Value Definitions, are also allowed.</w:t>
            </w:r>
          </w:p>
        </w:tc>
        <w:tc>
          <w:tcPr>
            <w:tcW w:w="1980" w:type="dxa"/>
            <w:tcBorders>
              <w:top w:val="single" w:sz="6" w:space="0" w:color="auto"/>
              <w:left w:val="single" w:sz="6" w:space="0" w:color="auto"/>
              <w:bottom w:val="single" w:sz="6" w:space="0" w:color="auto"/>
              <w:right w:val="single" w:sz="6" w:space="0" w:color="auto"/>
            </w:tcBorders>
          </w:tcPr>
          <w:p w:rsidR="00411B6D" w:rsidRDefault="00AD40F2" w:rsidP="00085177">
            <w:pPr>
              <w:pStyle w:val="TableCellCourierNew"/>
            </w:pPr>
            <w:r>
              <w:t>Precision</w:t>
            </w:r>
            <w:r w:rsidR="00411B6D">
              <w:t>TimeSpan</w:t>
            </w:r>
          </w:p>
        </w:tc>
      </w:tr>
      <w:tr w:rsidR="00411B6D" w:rsidTr="008078E3">
        <w:trPr>
          <w:cantSplit/>
        </w:trPr>
        <w:tc>
          <w:tcPr>
            <w:tcW w:w="2520" w:type="dxa"/>
            <w:tcBorders>
              <w:top w:val="single" w:sz="6" w:space="0" w:color="auto"/>
              <w:left w:val="single" w:sz="6" w:space="0" w:color="auto"/>
              <w:bottom w:val="single" w:sz="6" w:space="0" w:color="auto"/>
              <w:right w:val="single" w:sz="6" w:space="0" w:color="auto"/>
            </w:tcBorders>
          </w:tcPr>
          <w:p w:rsidR="00411B6D" w:rsidRDefault="00411B6D" w:rsidP="00085177">
            <w:pPr>
              <w:pStyle w:val="TableCellCourierNew"/>
            </w:pPr>
            <w:r>
              <w:lastRenderedPageBreak/>
              <w:t>WaveformArraySize</w:t>
            </w:r>
            <w:r w:rsidR="008078E3">
              <w:t xml:space="preserve"> (C)</w:t>
            </w:r>
          </w:p>
        </w:tc>
        <w:tc>
          <w:tcPr>
            <w:tcW w:w="4320" w:type="dxa"/>
            <w:tcBorders>
              <w:top w:val="single" w:sz="6" w:space="0" w:color="auto"/>
              <w:left w:val="single" w:sz="6" w:space="0" w:color="auto"/>
              <w:bottom w:val="single" w:sz="6" w:space="0" w:color="auto"/>
              <w:right w:val="single" w:sz="6" w:space="0" w:color="auto"/>
            </w:tcBorders>
          </w:tcPr>
          <w:p w:rsidR="00411B6D" w:rsidRDefault="00411B6D" w:rsidP="00085177">
            <w:pPr>
              <w:pStyle w:val="TableCell"/>
            </w:pPr>
            <w:r>
              <w:t>Specifies the allocated size of the WaveformArray buffer, in number of data points. If this value is smaller than the total number of points to be retrieved, the driver will fill the waveform buffer as fully as possible and return the actual number of points retrieved in the ActualPoints parameter. In IVI-COM, the driver will allocate the memory buffer, unless a non-empty SAFEARRAY is passed as input. In the latter case, the driver shall not reallocate a memory buffer.</w:t>
            </w:r>
          </w:p>
        </w:tc>
        <w:tc>
          <w:tcPr>
            <w:tcW w:w="1980" w:type="dxa"/>
            <w:tcBorders>
              <w:top w:val="single" w:sz="6" w:space="0" w:color="auto"/>
              <w:left w:val="single" w:sz="6" w:space="0" w:color="auto"/>
              <w:bottom w:val="single" w:sz="6" w:space="0" w:color="auto"/>
              <w:right w:val="single" w:sz="6" w:space="0" w:color="auto"/>
            </w:tcBorders>
          </w:tcPr>
          <w:p w:rsidR="00411B6D" w:rsidRDefault="00411B6D" w:rsidP="00085177">
            <w:pPr>
              <w:pStyle w:val="TableCellCourierNew"/>
            </w:pPr>
            <w:r>
              <w:t>ViInt64</w:t>
            </w:r>
          </w:p>
        </w:tc>
      </w:tr>
      <w:tr w:rsidR="0033565A" w:rsidTr="008078E3">
        <w:trPr>
          <w:cantSplit/>
        </w:trPr>
        <w:tc>
          <w:tcPr>
            <w:tcW w:w="2520"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pPr>
            <w:r>
              <w:t>waveform (.NET)</w:t>
            </w:r>
          </w:p>
        </w:tc>
        <w:tc>
          <w:tcPr>
            <w:tcW w:w="4320" w:type="dxa"/>
            <w:tcBorders>
              <w:top w:val="single" w:sz="6" w:space="0" w:color="auto"/>
              <w:left w:val="single" w:sz="6" w:space="0" w:color="auto"/>
              <w:bottom w:val="single" w:sz="6" w:space="0" w:color="auto"/>
              <w:right w:val="single" w:sz="6" w:space="0" w:color="auto"/>
            </w:tcBorders>
          </w:tcPr>
          <w:p w:rsidR="0033565A" w:rsidRDefault="0033565A" w:rsidP="003E1C07">
            <w:pPr>
              <w:pStyle w:val="TableCell"/>
              <w:ind w:right="0"/>
            </w:pPr>
            <w:r w:rsidRPr="007478E7">
              <w:t xml:space="preserve">The waveform object into which the measurement data is stored. </w:t>
            </w:r>
            <w:r>
              <w:t xml:space="preserve">The waveform memory may </w:t>
            </w:r>
            <w:r w:rsidR="003E1C07">
              <w:t xml:space="preserve">be </w:t>
            </w:r>
            <w:r>
              <w:t>allocated before calling this method, or during the call to this method</w:t>
            </w:r>
            <w:r w:rsidR="00C06F58">
              <w:t xml:space="preserve">. </w:t>
            </w:r>
            <w:r>
              <w:t>To allocate memory before calling this method, create a waveform object using the Create Waveform method and set the waveform parameter to that waveform object</w:t>
            </w:r>
            <w:r w:rsidR="00C06F58">
              <w:t xml:space="preserve">. </w:t>
            </w:r>
            <w:r>
              <w:t xml:space="preserve">To allocate memory during the call to this method, set the  waveform parameter to </w:t>
            </w:r>
            <w:r w:rsidRPr="00126D3E">
              <w:rPr>
                <w:rFonts w:ascii="Courier New" w:hAnsi="Courier New" w:cs="Courier New"/>
                <w:sz w:val="18"/>
                <w:szCs w:val="18"/>
              </w:rPr>
              <w:t>(IWaveform&lt;</w:t>
            </w:r>
            <w:r>
              <w:rPr>
                <w:rFonts w:ascii="Courier New" w:hAnsi="Courier New" w:cs="Courier New"/>
                <w:sz w:val="18"/>
                <w:szCs w:val="18"/>
              </w:rPr>
              <w:t>Double</w:t>
            </w:r>
            <w:r w:rsidRPr="00126D3E">
              <w:rPr>
                <w:rFonts w:ascii="Courier New" w:hAnsi="Courier New" w:cs="Courier New"/>
                <w:sz w:val="18"/>
                <w:szCs w:val="18"/>
              </w:rPr>
              <w:t>&gt;)null</w:t>
            </w:r>
            <w:r w:rsidR="00C06F58">
              <w:t xml:space="preserve">. </w:t>
            </w:r>
            <w:r>
              <w:t xml:space="preserve">Note that this is critically different than setting waveform to </w:t>
            </w:r>
            <w:r w:rsidRPr="00126D3E">
              <w:rPr>
                <w:rFonts w:ascii="Courier New" w:hAnsi="Courier New" w:cs="Courier New"/>
                <w:sz w:val="18"/>
                <w:szCs w:val="18"/>
              </w:rPr>
              <w:t>null</w:t>
            </w:r>
            <w:r>
              <w:t>, which generates a build error</w:t>
            </w:r>
            <w:r w:rsidR="00C06F58">
              <w:t xml:space="preserve">. </w:t>
            </w:r>
            <w:r w:rsidR="00550AC3">
              <w:t>The method will also allocate memory during the call if the waveform parameter is set to a waveform object with zero sized data.</w:t>
            </w:r>
          </w:p>
        </w:tc>
        <w:tc>
          <w:tcPr>
            <w:tcW w:w="1980"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spacing w:after="0"/>
            </w:pPr>
            <w:r>
              <w:t>IviDriver.</w:t>
            </w:r>
          </w:p>
          <w:p w:rsidR="0033565A" w:rsidRDefault="0033565A" w:rsidP="00A244CB">
            <w:pPr>
              <w:pStyle w:val="TableCellCourierNew"/>
              <w:spacing w:before="0"/>
            </w:pPr>
            <w:r>
              <w:t>IWaveform&lt;Double&gt;</w:t>
            </w:r>
          </w:p>
        </w:tc>
      </w:tr>
    </w:tbl>
    <w:p w:rsidR="00DA7537" w:rsidRDefault="00DA7537" w:rsidP="00AA4D84">
      <w:pPr>
        <w:pStyle w:val="FunctionHead"/>
      </w:pPr>
    </w:p>
    <w:tbl>
      <w:tblPr>
        <w:tblW w:w="8820" w:type="dxa"/>
        <w:tblInd w:w="710" w:type="dxa"/>
        <w:tblLayout w:type="fixed"/>
        <w:tblCellMar>
          <w:left w:w="80" w:type="dxa"/>
          <w:right w:w="80" w:type="dxa"/>
        </w:tblCellMar>
        <w:tblLook w:val="0000"/>
      </w:tblPr>
      <w:tblGrid>
        <w:gridCol w:w="2520"/>
        <w:gridCol w:w="4320"/>
        <w:gridCol w:w="1980"/>
      </w:tblGrid>
      <w:tr w:rsidR="00DA7537" w:rsidTr="008078E3">
        <w:trPr>
          <w:cantSplit/>
        </w:trPr>
        <w:tc>
          <w:tcPr>
            <w:tcW w:w="2520" w:type="dxa"/>
            <w:tcBorders>
              <w:top w:val="single" w:sz="6" w:space="0" w:color="auto"/>
              <w:left w:val="single" w:sz="6" w:space="0" w:color="auto"/>
              <w:right w:val="single" w:sz="6" w:space="0" w:color="auto"/>
            </w:tcBorders>
          </w:tcPr>
          <w:p w:rsidR="00DA7537" w:rsidRDefault="00DA7537" w:rsidP="00C472E0">
            <w:pPr>
              <w:pStyle w:val="TableHead"/>
            </w:pPr>
            <w:r>
              <w:t>Outputs</w:t>
            </w:r>
          </w:p>
        </w:tc>
        <w:tc>
          <w:tcPr>
            <w:tcW w:w="4320" w:type="dxa"/>
            <w:tcBorders>
              <w:top w:val="single" w:sz="6" w:space="0" w:color="auto"/>
              <w:left w:val="single" w:sz="6" w:space="0" w:color="auto"/>
              <w:right w:val="single" w:sz="6" w:space="0" w:color="auto"/>
            </w:tcBorders>
          </w:tcPr>
          <w:p w:rsidR="00DA7537" w:rsidRDefault="00DA7537" w:rsidP="00C472E0">
            <w:pPr>
              <w:pStyle w:val="TableHead"/>
            </w:pPr>
            <w:r>
              <w:t>Description</w:t>
            </w:r>
          </w:p>
        </w:tc>
        <w:tc>
          <w:tcPr>
            <w:tcW w:w="1980" w:type="dxa"/>
            <w:tcBorders>
              <w:top w:val="single" w:sz="6" w:space="0" w:color="auto"/>
              <w:left w:val="single" w:sz="6" w:space="0" w:color="auto"/>
              <w:right w:val="single" w:sz="6" w:space="0" w:color="auto"/>
            </w:tcBorders>
          </w:tcPr>
          <w:p w:rsidR="00DA7537" w:rsidRDefault="00DA7537" w:rsidP="00C472E0">
            <w:pPr>
              <w:pStyle w:val="TableHead"/>
            </w:pPr>
            <w:r>
              <w:t>Base Type</w:t>
            </w:r>
          </w:p>
        </w:tc>
      </w:tr>
      <w:tr w:rsidR="00162587" w:rsidTr="008078E3">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WaveformArray</w:t>
            </w:r>
            <w:r w:rsidR="008078E3">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r w:rsidR="0080634C">
              <w:t xml:space="preserve">. </w:t>
            </w:r>
            <w:r>
              <w:t>Units for the individual array elements are unscaled ADC values.</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ViReal64[]</w:t>
            </w:r>
          </w:p>
        </w:tc>
      </w:tr>
      <w:tr w:rsidR="00162587" w:rsidTr="008078E3">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ActualPoints</w:t>
            </w:r>
            <w:r w:rsidR="008078E3">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Indicates how many data points were actually retrieved from the instrument.</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ViInt64</w:t>
            </w:r>
          </w:p>
        </w:tc>
      </w:tr>
      <w:tr w:rsidR="00162587" w:rsidTr="008078E3">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FirstValidPoint</w:t>
            </w:r>
            <w:r w:rsidR="008078E3">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Indicates the index of the first valid data point in the output Data array</w:t>
            </w:r>
            <w:r w:rsidR="0080634C">
              <w:t xml:space="preserve">. </w:t>
            </w:r>
            <w:r>
              <w:t>This value will often be zero</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This eliminates the need to shift the data during the transfer, ensuring maximum data transfer rates.</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ViInt64</w:t>
            </w:r>
          </w:p>
        </w:tc>
      </w:tr>
      <w:tr w:rsidR="00162587" w:rsidTr="008078E3">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lastRenderedPageBreak/>
              <w:t>InitialXOffset</w:t>
            </w:r>
            <w:r w:rsidR="008078E3">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The time in relation to the Trigger Event of the first point in the waveform in seconds. Negative values mean that the first point in the waveform array was acquired before the trigger event.</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8078E3">
            <w:pPr>
              <w:pStyle w:val="TableCellCourierNew"/>
            </w:pPr>
            <w:r>
              <w:t>ViReal64</w:t>
            </w:r>
          </w:p>
        </w:tc>
      </w:tr>
      <w:tr w:rsidR="00162587" w:rsidTr="008078E3">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InitialXTimeSeconds</w:t>
            </w:r>
            <w:r w:rsidR="00411B6D">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ViReal64</w:t>
            </w:r>
          </w:p>
        </w:tc>
      </w:tr>
      <w:tr w:rsidR="00162587" w:rsidTr="008078E3">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InitialXTimeFraction</w:t>
            </w:r>
            <w:r w:rsidR="00411B6D">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ViReal64</w:t>
            </w:r>
          </w:p>
        </w:tc>
      </w:tr>
      <w:tr w:rsidR="00411B6D" w:rsidTr="008078E3">
        <w:trPr>
          <w:cantSplit/>
        </w:trPr>
        <w:tc>
          <w:tcPr>
            <w:tcW w:w="2520" w:type="dxa"/>
            <w:tcBorders>
              <w:top w:val="single" w:sz="6" w:space="0" w:color="auto"/>
              <w:left w:val="single" w:sz="6" w:space="0" w:color="auto"/>
              <w:bottom w:val="single" w:sz="6" w:space="0" w:color="auto"/>
              <w:right w:val="single" w:sz="6" w:space="0" w:color="auto"/>
            </w:tcBorders>
          </w:tcPr>
          <w:p w:rsidR="00411B6D" w:rsidRDefault="00411B6D" w:rsidP="00F33B4F">
            <w:pPr>
              <w:pStyle w:val="TableCellCourierNew"/>
            </w:pPr>
            <w:r>
              <w:t>XIncrement</w:t>
            </w:r>
            <w:r w:rsidR="008078E3">
              <w:t xml:space="preserve"> (C/COM)</w:t>
            </w:r>
          </w:p>
        </w:tc>
        <w:tc>
          <w:tcPr>
            <w:tcW w:w="4320" w:type="dxa"/>
            <w:tcBorders>
              <w:top w:val="single" w:sz="6" w:space="0" w:color="auto"/>
              <w:left w:val="single" w:sz="6" w:space="0" w:color="auto"/>
              <w:bottom w:val="single" w:sz="6" w:space="0" w:color="auto"/>
              <w:right w:val="single" w:sz="6" w:space="0" w:color="auto"/>
            </w:tcBorders>
          </w:tcPr>
          <w:p w:rsidR="00411B6D" w:rsidRDefault="00411B6D" w:rsidP="00F33B4F">
            <w:pPr>
              <w:pStyle w:val="TableCell"/>
            </w:pPr>
            <w:r>
              <w:t>The time between points in the acquired waveform in seconds.</w:t>
            </w:r>
          </w:p>
        </w:tc>
        <w:tc>
          <w:tcPr>
            <w:tcW w:w="1980" w:type="dxa"/>
            <w:tcBorders>
              <w:top w:val="single" w:sz="6" w:space="0" w:color="auto"/>
              <w:left w:val="single" w:sz="6" w:space="0" w:color="auto"/>
              <w:bottom w:val="single" w:sz="6" w:space="0" w:color="auto"/>
              <w:right w:val="single" w:sz="6" w:space="0" w:color="auto"/>
            </w:tcBorders>
          </w:tcPr>
          <w:p w:rsidR="00411B6D" w:rsidRDefault="00411B6D" w:rsidP="008078E3">
            <w:pPr>
              <w:pStyle w:val="TableCellCourierNew"/>
            </w:pPr>
            <w:r>
              <w:t>ViReal64</w:t>
            </w:r>
          </w:p>
        </w:tc>
      </w:tr>
      <w:tr w:rsidR="008078E3" w:rsidTr="008078E3">
        <w:trPr>
          <w:cantSplit/>
        </w:trPr>
        <w:tc>
          <w:tcPr>
            <w:tcW w:w="2520" w:type="dxa"/>
            <w:tcBorders>
              <w:top w:val="single" w:sz="6" w:space="0" w:color="auto"/>
              <w:left w:val="single" w:sz="6" w:space="0" w:color="auto"/>
              <w:bottom w:val="single" w:sz="6" w:space="0" w:color="auto"/>
              <w:right w:val="single" w:sz="6" w:space="0" w:color="auto"/>
            </w:tcBorders>
          </w:tcPr>
          <w:p w:rsidR="008078E3" w:rsidRDefault="008078E3"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rsidR="008078E3" w:rsidRDefault="008078E3" w:rsidP="00A244CB">
            <w:pPr>
              <w:pStyle w:val="TableCell"/>
              <w:ind w:right="0"/>
            </w:pPr>
            <w:r w:rsidRPr="007478E7">
              <w:t>A waveform object containing the measurement data.</w:t>
            </w:r>
          </w:p>
        </w:tc>
        <w:tc>
          <w:tcPr>
            <w:tcW w:w="1980" w:type="dxa"/>
            <w:tcBorders>
              <w:top w:val="single" w:sz="6" w:space="0" w:color="auto"/>
              <w:left w:val="single" w:sz="6" w:space="0" w:color="auto"/>
              <w:bottom w:val="single" w:sz="6" w:space="0" w:color="auto"/>
              <w:right w:val="single" w:sz="6" w:space="0" w:color="auto"/>
            </w:tcBorders>
          </w:tcPr>
          <w:p w:rsidR="008078E3" w:rsidRDefault="008078E3" w:rsidP="00A244CB">
            <w:pPr>
              <w:pStyle w:val="TableCellCourierNew"/>
              <w:spacing w:after="0"/>
            </w:pPr>
            <w:r>
              <w:t>Ivi.Driver.</w:t>
            </w:r>
          </w:p>
          <w:p w:rsidR="008078E3" w:rsidRDefault="008078E3" w:rsidP="00A244CB">
            <w:pPr>
              <w:pStyle w:val="TableCellCourierNew"/>
              <w:spacing w:before="0" w:after="0"/>
            </w:pPr>
            <w:r>
              <w:t>IWaveform&lt;Double&gt;</w:t>
            </w:r>
          </w:p>
        </w:tc>
      </w:tr>
    </w:tbl>
    <w:p w:rsidR="00BF0118" w:rsidRDefault="00BF0118" w:rsidP="00411B6D">
      <w:pPr>
        <w:pStyle w:val="AttrFuncSubheading"/>
      </w:pPr>
      <w:r>
        <w:t>Defined Values for the MaxTimeMilliseconds Parameter</w:t>
      </w:r>
      <w:r w:rsidR="00411B6D">
        <w:t xml:space="preserve"> (C/COM)</w:t>
      </w:r>
    </w:p>
    <w:p w:rsidR="00411B6D" w:rsidRPr="00411B6D" w:rsidRDefault="00411B6D" w:rsidP="00411B6D">
      <w:pPr>
        <w:pStyle w:val="Body"/>
      </w:pPr>
    </w:p>
    <w:tbl>
      <w:tblPr>
        <w:tblW w:w="0" w:type="auto"/>
        <w:tblInd w:w="722" w:type="dxa"/>
        <w:tblLayout w:type="fixed"/>
        <w:tblLook w:val="0000"/>
      </w:tblPr>
      <w:tblGrid>
        <w:gridCol w:w="1456"/>
        <w:gridCol w:w="794"/>
        <w:gridCol w:w="1080"/>
        <w:gridCol w:w="5310"/>
      </w:tblGrid>
      <w:tr w:rsidR="00BF0118" w:rsidTr="00F87686">
        <w:trPr>
          <w:cantSplit/>
        </w:trPr>
        <w:tc>
          <w:tcPr>
            <w:tcW w:w="1456" w:type="dxa"/>
            <w:vMerge w:val="restart"/>
            <w:tcBorders>
              <w:top w:val="single" w:sz="4" w:space="0" w:color="auto"/>
              <w:left w:val="single" w:sz="6" w:space="0" w:color="auto"/>
              <w:right w:val="single" w:sz="6" w:space="0" w:color="auto"/>
            </w:tcBorders>
            <w:shd w:val="clear" w:color="auto" w:fill="C0C0C0"/>
          </w:tcPr>
          <w:p w:rsidR="00BF0118" w:rsidRDefault="00BF0118" w:rsidP="00F87686">
            <w:pPr>
              <w:pStyle w:val="TableHead"/>
              <w:jc w:val="left"/>
              <w:rPr>
                <w:rFonts w:ascii="Courier" w:hAnsi="Courier" w:cs="Courier"/>
                <w:i/>
                <w:iCs/>
                <w:sz w:val="18"/>
                <w:szCs w:val="18"/>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rsidR="00BF0118" w:rsidRDefault="00BF0118" w:rsidP="00F87686">
            <w:pPr>
              <w:pStyle w:val="TableHead"/>
              <w:jc w:val="left"/>
              <w:rPr>
                <w:i/>
                <w:iCs/>
                <w:lang w:val="fr-FR"/>
              </w:rPr>
            </w:pPr>
            <w:r>
              <w:rPr>
                <w:i/>
                <w:iCs/>
                <w:lang w:val="fr-FR"/>
              </w:rPr>
              <w:t>Description</w:t>
            </w:r>
          </w:p>
        </w:tc>
      </w:tr>
      <w:tr w:rsidR="00BF0118" w:rsidTr="00F87686">
        <w:trPr>
          <w:cantSplit/>
        </w:trPr>
        <w:tc>
          <w:tcPr>
            <w:tcW w:w="1456" w:type="dxa"/>
            <w:vMerge/>
            <w:tcBorders>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p>
        </w:tc>
        <w:tc>
          <w:tcPr>
            <w:tcW w:w="794"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r>
              <w:rPr>
                <w:i/>
                <w:iCs/>
              </w:rPr>
              <w:t>Identifier</w:t>
            </w:r>
          </w:p>
        </w:tc>
      </w:tr>
      <w:tr w:rsidR="00BF0118" w:rsidTr="00F87686">
        <w:trPr>
          <w:cantSplit/>
        </w:trPr>
        <w:tc>
          <w:tcPr>
            <w:tcW w:w="1456" w:type="dxa"/>
            <w:vMerge w:val="restart"/>
            <w:tcBorders>
              <w:top w:val="single" w:sz="4" w:space="0" w:color="auto"/>
              <w:left w:val="single" w:sz="6" w:space="0" w:color="auto"/>
              <w:right w:val="single" w:sz="6" w:space="0" w:color="auto"/>
            </w:tcBorders>
          </w:tcPr>
          <w:p w:rsidR="00BF0118" w:rsidRDefault="00BF0118" w:rsidP="00F87686">
            <w:pPr>
              <w:pStyle w:val="TableCell"/>
            </w:pPr>
            <w:r>
              <w:t>Immediate</w:t>
            </w:r>
          </w:p>
        </w:tc>
        <w:tc>
          <w:tcPr>
            <w:tcW w:w="7184" w:type="dxa"/>
            <w:gridSpan w:val="3"/>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The function returns immediately.</w:t>
            </w:r>
            <w:r w:rsidR="005D0F44">
              <w:t xml:space="preserve"> If no valid data is available, the function returns an error.</w:t>
            </w:r>
          </w:p>
        </w:tc>
      </w:tr>
      <w:tr w:rsidR="00BF0118" w:rsidTr="00F87686">
        <w:trPr>
          <w:cantSplit/>
        </w:trPr>
        <w:tc>
          <w:tcPr>
            <w:tcW w:w="1456" w:type="dxa"/>
            <w:vMerge/>
            <w:tcBorders>
              <w:left w:val="single" w:sz="6" w:space="0" w:color="auto"/>
              <w:right w:val="single" w:sz="6" w:space="0" w:color="auto"/>
            </w:tcBorders>
          </w:tcPr>
          <w:p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IVIDIGITIZER_VAL_TIMEOUT_IMMEDIATE</w:t>
            </w:r>
          </w:p>
        </w:tc>
      </w:tr>
      <w:tr w:rsidR="00BF0118" w:rsidTr="00F87686">
        <w:trPr>
          <w:cantSplit/>
        </w:trPr>
        <w:tc>
          <w:tcPr>
            <w:tcW w:w="1456"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IviDigitizerTimeOutImmediate</w:t>
            </w:r>
          </w:p>
        </w:tc>
      </w:tr>
      <w:tr w:rsidR="00BF0118" w:rsidTr="00F87686">
        <w:trPr>
          <w:cantSplit/>
        </w:trPr>
        <w:tc>
          <w:tcPr>
            <w:tcW w:w="1456" w:type="dxa"/>
            <w:vMerge w:val="restart"/>
            <w:tcBorders>
              <w:top w:val="single" w:sz="4" w:space="0" w:color="auto"/>
              <w:left w:val="single" w:sz="6" w:space="0" w:color="auto"/>
              <w:right w:val="single" w:sz="6" w:space="0" w:color="auto"/>
            </w:tcBorders>
          </w:tcPr>
          <w:p w:rsidR="00BF0118" w:rsidRDefault="00BF0118" w:rsidP="00F87686">
            <w:pPr>
              <w:pStyle w:val="TableCell"/>
            </w:pPr>
            <w:r>
              <w:t>Infinite</w:t>
            </w:r>
          </w:p>
        </w:tc>
        <w:tc>
          <w:tcPr>
            <w:tcW w:w="7184" w:type="dxa"/>
            <w:gridSpan w:val="3"/>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The function waits indefinitely for the acquisition to complete before returning the data.</w:t>
            </w:r>
          </w:p>
        </w:tc>
      </w:tr>
      <w:tr w:rsidR="00BF0118" w:rsidTr="00F87686">
        <w:trPr>
          <w:cantSplit/>
        </w:trPr>
        <w:tc>
          <w:tcPr>
            <w:tcW w:w="1456" w:type="dxa"/>
            <w:vMerge/>
            <w:tcBorders>
              <w:left w:val="single" w:sz="6" w:space="0" w:color="auto"/>
              <w:right w:val="single" w:sz="6" w:space="0" w:color="auto"/>
            </w:tcBorders>
          </w:tcPr>
          <w:p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IVIDIGITIZER_VAL_TIMEOUT_INFINITE</w:t>
            </w:r>
          </w:p>
        </w:tc>
      </w:tr>
      <w:tr w:rsidR="00BF0118" w:rsidTr="00F87686">
        <w:trPr>
          <w:cantSplit/>
        </w:trPr>
        <w:tc>
          <w:tcPr>
            <w:tcW w:w="1456"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IviDigitizerTimeOutInfinite</w:t>
            </w:r>
          </w:p>
        </w:tc>
      </w:tr>
    </w:tbl>
    <w:p w:rsidR="00411B6D" w:rsidRPr="00F05301" w:rsidRDefault="00411B6D" w:rsidP="00411B6D">
      <w:pPr>
        <w:pStyle w:val="AttrFuncSubheading"/>
        <w:rPr>
          <w:color w:val="auto"/>
        </w:rPr>
      </w:pPr>
      <w:r w:rsidRPr="0089350F">
        <w:rPr>
          <w:color w:val="auto"/>
        </w:rPr>
        <w:t xml:space="preserve">Defined Values for the </w:t>
      </w:r>
      <w:r w:rsidR="0045552E">
        <w:rPr>
          <w:color w:val="auto"/>
        </w:rPr>
        <w:t>m</w:t>
      </w:r>
      <w:r w:rsidRPr="0089350F">
        <w:rPr>
          <w:color w:val="auto"/>
        </w:rPr>
        <w:t>axTime Parameter (.NET)</w:t>
      </w:r>
    </w:p>
    <w:p w:rsidR="00411B6D" w:rsidRPr="00A654D9" w:rsidRDefault="00411B6D" w:rsidP="00411B6D">
      <w:pPr>
        <w:pStyle w:val="Body"/>
        <w:rPr>
          <w:color w:val="548DD4"/>
        </w:rPr>
      </w:pPr>
    </w:p>
    <w:tbl>
      <w:tblPr>
        <w:tblW w:w="8640" w:type="dxa"/>
        <w:tblInd w:w="828" w:type="dxa"/>
        <w:tblLayout w:type="fixed"/>
        <w:tblLook w:val="0000"/>
      </w:tblPr>
      <w:tblGrid>
        <w:gridCol w:w="1890"/>
        <w:gridCol w:w="360"/>
        <w:gridCol w:w="1080"/>
        <w:gridCol w:w="5310"/>
      </w:tblGrid>
      <w:tr w:rsidR="00411B6D" w:rsidRPr="00F05301" w:rsidTr="00DD43D1">
        <w:trPr>
          <w:cantSplit/>
        </w:trPr>
        <w:tc>
          <w:tcPr>
            <w:tcW w:w="1890" w:type="dxa"/>
            <w:vMerge w:val="restart"/>
            <w:tcBorders>
              <w:top w:val="single" w:sz="4" w:space="0" w:color="auto"/>
              <w:left w:val="single" w:sz="6" w:space="0" w:color="auto"/>
              <w:right w:val="single" w:sz="6" w:space="0" w:color="auto"/>
            </w:tcBorders>
            <w:shd w:val="clear" w:color="auto" w:fill="C0C0C0"/>
          </w:tcPr>
          <w:p w:rsidR="00411B6D" w:rsidRPr="00F05301" w:rsidRDefault="00411B6D" w:rsidP="00DD43D1">
            <w:pPr>
              <w:pStyle w:val="TableHead"/>
              <w:jc w:val="left"/>
              <w:rPr>
                <w:rFonts w:ascii="Courier" w:hAnsi="Courier"/>
                <w:i/>
                <w:color w:val="auto"/>
                <w:sz w:val="18"/>
              </w:rPr>
            </w:pPr>
            <w:r w:rsidRPr="0089350F">
              <w:rPr>
                <w:i/>
                <w:color w:val="auto"/>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411B6D" w:rsidRPr="00F05301" w:rsidRDefault="00411B6D" w:rsidP="00DD43D1">
            <w:pPr>
              <w:pStyle w:val="TableHead"/>
              <w:jc w:val="left"/>
              <w:rPr>
                <w:i/>
                <w:color w:val="auto"/>
                <w:lang w:val="fr-FR"/>
              </w:rPr>
            </w:pPr>
            <w:r w:rsidRPr="0089350F">
              <w:rPr>
                <w:i/>
                <w:color w:val="auto"/>
                <w:lang w:val="fr-FR"/>
              </w:rPr>
              <w:t>Description</w:t>
            </w:r>
          </w:p>
        </w:tc>
      </w:tr>
      <w:tr w:rsidR="00411B6D" w:rsidRPr="00F05301" w:rsidTr="00DD43D1">
        <w:trPr>
          <w:cantSplit/>
        </w:trPr>
        <w:tc>
          <w:tcPr>
            <w:tcW w:w="1890" w:type="dxa"/>
            <w:vMerge/>
            <w:tcBorders>
              <w:left w:val="single" w:sz="6" w:space="0" w:color="auto"/>
              <w:bottom w:val="double" w:sz="6" w:space="0" w:color="auto"/>
              <w:right w:val="single" w:sz="6" w:space="0" w:color="auto"/>
            </w:tcBorders>
            <w:shd w:val="clear" w:color="auto" w:fill="C0C0C0"/>
          </w:tcPr>
          <w:p w:rsidR="00411B6D" w:rsidRPr="00F05301" w:rsidRDefault="00411B6D" w:rsidP="00DD43D1">
            <w:pPr>
              <w:pStyle w:val="TableHead"/>
              <w:jc w:val="left"/>
              <w:rPr>
                <w:i/>
                <w:color w:val="auto"/>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411B6D" w:rsidRPr="00F05301" w:rsidRDefault="00411B6D" w:rsidP="00DD43D1">
            <w:pPr>
              <w:pStyle w:val="TableHead"/>
              <w:jc w:val="left"/>
              <w:rPr>
                <w:i/>
                <w:color w:val="auto"/>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411B6D" w:rsidRPr="00F05301" w:rsidRDefault="00411B6D" w:rsidP="00DD43D1">
            <w:pPr>
              <w:pStyle w:val="TableHead"/>
              <w:jc w:val="left"/>
              <w:rPr>
                <w:i/>
                <w:color w:val="auto"/>
              </w:rPr>
            </w:pPr>
            <w:r w:rsidRPr="0089350F">
              <w:rPr>
                <w:i/>
                <w:color w:val="auto"/>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411B6D" w:rsidRPr="00F05301" w:rsidRDefault="00411B6D" w:rsidP="00DD43D1">
            <w:pPr>
              <w:pStyle w:val="TableHead"/>
              <w:jc w:val="left"/>
              <w:rPr>
                <w:i/>
                <w:color w:val="auto"/>
              </w:rPr>
            </w:pPr>
            <w:r w:rsidRPr="0089350F">
              <w:rPr>
                <w:i/>
                <w:color w:val="auto"/>
              </w:rPr>
              <w:t>Identifier</w:t>
            </w:r>
          </w:p>
        </w:tc>
      </w:tr>
      <w:tr w:rsidR="008078E3" w:rsidRPr="00F05301" w:rsidTr="00DD43D1">
        <w:trPr>
          <w:cantSplit/>
        </w:trPr>
        <w:tc>
          <w:tcPr>
            <w:tcW w:w="1890" w:type="dxa"/>
            <w:vMerge w:val="restart"/>
            <w:tcBorders>
              <w:top w:val="double" w:sz="6" w:space="0" w:color="auto"/>
              <w:left w:val="single" w:sz="6" w:space="0" w:color="auto"/>
              <w:bottom w:val="single" w:sz="4" w:space="0" w:color="auto"/>
              <w:right w:val="single" w:sz="6" w:space="0" w:color="auto"/>
            </w:tcBorders>
          </w:tcPr>
          <w:p w:rsidR="008078E3" w:rsidRPr="00F05301" w:rsidRDefault="008078E3" w:rsidP="00DD43D1">
            <w:pPr>
              <w:pStyle w:val="TableCell"/>
              <w:rPr>
                <w:color w:val="auto"/>
              </w:rPr>
            </w:pPr>
            <w:r>
              <w:rPr>
                <w:color w:val="auto"/>
              </w:rPr>
              <w:t>Immediate</w:t>
            </w:r>
          </w:p>
        </w:tc>
        <w:tc>
          <w:tcPr>
            <w:tcW w:w="6750" w:type="dxa"/>
            <w:gridSpan w:val="3"/>
            <w:tcBorders>
              <w:top w:val="double" w:sz="6" w:space="0" w:color="auto"/>
              <w:left w:val="single" w:sz="6" w:space="0" w:color="auto"/>
              <w:bottom w:val="single" w:sz="4" w:space="0" w:color="auto"/>
              <w:right w:val="single" w:sz="6" w:space="0" w:color="auto"/>
            </w:tcBorders>
          </w:tcPr>
          <w:p w:rsidR="008078E3" w:rsidRPr="00F05301" w:rsidRDefault="008078E3" w:rsidP="00DD43D1">
            <w:pPr>
              <w:pStyle w:val="TableCell"/>
              <w:rPr>
                <w:color w:val="auto"/>
              </w:rPr>
            </w:pPr>
            <w:r w:rsidRPr="0089350F">
              <w:rPr>
                <w:snapToGrid w:val="0"/>
                <w:color w:val="auto"/>
              </w:rPr>
              <w:t>The function returns immediately. If no valid measurement value exists, the function returns an error.</w:t>
            </w:r>
          </w:p>
        </w:tc>
      </w:tr>
      <w:tr w:rsidR="008078E3" w:rsidRPr="00F05301" w:rsidTr="00DD43D1">
        <w:trPr>
          <w:cantSplit/>
          <w:trHeight w:val="260"/>
        </w:trPr>
        <w:tc>
          <w:tcPr>
            <w:tcW w:w="1890" w:type="dxa"/>
            <w:vMerge/>
            <w:tcBorders>
              <w:left w:val="single" w:sz="6" w:space="0" w:color="auto"/>
              <w:bottom w:val="single" w:sz="4" w:space="0" w:color="auto"/>
              <w:right w:val="single" w:sz="6" w:space="0" w:color="auto"/>
            </w:tcBorders>
          </w:tcPr>
          <w:p w:rsidR="008078E3" w:rsidRPr="00F05301" w:rsidRDefault="008078E3" w:rsidP="00DD43D1"/>
        </w:tc>
        <w:tc>
          <w:tcPr>
            <w:tcW w:w="360" w:type="dxa"/>
            <w:tcBorders>
              <w:top w:val="single" w:sz="4" w:space="0" w:color="auto"/>
              <w:left w:val="single" w:sz="6" w:space="0" w:color="auto"/>
            </w:tcBorders>
          </w:tcPr>
          <w:p w:rsidR="008078E3" w:rsidRPr="00F05301" w:rsidRDefault="008078E3" w:rsidP="00DD43D1">
            <w:pPr>
              <w:pStyle w:val="TableCell"/>
              <w:ind w:right="0"/>
              <w:rPr>
                <w:color w:val="auto"/>
              </w:rPr>
            </w:pPr>
          </w:p>
        </w:tc>
        <w:tc>
          <w:tcPr>
            <w:tcW w:w="1080" w:type="dxa"/>
            <w:tcBorders>
              <w:top w:val="single" w:sz="4" w:space="0" w:color="auto"/>
              <w:left w:val="single" w:sz="6" w:space="0" w:color="auto"/>
            </w:tcBorders>
          </w:tcPr>
          <w:p w:rsidR="008078E3" w:rsidRPr="00F05301" w:rsidRDefault="008078E3"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rsidR="008078E3" w:rsidRPr="00F05301" w:rsidRDefault="008078E3" w:rsidP="00DD43D1">
            <w:pPr>
              <w:pStyle w:val="TableCellCourierNew"/>
              <w:ind w:right="0"/>
              <w:rPr>
                <w:color w:val="auto"/>
              </w:rPr>
            </w:pPr>
            <w:r>
              <w:rPr>
                <w:color w:val="auto"/>
              </w:rPr>
              <w:t>Precision</w:t>
            </w:r>
            <w:r w:rsidRPr="0089350F">
              <w:rPr>
                <w:color w:val="auto"/>
              </w:rPr>
              <w:t>TimeSpan.Zero</w:t>
            </w:r>
          </w:p>
        </w:tc>
      </w:tr>
      <w:tr w:rsidR="008078E3" w:rsidRPr="005209C6" w:rsidTr="00DD43D1">
        <w:trPr>
          <w:cantSplit/>
          <w:trHeight w:val="260"/>
        </w:trPr>
        <w:tc>
          <w:tcPr>
            <w:tcW w:w="1890" w:type="dxa"/>
            <w:vMerge w:val="restart"/>
            <w:tcBorders>
              <w:top w:val="single" w:sz="4" w:space="0" w:color="auto"/>
              <w:left w:val="single" w:sz="6" w:space="0" w:color="auto"/>
              <w:right w:val="single" w:sz="6" w:space="0" w:color="auto"/>
            </w:tcBorders>
          </w:tcPr>
          <w:p w:rsidR="008078E3" w:rsidRPr="005209C6" w:rsidRDefault="008078E3" w:rsidP="00DD43D1">
            <w:r>
              <w:t>Infinite</w:t>
            </w:r>
          </w:p>
        </w:tc>
        <w:tc>
          <w:tcPr>
            <w:tcW w:w="6750" w:type="dxa"/>
            <w:gridSpan w:val="3"/>
            <w:tcBorders>
              <w:top w:val="single" w:sz="4" w:space="0" w:color="auto"/>
              <w:left w:val="single" w:sz="6" w:space="0" w:color="auto"/>
              <w:bottom w:val="single" w:sz="4" w:space="0" w:color="auto"/>
              <w:right w:val="single" w:sz="4" w:space="0" w:color="auto"/>
            </w:tcBorders>
          </w:tcPr>
          <w:p w:rsidR="008078E3" w:rsidRPr="005209C6" w:rsidRDefault="008078E3" w:rsidP="00DD43D1">
            <w:pPr>
              <w:pStyle w:val="TableCellCourierNew"/>
              <w:ind w:right="0"/>
              <w:rPr>
                <w:rFonts w:ascii="Times New Roman" w:hAnsi="Times New Roman"/>
                <w:color w:val="auto"/>
                <w:sz w:val="20"/>
              </w:rPr>
            </w:pPr>
            <w:r w:rsidRPr="005209C6">
              <w:rPr>
                <w:rFonts w:ascii="Times New Roman" w:hAnsi="Times New Roman"/>
                <w:color w:val="auto"/>
                <w:sz w:val="20"/>
              </w:rPr>
              <w:t xml:space="preserve">The function waits </w:t>
            </w:r>
            <w:r>
              <w:rPr>
                <w:rFonts w:ascii="Times New Roman" w:hAnsi="Times New Roman"/>
                <w:color w:val="auto"/>
                <w:sz w:val="20"/>
              </w:rPr>
              <w:t>indefinitely for the measurement to complete.</w:t>
            </w:r>
          </w:p>
        </w:tc>
      </w:tr>
      <w:tr w:rsidR="00411B6D" w:rsidRPr="005209C6" w:rsidTr="00DD43D1">
        <w:trPr>
          <w:cantSplit/>
          <w:trHeight w:val="260"/>
        </w:trPr>
        <w:tc>
          <w:tcPr>
            <w:tcW w:w="1890" w:type="dxa"/>
            <w:vMerge/>
            <w:tcBorders>
              <w:left w:val="single" w:sz="6" w:space="0" w:color="auto"/>
              <w:bottom w:val="single" w:sz="4" w:space="0" w:color="auto"/>
              <w:right w:val="single" w:sz="6" w:space="0" w:color="auto"/>
            </w:tcBorders>
          </w:tcPr>
          <w:p w:rsidR="00411B6D" w:rsidRPr="005209C6" w:rsidRDefault="00411B6D" w:rsidP="00DD43D1"/>
        </w:tc>
        <w:tc>
          <w:tcPr>
            <w:tcW w:w="360" w:type="dxa"/>
            <w:tcBorders>
              <w:top w:val="single" w:sz="4" w:space="0" w:color="auto"/>
              <w:left w:val="single" w:sz="6" w:space="0" w:color="auto"/>
              <w:bottom w:val="single" w:sz="4" w:space="0" w:color="auto"/>
              <w:right w:val="single" w:sz="4" w:space="0" w:color="auto"/>
            </w:tcBorders>
          </w:tcPr>
          <w:p w:rsidR="00411B6D" w:rsidRPr="005209C6" w:rsidRDefault="00411B6D" w:rsidP="00DD43D1">
            <w:pPr>
              <w:pStyle w:val="TableCellCourierNew"/>
              <w:ind w:right="0"/>
              <w:rPr>
                <w:rFonts w:ascii="Times New Roman" w:hAnsi="Times New Roman"/>
                <w:color w:val="auto"/>
                <w:sz w:val="20"/>
              </w:rPr>
            </w:pPr>
          </w:p>
        </w:tc>
        <w:tc>
          <w:tcPr>
            <w:tcW w:w="1080" w:type="dxa"/>
            <w:tcBorders>
              <w:top w:val="single" w:sz="4" w:space="0" w:color="auto"/>
              <w:left w:val="single" w:sz="6" w:space="0" w:color="auto"/>
              <w:bottom w:val="single" w:sz="4" w:space="0" w:color="auto"/>
              <w:right w:val="single" w:sz="4" w:space="0" w:color="auto"/>
            </w:tcBorders>
          </w:tcPr>
          <w:p w:rsidR="00411B6D" w:rsidRPr="00F05301" w:rsidRDefault="00411B6D"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rsidR="00411B6D" w:rsidRPr="00F05301" w:rsidRDefault="00AD40F2" w:rsidP="00DD43D1">
            <w:pPr>
              <w:pStyle w:val="TableCellCourierNew"/>
              <w:ind w:right="0"/>
              <w:rPr>
                <w:color w:val="auto"/>
              </w:rPr>
            </w:pPr>
            <w:r>
              <w:rPr>
                <w:color w:val="auto"/>
              </w:rPr>
              <w:t>Precision</w:t>
            </w:r>
            <w:r w:rsidR="00411B6D" w:rsidRPr="0089350F">
              <w:rPr>
                <w:color w:val="auto"/>
              </w:rPr>
              <w:t>TimeSpan.</w:t>
            </w:r>
            <w:r w:rsidR="00411B6D">
              <w:rPr>
                <w:color w:val="auto"/>
              </w:rPr>
              <w:t>MaxValue</w:t>
            </w:r>
          </w:p>
        </w:tc>
      </w:tr>
    </w:tbl>
    <w:p w:rsidR="00AA4D84" w:rsidRDefault="00AA4D84" w:rsidP="00AA4D84">
      <w:pPr>
        <w:pStyle w:val="FunctionHead"/>
      </w:pPr>
      <w:r>
        <w:lastRenderedPageBreak/>
        <w:t>Return Values</w:t>
      </w:r>
      <w:r w:rsidR="00411B6D">
        <w:t xml:space="preserve"> (C/COM)</w:t>
      </w:r>
    </w:p>
    <w:p w:rsidR="00B6486A" w:rsidRDefault="00AA4D84" w:rsidP="00B6486A">
      <w:pPr>
        <w:pStyle w:val="Body1"/>
      </w:pPr>
      <w:r>
        <w:t xml:space="preserve">The </w:t>
      </w:r>
      <w:r>
        <w:rPr>
          <w:rStyle w:val="Italic"/>
        </w:rPr>
        <w:t>IVI-3.2: Inherent Capabilities Specification</w:t>
      </w:r>
      <w:r>
        <w:t xml:space="preserve"> defines general status codes that this function can return.</w:t>
      </w:r>
      <w:r w:rsidR="00B6486A" w:rsidRPr="00B6486A">
        <w:t xml:space="preserve"> </w:t>
      </w:r>
      <w:r w:rsidR="00B6486A" w:rsidRPr="004B021F">
        <w:t>This function can also return this additional class</w:t>
      </w:r>
      <w:r w:rsidR="00B6486A">
        <w:t>-defined</w:t>
      </w:r>
      <w:r w:rsidR="00B6486A" w:rsidRPr="004B021F">
        <w:t xml:space="preserve"> status code:</w:t>
      </w:r>
    </w:p>
    <w:p w:rsidR="00F35014" w:rsidRDefault="00F35014" w:rsidP="00B6486A">
      <w:pPr>
        <w:pStyle w:val="Body1"/>
        <w:numPr>
          <w:ilvl w:val="0"/>
          <w:numId w:val="65"/>
        </w:numPr>
      </w:pPr>
      <w:r>
        <w:t>Chanel Not Enabled</w:t>
      </w:r>
    </w:p>
    <w:p w:rsidR="00CB197A" w:rsidRDefault="00CB197A" w:rsidP="00CB197A">
      <w:pPr>
        <w:pStyle w:val="Body1"/>
        <w:numPr>
          <w:ilvl w:val="0"/>
          <w:numId w:val="65"/>
        </w:numPr>
      </w:pPr>
      <w:r>
        <w:t>Incompatible Fetch</w:t>
      </w:r>
    </w:p>
    <w:p w:rsidR="00F2339F" w:rsidRDefault="00B6486A" w:rsidP="00B6486A">
      <w:pPr>
        <w:pStyle w:val="Body1"/>
        <w:numPr>
          <w:ilvl w:val="0"/>
          <w:numId w:val="65"/>
        </w:numPr>
      </w:pPr>
      <w:r>
        <w:t>Max Time Exceeded</w:t>
      </w:r>
    </w:p>
    <w:p w:rsidR="00411B6D" w:rsidRPr="00F7116C" w:rsidRDefault="00411B6D" w:rsidP="00411B6D">
      <w:pPr>
        <w:pStyle w:val="AttrFuncSubheading"/>
        <w:rPr>
          <w:color w:val="auto"/>
        </w:rPr>
      </w:pPr>
      <w:r w:rsidRPr="00F7116C">
        <w:rPr>
          <w:color w:val="auto"/>
        </w:rPr>
        <w:t>.NET Exceptions</w:t>
      </w:r>
    </w:p>
    <w:p w:rsidR="00411B6D" w:rsidRDefault="00411B6D" w:rsidP="00411B6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411B6D" w:rsidRDefault="00411B6D" w:rsidP="00411B6D">
      <w:pPr>
        <w:pStyle w:val="IVIBody"/>
      </w:pPr>
      <w:r w:rsidRPr="0089350F">
        <w:t xml:space="preserve">Note that the .NET MaxTimeExceededException is defined in </w:t>
      </w:r>
      <w:r w:rsidRPr="0089350F">
        <w:rPr>
          <w:rStyle w:val="Italic"/>
        </w:rPr>
        <w:t>IVI-3.2: Inherent Capabilities Specification</w:t>
      </w:r>
      <w:r w:rsidRPr="0089350F">
        <w:t>.</w:t>
      </w:r>
    </w:p>
    <w:p w:rsidR="00411B6D" w:rsidRDefault="00411B6D" w:rsidP="00411B6D">
      <w:pPr>
        <w:pStyle w:val="IVIBody"/>
      </w:pPr>
      <w:r w:rsidRPr="004B021F">
        <w:t>T</w:t>
      </w:r>
      <w:r>
        <w:t>his method can also throw these</w:t>
      </w:r>
      <w:r w:rsidRPr="004B021F">
        <w:t xml:space="preserve"> additional class</w:t>
      </w:r>
      <w:r>
        <w:t>-defined exceptions:</w:t>
      </w:r>
    </w:p>
    <w:p w:rsidR="00411B6D" w:rsidRDefault="00411B6D" w:rsidP="00411B6D">
      <w:pPr>
        <w:pStyle w:val="Body1"/>
        <w:numPr>
          <w:ilvl w:val="0"/>
          <w:numId w:val="65"/>
        </w:numPr>
      </w:pPr>
      <w:r>
        <w:t>Channel Not Enabled</w:t>
      </w:r>
    </w:p>
    <w:p w:rsidR="008078E3" w:rsidRDefault="008078E3" w:rsidP="008078E3">
      <w:pPr>
        <w:pStyle w:val="Body1"/>
        <w:numPr>
          <w:ilvl w:val="0"/>
          <w:numId w:val="65"/>
        </w:numPr>
      </w:pPr>
      <w:r>
        <w:t>Incompatible Fetch</w:t>
      </w:r>
    </w:p>
    <w:p w:rsidR="00004825" w:rsidRPr="00F33B4F" w:rsidRDefault="00004825" w:rsidP="00BF0118">
      <w:pPr>
        <w:pStyle w:val="Heading3"/>
        <w:pageBreakBefore/>
      </w:pPr>
      <w:bookmarkStart w:id="355" w:name="_Toc304583648"/>
      <w:bookmarkStart w:id="356" w:name="_Toc306374499"/>
      <w:r w:rsidRPr="00F33B4F">
        <w:lastRenderedPageBreak/>
        <w:t>Wait For Acquisition Complete</w:t>
      </w:r>
      <w:bookmarkEnd w:id="355"/>
      <w:bookmarkEnd w:id="356"/>
    </w:p>
    <w:p w:rsidR="00004825" w:rsidRDefault="00004825">
      <w:pPr>
        <w:pStyle w:val="FunctionHead"/>
      </w:pPr>
      <w:r>
        <w:t>Description</w:t>
      </w:r>
    </w:p>
    <w:p w:rsidR="00004825" w:rsidRDefault="00004825">
      <w:pPr>
        <w:pStyle w:val="Body1"/>
      </w:pPr>
      <w:r>
        <w:t>Waits until the conf</w:t>
      </w:r>
      <w:r w:rsidR="00142D32">
        <w:t>igured acquisition is complete.</w:t>
      </w:r>
      <w:r>
        <w:t xml:space="preserve"> If no acquisition is currently running, this </w:t>
      </w:r>
      <w:r w:rsidR="00142D32">
        <w:t xml:space="preserve">function returns immediately. </w:t>
      </w:r>
      <w:r>
        <w:t>If the</w:t>
      </w:r>
      <w:r w:rsidR="00142D32">
        <w:t xml:space="preserve"> acquisition does not complete </w:t>
      </w:r>
      <w:r>
        <w:t>within the time period the user specified with the MaxTimeMilliseconds parameter, the function returns the Max Time Exceeded error.</w:t>
      </w:r>
    </w:p>
    <w:p w:rsidR="00AD40F2" w:rsidRDefault="00AD40F2" w:rsidP="00AD40F2">
      <w:pPr>
        <w:pStyle w:val="FunctionHead"/>
      </w:pPr>
      <w:r>
        <w:t>.NET Method Prototype</w:t>
      </w:r>
    </w:p>
    <w:p w:rsidR="00AD40F2" w:rsidRPr="00DD43D1" w:rsidRDefault="00AD40F2" w:rsidP="00AD40F2">
      <w:pPr>
        <w:pStyle w:val="Code1"/>
      </w:pPr>
      <w:r w:rsidRPr="00DD43D1">
        <w:t>void Acquisition.W</w:t>
      </w:r>
      <w:r w:rsidR="00844E15">
        <w:t>aitForAcquisitionComplete (</w:t>
      </w:r>
      <w:r w:rsidR="00844E15" w:rsidRPr="003D19C1">
        <w:t>PrecisionTimeSpan maxTime</w:t>
      </w:r>
      <w:r w:rsidRPr="00DD43D1">
        <w:t>);</w:t>
      </w:r>
    </w:p>
    <w:p w:rsidR="00004825" w:rsidRDefault="00004825">
      <w:pPr>
        <w:pStyle w:val="FunctionHead"/>
      </w:pPr>
      <w:r>
        <w:t>COM Method Prototype</w:t>
      </w:r>
    </w:p>
    <w:p w:rsidR="00004825" w:rsidRDefault="00004825">
      <w:pPr>
        <w:pStyle w:val="Code1"/>
      </w:pPr>
      <w:r>
        <w:t xml:space="preserve">HRESULT Acquisition.WaitForAcquisitionComplete ([in] </w:t>
      </w:r>
      <w:r w:rsidR="0043542E">
        <w:t xml:space="preserve">long </w:t>
      </w:r>
      <w:r>
        <w:t>MaxTimeMilliseconds);</w:t>
      </w:r>
    </w:p>
    <w:p w:rsidR="00004825" w:rsidRDefault="00004825">
      <w:pPr>
        <w:pStyle w:val="FunctionHead"/>
      </w:pPr>
      <w:r>
        <w:t>C Prototype</w:t>
      </w:r>
    </w:p>
    <w:p w:rsidR="00004825" w:rsidRDefault="00004825">
      <w:pPr>
        <w:pStyle w:val="Code1"/>
        <w:tabs>
          <w:tab w:val="left" w:pos="630"/>
        </w:tabs>
      </w:pPr>
      <w:r>
        <w:t>ViStatus IviDigitizer_WaitForAcquisitionComplete (ViSession Vi,</w:t>
      </w:r>
      <w:r>
        <w:br/>
        <w:t xml:space="preserve">                                      </w:t>
      </w:r>
      <w:r w:rsidR="00192505">
        <w:t xml:space="preserve">         </w:t>
      </w:r>
      <w:r>
        <w:t xml:space="preserve">  </w:t>
      </w:r>
      <w:r w:rsidR="0043542E">
        <w:t xml:space="preserve"> ViInt32 </w:t>
      </w:r>
      <w:r>
        <w:t>MaxTimeMilliseconds);</w:t>
      </w:r>
    </w:p>
    <w:p w:rsidR="00004825" w:rsidRDefault="00004825">
      <w:pPr>
        <w:pStyle w:val="FunctionHead"/>
      </w:pPr>
      <w:r>
        <w:t>Parameters</w:t>
      </w:r>
    </w:p>
    <w:tbl>
      <w:tblPr>
        <w:tblW w:w="8821" w:type="dxa"/>
        <w:tblInd w:w="728" w:type="dxa"/>
        <w:tblLayout w:type="fixed"/>
        <w:tblCellMar>
          <w:left w:w="80" w:type="dxa"/>
          <w:right w:w="80" w:type="dxa"/>
        </w:tblCellMar>
        <w:tblLook w:val="0000"/>
      </w:tblPr>
      <w:tblGrid>
        <w:gridCol w:w="2502"/>
        <w:gridCol w:w="4320"/>
        <w:gridCol w:w="1999"/>
      </w:tblGrid>
      <w:tr w:rsidR="00004825" w:rsidTr="00844E15">
        <w:trPr>
          <w:cantSplit/>
        </w:trPr>
        <w:tc>
          <w:tcPr>
            <w:tcW w:w="2502" w:type="dxa"/>
            <w:tcBorders>
              <w:top w:val="single" w:sz="6" w:space="0" w:color="auto"/>
              <w:left w:val="single" w:sz="6" w:space="0" w:color="auto"/>
              <w:right w:val="single" w:sz="6" w:space="0" w:color="auto"/>
            </w:tcBorders>
          </w:tcPr>
          <w:p w:rsidR="00004825" w:rsidRDefault="00004825" w:rsidP="00DA7537">
            <w:pPr>
              <w:pStyle w:val="TableHead"/>
            </w:pPr>
            <w:r>
              <w:t>Inputs</w:t>
            </w:r>
          </w:p>
        </w:tc>
        <w:tc>
          <w:tcPr>
            <w:tcW w:w="4320" w:type="dxa"/>
            <w:tcBorders>
              <w:top w:val="single" w:sz="6" w:space="0" w:color="auto"/>
              <w:left w:val="single" w:sz="6" w:space="0" w:color="auto"/>
              <w:right w:val="single" w:sz="6" w:space="0" w:color="auto"/>
            </w:tcBorders>
          </w:tcPr>
          <w:p w:rsidR="00004825" w:rsidRDefault="00004825" w:rsidP="00DA7537">
            <w:pPr>
              <w:pStyle w:val="TableHead"/>
            </w:pPr>
            <w:r>
              <w:t>Description</w:t>
            </w:r>
          </w:p>
        </w:tc>
        <w:tc>
          <w:tcPr>
            <w:tcW w:w="1999" w:type="dxa"/>
            <w:tcBorders>
              <w:top w:val="single" w:sz="6" w:space="0" w:color="auto"/>
              <w:left w:val="single" w:sz="6" w:space="0" w:color="auto"/>
              <w:right w:val="single" w:sz="6" w:space="0" w:color="auto"/>
            </w:tcBorders>
          </w:tcPr>
          <w:p w:rsidR="00004825" w:rsidRDefault="00004825" w:rsidP="00DA7537">
            <w:pPr>
              <w:pStyle w:val="TableHead"/>
            </w:pPr>
            <w:r>
              <w:t>Base Type</w:t>
            </w:r>
          </w:p>
        </w:tc>
      </w:tr>
      <w:tr w:rsidR="00605E19" w:rsidTr="00844E15">
        <w:trPr>
          <w:cantSplit/>
        </w:trPr>
        <w:tc>
          <w:tcPr>
            <w:tcW w:w="2502"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w:t>
            </w:r>
          </w:p>
        </w:tc>
        <w:tc>
          <w:tcPr>
            <w:tcW w:w="4320"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ViSession</w:t>
            </w:r>
          </w:p>
        </w:tc>
      </w:tr>
      <w:tr w:rsidR="00004825" w:rsidTr="00844E15">
        <w:trPr>
          <w:cantSplit/>
        </w:trPr>
        <w:tc>
          <w:tcPr>
            <w:tcW w:w="2502"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MaxTimeMilliseconds</w:t>
            </w:r>
            <w:r w:rsidR="00844E15">
              <w:t xml:space="preserve"> (C/COM)</w:t>
            </w:r>
          </w:p>
        </w:tc>
        <w:tc>
          <w:tcPr>
            <w:tcW w:w="4320"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maximum time the end-user allows for this functi</w:t>
            </w:r>
            <w:r w:rsidR="00192505">
              <w:t xml:space="preserve">on to complete. The units are </w:t>
            </w:r>
            <w:r>
              <w:t xml:space="preserve">milliseconds. </w:t>
            </w:r>
            <w:r w:rsidR="00192505">
              <w:t xml:space="preserve">The values </w:t>
            </w:r>
            <w:r w:rsidR="004E6ACB">
              <w:t xml:space="preserve">of </w:t>
            </w:r>
            <w:r w:rsidR="00D673E4">
              <w:t xml:space="preserve">Immediate and </w:t>
            </w:r>
            <w:r w:rsidR="004E6ACB">
              <w:t xml:space="preserve">Infinite, as defined in IviDigitizer Function Parameter Value Definitions, </w:t>
            </w:r>
            <w:r w:rsidR="00192505">
              <w:t>are also allowed</w:t>
            </w:r>
            <w:r>
              <w:t>.</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ViInt32</w:t>
            </w:r>
          </w:p>
        </w:tc>
      </w:tr>
      <w:tr w:rsidR="00844E15" w:rsidTr="00844E15">
        <w:trPr>
          <w:cantSplit/>
        </w:trPr>
        <w:tc>
          <w:tcPr>
            <w:tcW w:w="2502" w:type="dxa"/>
            <w:tcBorders>
              <w:top w:val="single" w:sz="6" w:space="0" w:color="auto"/>
              <w:left w:val="single" w:sz="6" w:space="0" w:color="auto"/>
              <w:bottom w:val="single" w:sz="6" w:space="0" w:color="auto"/>
              <w:right w:val="single" w:sz="6" w:space="0" w:color="auto"/>
            </w:tcBorders>
          </w:tcPr>
          <w:p w:rsidR="00844E15" w:rsidRDefault="00844E15" w:rsidP="0045552E">
            <w:pPr>
              <w:pStyle w:val="TableCellCourierNew"/>
            </w:pPr>
            <w:r>
              <w:t>maxTime (.NET)</w:t>
            </w:r>
          </w:p>
        </w:tc>
        <w:tc>
          <w:tcPr>
            <w:tcW w:w="4320" w:type="dxa"/>
            <w:tcBorders>
              <w:top w:val="single" w:sz="6" w:space="0" w:color="auto"/>
              <w:left w:val="single" w:sz="6" w:space="0" w:color="auto"/>
              <w:bottom w:val="single" w:sz="6" w:space="0" w:color="auto"/>
              <w:right w:val="single" w:sz="6" w:space="0" w:color="auto"/>
            </w:tcBorders>
          </w:tcPr>
          <w:p w:rsidR="00844E15" w:rsidRDefault="00844E15" w:rsidP="00DE0033">
            <w:pPr>
              <w:pStyle w:val="TableCell"/>
            </w:pPr>
            <w:r>
              <w:t xml:space="preserve">Specifies the maximum time the end-user allows for this method to complete. The values of </w:t>
            </w:r>
            <w:r w:rsidR="00DE0033">
              <w:t>Imediate</w:t>
            </w:r>
            <w:r>
              <w:t xml:space="preserve"> and </w:t>
            </w:r>
            <w:r w:rsidR="00DE0033">
              <w:t>Infinite</w:t>
            </w:r>
            <w:r>
              <w:t>, as defined in IviDigitizer Function Parameter Value Definitions, are also allowed.</w:t>
            </w:r>
          </w:p>
        </w:tc>
        <w:tc>
          <w:tcPr>
            <w:tcW w:w="1999" w:type="dxa"/>
            <w:tcBorders>
              <w:top w:val="single" w:sz="6" w:space="0" w:color="auto"/>
              <w:left w:val="single" w:sz="6" w:space="0" w:color="auto"/>
              <w:bottom w:val="single" w:sz="6" w:space="0" w:color="auto"/>
              <w:right w:val="single" w:sz="6" w:space="0" w:color="auto"/>
            </w:tcBorders>
          </w:tcPr>
          <w:p w:rsidR="008078E3" w:rsidRDefault="008078E3" w:rsidP="008078E3">
            <w:pPr>
              <w:pStyle w:val="TableCellCourierNew"/>
              <w:spacing w:after="0"/>
            </w:pPr>
            <w:r>
              <w:t>Ivi.Driver.</w:t>
            </w:r>
          </w:p>
          <w:p w:rsidR="00844E15" w:rsidRDefault="00844E15" w:rsidP="008078E3">
            <w:pPr>
              <w:pStyle w:val="TableCellCourierNew"/>
              <w:spacing w:before="0" w:after="0"/>
            </w:pPr>
            <w:r>
              <w:t>PrecisionTimeSpan</w:t>
            </w:r>
          </w:p>
        </w:tc>
      </w:tr>
    </w:tbl>
    <w:p w:rsidR="00BF0118" w:rsidRDefault="00BF0118" w:rsidP="00BF0118">
      <w:pPr>
        <w:pStyle w:val="AttrFuncSubheading"/>
      </w:pPr>
      <w:r>
        <w:t>Defined Values for the MaxTimeMilliseconds Parameter</w:t>
      </w:r>
      <w:r w:rsidR="00844E15">
        <w:t xml:space="preserve"> (C/COM)</w:t>
      </w:r>
    </w:p>
    <w:p w:rsidR="00844E15" w:rsidRPr="00844E15" w:rsidRDefault="00844E15" w:rsidP="00844E15">
      <w:pPr>
        <w:pStyle w:val="Body"/>
      </w:pPr>
    </w:p>
    <w:tbl>
      <w:tblPr>
        <w:tblW w:w="0" w:type="auto"/>
        <w:tblInd w:w="722" w:type="dxa"/>
        <w:tblLayout w:type="fixed"/>
        <w:tblLook w:val="0000"/>
      </w:tblPr>
      <w:tblGrid>
        <w:gridCol w:w="1456"/>
        <w:gridCol w:w="794"/>
        <w:gridCol w:w="1080"/>
        <w:gridCol w:w="5310"/>
      </w:tblGrid>
      <w:tr w:rsidR="00BF0118" w:rsidTr="00F87686">
        <w:trPr>
          <w:cantSplit/>
        </w:trPr>
        <w:tc>
          <w:tcPr>
            <w:tcW w:w="1456" w:type="dxa"/>
            <w:vMerge w:val="restart"/>
            <w:tcBorders>
              <w:top w:val="single" w:sz="4" w:space="0" w:color="auto"/>
              <w:left w:val="single" w:sz="6" w:space="0" w:color="auto"/>
              <w:right w:val="single" w:sz="6" w:space="0" w:color="auto"/>
            </w:tcBorders>
            <w:shd w:val="clear" w:color="auto" w:fill="C0C0C0"/>
          </w:tcPr>
          <w:p w:rsidR="00BF0118" w:rsidRDefault="00BF0118" w:rsidP="00F87686">
            <w:pPr>
              <w:pStyle w:val="TableHead"/>
              <w:jc w:val="left"/>
              <w:rPr>
                <w:rFonts w:ascii="Courier" w:hAnsi="Courier" w:cs="Courier"/>
                <w:i/>
                <w:iCs/>
                <w:sz w:val="18"/>
                <w:szCs w:val="18"/>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rsidR="00BF0118" w:rsidRDefault="00BF0118" w:rsidP="00F87686">
            <w:pPr>
              <w:pStyle w:val="TableHead"/>
              <w:jc w:val="left"/>
              <w:rPr>
                <w:i/>
                <w:iCs/>
                <w:lang w:val="fr-FR"/>
              </w:rPr>
            </w:pPr>
            <w:r>
              <w:rPr>
                <w:i/>
                <w:iCs/>
                <w:lang w:val="fr-FR"/>
              </w:rPr>
              <w:t>Description</w:t>
            </w:r>
          </w:p>
        </w:tc>
      </w:tr>
      <w:tr w:rsidR="00BF0118" w:rsidTr="00F87686">
        <w:trPr>
          <w:cantSplit/>
        </w:trPr>
        <w:tc>
          <w:tcPr>
            <w:tcW w:w="1456" w:type="dxa"/>
            <w:vMerge/>
            <w:tcBorders>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p>
        </w:tc>
        <w:tc>
          <w:tcPr>
            <w:tcW w:w="794"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r>
              <w:rPr>
                <w:i/>
                <w:iCs/>
              </w:rPr>
              <w:t>Identifier</w:t>
            </w:r>
          </w:p>
        </w:tc>
      </w:tr>
      <w:tr w:rsidR="00D673E4" w:rsidTr="001C41C0">
        <w:trPr>
          <w:cantSplit/>
        </w:trPr>
        <w:tc>
          <w:tcPr>
            <w:tcW w:w="1456" w:type="dxa"/>
            <w:vMerge w:val="restart"/>
            <w:tcBorders>
              <w:top w:val="single" w:sz="4" w:space="0" w:color="auto"/>
              <w:left w:val="single" w:sz="6" w:space="0" w:color="auto"/>
              <w:right w:val="single" w:sz="6" w:space="0" w:color="auto"/>
            </w:tcBorders>
          </w:tcPr>
          <w:p w:rsidR="00D673E4" w:rsidRDefault="00D673E4" w:rsidP="001C41C0">
            <w:pPr>
              <w:pStyle w:val="TableCell"/>
            </w:pPr>
            <w:r>
              <w:t>Immediate</w:t>
            </w:r>
          </w:p>
        </w:tc>
        <w:tc>
          <w:tcPr>
            <w:tcW w:w="7184" w:type="dxa"/>
            <w:gridSpan w:val="3"/>
            <w:tcBorders>
              <w:top w:val="single" w:sz="4" w:space="0" w:color="auto"/>
              <w:left w:val="single" w:sz="6" w:space="0" w:color="auto"/>
              <w:bottom w:val="single" w:sz="4" w:space="0" w:color="auto"/>
              <w:right w:val="single" w:sz="6" w:space="0" w:color="auto"/>
            </w:tcBorders>
          </w:tcPr>
          <w:p w:rsidR="00D673E4" w:rsidRDefault="00D673E4" w:rsidP="001C41C0">
            <w:pPr>
              <w:pStyle w:val="TableCell"/>
            </w:pPr>
            <w:r>
              <w:t>The function returns immediately. If no valid data is available, the function returns an error.</w:t>
            </w:r>
          </w:p>
        </w:tc>
      </w:tr>
      <w:tr w:rsidR="00D673E4" w:rsidTr="001C41C0">
        <w:trPr>
          <w:cantSplit/>
        </w:trPr>
        <w:tc>
          <w:tcPr>
            <w:tcW w:w="1456" w:type="dxa"/>
            <w:vMerge/>
            <w:tcBorders>
              <w:left w:val="single" w:sz="6" w:space="0" w:color="auto"/>
              <w:right w:val="single" w:sz="6" w:space="0" w:color="auto"/>
            </w:tcBorders>
          </w:tcPr>
          <w:p w:rsidR="00D673E4" w:rsidRDefault="00D673E4" w:rsidP="001C41C0">
            <w:pPr>
              <w:rPr>
                <w:color w:val="000000"/>
              </w:rPr>
            </w:pPr>
          </w:p>
        </w:tc>
        <w:tc>
          <w:tcPr>
            <w:tcW w:w="794" w:type="dxa"/>
            <w:vMerge w:val="restart"/>
            <w:tcBorders>
              <w:top w:val="single" w:sz="4" w:space="0" w:color="auto"/>
              <w:left w:val="single" w:sz="6" w:space="0" w:color="auto"/>
              <w:right w:val="single" w:sz="6" w:space="0" w:color="auto"/>
            </w:tcBorders>
          </w:tcPr>
          <w:p w:rsidR="00D673E4" w:rsidRDefault="00D673E4" w:rsidP="001C41C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D673E4" w:rsidRDefault="00D673E4" w:rsidP="001C41C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D673E4" w:rsidRDefault="00D673E4" w:rsidP="001C41C0">
            <w:pPr>
              <w:pStyle w:val="TableCellCourierNew"/>
            </w:pPr>
            <w:r>
              <w:t>IVIDIGITIZER_VAL_TIMEOUT_IMMEDIATE</w:t>
            </w:r>
          </w:p>
        </w:tc>
      </w:tr>
      <w:tr w:rsidR="00D673E4" w:rsidTr="001C41C0">
        <w:trPr>
          <w:cantSplit/>
        </w:trPr>
        <w:tc>
          <w:tcPr>
            <w:tcW w:w="1456" w:type="dxa"/>
            <w:vMerge/>
            <w:tcBorders>
              <w:left w:val="single" w:sz="6" w:space="0" w:color="auto"/>
              <w:bottom w:val="single" w:sz="4" w:space="0" w:color="auto"/>
              <w:right w:val="single" w:sz="6" w:space="0" w:color="auto"/>
            </w:tcBorders>
          </w:tcPr>
          <w:p w:rsidR="00D673E4" w:rsidRDefault="00D673E4" w:rsidP="001C41C0">
            <w:pPr>
              <w:rPr>
                <w:color w:val="000000"/>
              </w:rPr>
            </w:pPr>
          </w:p>
        </w:tc>
        <w:tc>
          <w:tcPr>
            <w:tcW w:w="794" w:type="dxa"/>
            <w:vMerge/>
            <w:tcBorders>
              <w:left w:val="single" w:sz="6" w:space="0" w:color="auto"/>
              <w:bottom w:val="single" w:sz="4" w:space="0" w:color="auto"/>
              <w:right w:val="single" w:sz="6" w:space="0" w:color="auto"/>
            </w:tcBorders>
          </w:tcPr>
          <w:p w:rsidR="00D673E4" w:rsidRDefault="00D673E4" w:rsidP="001C41C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D673E4" w:rsidRDefault="00D673E4" w:rsidP="001C41C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D673E4" w:rsidRDefault="00D673E4" w:rsidP="001C41C0">
            <w:pPr>
              <w:pStyle w:val="TableCellCourierNew"/>
            </w:pPr>
            <w:r>
              <w:t>IviDigitizerTimeOutImmediate</w:t>
            </w:r>
          </w:p>
        </w:tc>
      </w:tr>
      <w:tr w:rsidR="00BF0118" w:rsidTr="00F87686">
        <w:trPr>
          <w:cantSplit/>
        </w:trPr>
        <w:tc>
          <w:tcPr>
            <w:tcW w:w="1456" w:type="dxa"/>
            <w:vMerge w:val="restart"/>
            <w:tcBorders>
              <w:top w:val="single" w:sz="4" w:space="0" w:color="auto"/>
              <w:left w:val="single" w:sz="6" w:space="0" w:color="auto"/>
              <w:right w:val="single" w:sz="6" w:space="0" w:color="auto"/>
            </w:tcBorders>
          </w:tcPr>
          <w:p w:rsidR="00BF0118" w:rsidRDefault="00BF0118" w:rsidP="00F87686">
            <w:pPr>
              <w:pStyle w:val="TableCell"/>
            </w:pPr>
            <w:r>
              <w:t>Infinite</w:t>
            </w:r>
          </w:p>
        </w:tc>
        <w:tc>
          <w:tcPr>
            <w:tcW w:w="7184" w:type="dxa"/>
            <w:gridSpan w:val="3"/>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The function waits indefinitely for the acquisition to complete.</w:t>
            </w:r>
          </w:p>
        </w:tc>
      </w:tr>
      <w:tr w:rsidR="00BF0118" w:rsidTr="00F87686">
        <w:trPr>
          <w:cantSplit/>
        </w:trPr>
        <w:tc>
          <w:tcPr>
            <w:tcW w:w="1456" w:type="dxa"/>
            <w:vMerge/>
            <w:tcBorders>
              <w:left w:val="single" w:sz="6" w:space="0" w:color="auto"/>
              <w:right w:val="single" w:sz="6" w:space="0" w:color="auto"/>
            </w:tcBorders>
          </w:tcPr>
          <w:p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IVIDIGITIZER_VAL_TIMEOUT_INFINITE</w:t>
            </w:r>
          </w:p>
        </w:tc>
      </w:tr>
      <w:tr w:rsidR="00BF0118" w:rsidTr="00F87686">
        <w:trPr>
          <w:cantSplit/>
        </w:trPr>
        <w:tc>
          <w:tcPr>
            <w:tcW w:w="1456"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IviDigitizerTimeOutInfinite</w:t>
            </w:r>
          </w:p>
        </w:tc>
      </w:tr>
    </w:tbl>
    <w:p w:rsidR="00844E15" w:rsidRPr="00F05301" w:rsidRDefault="00844E15" w:rsidP="00844E15">
      <w:pPr>
        <w:pStyle w:val="AttrFuncSubheading"/>
        <w:rPr>
          <w:color w:val="auto"/>
        </w:rPr>
      </w:pPr>
      <w:r w:rsidRPr="0089350F">
        <w:rPr>
          <w:color w:val="auto"/>
        </w:rPr>
        <w:lastRenderedPageBreak/>
        <w:t xml:space="preserve">Defined Values for the </w:t>
      </w:r>
      <w:r w:rsidR="0045552E">
        <w:rPr>
          <w:color w:val="auto"/>
        </w:rPr>
        <w:t>m</w:t>
      </w:r>
      <w:r w:rsidRPr="0089350F">
        <w:rPr>
          <w:color w:val="auto"/>
        </w:rPr>
        <w:t>axTime Parameter (.NET)</w:t>
      </w:r>
    </w:p>
    <w:p w:rsidR="00844E15" w:rsidRPr="00A654D9" w:rsidRDefault="00844E15" w:rsidP="00844E15">
      <w:pPr>
        <w:pStyle w:val="Body"/>
        <w:rPr>
          <w:color w:val="548DD4"/>
        </w:rPr>
      </w:pPr>
    </w:p>
    <w:tbl>
      <w:tblPr>
        <w:tblW w:w="8640" w:type="dxa"/>
        <w:tblInd w:w="828" w:type="dxa"/>
        <w:tblLayout w:type="fixed"/>
        <w:tblLook w:val="0000"/>
      </w:tblPr>
      <w:tblGrid>
        <w:gridCol w:w="1890"/>
        <w:gridCol w:w="360"/>
        <w:gridCol w:w="1080"/>
        <w:gridCol w:w="5310"/>
      </w:tblGrid>
      <w:tr w:rsidR="00844E15" w:rsidRPr="00F05301" w:rsidTr="00DD43D1">
        <w:trPr>
          <w:cantSplit/>
        </w:trPr>
        <w:tc>
          <w:tcPr>
            <w:tcW w:w="1890" w:type="dxa"/>
            <w:vMerge w:val="restart"/>
            <w:tcBorders>
              <w:top w:val="single" w:sz="4" w:space="0" w:color="auto"/>
              <w:left w:val="single" w:sz="6" w:space="0" w:color="auto"/>
              <w:right w:val="single" w:sz="6" w:space="0" w:color="auto"/>
            </w:tcBorders>
            <w:shd w:val="clear" w:color="auto" w:fill="C0C0C0"/>
          </w:tcPr>
          <w:p w:rsidR="00844E15" w:rsidRPr="00F05301" w:rsidRDefault="00844E15" w:rsidP="00DD43D1">
            <w:pPr>
              <w:pStyle w:val="TableHead"/>
              <w:jc w:val="left"/>
              <w:rPr>
                <w:rFonts w:ascii="Courier" w:hAnsi="Courier"/>
                <w:i/>
                <w:color w:val="auto"/>
                <w:sz w:val="18"/>
              </w:rPr>
            </w:pPr>
            <w:r w:rsidRPr="0089350F">
              <w:rPr>
                <w:i/>
                <w:color w:val="auto"/>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844E15" w:rsidRPr="00F05301" w:rsidRDefault="00844E15" w:rsidP="00DD43D1">
            <w:pPr>
              <w:pStyle w:val="TableHead"/>
              <w:jc w:val="left"/>
              <w:rPr>
                <w:i/>
                <w:color w:val="auto"/>
                <w:lang w:val="fr-FR"/>
              </w:rPr>
            </w:pPr>
            <w:r w:rsidRPr="0089350F">
              <w:rPr>
                <w:i/>
                <w:color w:val="auto"/>
                <w:lang w:val="fr-FR"/>
              </w:rPr>
              <w:t>Description</w:t>
            </w:r>
          </w:p>
        </w:tc>
      </w:tr>
      <w:tr w:rsidR="00844E15" w:rsidRPr="00F05301" w:rsidTr="00DD43D1">
        <w:trPr>
          <w:cantSplit/>
        </w:trPr>
        <w:tc>
          <w:tcPr>
            <w:tcW w:w="1890" w:type="dxa"/>
            <w:vMerge/>
            <w:tcBorders>
              <w:left w:val="single" w:sz="6" w:space="0" w:color="auto"/>
              <w:bottom w:val="double" w:sz="6" w:space="0" w:color="auto"/>
              <w:right w:val="single" w:sz="6" w:space="0" w:color="auto"/>
            </w:tcBorders>
            <w:shd w:val="clear" w:color="auto" w:fill="C0C0C0"/>
          </w:tcPr>
          <w:p w:rsidR="00844E15" w:rsidRPr="00F05301" w:rsidRDefault="00844E15" w:rsidP="00DD43D1">
            <w:pPr>
              <w:pStyle w:val="TableHead"/>
              <w:jc w:val="left"/>
              <w:rPr>
                <w:i/>
                <w:color w:val="auto"/>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844E15" w:rsidRPr="00F05301" w:rsidRDefault="00844E15" w:rsidP="00DD43D1">
            <w:pPr>
              <w:pStyle w:val="TableHead"/>
              <w:jc w:val="left"/>
              <w:rPr>
                <w:i/>
                <w:color w:val="auto"/>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844E15" w:rsidRPr="00F05301" w:rsidRDefault="00844E15" w:rsidP="00DD43D1">
            <w:pPr>
              <w:pStyle w:val="TableHead"/>
              <w:jc w:val="left"/>
              <w:rPr>
                <w:i/>
                <w:color w:val="auto"/>
              </w:rPr>
            </w:pPr>
            <w:r w:rsidRPr="0089350F">
              <w:rPr>
                <w:i/>
                <w:color w:val="auto"/>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844E15" w:rsidRPr="00F05301" w:rsidRDefault="00844E15" w:rsidP="00DD43D1">
            <w:pPr>
              <w:pStyle w:val="TableHead"/>
              <w:jc w:val="left"/>
              <w:rPr>
                <w:i/>
                <w:color w:val="auto"/>
              </w:rPr>
            </w:pPr>
            <w:r w:rsidRPr="0089350F">
              <w:rPr>
                <w:i/>
                <w:color w:val="auto"/>
              </w:rPr>
              <w:t>Identifier</w:t>
            </w:r>
          </w:p>
        </w:tc>
      </w:tr>
      <w:tr w:rsidR="00844E15" w:rsidRPr="00F05301" w:rsidTr="00DD43D1">
        <w:trPr>
          <w:cantSplit/>
        </w:trPr>
        <w:tc>
          <w:tcPr>
            <w:tcW w:w="1890" w:type="dxa"/>
            <w:vMerge w:val="restart"/>
            <w:tcBorders>
              <w:top w:val="double" w:sz="6" w:space="0" w:color="auto"/>
              <w:left w:val="single" w:sz="6" w:space="0" w:color="auto"/>
              <w:bottom w:val="single" w:sz="4" w:space="0" w:color="auto"/>
              <w:right w:val="single" w:sz="6" w:space="0" w:color="auto"/>
            </w:tcBorders>
          </w:tcPr>
          <w:p w:rsidR="00844E15" w:rsidRPr="00F05301" w:rsidRDefault="008078E3" w:rsidP="00DD43D1">
            <w:pPr>
              <w:pStyle w:val="TableCell"/>
              <w:rPr>
                <w:color w:val="auto"/>
              </w:rPr>
            </w:pPr>
            <w:r>
              <w:rPr>
                <w:color w:val="auto"/>
              </w:rPr>
              <w:t>Immediate</w:t>
            </w:r>
          </w:p>
        </w:tc>
        <w:tc>
          <w:tcPr>
            <w:tcW w:w="6750" w:type="dxa"/>
            <w:gridSpan w:val="3"/>
            <w:tcBorders>
              <w:top w:val="double" w:sz="6" w:space="0" w:color="auto"/>
              <w:left w:val="single" w:sz="6" w:space="0" w:color="auto"/>
              <w:bottom w:val="single" w:sz="4" w:space="0" w:color="auto"/>
              <w:right w:val="single" w:sz="6" w:space="0" w:color="auto"/>
            </w:tcBorders>
          </w:tcPr>
          <w:p w:rsidR="00844E15" w:rsidRPr="00F05301" w:rsidRDefault="00844E15" w:rsidP="00DD43D1">
            <w:pPr>
              <w:pStyle w:val="TableCell"/>
              <w:rPr>
                <w:color w:val="auto"/>
              </w:rPr>
            </w:pPr>
            <w:r w:rsidRPr="0089350F">
              <w:rPr>
                <w:snapToGrid w:val="0"/>
                <w:color w:val="auto"/>
              </w:rPr>
              <w:t>The function returns immediately. If no valid measurement value exists, the function returns an error.</w:t>
            </w:r>
          </w:p>
        </w:tc>
      </w:tr>
      <w:tr w:rsidR="00844E15" w:rsidRPr="00F05301" w:rsidTr="00DD43D1">
        <w:trPr>
          <w:cantSplit/>
          <w:trHeight w:val="260"/>
        </w:trPr>
        <w:tc>
          <w:tcPr>
            <w:tcW w:w="1890" w:type="dxa"/>
            <w:vMerge/>
            <w:tcBorders>
              <w:left w:val="single" w:sz="6" w:space="0" w:color="auto"/>
              <w:bottom w:val="single" w:sz="4" w:space="0" w:color="auto"/>
              <w:right w:val="single" w:sz="6" w:space="0" w:color="auto"/>
            </w:tcBorders>
          </w:tcPr>
          <w:p w:rsidR="00844E15" w:rsidRPr="00F05301" w:rsidRDefault="00844E15" w:rsidP="00DD43D1"/>
        </w:tc>
        <w:tc>
          <w:tcPr>
            <w:tcW w:w="360" w:type="dxa"/>
            <w:tcBorders>
              <w:top w:val="single" w:sz="4" w:space="0" w:color="auto"/>
              <w:left w:val="single" w:sz="6" w:space="0" w:color="auto"/>
            </w:tcBorders>
          </w:tcPr>
          <w:p w:rsidR="00844E15" w:rsidRPr="00F05301" w:rsidRDefault="00844E15" w:rsidP="00DD43D1">
            <w:pPr>
              <w:pStyle w:val="TableCell"/>
              <w:ind w:right="0"/>
              <w:rPr>
                <w:color w:val="auto"/>
              </w:rPr>
            </w:pPr>
          </w:p>
        </w:tc>
        <w:tc>
          <w:tcPr>
            <w:tcW w:w="1080" w:type="dxa"/>
            <w:tcBorders>
              <w:top w:val="single" w:sz="4" w:space="0" w:color="auto"/>
              <w:left w:val="single" w:sz="6" w:space="0" w:color="auto"/>
            </w:tcBorders>
          </w:tcPr>
          <w:p w:rsidR="00844E15" w:rsidRPr="00F05301" w:rsidRDefault="00844E15"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rsidR="00844E15" w:rsidRPr="00F05301" w:rsidRDefault="00844E15" w:rsidP="00DD43D1">
            <w:pPr>
              <w:pStyle w:val="TableCellCourierNew"/>
              <w:ind w:right="0"/>
              <w:rPr>
                <w:color w:val="auto"/>
              </w:rPr>
            </w:pPr>
            <w:r>
              <w:rPr>
                <w:color w:val="auto"/>
              </w:rPr>
              <w:t>Precision</w:t>
            </w:r>
            <w:r w:rsidRPr="0089350F">
              <w:rPr>
                <w:color w:val="auto"/>
              </w:rPr>
              <w:t>TimeSpan.Zero</w:t>
            </w:r>
          </w:p>
        </w:tc>
      </w:tr>
      <w:tr w:rsidR="00844E15" w:rsidRPr="005209C6" w:rsidTr="00DD43D1">
        <w:trPr>
          <w:cantSplit/>
          <w:trHeight w:val="260"/>
        </w:trPr>
        <w:tc>
          <w:tcPr>
            <w:tcW w:w="1890" w:type="dxa"/>
            <w:vMerge w:val="restart"/>
            <w:tcBorders>
              <w:top w:val="single" w:sz="4" w:space="0" w:color="auto"/>
              <w:left w:val="single" w:sz="6" w:space="0" w:color="auto"/>
              <w:right w:val="single" w:sz="6" w:space="0" w:color="auto"/>
            </w:tcBorders>
          </w:tcPr>
          <w:p w:rsidR="00844E15" w:rsidRPr="005209C6" w:rsidRDefault="008078E3" w:rsidP="00DD43D1">
            <w:r>
              <w:t>Infinite</w:t>
            </w:r>
          </w:p>
        </w:tc>
        <w:tc>
          <w:tcPr>
            <w:tcW w:w="6750" w:type="dxa"/>
            <w:gridSpan w:val="3"/>
            <w:tcBorders>
              <w:top w:val="single" w:sz="4" w:space="0" w:color="auto"/>
              <w:left w:val="single" w:sz="6" w:space="0" w:color="auto"/>
              <w:bottom w:val="single" w:sz="4" w:space="0" w:color="auto"/>
              <w:right w:val="single" w:sz="4" w:space="0" w:color="auto"/>
            </w:tcBorders>
          </w:tcPr>
          <w:p w:rsidR="00844E15" w:rsidRPr="005209C6" w:rsidRDefault="00844E15" w:rsidP="00DD43D1">
            <w:pPr>
              <w:pStyle w:val="TableCellCourierNew"/>
              <w:ind w:right="0"/>
              <w:rPr>
                <w:rFonts w:ascii="Times New Roman" w:hAnsi="Times New Roman"/>
                <w:color w:val="auto"/>
                <w:sz w:val="20"/>
              </w:rPr>
            </w:pPr>
            <w:r w:rsidRPr="005209C6">
              <w:rPr>
                <w:rFonts w:ascii="Times New Roman" w:hAnsi="Times New Roman"/>
                <w:color w:val="auto"/>
                <w:sz w:val="20"/>
              </w:rPr>
              <w:t xml:space="preserve">The function waits </w:t>
            </w:r>
            <w:r>
              <w:rPr>
                <w:rFonts w:ascii="Times New Roman" w:hAnsi="Times New Roman"/>
                <w:color w:val="auto"/>
                <w:sz w:val="20"/>
              </w:rPr>
              <w:t>indefinitely for the measurement to complete.</w:t>
            </w:r>
          </w:p>
        </w:tc>
      </w:tr>
      <w:tr w:rsidR="00844E15" w:rsidRPr="005209C6" w:rsidTr="00DD43D1">
        <w:trPr>
          <w:cantSplit/>
          <w:trHeight w:val="260"/>
        </w:trPr>
        <w:tc>
          <w:tcPr>
            <w:tcW w:w="1890" w:type="dxa"/>
            <w:vMerge/>
            <w:tcBorders>
              <w:left w:val="single" w:sz="6" w:space="0" w:color="auto"/>
              <w:bottom w:val="single" w:sz="4" w:space="0" w:color="auto"/>
              <w:right w:val="single" w:sz="6" w:space="0" w:color="auto"/>
            </w:tcBorders>
          </w:tcPr>
          <w:p w:rsidR="00844E15" w:rsidRPr="005209C6" w:rsidRDefault="00844E15" w:rsidP="00DD43D1"/>
        </w:tc>
        <w:tc>
          <w:tcPr>
            <w:tcW w:w="360" w:type="dxa"/>
            <w:tcBorders>
              <w:top w:val="single" w:sz="4" w:space="0" w:color="auto"/>
              <w:left w:val="single" w:sz="6" w:space="0" w:color="auto"/>
              <w:bottom w:val="single" w:sz="4" w:space="0" w:color="auto"/>
              <w:right w:val="single" w:sz="4" w:space="0" w:color="auto"/>
            </w:tcBorders>
          </w:tcPr>
          <w:p w:rsidR="00844E15" w:rsidRPr="005209C6" w:rsidRDefault="00844E15" w:rsidP="00DD43D1">
            <w:pPr>
              <w:pStyle w:val="TableCellCourierNew"/>
              <w:ind w:right="0"/>
              <w:rPr>
                <w:rFonts w:ascii="Times New Roman" w:hAnsi="Times New Roman"/>
                <w:color w:val="auto"/>
                <w:sz w:val="20"/>
              </w:rPr>
            </w:pPr>
          </w:p>
        </w:tc>
        <w:tc>
          <w:tcPr>
            <w:tcW w:w="1080" w:type="dxa"/>
            <w:tcBorders>
              <w:top w:val="single" w:sz="4" w:space="0" w:color="auto"/>
              <w:left w:val="single" w:sz="6" w:space="0" w:color="auto"/>
              <w:bottom w:val="single" w:sz="4" w:space="0" w:color="auto"/>
              <w:right w:val="single" w:sz="4" w:space="0" w:color="auto"/>
            </w:tcBorders>
          </w:tcPr>
          <w:p w:rsidR="00844E15" w:rsidRPr="00F05301" w:rsidRDefault="00844E15"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rsidR="00844E15" w:rsidRPr="00F05301" w:rsidRDefault="00844E15" w:rsidP="00DD43D1">
            <w:pPr>
              <w:pStyle w:val="TableCellCourierNew"/>
              <w:ind w:right="0"/>
              <w:rPr>
                <w:color w:val="auto"/>
              </w:rPr>
            </w:pPr>
            <w:r>
              <w:rPr>
                <w:color w:val="auto"/>
              </w:rPr>
              <w:t>Precision</w:t>
            </w:r>
            <w:r w:rsidRPr="0089350F">
              <w:rPr>
                <w:color w:val="auto"/>
              </w:rPr>
              <w:t>TimeSpan.</w:t>
            </w:r>
            <w:r>
              <w:rPr>
                <w:color w:val="auto"/>
              </w:rPr>
              <w:t>MaxValue</w:t>
            </w:r>
          </w:p>
        </w:tc>
      </w:tr>
    </w:tbl>
    <w:p w:rsidR="00004825" w:rsidRDefault="00004825">
      <w:pPr>
        <w:pStyle w:val="FunctionHead"/>
      </w:pPr>
      <w:r>
        <w:t>Return Values</w:t>
      </w:r>
      <w:r w:rsidR="00844E15">
        <w:t xml:space="preserve"> (C/COM)</w:t>
      </w:r>
    </w:p>
    <w:p w:rsidR="00743A3B" w:rsidRDefault="00004825" w:rsidP="00743A3B">
      <w:pPr>
        <w:pStyle w:val="Body1"/>
      </w:pPr>
      <w:r>
        <w:t xml:space="preserve">The </w:t>
      </w:r>
      <w:r>
        <w:rPr>
          <w:rStyle w:val="Italic"/>
        </w:rPr>
        <w:t>IVI-3.2: Inherent Capabilities Specification</w:t>
      </w:r>
      <w:r>
        <w:t xml:space="preserve"> defines general status codes that this function can return.</w:t>
      </w:r>
      <w:r w:rsidR="00743A3B" w:rsidRPr="00743A3B">
        <w:t xml:space="preserve"> </w:t>
      </w:r>
      <w:r w:rsidR="00743A3B" w:rsidRPr="004B021F">
        <w:t>This function can also return this additional class</w:t>
      </w:r>
      <w:r w:rsidR="00743A3B">
        <w:t>-defined</w:t>
      </w:r>
      <w:r w:rsidR="00743A3B" w:rsidRPr="004B021F">
        <w:t xml:space="preserve"> status code:</w:t>
      </w:r>
    </w:p>
    <w:p w:rsidR="00004825" w:rsidRDefault="00743A3B" w:rsidP="00743A3B">
      <w:pPr>
        <w:pStyle w:val="Body1"/>
        <w:numPr>
          <w:ilvl w:val="0"/>
          <w:numId w:val="65"/>
        </w:numPr>
      </w:pPr>
      <w:r>
        <w:t>Max Time Exceeded</w:t>
      </w:r>
    </w:p>
    <w:p w:rsidR="00844E15" w:rsidRPr="00F7116C" w:rsidRDefault="00844E15" w:rsidP="00844E15">
      <w:pPr>
        <w:pStyle w:val="AttrFuncSubheading"/>
        <w:rPr>
          <w:color w:val="auto"/>
        </w:rPr>
      </w:pPr>
      <w:bookmarkStart w:id="357" w:name="_Toc170810250"/>
      <w:r w:rsidRPr="00F7116C">
        <w:rPr>
          <w:color w:val="auto"/>
        </w:rPr>
        <w:t>.NET Exceptions</w:t>
      </w:r>
    </w:p>
    <w:p w:rsidR="00844E15" w:rsidRDefault="00844E15" w:rsidP="00844E15">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844E15" w:rsidRDefault="00844E15" w:rsidP="00844E15">
      <w:pPr>
        <w:pStyle w:val="IVIBody"/>
      </w:pPr>
      <w:r w:rsidRPr="0089350F">
        <w:t xml:space="preserve">Note that the .NET MaxTimeExceededException is defined in </w:t>
      </w:r>
      <w:r w:rsidRPr="0089350F">
        <w:rPr>
          <w:rStyle w:val="Italic"/>
        </w:rPr>
        <w:t>IVI-3.2: Inherent Capabilities Specification</w:t>
      </w:r>
      <w:r w:rsidRPr="0089350F">
        <w:t>.</w:t>
      </w:r>
    </w:p>
    <w:p w:rsidR="00B332A9" w:rsidRPr="00B02F05" w:rsidRDefault="00B332A9" w:rsidP="00B02F05">
      <w:pPr>
        <w:pStyle w:val="Body1"/>
        <w:ind w:left="0"/>
        <w:rPr>
          <w:sz w:val="12"/>
          <w:szCs w:val="12"/>
        </w:rPr>
      </w:pPr>
    </w:p>
    <w:p w:rsidR="00004825" w:rsidRDefault="00004825" w:rsidP="00B332A9">
      <w:pPr>
        <w:pStyle w:val="Heading2"/>
        <w:pageBreakBefore/>
      </w:pPr>
      <w:bookmarkStart w:id="358" w:name="_Ref225678640"/>
      <w:bookmarkStart w:id="359" w:name="_Toc304583649"/>
      <w:bookmarkStart w:id="360" w:name="_Toc306374500"/>
      <w:r>
        <w:lastRenderedPageBreak/>
        <w:t>IviDigitizerBase Behavior Model</w:t>
      </w:r>
      <w:bookmarkEnd w:id="357"/>
      <w:bookmarkEnd w:id="358"/>
      <w:bookmarkEnd w:id="359"/>
      <w:bookmarkEnd w:id="360"/>
    </w:p>
    <w:p w:rsidR="00E236B8" w:rsidRDefault="00E236B8" w:rsidP="00E236B8">
      <w:pPr>
        <w:pStyle w:val="Body1"/>
        <w:rPr>
          <w:color w:val="000000"/>
        </w:rPr>
      </w:pPr>
      <w:r>
        <w:rPr>
          <w:color w:val="000000"/>
        </w:rPr>
        <w:t>The following behavior diagram illustrates the IviDigitizerBase group capability behavior.</w:t>
      </w:r>
    </w:p>
    <w:p w:rsidR="00E236B8" w:rsidRDefault="00DB058F" w:rsidP="00632B28">
      <w:pPr>
        <w:pStyle w:val="Body"/>
        <w:jc w:val="center"/>
      </w:pPr>
      <w:r>
        <w:pict>
          <v:shape id="_x0000_i1040" type="#_x0000_t75" style="width:393pt;height:362.25pt">
            <v:imagedata r:id="rId42" o:title=""/>
          </v:shape>
        </w:pict>
      </w:r>
    </w:p>
    <w:p w:rsidR="00E236B8" w:rsidRDefault="00E236B8" w:rsidP="00E236B8">
      <w:pPr>
        <w:pStyle w:val="Caption"/>
        <w:jc w:val="center"/>
      </w:pPr>
      <w:r w:rsidRPr="00B45EAB">
        <w:t xml:space="preserve">Figure </w:t>
      </w:r>
      <w:fldSimple w:instr=" STYLEREF 1 \s ">
        <w:r w:rsidR="00344F59">
          <w:rPr>
            <w:noProof/>
          </w:rPr>
          <w:t>4</w:t>
        </w:r>
      </w:fldSimple>
      <w:r w:rsidR="0018221C">
        <w:noBreakHyphen/>
      </w:r>
      <w:fldSimple w:instr=" SEQ Figure \* ARABIC \s 1 ">
        <w:r w:rsidR="00344F59">
          <w:rPr>
            <w:noProof/>
          </w:rPr>
          <w:t>13</w:t>
        </w:r>
      </w:fldSimple>
      <w:r>
        <w:t xml:space="preserve"> </w:t>
      </w:r>
      <w:r>
        <w:rPr>
          <w:b w:val="0"/>
        </w:rPr>
        <w:t>IviDigitizerBase Behavior Model</w:t>
      </w:r>
    </w:p>
    <w:p w:rsidR="00E236B8" w:rsidRDefault="00E236B8" w:rsidP="00E236B8">
      <w:pPr>
        <w:pStyle w:val="Body"/>
        <w:rPr>
          <w:noProof/>
          <w:color w:val="000000"/>
        </w:rPr>
      </w:pPr>
      <w:r>
        <w:rPr>
          <w:noProof/>
          <w:color w:val="000000"/>
        </w:rPr>
        <w:t xml:space="preserve">Typically the user configures the </w:t>
      </w:r>
      <w:r w:rsidRPr="00DF1B6B">
        <w:rPr>
          <w:noProof/>
          <w:color w:val="000000"/>
        </w:rPr>
        <w:t>digitizer</w:t>
      </w:r>
      <w:r>
        <w:rPr>
          <w:noProof/>
          <w:color w:val="000000"/>
        </w:rPr>
        <w:t xml:space="preserve"> while it is in the </w:t>
      </w:r>
      <w:r>
        <w:rPr>
          <w:i/>
          <w:noProof/>
          <w:color w:val="000000"/>
        </w:rPr>
        <w:t>Idle</w:t>
      </w:r>
      <w:r>
        <w:rPr>
          <w:noProof/>
          <w:color w:val="000000"/>
        </w:rPr>
        <w:t xml:space="preserve"> state. You can configure the </w:t>
      </w:r>
      <w:r w:rsidRPr="00DF1B6B">
        <w:rPr>
          <w:noProof/>
          <w:color w:val="000000"/>
        </w:rPr>
        <w:t>digitizer</w:t>
      </w:r>
      <w:r>
        <w:rPr>
          <w:noProof/>
          <w:color w:val="000000"/>
        </w:rPr>
        <w:t xml:space="preserve"> by calling the high-level configure channel, configure acquisition type, configure acquisition record, configure trigger, and configure edge trigger source functions as well as by directly calling the appropriate channel, acquisition and trigger sub-system attributes.</w:t>
      </w:r>
    </w:p>
    <w:p w:rsidR="00E236B8" w:rsidRDefault="00E236B8" w:rsidP="00E236B8">
      <w:pPr>
        <w:pStyle w:val="Body"/>
        <w:rPr>
          <w:color w:val="000000"/>
        </w:rPr>
      </w:pPr>
      <w:r>
        <w:rPr>
          <w:noProof/>
          <w:color w:val="000000"/>
        </w:rPr>
        <w:t xml:space="preserve">To acquire waveforms, the IviDigitizer class presents high-level read waveform functions, as well as the low-level functions initiate acquisition, acquisition status, fetch waveform, and abort. </w:t>
      </w:r>
    </w:p>
    <w:p w:rsidR="00E236B8" w:rsidRDefault="00E236B8" w:rsidP="00E236B8">
      <w:pPr>
        <w:pStyle w:val="Body"/>
        <w:rPr>
          <w:color w:val="000000"/>
        </w:rPr>
      </w:pPr>
      <w:r>
        <w:rPr>
          <w:color w:val="000000"/>
        </w:rPr>
        <w:t xml:space="preserve">The Read Waveform functions initiate a waveform acquisition and returns the acquired waveform after the </w:t>
      </w:r>
      <w:r w:rsidRPr="00DF1B6B">
        <w:rPr>
          <w:color w:val="000000"/>
        </w:rPr>
        <w:t>digitizer</w:t>
      </w:r>
      <w:r>
        <w:rPr>
          <w:color w:val="000000"/>
        </w:rPr>
        <w:t xml:space="preserve"> has returned to the </w:t>
      </w:r>
      <w:r>
        <w:rPr>
          <w:i/>
          <w:color w:val="000000"/>
        </w:rPr>
        <w:t>Idle</w:t>
      </w:r>
      <w:r>
        <w:rPr>
          <w:color w:val="000000"/>
        </w:rPr>
        <w:t xml:space="preserve"> state. </w:t>
      </w:r>
    </w:p>
    <w:p w:rsidR="00E236B8" w:rsidRDefault="00E236B8" w:rsidP="00E236B8">
      <w:pPr>
        <w:pStyle w:val="Body"/>
        <w:rPr>
          <w:color w:val="000000"/>
        </w:rPr>
      </w:pPr>
      <w:r>
        <w:rPr>
          <w:color w:val="000000"/>
        </w:rPr>
        <w:t xml:space="preserve">The </w:t>
      </w:r>
      <w:r>
        <w:rPr>
          <w:noProof/>
          <w:color w:val="000000"/>
        </w:rPr>
        <w:t>Initiate Acquisition, Fetch Waveform, and Abort</w:t>
      </w:r>
      <w:r>
        <w:rPr>
          <w:color w:val="000000"/>
        </w:rPr>
        <w:t xml:space="preserve"> functions give the user lower-level control over the measurement process. Initiate </w:t>
      </w:r>
      <w:r>
        <w:rPr>
          <w:noProof/>
          <w:color w:val="000000"/>
        </w:rPr>
        <w:t>Acquisition</w:t>
      </w:r>
      <w:r>
        <w:rPr>
          <w:color w:val="000000"/>
        </w:rPr>
        <w:t xml:space="preserve"> initiates a waveform acquisition and moves the instrument into the </w:t>
      </w:r>
      <w:r>
        <w:rPr>
          <w:i/>
          <w:color w:val="000000"/>
        </w:rPr>
        <w:t>Wait-For-Trigger</w:t>
      </w:r>
      <w:r>
        <w:rPr>
          <w:color w:val="000000"/>
        </w:rPr>
        <w:t xml:space="preserve"> state. The type of trigger is configured with the Trigger sub-system attributes or with the configure edge trigger source function. </w:t>
      </w:r>
    </w:p>
    <w:p w:rsidR="00E236B8" w:rsidRDefault="00E236B8" w:rsidP="00E236B8">
      <w:pPr>
        <w:pStyle w:val="Body"/>
        <w:rPr>
          <w:color w:val="000000"/>
        </w:rPr>
      </w:pPr>
      <w:r>
        <w:rPr>
          <w:color w:val="000000"/>
        </w:rPr>
        <w:t>Multiple versions of the Read and Fetch functions are provided to accommodate digitizers of various native data sizes for each waveform sample</w:t>
      </w:r>
      <w:r w:rsidR="0080634C">
        <w:rPr>
          <w:color w:val="000000"/>
        </w:rPr>
        <w:t xml:space="preserve">. </w:t>
      </w:r>
      <w:r>
        <w:rPr>
          <w:color w:val="000000"/>
        </w:rPr>
        <w:t>Waveforms can be retrieved as arrays of 8-bit, 16-bit, and 32-bit integers as well as 32-bit and 64-bit floating-point numbers.</w:t>
      </w:r>
      <w:r w:rsidR="00D92301">
        <w:rPr>
          <w:color w:val="000000"/>
        </w:rPr>
        <w:t xml:space="preserve"> For the data sizes not natively supported by the </w:t>
      </w:r>
      <w:r w:rsidR="00D92301">
        <w:rPr>
          <w:color w:val="000000"/>
        </w:rPr>
        <w:lastRenderedPageBreak/>
        <w:t>digitizer, the driver shall automatically convert the data</w:t>
      </w:r>
      <w:r w:rsidR="000D3B5D">
        <w:rPr>
          <w:color w:val="000000"/>
        </w:rPr>
        <w:t xml:space="preserve"> to the appropriate format. Even though this conversion may reduce performance, it shall be supported for interchangeability.</w:t>
      </w:r>
      <w:r w:rsidR="00D76F8E">
        <w:rPr>
          <w:color w:val="000000"/>
        </w:rPr>
        <w:t xml:space="preserve"> Manufacturers shall mention in their documentation the conversion rules they use (e.g. whether the data bits are LSB- or MSB-justified). The Scale Factor and Scale Offset output parameters sh</w:t>
      </w:r>
      <w:r w:rsidR="00586255">
        <w:rPr>
          <w:color w:val="000000"/>
        </w:rPr>
        <w:t>all</w:t>
      </w:r>
      <w:r w:rsidR="00D76F8E">
        <w:rPr>
          <w:color w:val="000000"/>
        </w:rPr>
        <w:t xml:space="preserve"> </w:t>
      </w:r>
      <w:r w:rsidR="00584625">
        <w:rPr>
          <w:color w:val="000000"/>
        </w:rPr>
        <w:t xml:space="preserve">also </w:t>
      </w:r>
      <w:r w:rsidR="00D76F8E">
        <w:rPr>
          <w:color w:val="000000"/>
        </w:rPr>
        <w:t>allow conve</w:t>
      </w:r>
      <w:r w:rsidR="00584625">
        <w:rPr>
          <w:color w:val="000000"/>
        </w:rPr>
        <w:t>rting</w:t>
      </w:r>
      <w:r w:rsidR="00D76F8E">
        <w:rPr>
          <w:color w:val="000000"/>
        </w:rPr>
        <w:t xml:space="preserve"> the integer values into Volts</w:t>
      </w:r>
      <w:r w:rsidR="00584625">
        <w:rPr>
          <w:color w:val="000000"/>
        </w:rPr>
        <w:t>.</w:t>
      </w:r>
      <w:r w:rsidR="00B457DB">
        <w:rPr>
          <w:color w:val="000000"/>
        </w:rPr>
        <w:t xml:space="preserve"> If the data type is smaller (i.e. uses less bits) than the digitizer’s native type, the most significant bits shall be kept.</w:t>
      </w:r>
    </w:p>
    <w:p w:rsidR="00E236B8" w:rsidRDefault="00E236B8" w:rsidP="00E236B8">
      <w:pPr>
        <w:pStyle w:val="Body"/>
        <w:rPr>
          <w:rFonts w:ascii="Helv" w:hAnsi="Helv"/>
          <w:snapToGrid w:val="0"/>
          <w:color w:val="000000"/>
        </w:rPr>
      </w:pPr>
      <w:r>
        <w:rPr>
          <w:snapToGrid w:val="0"/>
          <w:color w:val="000000"/>
        </w:rPr>
        <w:t xml:space="preserve">If the trigger delay is negative, the first point in the waveform record occurs prior to the trigger event. When the trigger event occurs, the waveform record contains the amount of pre-trigger data that corresponds to the trigger delay. The </w:t>
      </w:r>
      <w:r w:rsidRPr="00DF1B6B">
        <w:rPr>
          <w:snapToGrid w:val="0"/>
          <w:color w:val="000000"/>
        </w:rPr>
        <w:t>digitizer</w:t>
      </w:r>
      <w:r>
        <w:rPr>
          <w:snapToGrid w:val="0"/>
          <w:color w:val="000000"/>
        </w:rPr>
        <w:t xml:space="preserve"> leaves the </w:t>
      </w:r>
      <w:r>
        <w:rPr>
          <w:rStyle w:val="Italic"/>
          <w:color w:val="000000"/>
        </w:rPr>
        <w:t>Wait-for-Trigger</w:t>
      </w:r>
      <w:r>
        <w:rPr>
          <w:snapToGrid w:val="0"/>
          <w:color w:val="000000"/>
        </w:rPr>
        <w:t xml:space="preserve"> state and acquires the remaining points in the waveform record.</w:t>
      </w:r>
    </w:p>
    <w:p w:rsidR="00E236B8" w:rsidRDefault="00E236B8" w:rsidP="00E236B8">
      <w:pPr>
        <w:pStyle w:val="Body"/>
        <w:rPr>
          <w:snapToGrid w:val="0"/>
          <w:color w:val="000000"/>
        </w:rPr>
      </w:pPr>
      <w:r>
        <w:rPr>
          <w:snapToGrid w:val="0"/>
          <w:color w:val="000000"/>
        </w:rPr>
        <w:t xml:space="preserve">If the trigger delay equals zero, the first point in the waveform record occurs at the time of the trigger event. When the trigger event occurs, the </w:t>
      </w:r>
      <w:r w:rsidRPr="00DF1B6B">
        <w:rPr>
          <w:snapToGrid w:val="0"/>
          <w:color w:val="000000"/>
        </w:rPr>
        <w:t>digitizer</w:t>
      </w:r>
      <w:r>
        <w:rPr>
          <w:snapToGrid w:val="0"/>
          <w:color w:val="000000"/>
        </w:rPr>
        <w:t xml:space="preserve"> leaves the </w:t>
      </w:r>
      <w:r>
        <w:rPr>
          <w:rStyle w:val="Italic"/>
          <w:color w:val="000000"/>
        </w:rPr>
        <w:t>Wait-for-Trigger</w:t>
      </w:r>
      <w:r>
        <w:rPr>
          <w:snapToGrid w:val="0"/>
          <w:color w:val="000000"/>
        </w:rPr>
        <w:t xml:space="preserve"> state and acquires all the points in the waveform record.</w:t>
      </w:r>
    </w:p>
    <w:p w:rsidR="00E236B8" w:rsidRDefault="00E236B8" w:rsidP="00E236B8">
      <w:pPr>
        <w:pStyle w:val="Body"/>
        <w:rPr>
          <w:snapToGrid w:val="0"/>
          <w:color w:val="000000"/>
        </w:rPr>
      </w:pPr>
      <w:r>
        <w:rPr>
          <w:snapToGrid w:val="0"/>
          <w:color w:val="000000"/>
        </w:rPr>
        <w:t xml:space="preserve">If the acquisition start time is greater than zero, the first point in the waveform record occurs after the trigger event. When the trigger event occurs, the </w:t>
      </w:r>
      <w:r w:rsidRPr="00DF1B6B">
        <w:rPr>
          <w:snapToGrid w:val="0"/>
          <w:color w:val="000000"/>
        </w:rPr>
        <w:t>digitizer</w:t>
      </w:r>
      <w:r>
        <w:rPr>
          <w:snapToGrid w:val="0"/>
          <w:color w:val="000000"/>
        </w:rPr>
        <w:t xml:space="preserve"> leaves the </w:t>
      </w:r>
      <w:r>
        <w:rPr>
          <w:rStyle w:val="Italic"/>
          <w:color w:val="000000"/>
        </w:rPr>
        <w:t>Wait-for-Trigger</w:t>
      </w:r>
      <w:r>
        <w:rPr>
          <w:snapToGrid w:val="0"/>
          <w:color w:val="000000"/>
        </w:rPr>
        <w:t xml:space="preserve"> state, waits a length of time that is equal to the trigger delay, and acquires all the points in the waveform record.</w:t>
      </w:r>
    </w:p>
    <w:p w:rsidR="00E236B8" w:rsidRDefault="00E236B8" w:rsidP="00E236B8">
      <w:pPr>
        <w:pStyle w:val="Body"/>
        <w:rPr>
          <w:color w:val="000000"/>
        </w:rPr>
      </w:pPr>
      <w:r>
        <w:rPr>
          <w:color w:val="000000"/>
        </w:rPr>
        <w:t xml:space="preserve">If the </w:t>
      </w:r>
      <w:r w:rsidRPr="00DF1B6B">
        <w:rPr>
          <w:color w:val="000000"/>
        </w:rPr>
        <w:t>digitizer</w:t>
      </w:r>
      <w:r>
        <w:rPr>
          <w:color w:val="000000"/>
        </w:rPr>
        <w:t xml:space="preserve"> has acquired the requested number of records, it returns to the </w:t>
      </w:r>
      <w:r w:rsidRPr="00940125">
        <w:rPr>
          <w:i/>
          <w:color w:val="000000"/>
        </w:rPr>
        <w:t>Idle</w:t>
      </w:r>
      <w:r>
        <w:rPr>
          <w:color w:val="000000"/>
        </w:rPr>
        <w:t xml:space="preserve"> state. However, if the </w:t>
      </w:r>
      <w:r w:rsidRPr="00DF1B6B">
        <w:rPr>
          <w:color w:val="000000"/>
        </w:rPr>
        <w:t>digitizer</w:t>
      </w:r>
      <w:r>
        <w:rPr>
          <w:color w:val="000000"/>
        </w:rPr>
        <w:t xml:space="preserve"> must acquire additional records to satisfy the Num Records requirement specified by the user, it then moves to the </w:t>
      </w:r>
      <w:r w:rsidRPr="00940125">
        <w:rPr>
          <w:i/>
          <w:color w:val="000000"/>
        </w:rPr>
        <w:t>Wait-For-</w:t>
      </w:r>
      <w:r w:rsidR="00BE3588">
        <w:rPr>
          <w:i/>
          <w:color w:val="000000"/>
        </w:rPr>
        <w:t>Samples</w:t>
      </w:r>
      <w:r>
        <w:rPr>
          <w:color w:val="000000"/>
        </w:rPr>
        <w:t xml:space="preserve"> state. The </w:t>
      </w:r>
      <w:r w:rsidRPr="00DF1B6B">
        <w:rPr>
          <w:color w:val="000000"/>
        </w:rPr>
        <w:t>digitizer</w:t>
      </w:r>
      <w:r>
        <w:rPr>
          <w:color w:val="000000"/>
        </w:rPr>
        <w:t xml:space="preserve"> then waits until the hold-off time expires before moving to the </w:t>
      </w:r>
      <w:r w:rsidRPr="00940125">
        <w:rPr>
          <w:i/>
          <w:color w:val="000000"/>
        </w:rPr>
        <w:t>Wait-For-Trigger</w:t>
      </w:r>
      <w:r>
        <w:rPr>
          <w:color w:val="000000"/>
        </w:rPr>
        <w:t>.</w:t>
      </w:r>
    </w:p>
    <w:p w:rsidR="00E236B8" w:rsidRDefault="00E236B8" w:rsidP="00E236B8">
      <w:pPr>
        <w:pStyle w:val="Body"/>
        <w:rPr>
          <w:color w:val="000000"/>
        </w:rPr>
      </w:pPr>
      <w:r>
        <w:rPr>
          <w:color w:val="000000"/>
        </w:rPr>
        <w:t xml:space="preserve">Note that the hold-off time is measured from the moment the </w:t>
      </w:r>
      <w:r w:rsidRPr="00DF1B6B">
        <w:rPr>
          <w:color w:val="000000"/>
        </w:rPr>
        <w:t>digitizer</w:t>
      </w:r>
      <w:r>
        <w:rPr>
          <w:color w:val="000000"/>
        </w:rPr>
        <w:t xml:space="preserve"> exits the </w:t>
      </w:r>
      <w:r>
        <w:rPr>
          <w:rStyle w:val="Italic"/>
          <w:color w:val="000000"/>
        </w:rPr>
        <w:t>Wait-for-Trigger</w:t>
      </w:r>
      <w:r>
        <w:rPr>
          <w:color w:val="000000"/>
        </w:rPr>
        <w:t xml:space="preserve"> state, not from the moment when the </w:t>
      </w:r>
      <w:r w:rsidRPr="00DF1B6B">
        <w:rPr>
          <w:color w:val="000000"/>
        </w:rPr>
        <w:t>digitizer</w:t>
      </w:r>
      <w:r>
        <w:rPr>
          <w:color w:val="000000"/>
        </w:rPr>
        <w:t xml:space="preserve"> enters the </w:t>
      </w:r>
      <w:r>
        <w:rPr>
          <w:rStyle w:val="Italic"/>
          <w:color w:val="000000"/>
        </w:rPr>
        <w:t>Wait-for-</w:t>
      </w:r>
      <w:r w:rsidR="00BE3588">
        <w:rPr>
          <w:rStyle w:val="Italic"/>
          <w:color w:val="000000"/>
        </w:rPr>
        <w:t>Samples</w:t>
      </w:r>
      <w:r>
        <w:rPr>
          <w:color w:val="000000"/>
        </w:rPr>
        <w:t xml:space="preserve"> state.</w:t>
      </w:r>
    </w:p>
    <w:p w:rsidR="00E236B8" w:rsidRDefault="00E236B8" w:rsidP="00E236B8">
      <w:pPr>
        <w:pStyle w:val="Body"/>
        <w:rPr>
          <w:color w:val="000000"/>
        </w:rPr>
      </w:pPr>
      <w:r>
        <w:rPr>
          <w:color w:val="000000"/>
        </w:rPr>
        <w:t xml:space="preserve">After the instrument meets its acquisition complete criterion, the </w:t>
      </w:r>
      <w:r w:rsidRPr="00DF1B6B">
        <w:rPr>
          <w:color w:val="000000"/>
        </w:rPr>
        <w:t>digitizer</w:t>
      </w:r>
      <w:r>
        <w:rPr>
          <w:color w:val="000000"/>
        </w:rPr>
        <w:t xml:space="preserve"> returns to the </w:t>
      </w:r>
      <w:r>
        <w:rPr>
          <w:i/>
          <w:color w:val="000000"/>
        </w:rPr>
        <w:t>Idle</w:t>
      </w:r>
      <w:r>
        <w:rPr>
          <w:color w:val="000000"/>
        </w:rPr>
        <w:t xml:space="preserve"> state. (This criterion is typically 95-98% of the acquisition record; there may be instrument specific attributes that allow you to configure the completion criterion.) You can use the Acquisition Status function to determine if the acquisition is complete or is still in progress.</w:t>
      </w:r>
    </w:p>
    <w:p w:rsidR="00E236B8" w:rsidRDefault="00E236B8" w:rsidP="00E236B8">
      <w:pPr>
        <w:pStyle w:val="Body"/>
        <w:rPr>
          <w:noProof/>
          <w:color w:val="000000"/>
        </w:rPr>
      </w:pPr>
      <w:r>
        <w:rPr>
          <w:color w:val="000000"/>
        </w:rPr>
        <w:t xml:space="preserve">The Fetch Waveform functions are used to return a waveform from a previously initiated measurement. </w:t>
      </w:r>
      <w:r>
        <w:rPr>
          <w:noProof/>
          <w:color w:val="000000"/>
        </w:rPr>
        <w:t>The Read Waveform and Fetch Waveform functions return the following parameters:</w:t>
      </w:r>
    </w:p>
    <w:p w:rsidR="00E236B8" w:rsidRDefault="00E236B8" w:rsidP="00D80CF0">
      <w:pPr>
        <w:pStyle w:val="ListBullet"/>
        <w:numPr>
          <w:ilvl w:val="0"/>
          <w:numId w:val="16"/>
        </w:numPr>
        <w:rPr>
          <w:noProof/>
        </w:rPr>
      </w:pPr>
      <w:r>
        <w:rPr>
          <w:noProof/>
        </w:rPr>
        <w:t>a waveform array</w:t>
      </w:r>
    </w:p>
    <w:p w:rsidR="00E236B8" w:rsidRDefault="00E236B8" w:rsidP="00D80CF0">
      <w:pPr>
        <w:pStyle w:val="ListBullet"/>
        <w:numPr>
          <w:ilvl w:val="0"/>
          <w:numId w:val="16"/>
        </w:numPr>
        <w:rPr>
          <w:noProof/>
        </w:rPr>
      </w:pPr>
      <w:r>
        <w:rPr>
          <w:noProof/>
        </w:rPr>
        <w:t>the time of the first point in the waveform array in relationship to the trigger event</w:t>
      </w:r>
    </w:p>
    <w:p w:rsidR="00E236B8" w:rsidRDefault="00E236B8" w:rsidP="00D80CF0">
      <w:pPr>
        <w:pStyle w:val="ListBullet"/>
        <w:numPr>
          <w:ilvl w:val="0"/>
          <w:numId w:val="16"/>
        </w:numPr>
      </w:pPr>
      <w:r>
        <w:rPr>
          <w:noProof/>
        </w:rPr>
        <w:t>the index of the index of the first valid point in the waveform record</w:t>
      </w:r>
    </w:p>
    <w:p w:rsidR="00E236B8" w:rsidRDefault="00E236B8" w:rsidP="00D80CF0">
      <w:pPr>
        <w:pStyle w:val="ListBullet"/>
        <w:numPr>
          <w:ilvl w:val="0"/>
          <w:numId w:val="16"/>
        </w:numPr>
      </w:pPr>
      <w:r>
        <w:t>the number of valid points in the waveform record</w:t>
      </w:r>
    </w:p>
    <w:p w:rsidR="00E236B8" w:rsidRPr="00B103AA" w:rsidRDefault="00E236B8" w:rsidP="00E236B8">
      <w:pPr>
        <w:pStyle w:val="Body"/>
      </w:pPr>
    </w:p>
    <w:p w:rsidR="0018319D" w:rsidRDefault="0018319D" w:rsidP="0018319D">
      <w:pPr>
        <w:pStyle w:val="Heading1"/>
      </w:pPr>
      <w:bookmarkStart w:id="361" w:name="_Ref225566878"/>
      <w:bookmarkStart w:id="362" w:name="_Toc304583650"/>
      <w:bookmarkStart w:id="363" w:name="_Toc306374501"/>
      <w:r>
        <w:lastRenderedPageBreak/>
        <w:t>IviDigitizerMultiRecordAcquisition Extension Group</w:t>
      </w:r>
      <w:bookmarkEnd w:id="361"/>
      <w:bookmarkEnd w:id="362"/>
      <w:bookmarkEnd w:id="363"/>
    </w:p>
    <w:p w:rsidR="0018319D" w:rsidRDefault="0018319D" w:rsidP="0018319D">
      <w:pPr>
        <w:pStyle w:val="Heading2"/>
      </w:pPr>
      <w:bookmarkStart w:id="364" w:name="_Toc304583651"/>
      <w:bookmarkStart w:id="365" w:name="_Toc306374502"/>
      <w:r>
        <w:t>IviDigitizerMultiRecordAcquisition Overview</w:t>
      </w:r>
      <w:bookmarkEnd w:id="364"/>
      <w:bookmarkEnd w:id="365"/>
    </w:p>
    <w:p w:rsidR="0018319D" w:rsidRDefault="0018319D" w:rsidP="0018319D">
      <w:pPr>
        <w:pStyle w:val="Body1"/>
      </w:pPr>
      <w:r>
        <w:t xml:space="preserve">The IviDigitizerMultiRecordAcquisition extension group supports digitizers with the ability to perform </w:t>
      </w:r>
      <w:r w:rsidR="00977A30">
        <w:t>multi-record acquisitions</w:t>
      </w:r>
      <w:r w:rsidR="00FD1302">
        <w:t>, and/or fetch of partial records</w:t>
      </w:r>
      <w:r>
        <w:t>.</w:t>
      </w:r>
      <w:r w:rsidR="00977A30">
        <w:t xml:space="preserve"> If the number of waveform records set for the acquisition is greater than 1, the acquisition shall be initiated with the Initiate Acquisition function, and the data shall be retrieved with the Fetch Multi-Record Waveform functions once the acquisition is complete.</w:t>
      </w:r>
    </w:p>
    <w:p w:rsidR="005F324F" w:rsidRDefault="005F324F" w:rsidP="005F324F">
      <w:pPr>
        <w:pStyle w:val="Heading2"/>
      </w:pPr>
      <w:bookmarkStart w:id="366" w:name="_Toc304583652"/>
      <w:bookmarkStart w:id="367" w:name="_Toc306374503"/>
      <w:r>
        <w:t>IviDigitizerMultiRecordAcquisition Waveform Collection (IVI.NET Only)</w:t>
      </w:r>
      <w:bookmarkEnd w:id="366"/>
      <w:bookmarkEnd w:id="367"/>
    </w:p>
    <w:p w:rsidR="00EA0998" w:rsidRDefault="005F324F" w:rsidP="00EA0998">
      <w:pPr>
        <w:pStyle w:val="IVIBody"/>
      </w:pPr>
      <w:r>
        <w:t>For IVI.NET, the IviDigitizerMultiRecordAcquisition extension group defines the IWaveformCollection&lt;T&gt; interface for returning multi-record waveforms from the Digitizer.</w:t>
      </w:r>
    </w:p>
    <w:p w:rsidR="00EA0998" w:rsidRDefault="00EA0998" w:rsidP="00EA0998">
      <w:pPr>
        <w:pStyle w:val="IVIBody"/>
      </w:pPr>
      <w:r>
        <w:t>Note that the IVI Foundation does not provide an implementation of IWaveformCollection&lt;T&gt;</w:t>
      </w:r>
      <w:r w:rsidR="00C06F58">
        <w:t xml:space="preserve">. </w:t>
      </w:r>
      <w:r>
        <w:t>Each specif</w:t>
      </w:r>
      <w:r w:rsidR="00AA4922">
        <w:t>ic</w:t>
      </w:r>
      <w:r>
        <w:t xml:space="preserve"> IVI.NET </w:t>
      </w:r>
      <w:r w:rsidR="00AA4922">
        <w:t xml:space="preserve">IviDigitizer instrument </w:t>
      </w:r>
      <w:r>
        <w:t xml:space="preserve">driver implements </w:t>
      </w:r>
      <w:r w:rsidR="00AA4922">
        <w:t>CreateWaveform Collection and the Fetch Multi-Record Waveform methods based on an implementation of IWaveformCollection&lt;T&gt; that is suitable to the driver</w:t>
      </w:r>
      <w:r w:rsidR="00C06F58">
        <w:t xml:space="preserve">. </w:t>
      </w:r>
      <w:r w:rsidR="00AA4922">
        <w:t>In addition to implementing IWaveformCollection&lt;T&gt;, such implementations will also need to implement methods and properties that allow the driver to allocate memory in a manner that the driver can use, and to manage the collection</w:t>
      </w:r>
      <w:r w:rsidR="00CF60FF">
        <w:t xml:space="preserve"> (Add, Remove, Clear, etc.)</w:t>
      </w:r>
      <w:r w:rsidR="00AA4922">
        <w:t>.</w:t>
      </w:r>
    </w:p>
    <w:p w:rsidR="00EA0998" w:rsidRDefault="00EA0998" w:rsidP="00EA0998">
      <w:pPr>
        <w:pStyle w:val="IVIBody"/>
      </w:pPr>
      <w:r>
        <w:t>IWaveformCollection&lt;T&gt; derives from IEnumerable&lt;T&gt; and IEnumerable.</w:t>
      </w:r>
    </w:p>
    <w:p w:rsidR="005F324F" w:rsidRDefault="005F324F" w:rsidP="00EA0998">
      <w:pPr>
        <w:pStyle w:val="IVIBody"/>
      </w:pPr>
      <w:r>
        <w:t>The IWaveformCollection&lt;T&gt; interface defines the following properties:</w:t>
      </w:r>
    </w:p>
    <w:p w:rsidR="005F324F" w:rsidRDefault="005F324F" w:rsidP="005F324F">
      <w:pPr>
        <w:pStyle w:val="ListBullet"/>
        <w:numPr>
          <w:ilvl w:val="0"/>
          <w:numId w:val="40"/>
        </w:numPr>
        <w:tabs>
          <w:tab w:val="clear" w:pos="720"/>
        </w:tabs>
        <w:ind w:left="1080"/>
      </w:pPr>
      <w:r>
        <w:t>Item (IVI.NET Only)</w:t>
      </w:r>
    </w:p>
    <w:p w:rsidR="005F324F" w:rsidRDefault="005F324F" w:rsidP="005F324F">
      <w:pPr>
        <w:pStyle w:val="ListBullet"/>
        <w:numPr>
          <w:ilvl w:val="0"/>
          <w:numId w:val="40"/>
        </w:numPr>
        <w:tabs>
          <w:tab w:val="clear" w:pos="720"/>
        </w:tabs>
        <w:ind w:left="1080"/>
      </w:pPr>
      <w:r>
        <w:t>ValidWaveformCount</w:t>
      </w:r>
    </w:p>
    <w:p w:rsidR="005F324F" w:rsidRDefault="005F324F" w:rsidP="005F324F">
      <w:pPr>
        <w:pStyle w:val="Body"/>
        <w:rPr>
          <w:sz w:val="18"/>
          <w:szCs w:val="18"/>
        </w:rPr>
      </w:pPr>
      <w:r>
        <w:t>This section describes the behavior and requirements of each property.</w:t>
      </w:r>
    </w:p>
    <w:p w:rsidR="005F324F" w:rsidRDefault="005F324F" w:rsidP="005F324F">
      <w:pPr>
        <w:pStyle w:val="Heading3"/>
        <w:pageBreakBefore/>
      </w:pPr>
      <w:bookmarkStart w:id="368" w:name="_Toc304583653"/>
      <w:bookmarkStart w:id="369" w:name="_Toc306374504"/>
      <w:r>
        <w:lastRenderedPageBreak/>
        <w:t>Item</w:t>
      </w:r>
      <w:bookmarkEnd w:id="368"/>
      <w:bookmarkEnd w:id="369"/>
    </w:p>
    <w:p w:rsidR="005F324F" w:rsidRDefault="005F324F" w:rsidP="005F324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5F324F" w:rsidTr="00112AE0">
        <w:trPr>
          <w:cantSplit/>
          <w:tblHeader/>
        </w:trPr>
        <w:tc>
          <w:tcPr>
            <w:tcW w:w="1170" w:type="dxa"/>
            <w:tcBorders>
              <w:top w:val="single" w:sz="4" w:space="0" w:color="auto"/>
              <w:left w:val="single" w:sz="4" w:space="0" w:color="auto"/>
              <w:bottom w:val="double" w:sz="6" w:space="0" w:color="auto"/>
            </w:tcBorders>
          </w:tcPr>
          <w:p w:rsidR="005F324F" w:rsidRDefault="005F324F" w:rsidP="00112AE0">
            <w:pPr>
              <w:pStyle w:val="TableHead"/>
            </w:pPr>
            <w:r>
              <w:t>Data Type</w:t>
            </w:r>
          </w:p>
        </w:tc>
        <w:tc>
          <w:tcPr>
            <w:tcW w:w="810" w:type="dxa"/>
            <w:tcBorders>
              <w:top w:val="single" w:sz="4" w:space="0" w:color="auto"/>
              <w:bottom w:val="double" w:sz="6" w:space="0" w:color="auto"/>
            </w:tcBorders>
          </w:tcPr>
          <w:p w:rsidR="005F324F" w:rsidRDefault="005F324F" w:rsidP="00112AE0">
            <w:pPr>
              <w:pStyle w:val="TableHead"/>
            </w:pPr>
            <w:r>
              <w:t>Access</w:t>
            </w:r>
          </w:p>
        </w:tc>
        <w:tc>
          <w:tcPr>
            <w:tcW w:w="1530" w:type="dxa"/>
            <w:tcBorders>
              <w:top w:val="single" w:sz="4" w:space="0" w:color="auto"/>
              <w:bottom w:val="double" w:sz="6" w:space="0" w:color="auto"/>
            </w:tcBorders>
          </w:tcPr>
          <w:p w:rsidR="005F324F" w:rsidRDefault="005F324F" w:rsidP="00112AE0">
            <w:pPr>
              <w:pStyle w:val="TableHead"/>
            </w:pPr>
            <w:r>
              <w:t>Applies To</w:t>
            </w:r>
          </w:p>
        </w:tc>
        <w:tc>
          <w:tcPr>
            <w:tcW w:w="1080" w:type="dxa"/>
            <w:tcBorders>
              <w:top w:val="single" w:sz="4" w:space="0" w:color="auto"/>
              <w:bottom w:val="double" w:sz="6" w:space="0" w:color="auto"/>
            </w:tcBorders>
          </w:tcPr>
          <w:p w:rsidR="005F324F" w:rsidRDefault="005F324F" w:rsidP="00112AE0">
            <w:pPr>
              <w:pStyle w:val="TableHead"/>
            </w:pPr>
            <w:r>
              <w:t>Coercion</w:t>
            </w:r>
          </w:p>
        </w:tc>
        <w:tc>
          <w:tcPr>
            <w:tcW w:w="4770" w:type="dxa"/>
            <w:tcBorders>
              <w:top w:val="single" w:sz="4" w:space="0" w:color="auto"/>
              <w:bottom w:val="double" w:sz="6" w:space="0" w:color="auto"/>
              <w:right w:val="single" w:sz="6" w:space="0" w:color="auto"/>
            </w:tcBorders>
          </w:tcPr>
          <w:p w:rsidR="005F324F" w:rsidRDefault="005F324F" w:rsidP="00112AE0">
            <w:pPr>
              <w:pStyle w:val="TableHead"/>
            </w:pPr>
            <w:r>
              <w:t>High Level Functions</w:t>
            </w:r>
          </w:p>
        </w:tc>
      </w:tr>
      <w:tr w:rsidR="005F324F" w:rsidTr="00112AE0">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5F324F" w:rsidRDefault="005F324F" w:rsidP="00112AE0">
            <w:pPr>
              <w:pStyle w:val="TableCellCourierNew"/>
            </w:pPr>
            <w:r>
              <w:t>ViReal64</w:t>
            </w:r>
          </w:p>
        </w:tc>
        <w:tc>
          <w:tcPr>
            <w:tcW w:w="810" w:type="dxa"/>
            <w:tcBorders>
              <w:top w:val="double" w:sz="6" w:space="0" w:color="auto"/>
            </w:tcBorders>
          </w:tcPr>
          <w:p w:rsidR="005F324F" w:rsidRDefault="005F324F" w:rsidP="00112AE0">
            <w:pPr>
              <w:pStyle w:val="TableCell"/>
            </w:pPr>
            <w:r>
              <w:t>RO</w:t>
            </w:r>
          </w:p>
        </w:tc>
        <w:tc>
          <w:tcPr>
            <w:tcW w:w="1530" w:type="dxa"/>
            <w:tcBorders>
              <w:top w:val="double" w:sz="6" w:space="0" w:color="auto"/>
            </w:tcBorders>
          </w:tcPr>
          <w:p w:rsidR="005F324F" w:rsidRDefault="005F324F" w:rsidP="00112AE0">
            <w:pPr>
              <w:pStyle w:val="TableCell"/>
            </w:pPr>
            <w:r>
              <w:t>N/A</w:t>
            </w:r>
          </w:p>
        </w:tc>
        <w:tc>
          <w:tcPr>
            <w:tcW w:w="1080" w:type="dxa"/>
            <w:tcBorders>
              <w:top w:val="double" w:sz="6" w:space="0" w:color="auto"/>
            </w:tcBorders>
          </w:tcPr>
          <w:p w:rsidR="005F324F" w:rsidRDefault="005F324F" w:rsidP="00112AE0">
            <w:pPr>
              <w:pStyle w:val="TableCell"/>
            </w:pPr>
            <w:r>
              <w:t>None</w:t>
            </w:r>
          </w:p>
        </w:tc>
        <w:tc>
          <w:tcPr>
            <w:tcW w:w="4770" w:type="dxa"/>
            <w:tcBorders>
              <w:top w:val="double" w:sz="6" w:space="0" w:color="auto"/>
            </w:tcBorders>
          </w:tcPr>
          <w:p w:rsidR="005F324F" w:rsidRDefault="003563F5" w:rsidP="00112AE0">
            <w:pPr>
              <w:pStyle w:val="TableCell"/>
            </w:pPr>
            <w:r>
              <w:t>N/A</w:t>
            </w:r>
          </w:p>
        </w:tc>
      </w:tr>
    </w:tbl>
    <w:p w:rsidR="005F324F" w:rsidRDefault="005F324F" w:rsidP="005F324F">
      <w:pPr>
        <w:pStyle w:val="FunctionHead"/>
      </w:pPr>
      <w:r>
        <w:t>.NET Property Name</w:t>
      </w:r>
    </w:p>
    <w:p w:rsidR="005F324F" w:rsidRDefault="00EA0998" w:rsidP="005F324F">
      <w:pPr>
        <w:pStyle w:val="Body1"/>
        <w:rPr>
          <w:rStyle w:val="monospace"/>
        </w:rPr>
      </w:pPr>
      <w:r>
        <w:rPr>
          <w:rStyle w:val="monospace"/>
        </w:rPr>
        <w:t>IWaveform&lt;T&gt; this [Int64 index]</w:t>
      </w:r>
    </w:p>
    <w:p w:rsidR="005F324F" w:rsidRDefault="005F324F" w:rsidP="005F324F">
      <w:pPr>
        <w:pStyle w:val="FunctionHead"/>
      </w:pPr>
      <w:r>
        <w:t>COM Property Name</w:t>
      </w:r>
    </w:p>
    <w:p w:rsidR="005F324F" w:rsidRDefault="005F324F" w:rsidP="005F324F">
      <w:pPr>
        <w:pStyle w:val="Body1"/>
        <w:rPr>
          <w:rStyle w:val="monospace"/>
        </w:rPr>
      </w:pPr>
      <w:r>
        <w:rPr>
          <w:rStyle w:val="monospace"/>
        </w:rPr>
        <w:t>N/A</w:t>
      </w:r>
    </w:p>
    <w:p w:rsidR="005F324F" w:rsidRDefault="005F324F" w:rsidP="005F324F">
      <w:pPr>
        <w:pStyle w:val="FunctionHead"/>
      </w:pPr>
      <w:r>
        <w:t>C Constant Name</w:t>
      </w:r>
    </w:p>
    <w:p w:rsidR="005F324F" w:rsidRDefault="005F324F" w:rsidP="005F324F">
      <w:pPr>
        <w:pStyle w:val="Body1"/>
      </w:pPr>
      <w:r>
        <w:rPr>
          <w:rFonts w:ascii="Courier New" w:hAnsi="Courier New" w:cs="Courier New"/>
          <w:sz w:val="18"/>
          <w:szCs w:val="18"/>
        </w:rPr>
        <w:t>N/A</w:t>
      </w:r>
    </w:p>
    <w:p w:rsidR="005F324F" w:rsidRDefault="005F324F" w:rsidP="005F324F">
      <w:pPr>
        <w:pStyle w:val="FunctionHead"/>
      </w:pPr>
      <w:r>
        <w:t>Description</w:t>
      </w:r>
    </w:p>
    <w:p w:rsidR="005F324F" w:rsidRDefault="00EA0998" w:rsidP="005F324F">
      <w:pPr>
        <w:pStyle w:val="Body1"/>
        <w:rPr>
          <w:sz w:val="12"/>
          <w:szCs w:val="12"/>
        </w:rPr>
      </w:pPr>
      <w:r>
        <w:t>Returns the waveform at the specified index from the collection</w:t>
      </w:r>
      <w:r w:rsidR="00C06F58">
        <w:t xml:space="preserve">. </w:t>
      </w:r>
      <w:r w:rsidR="00D15A6A">
        <w:t>The index must refer to a valid, measured waveform, and the range of indexes accepted is 0 to ValidWaveformCount – 1.</w:t>
      </w:r>
    </w:p>
    <w:p w:rsidR="005F324F" w:rsidRPr="00F7116C" w:rsidRDefault="005F324F" w:rsidP="005F324F">
      <w:pPr>
        <w:pStyle w:val="AttrFuncSubheading"/>
        <w:rPr>
          <w:color w:val="auto"/>
        </w:rPr>
      </w:pPr>
      <w:r w:rsidRPr="00F7116C">
        <w:rPr>
          <w:color w:val="auto"/>
        </w:rPr>
        <w:t>.NET Exceptions</w:t>
      </w:r>
    </w:p>
    <w:p w:rsidR="005F324F" w:rsidRDefault="005F324F" w:rsidP="005F324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5F324F" w:rsidRDefault="00EA0998" w:rsidP="005F324F">
      <w:pPr>
        <w:pStyle w:val="Heading3"/>
        <w:pageBreakBefore/>
      </w:pPr>
      <w:bookmarkStart w:id="370" w:name="_Toc304583654"/>
      <w:bookmarkStart w:id="371" w:name="_Toc306374505"/>
      <w:r>
        <w:lastRenderedPageBreak/>
        <w:t>Valid Waveform Count</w:t>
      </w:r>
      <w:bookmarkEnd w:id="370"/>
      <w:bookmarkEnd w:id="371"/>
    </w:p>
    <w:p w:rsidR="005F324F" w:rsidRDefault="005F324F" w:rsidP="005F324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5F324F" w:rsidTr="00112AE0">
        <w:trPr>
          <w:cantSplit/>
          <w:tblHeader/>
        </w:trPr>
        <w:tc>
          <w:tcPr>
            <w:tcW w:w="1170" w:type="dxa"/>
            <w:tcBorders>
              <w:top w:val="single" w:sz="4" w:space="0" w:color="auto"/>
              <w:left w:val="single" w:sz="4" w:space="0" w:color="auto"/>
              <w:bottom w:val="double" w:sz="6" w:space="0" w:color="auto"/>
            </w:tcBorders>
          </w:tcPr>
          <w:p w:rsidR="005F324F" w:rsidRDefault="005F324F" w:rsidP="00112AE0">
            <w:pPr>
              <w:pStyle w:val="TableHead"/>
            </w:pPr>
            <w:r>
              <w:t>Data Type</w:t>
            </w:r>
          </w:p>
        </w:tc>
        <w:tc>
          <w:tcPr>
            <w:tcW w:w="810" w:type="dxa"/>
            <w:tcBorders>
              <w:top w:val="single" w:sz="4" w:space="0" w:color="auto"/>
              <w:bottom w:val="double" w:sz="6" w:space="0" w:color="auto"/>
            </w:tcBorders>
          </w:tcPr>
          <w:p w:rsidR="005F324F" w:rsidRDefault="005F324F" w:rsidP="00112AE0">
            <w:pPr>
              <w:pStyle w:val="TableHead"/>
            </w:pPr>
            <w:r>
              <w:t>Access</w:t>
            </w:r>
          </w:p>
        </w:tc>
        <w:tc>
          <w:tcPr>
            <w:tcW w:w="1530" w:type="dxa"/>
            <w:tcBorders>
              <w:top w:val="single" w:sz="4" w:space="0" w:color="auto"/>
              <w:bottom w:val="double" w:sz="6" w:space="0" w:color="auto"/>
            </w:tcBorders>
          </w:tcPr>
          <w:p w:rsidR="005F324F" w:rsidRDefault="005F324F" w:rsidP="00112AE0">
            <w:pPr>
              <w:pStyle w:val="TableHead"/>
            </w:pPr>
            <w:r>
              <w:t>Applies To</w:t>
            </w:r>
          </w:p>
        </w:tc>
        <w:tc>
          <w:tcPr>
            <w:tcW w:w="1080" w:type="dxa"/>
            <w:tcBorders>
              <w:top w:val="single" w:sz="4" w:space="0" w:color="auto"/>
              <w:bottom w:val="double" w:sz="6" w:space="0" w:color="auto"/>
            </w:tcBorders>
          </w:tcPr>
          <w:p w:rsidR="005F324F" w:rsidRDefault="005F324F" w:rsidP="00112AE0">
            <w:pPr>
              <w:pStyle w:val="TableHead"/>
            </w:pPr>
            <w:r>
              <w:t>Coercion</w:t>
            </w:r>
          </w:p>
        </w:tc>
        <w:tc>
          <w:tcPr>
            <w:tcW w:w="4770" w:type="dxa"/>
            <w:tcBorders>
              <w:top w:val="single" w:sz="4" w:space="0" w:color="auto"/>
              <w:bottom w:val="double" w:sz="6" w:space="0" w:color="auto"/>
              <w:right w:val="single" w:sz="6" w:space="0" w:color="auto"/>
            </w:tcBorders>
          </w:tcPr>
          <w:p w:rsidR="005F324F" w:rsidRDefault="005F324F" w:rsidP="00112AE0">
            <w:pPr>
              <w:pStyle w:val="TableHead"/>
            </w:pPr>
            <w:r>
              <w:t>High Level Functions</w:t>
            </w:r>
          </w:p>
        </w:tc>
      </w:tr>
      <w:tr w:rsidR="005F324F" w:rsidTr="00112AE0">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5F324F" w:rsidRDefault="005F324F" w:rsidP="00112AE0">
            <w:pPr>
              <w:pStyle w:val="TableCellCourierNew"/>
            </w:pPr>
            <w:r>
              <w:t>ViReal64</w:t>
            </w:r>
          </w:p>
        </w:tc>
        <w:tc>
          <w:tcPr>
            <w:tcW w:w="810" w:type="dxa"/>
            <w:tcBorders>
              <w:top w:val="double" w:sz="6" w:space="0" w:color="auto"/>
            </w:tcBorders>
          </w:tcPr>
          <w:p w:rsidR="005F324F" w:rsidRDefault="005F324F" w:rsidP="00112AE0">
            <w:pPr>
              <w:pStyle w:val="TableCell"/>
            </w:pPr>
            <w:r>
              <w:t>RO</w:t>
            </w:r>
          </w:p>
        </w:tc>
        <w:tc>
          <w:tcPr>
            <w:tcW w:w="1530" w:type="dxa"/>
            <w:tcBorders>
              <w:top w:val="double" w:sz="6" w:space="0" w:color="auto"/>
            </w:tcBorders>
          </w:tcPr>
          <w:p w:rsidR="005F324F" w:rsidRDefault="005F324F" w:rsidP="00112AE0">
            <w:pPr>
              <w:pStyle w:val="TableCell"/>
            </w:pPr>
            <w:r>
              <w:t>N/A</w:t>
            </w:r>
          </w:p>
        </w:tc>
        <w:tc>
          <w:tcPr>
            <w:tcW w:w="1080" w:type="dxa"/>
            <w:tcBorders>
              <w:top w:val="double" w:sz="6" w:space="0" w:color="auto"/>
            </w:tcBorders>
          </w:tcPr>
          <w:p w:rsidR="005F324F" w:rsidRDefault="005F324F" w:rsidP="00112AE0">
            <w:pPr>
              <w:pStyle w:val="TableCell"/>
            </w:pPr>
            <w:r>
              <w:t>None</w:t>
            </w:r>
          </w:p>
        </w:tc>
        <w:tc>
          <w:tcPr>
            <w:tcW w:w="4770" w:type="dxa"/>
            <w:tcBorders>
              <w:top w:val="double" w:sz="6" w:space="0" w:color="auto"/>
            </w:tcBorders>
          </w:tcPr>
          <w:p w:rsidR="005F324F" w:rsidRDefault="003563F5" w:rsidP="00112AE0">
            <w:pPr>
              <w:pStyle w:val="TableCell"/>
            </w:pPr>
            <w:r>
              <w:t>N/A</w:t>
            </w:r>
          </w:p>
        </w:tc>
      </w:tr>
    </w:tbl>
    <w:p w:rsidR="005F324F" w:rsidRDefault="005F324F" w:rsidP="005F324F">
      <w:pPr>
        <w:pStyle w:val="FunctionHead"/>
      </w:pPr>
      <w:r>
        <w:t>.NET Property Name</w:t>
      </w:r>
    </w:p>
    <w:p w:rsidR="005F324F" w:rsidRDefault="005F324F" w:rsidP="005F324F">
      <w:pPr>
        <w:pStyle w:val="Body1"/>
        <w:rPr>
          <w:rStyle w:val="monospace"/>
        </w:rPr>
      </w:pPr>
      <w:r>
        <w:rPr>
          <w:rStyle w:val="monospace"/>
        </w:rPr>
        <w:t>IWaveformCollection&lt;T&gt;.ValidWaveformCount</w:t>
      </w:r>
    </w:p>
    <w:p w:rsidR="005F324F" w:rsidRDefault="005F324F" w:rsidP="005F324F">
      <w:pPr>
        <w:pStyle w:val="FunctionHead"/>
      </w:pPr>
      <w:r>
        <w:t>COM Property Name</w:t>
      </w:r>
    </w:p>
    <w:p w:rsidR="005F324F" w:rsidRDefault="005F324F" w:rsidP="005F324F">
      <w:pPr>
        <w:pStyle w:val="Body1"/>
        <w:rPr>
          <w:rStyle w:val="monospace"/>
        </w:rPr>
      </w:pPr>
      <w:r>
        <w:rPr>
          <w:rStyle w:val="monospace"/>
        </w:rPr>
        <w:t>N/A</w:t>
      </w:r>
    </w:p>
    <w:p w:rsidR="005F324F" w:rsidRDefault="005F324F" w:rsidP="005F324F">
      <w:pPr>
        <w:pStyle w:val="FunctionHead"/>
      </w:pPr>
      <w:r>
        <w:t>C Constant Name</w:t>
      </w:r>
    </w:p>
    <w:p w:rsidR="005F324F" w:rsidRDefault="005F324F" w:rsidP="005F324F">
      <w:pPr>
        <w:pStyle w:val="Body1"/>
      </w:pPr>
      <w:r>
        <w:rPr>
          <w:rFonts w:ascii="Courier New" w:hAnsi="Courier New" w:cs="Courier New"/>
          <w:sz w:val="18"/>
          <w:szCs w:val="18"/>
        </w:rPr>
        <w:t>N/A</w:t>
      </w:r>
    </w:p>
    <w:p w:rsidR="005F324F" w:rsidRDefault="005F324F" w:rsidP="005F324F">
      <w:pPr>
        <w:pStyle w:val="FunctionHead"/>
      </w:pPr>
      <w:r>
        <w:t>Description</w:t>
      </w:r>
    </w:p>
    <w:p w:rsidR="005F324F" w:rsidRDefault="005F324F" w:rsidP="005F324F">
      <w:pPr>
        <w:pStyle w:val="Body1"/>
        <w:rPr>
          <w:sz w:val="12"/>
          <w:szCs w:val="12"/>
        </w:rPr>
      </w:pPr>
      <w:r>
        <w:t xml:space="preserve">The number of waveform objects in the collection which contain </w:t>
      </w:r>
      <w:r w:rsidR="00D15A6A">
        <w:t>multi-record measurement</w:t>
      </w:r>
      <w:r>
        <w:t xml:space="preserve"> data from the instrument.</w:t>
      </w:r>
    </w:p>
    <w:p w:rsidR="005F324F" w:rsidRPr="00F7116C" w:rsidRDefault="005F324F" w:rsidP="005F324F">
      <w:pPr>
        <w:pStyle w:val="AttrFuncSubheading"/>
        <w:rPr>
          <w:color w:val="auto"/>
        </w:rPr>
      </w:pPr>
      <w:r w:rsidRPr="00F7116C">
        <w:rPr>
          <w:color w:val="auto"/>
        </w:rPr>
        <w:t>.NET Exceptions</w:t>
      </w:r>
    </w:p>
    <w:p w:rsidR="005F324F" w:rsidRDefault="005F324F" w:rsidP="005F324F">
      <w:pPr>
        <w:pStyle w:val="IVIBody"/>
      </w:pPr>
      <w:r>
        <w:t>Barring errors that may be generated by the .NET runtime, t</w:t>
      </w:r>
      <w:r w:rsidRPr="009158E0">
        <w:t>h</w:t>
      </w:r>
      <w:r>
        <w:t>is</w:t>
      </w:r>
      <w:r w:rsidRPr="009158E0">
        <w:t xml:space="preserve"> </w:t>
      </w:r>
      <w:r>
        <w:t>property shall always succeed</w:t>
      </w:r>
      <w:r w:rsidRPr="009158E0">
        <w:t>.</w:t>
      </w:r>
    </w:p>
    <w:p w:rsidR="0018319D" w:rsidRDefault="0018319D" w:rsidP="005F324F">
      <w:pPr>
        <w:pStyle w:val="Heading2"/>
        <w:pageBreakBefore/>
      </w:pPr>
      <w:bookmarkStart w:id="372" w:name="_Toc304583655"/>
      <w:bookmarkStart w:id="373" w:name="_Toc306374506"/>
      <w:r>
        <w:lastRenderedPageBreak/>
        <w:t>IviDigitizerMultiRecordAcquisition Functions</w:t>
      </w:r>
      <w:bookmarkEnd w:id="372"/>
      <w:bookmarkEnd w:id="373"/>
    </w:p>
    <w:p w:rsidR="0018319D" w:rsidRDefault="0018319D" w:rsidP="0018319D">
      <w:pPr>
        <w:pStyle w:val="Body1"/>
      </w:pPr>
      <w:r>
        <w:t>The IviDigitizerMultiRecordAcquisition extension group defines the following functions:</w:t>
      </w:r>
    </w:p>
    <w:p w:rsidR="003C76FE" w:rsidRDefault="003C76FE" w:rsidP="003C76FE">
      <w:pPr>
        <w:pStyle w:val="ListBullet"/>
        <w:numPr>
          <w:ilvl w:val="0"/>
          <w:numId w:val="40"/>
        </w:numPr>
        <w:tabs>
          <w:tab w:val="clear" w:pos="720"/>
        </w:tabs>
        <w:ind w:left="1080"/>
      </w:pPr>
      <w:r>
        <w:t>Create Waveform Collection (IVI.NET Only)</w:t>
      </w:r>
    </w:p>
    <w:p w:rsidR="0018319D" w:rsidRDefault="0018319D" w:rsidP="003616BB">
      <w:pPr>
        <w:pStyle w:val="ListBullet"/>
        <w:numPr>
          <w:ilvl w:val="0"/>
          <w:numId w:val="40"/>
        </w:numPr>
        <w:tabs>
          <w:tab w:val="clear" w:pos="720"/>
        </w:tabs>
        <w:ind w:left="1080"/>
      </w:pPr>
      <w:r>
        <w:t>Fetch</w:t>
      </w:r>
      <w:r w:rsidRPr="0018319D">
        <w:t xml:space="preserve"> </w:t>
      </w:r>
      <w:r>
        <w:t>Multi-Record Waveform Int16</w:t>
      </w:r>
    </w:p>
    <w:p w:rsidR="0018319D" w:rsidRDefault="0018319D" w:rsidP="003616BB">
      <w:pPr>
        <w:pStyle w:val="ListBullet"/>
        <w:numPr>
          <w:ilvl w:val="0"/>
          <w:numId w:val="40"/>
        </w:numPr>
        <w:tabs>
          <w:tab w:val="clear" w:pos="720"/>
        </w:tabs>
        <w:ind w:left="1080"/>
      </w:pPr>
      <w:r>
        <w:t>Fetch</w:t>
      </w:r>
      <w:r w:rsidRPr="0018319D">
        <w:t xml:space="preserve"> </w:t>
      </w:r>
      <w:r>
        <w:t>Multi-Record Waveform Int32</w:t>
      </w:r>
    </w:p>
    <w:p w:rsidR="0018319D" w:rsidRDefault="0018319D" w:rsidP="003616BB">
      <w:pPr>
        <w:pStyle w:val="ListBullet"/>
        <w:numPr>
          <w:ilvl w:val="0"/>
          <w:numId w:val="40"/>
        </w:numPr>
        <w:tabs>
          <w:tab w:val="clear" w:pos="720"/>
        </w:tabs>
        <w:ind w:left="1080"/>
      </w:pPr>
      <w:r>
        <w:t>Fetch</w:t>
      </w:r>
      <w:r w:rsidRPr="0018319D">
        <w:t xml:space="preserve"> </w:t>
      </w:r>
      <w:r>
        <w:t>Multi-Record Waveform Int8</w:t>
      </w:r>
    </w:p>
    <w:p w:rsidR="0018319D" w:rsidRDefault="0018319D" w:rsidP="003616BB">
      <w:pPr>
        <w:pStyle w:val="ListBullet"/>
        <w:numPr>
          <w:ilvl w:val="0"/>
          <w:numId w:val="40"/>
        </w:numPr>
        <w:tabs>
          <w:tab w:val="clear" w:pos="720"/>
        </w:tabs>
        <w:ind w:left="1080"/>
      </w:pPr>
      <w:r>
        <w:t>Fetch</w:t>
      </w:r>
      <w:r w:rsidRPr="0018319D">
        <w:t xml:space="preserve"> </w:t>
      </w:r>
      <w:r>
        <w:t>Multi-Record Waveform Real64</w:t>
      </w:r>
    </w:p>
    <w:p w:rsidR="0018319D" w:rsidRDefault="0018319D" w:rsidP="0018319D">
      <w:pPr>
        <w:pStyle w:val="Body"/>
        <w:rPr>
          <w:sz w:val="18"/>
          <w:szCs w:val="18"/>
        </w:rPr>
      </w:pPr>
      <w:r>
        <w:t xml:space="preserve">This section describes the </w:t>
      </w:r>
      <w:r w:rsidR="001A24DF">
        <w:t>behavior and requirements of each</w:t>
      </w:r>
      <w:r>
        <w:t xml:space="preserve"> function.</w:t>
      </w:r>
    </w:p>
    <w:p w:rsidR="0018319D" w:rsidRDefault="0018319D" w:rsidP="0018319D">
      <w:pPr>
        <w:pStyle w:val="Body1"/>
        <w:rPr>
          <w:sz w:val="12"/>
          <w:szCs w:val="12"/>
        </w:rPr>
      </w:pPr>
    </w:p>
    <w:p w:rsidR="00173DA4" w:rsidRDefault="00173DA4" w:rsidP="00173DA4">
      <w:pPr>
        <w:pStyle w:val="Heading3"/>
        <w:pageBreakBefore/>
      </w:pPr>
      <w:bookmarkStart w:id="374" w:name="_Toc304583656"/>
      <w:bookmarkStart w:id="375" w:name="_Toc306374507"/>
      <w:r>
        <w:lastRenderedPageBreak/>
        <w:t>Create Waveform</w:t>
      </w:r>
      <w:r w:rsidR="003C76FE">
        <w:t xml:space="preserve"> Collection</w:t>
      </w:r>
      <w:r>
        <w:t xml:space="preserve"> (IVI.NET Only)</w:t>
      </w:r>
      <w:bookmarkEnd w:id="374"/>
      <w:bookmarkEnd w:id="375"/>
    </w:p>
    <w:p w:rsidR="00173DA4" w:rsidRDefault="00173DA4" w:rsidP="00173DA4">
      <w:pPr>
        <w:pStyle w:val="FunctionHead"/>
      </w:pPr>
      <w:r>
        <w:t>Description</w:t>
      </w:r>
    </w:p>
    <w:p w:rsidR="00173DA4" w:rsidRDefault="00173DA4" w:rsidP="00173DA4">
      <w:pPr>
        <w:pStyle w:val="Body1"/>
        <w:rPr>
          <w:color w:val="000000"/>
        </w:rPr>
      </w:pPr>
      <w:r>
        <w:rPr>
          <w:color w:val="000000"/>
        </w:rPr>
        <w:t>This function creates an array of waveform objects and shall allocate the necessary memory to transfer each waveform in the array from the instrument to the host.</w:t>
      </w:r>
    </w:p>
    <w:p w:rsidR="00173DA4" w:rsidRPr="00BC3C26" w:rsidRDefault="00173DA4" w:rsidP="00173DA4">
      <w:pPr>
        <w:pStyle w:val="Body"/>
      </w:pPr>
      <w:r>
        <w:t>If numberOfWaveforms is zero, the driver shall allocate the number of Waveforms based on the current driver configuration.</w:t>
      </w:r>
    </w:p>
    <w:p w:rsidR="00173DA4" w:rsidRDefault="00173DA4" w:rsidP="00173DA4">
      <w:pPr>
        <w:pStyle w:val="Body"/>
      </w:pPr>
      <w:r>
        <w:t>If sizePerWaveform is zero, the driver shall allocate the memory for each waveform memory with a size based on the current driver configuration.</w:t>
      </w:r>
    </w:p>
    <w:p w:rsidR="000344C6" w:rsidRPr="00BC3C26" w:rsidRDefault="000344C6" w:rsidP="00173DA4">
      <w:pPr>
        <w:pStyle w:val="Body"/>
      </w:pPr>
      <w:r>
        <w:t>No waveforms measurements are stored in the waveform collection immediately after returning from this method, and the value of IWaveformCollection&lt;T&gt;.ValidWaveformCount shall be 0.</w:t>
      </w:r>
    </w:p>
    <w:p w:rsidR="00173DA4" w:rsidRDefault="00173DA4" w:rsidP="003C76FE">
      <w:pPr>
        <w:pStyle w:val="FunctionHead"/>
        <w:pBdr>
          <w:right w:val="single" w:sz="4" w:space="4" w:color="auto"/>
        </w:pBdr>
      </w:pPr>
      <w:r>
        <w:t>.NET Method Prototype</w:t>
      </w:r>
    </w:p>
    <w:p w:rsidR="00173DA4" w:rsidRDefault="003C76FE" w:rsidP="00173DA4">
      <w:pPr>
        <w:pStyle w:val="Code1"/>
      </w:pPr>
      <w:r>
        <w:t>IWaveformCollection&lt;Double</w:t>
      </w:r>
      <w:r w:rsidR="00173DA4">
        <w:t>&gt; Acquisition.Create</w:t>
      </w:r>
      <w:r>
        <w:t>WaveformCollection</w:t>
      </w:r>
      <w:r w:rsidR="00173DA4">
        <w:t>Double (</w:t>
      </w:r>
    </w:p>
    <w:p w:rsidR="00173DA4" w:rsidRDefault="00173DA4" w:rsidP="00173DA4">
      <w:pPr>
        <w:pStyle w:val="Code1"/>
        <w:spacing w:before="0"/>
      </w:pPr>
      <w:r>
        <w:t xml:space="preserve">                               Int</w:t>
      </w:r>
      <w:r w:rsidR="004B59B8">
        <w:t>64</w:t>
      </w:r>
      <w:r>
        <w:t xml:space="preserve"> numberOfWaveforms,</w:t>
      </w:r>
    </w:p>
    <w:p w:rsidR="00173DA4" w:rsidRDefault="00173DA4" w:rsidP="00173DA4">
      <w:pPr>
        <w:pStyle w:val="Code1"/>
        <w:spacing w:before="0"/>
      </w:pPr>
      <w:r>
        <w:t xml:space="preserve">                               Int</w:t>
      </w:r>
      <w:r w:rsidR="004B59B8">
        <w:t>64</w:t>
      </w:r>
      <w:r>
        <w:t xml:space="preserve"> sizePerWaveform);</w:t>
      </w:r>
    </w:p>
    <w:p w:rsidR="00173DA4" w:rsidRDefault="00173DA4" w:rsidP="00173DA4">
      <w:pPr>
        <w:pStyle w:val="Code1"/>
      </w:pPr>
      <w:r>
        <w:t>IWaveform</w:t>
      </w:r>
      <w:r w:rsidR="003C76FE">
        <w:t>Collection</w:t>
      </w:r>
      <w:r>
        <w:t>&lt;Int32&gt; Acquisition.Create</w:t>
      </w:r>
      <w:r w:rsidR="003C76FE">
        <w:t>Waveform</w:t>
      </w:r>
      <w:r>
        <w:t>CollectionInt32 (</w:t>
      </w:r>
    </w:p>
    <w:p w:rsidR="00173DA4" w:rsidRDefault="00173DA4" w:rsidP="00173DA4">
      <w:pPr>
        <w:pStyle w:val="Code1"/>
        <w:spacing w:before="0"/>
      </w:pPr>
      <w:r>
        <w:t xml:space="preserve">                               Int</w:t>
      </w:r>
      <w:r w:rsidR="004B59B8">
        <w:t>64</w:t>
      </w:r>
      <w:r>
        <w:t xml:space="preserve"> numberOfWaveforms,</w:t>
      </w:r>
    </w:p>
    <w:p w:rsidR="00173DA4" w:rsidRDefault="00173DA4" w:rsidP="00173DA4">
      <w:pPr>
        <w:pStyle w:val="Code1"/>
        <w:spacing w:before="0"/>
      </w:pPr>
      <w:r>
        <w:t xml:space="preserve">                               Int</w:t>
      </w:r>
      <w:r w:rsidR="004B59B8">
        <w:t>64</w:t>
      </w:r>
      <w:r>
        <w:t xml:space="preserve"> sizePerWaveform);</w:t>
      </w:r>
    </w:p>
    <w:p w:rsidR="00173DA4" w:rsidRDefault="00173DA4" w:rsidP="00173DA4">
      <w:pPr>
        <w:pStyle w:val="Code1"/>
      </w:pPr>
      <w:r>
        <w:t>IWaveform</w:t>
      </w:r>
      <w:r w:rsidR="003C76FE">
        <w:t>Collection</w:t>
      </w:r>
      <w:r>
        <w:t>&lt;Int16&gt; Acquisition.Create</w:t>
      </w:r>
      <w:r w:rsidR="003C76FE">
        <w:t>Waveform</w:t>
      </w:r>
      <w:r>
        <w:t>CollectionInt16 (</w:t>
      </w:r>
    </w:p>
    <w:p w:rsidR="00173DA4" w:rsidRDefault="00173DA4" w:rsidP="00173DA4">
      <w:pPr>
        <w:pStyle w:val="Code1"/>
        <w:spacing w:before="0"/>
      </w:pPr>
      <w:r>
        <w:t xml:space="preserve">                               Int</w:t>
      </w:r>
      <w:r w:rsidR="004B59B8">
        <w:t>64</w:t>
      </w:r>
      <w:r>
        <w:t xml:space="preserve"> numberOfWaveforms,</w:t>
      </w:r>
    </w:p>
    <w:p w:rsidR="00173DA4" w:rsidRDefault="00173DA4" w:rsidP="00173DA4">
      <w:pPr>
        <w:pStyle w:val="Code1"/>
        <w:spacing w:before="0"/>
      </w:pPr>
      <w:r>
        <w:t xml:space="preserve">                               Int</w:t>
      </w:r>
      <w:r w:rsidR="004B59B8">
        <w:t>64</w:t>
      </w:r>
      <w:r>
        <w:t xml:space="preserve"> sizePerWaveform);</w:t>
      </w:r>
    </w:p>
    <w:p w:rsidR="00173DA4" w:rsidRDefault="00173DA4" w:rsidP="00173DA4">
      <w:pPr>
        <w:pStyle w:val="Code1"/>
      </w:pPr>
      <w:r>
        <w:t>IWaveform</w:t>
      </w:r>
      <w:r w:rsidR="003C76FE">
        <w:t>Collection</w:t>
      </w:r>
      <w:r>
        <w:t>&lt;Byte&gt; Acquisition.Create</w:t>
      </w:r>
      <w:r w:rsidR="003C76FE">
        <w:t>Waveform</w:t>
      </w:r>
      <w:r>
        <w:t>CollectionByte (</w:t>
      </w:r>
    </w:p>
    <w:p w:rsidR="00173DA4" w:rsidRDefault="00173DA4" w:rsidP="00173DA4">
      <w:pPr>
        <w:pStyle w:val="Code1"/>
        <w:spacing w:before="0"/>
      </w:pPr>
      <w:r>
        <w:t xml:space="preserve">                               Int</w:t>
      </w:r>
      <w:r w:rsidR="004B59B8">
        <w:t>64</w:t>
      </w:r>
      <w:r w:rsidRPr="001D29A1">
        <w:t xml:space="preserve"> </w:t>
      </w:r>
      <w:r>
        <w:t>numberOfWaveforms,</w:t>
      </w:r>
    </w:p>
    <w:p w:rsidR="00173DA4" w:rsidRDefault="00173DA4" w:rsidP="00173DA4">
      <w:pPr>
        <w:pStyle w:val="Code1"/>
        <w:spacing w:before="0"/>
      </w:pPr>
      <w:r>
        <w:t xml:space="preserve">                               Int</w:t>
      </w:r>
      <w:r w:rsidR="004B59B8">
        <w:t>64</w:t>
      </w:r>
      <w:r>
        <w:t xml:space="preserve"> sizePerWaveform);</w:t>
      </w:r>
    </w:p>
    <w:p w:rsidR="00173DA4" w:rsidRDefault="00173DA4" w:rsidP="00173DA4">
      <w:pPr>
        <w:pStyle w:val="FunctionHead"/>
      </w:pPr>
      <w:r>
        <w:t>COM Method Prototype</w:t>
      </w:r>
    </w:p>
    <w:p w:rsidR="00173DA4" w:rsidRDefault="00173DA4" w:rsidP="00173DA4">
      <w:pPr>
        <w:pStyle w:val="Code1"/>
      </w:pPr>
      <w:r>
        <w:t>N/A</w:t>
      </w:r>
    </w:p>
    <w:p w:rsidR="00173DA4" w:rsidRDefault="00173DA4" w:rsidP="00173DA4">
      <w:pPr>
        <w:pStyle w:val="FunctionHead"/>
      </w:pPr>
      <w:r>
        <w:t>C Prototype</w:t>
      </w:r>
    </w:p>
    <w:p w:rsidR="00173DA4" w:rsidRDefault="00173DA4" w:rsidP="00173DA4">
      <w:pPr>
        <w:pStyle w:val="Code1"/>
        <w:tabs>
          <w:tab w:val="left" w:pos="630"/>
        </w:tabs>
      </w:pPr>
      <w:r>
        <w:t>N/A</w:t>
      </w:r>
    </w:p>
    <w:p w:rsidR="00173DA4" w:rsidRDefault="00173DA4" w:rsidP="00173DA4">
      <w:pPr>
        <w:pStyle w:val="FunctionHead"/>
      </w:pPr>
      <w:r>
        <w:t>Parameters</w:t>
      </w:r>
    </w:p>
    <w:tbl>
      <w:tblPr>
        <w:tblW w:w="8821" w:type="dxa"/>
        <w:tblInd w:w="728" w:type="dxa"/>
        <w:tblLayout w:type="fixed"/>
        <w:tblCellMar>
          <w:left w:w="80" w:type="dxa"/>
          <w:right w:w="80" w:type="dxa"/>
        </w:tblCellMar>
        <w:tblLook w:val="0000"/>
      </w:tblPr>
      <w:tblGrid>
        <w:gridCol w:w="2052"/>
        <w:gridCol w:w="3870"/>
        <w:gridCol w:w="2899"/>
      </w:tblGrid>
      <w:tr w:rsidR="00173DA4" w:rsidTr="00C76140">
        <w:trPr>
          <w:cantSplit/>
        </w:trPr>
        <w:tc>
          <w:tcPr>
            <w:tcW w:w="2052" w:type="dxa"/>
            <w:tcBorders>
              <w:top w:val="single" w:sz="6" w:space="0" w:color="auto"/>
              <w:left w:val="single" w:sz="6" w:space="0" w:color="auto"/>
              <w:right w:val="single" w:sz="6" w:space="0" w:color="auto"/>
            </w:tcBorders>
          </w:tcPr>
          <w:p w:rsidR="00173DA4" w:rsidRDefault="00173DA4" w:rsidP="00C76140">
            <w:pPr>
              <w:pStyle w:val="TableHead"/>
            </w:pPr>
            <w:r>
              <w:t>Inputs</w:t>
            </w:r>
          </w:p>
        </w:tc>
        <w:tc>
          <w:tcPr>
            <w:tcW w:w="3870" w:type="dxa"/>
            <w:tcBorders>
              <w:top w:val="single" w:sz="6" w:space="0" w:color="auto"/>
              <w:left w:val="single" w:sz="6" w:space="0" w:color="auto"/>
              <w:right w:val="single" w:sz="6" w:space="0" w:color="auto"/>
            </w:tcBorders>
          </w:tcPr>
          <w:p w:rsidR="00173DA4" w:rsidRDefault="00173DA4" w:rsidP="00C76140">
            <w:pPr>
              <w:pStyle w:val="TableHead"/>
            </w:pPr>
            <w:r>
              <w:t>Description</w:t>
            </w:r>
          </w:p>
        </w:tc>
        <w:tc>
          <w:tcPr>
            <w:tcW w:w="2899" w:type="dxa"/>
            <w:tcBorders>
              <w:top w:val="single" w:sz="6" w:space="0" w:color="auto"/>
              <w:left w:val="single" w:sz="6" w:space="0" w:color="auto"/>
              <w:right w:val="single" w:sz="6" w:space="0" w:color="auto"/>
            </w:tcBorders>
          </w:tcPr>
          <w:p w:rsidR="00173DA4" w:rsidRDefault="00173DA4" w:rsidP="00C76140">
            <w:pPr>
              <w:pStyle w:val="TableHead"/>
            </w:pPr>
            <w:r>
              <w:t>Base Type</w:t>
            </w:r>
          </w:p>
        </w:tc>
      </w:tr>
      <w:tr w:rsidR="00173DA4" w:rsidTr="00C76140">
        <w:trPr>
          <w:cantSplit/>
        </w:trPr>
        <w:tc>
          <w:tcPr>
            <w:tcW w:w="2052" w:type="dxa"/>
            <w:tcBorders>
              <w:top w:val="single" w:sz="6" w:space="0" w:color="auto"/>
              <w:left w:val="single" w:sz="6" w:space="0" w:color="auto"/>
              <w:bottom w:val="single" w:sz="6" w:space="0" w:color="auto"/>
              <w:right w:val="single" w:sz="6" w:space="0" w:color="auto"/>
            </w:tcBorders>
          </w:tcPr>
          <w:p w:rsidR="00173DA4" w:rsidRDefault="00173DA4" w:rsidP="00C76140">
            <w:pPr>
              <w:pStyle w:val="TableCellCourierNew"/>
            </w:pPr>
            <w:r>
              <w:t>numberOfWaveforms</w:t>
            </w:r>
          </w:p>
        </w:tc>
        <w:tc>
          <w:tcPr>
            <w:tcW w:w="3870" w:type="dxa"/>
            <w:tcBorders>
              <w:top w:val="single" w:sz="6" w:space="0" w:color="auto"/>
              <w:left w:val="single" w:sz="6" w:space="0" w:color="auto"/>
              <w:bottom w:val="single" w:sz="6" w:space="0" w:color="auto"/>
              <w:right w:val="single" w:sz="6" w:space="0" w:color="auto"/>
            </w:tcBorders>
          </w:tcPr>
          <w:p w:rsidR="00173DA4" w:rsidRDefault="00173DA4" w:rsidP="00C76140">
            <w:pPr>
              <w:pStyle w:val="TableCell"/>
            </w:pPr>
            <w:r>
              <w:t>The number of waveforms in the array of waveforms.</w:t>
            </w:r>
          </w:p>
        </w:tc>
        <w:tc>
          <w:tcPr>
            <w:tcW w:w="2899" w:type="dxa"/>
            <w:tcBorders>
              <w:top w:val="single" w:sz="6" w:space="0" w:color="auto"/>
              <w:left w:val="single" w:sz="6" w:space="0" w:color="auto"/>
              <w:bottom w:val="single" w:sz="6" w:space="0" w:color="auto"/>
              <w:right w:val="single" w:sz="6" w:space="0" w:color="auto"/>
            </w:tcBorders>
          </w:tcPr>
          <w:p w:rsidR="00173DA4" w:rsidRDefault="00173DA4" w:rsidP="004B59B8">
            <w:pPr>
              <w:pStyle w:val="TableCellCourierNew"/>
            </w:pPr>
            <w:r>
              <w:t>Int</w:t>
            </w:r>
            <w:r w:rsidR="004B59B8">
              <w:t>64</w:t>
            </w:r>
          </w:p>
        </w:tc>
      </w:tr>
      <w:tr w:rsidR="00173DA4" w:rsidTr="003C76FE">
        <w:trPr>
          <w:cantSplit/>
        </w:trPr>
        <w:tc>
          <w:tcPr>
            <w:tcW w:w="2052" w:type="dxa"/>
            <w:tcBorders>
              <w:top w:val="single" w:sz="6" w:space="0" w:color="auto"/>
              <w:left w:val="single" w:sz="6" w:space="0" w:color="auto"/>
              <w:bottom w:val="single" w:sz="6" w:space="0" w:color="auto"/>
              <w:right w:val="single" w:sz="6" w:space="0" w:color="auto"/>
            </w:tcBorders>
          </w:tcPr>
          <w:p w:rsidR="00173DA4" w:rsidRDefault="00173DA4" w:rsidP="00C76140">
            <w:pPr>
              <w:pStyle w:val="TableCellCourierNew"/>
            </w:pPr>
            <w:r>
              <w:t>sizePerWaveform</w:t>
            </w:r>
          </w:p>
        </w:tc>
        <w:tc>
          <w:tcPr>
            <w:tcW w:w="3870" w:type="dxa"/>
            <w:tcBorders>
              <w:top w:val="single" w:sz="6" w:space="0" w:color="auto"/>
              <w:left w:val="single" w:sz="6" w:space="0" w:color="auto"/>
              <w:bottom w:val="single" w:sz="6" w:space="0" w:color="auto"/>
              <w:right w:val="single" w:sz="6" w:space="0" w:color="auto"/>
            </w:tcBorders>
          </w:tcPr>
          <w:p w:rsidR="00173DA4" w:rsidRDefault="00173DA4" w:rsidP="00C76140">
            <w:pPr>
              <w:pStyle w:val="TableCell"/>
            </w:pPr>
            <w:r>
              <w:t>The number of elements in each waveform.</w:t>
            </w:r>
          </w:p>
        </w:tc>
        <w:tc>
          <w:tcPr>
            <w:tcW w:w="2899" w:type="dxa"/>
            <w:tcBorders>
              <w:top w:val="single" w:sz="6" w:space="0" w:color="auto"/>
              <w:left w:val="single" w:sz="6" w:space="0" w:color="auto"/>
              <w:bottom w:val="single" w:sz="6" w:space="0" w:color="auto"/>
              <w:right w:val="single" w:sz="6" w:space="0" w:color="auto"/>
            </w:tcBorders>
          </w:tcPr>
          <w:p w:rsidR="00173DA4" w:rsidRDefault="00173DA4" w:rsidP="004B59B8">
            <w:pPr>
              <w:pStyle w:val="TableCellCourierNew"/>
            </w:pPr>
            <w:r>
              <w:t>Int</w:t>
            </w:r>
            <w:r w:rsidR="004B59B8">
              <w:t>64</w:t>
            </w:r>
          </w:p>
        </w:tc>
      </w:tr>
      <w:tr w:rsidR="00173DA4" w:rsidTr="003C76FE">
        <w:trPr>
          <w:cantSplit/>
        </w:trPr>
        <w:tc>
          <w:tcPr>
            <w:tcW w:w="2052" w:type="dxa"/>
            <w:tcBorders>
              <w:top w:val="single" w:sz="6" w:space="0" w:color="auto"/>
              <w:bottom w:val="single" w:sz="6" w:space="0" w:color="auto"/>
            </w:tcBorders>
          </w:tcPr>
          <w:p w:rsidR="00173DA4" w:rsidRDefault="00173DA4" w:rsidP="00C76140">
            <w:pPr>
              <w:pStyle w:val="TableCellCourierNew"/>
            </w:pPr>
          </w:p>
        </w:tc>
        <w:tc>
          <w:tcPr>
            <w:tcW w:w="3870" w:type="dxa"/>
            <w:tcBorders>
              <w:top w:val="single" w:sz="6" w:space="0" w:color="auto"/>
              <w:bottom w:val="single" w:sz="6" w:space="0" w:color="auto"/>
            </w:tcBorders>
          </w:tcPr>
          <w:p w:rsidR="00173DA4" w:rsidRDefault="00173DA4" w:rsidP="00C76140">
            <w:pPr>
              <w:pStyle w:val="TableCell"/>
            </w:pPr>
          </w:p>
        </w:tc>
        <w:tc>
          <w:tcPr>
            <w:tcW w:w="2899" w:type="dxa"/>
            <w:tcBorders>
              <w:top w:val="single" w:sz="6" w:space="0" w:color="auto"/>
              <w:bottom w:val="single" w:sz="6" w:space="0" w:color="auto"/>
            </w:tcBorders>
          </w:tcPr>
          <w:p w:rsidR="00173DA4" w:rsidRDefault="00173DA4" w:rsidP="00C76140">
            <w:pPr>
              <w:pStyle w:val="TableCellCourierNew"/>
            </w:pPr>
          </w:p>
        </w:tc>
      </w:tr>
      <w:tr w:rsidR="00173DA4" w:rsidTr="00C76140">
        <w:trPr>
          <w:cantSplit/>
        </w:trPr>
        <w:tc>
          <w:tcPr>
            <w:tcW w:w="2052" w:type="dxa"/>
            <w:tcBorders>
              <w:top w:val="single" w:sz="6" w:space="0" w:color="auto"/>
              <w:left w:val="single" w:sz="6" w:space="0" w:color="auto"/>
              <w:bottom w:val="single" w:sz="6" w:space="0" w:color="auto"/>
              <w:right w:val="single" w:sz="6" w:space="0" w:color="auto"/>
            </w:tcBorders>
          </w:tcPr>
          <w:p w:rsidR="00173DA4" w:rsidRDefault="00173DA4" w:rsidP="00C76140">
            <w:pPr>
              <w:pStyle w:val="TableHead"/>
            </w:pPr>
            <w:r>
              <w:t>Outputs</w:t>
            </w:r>
          </w:p>
        </w:tc>
        <w:tc>
          <w:tcPr>
            <w:tcW w:w="3870" w:type="dxa"/>
            <w:tcBorders>
              <w:top w:val="single" w:sz="6" w:space="0" w:color="auto"/>
              <w:left w:val="single" w:sz="6" w:space="0" w:color="auto"/>
              <w:bottom w:val="single" w:sz="6" w:space="0" w:color="auto"/>
              <w:right w:val="single" w:sz="6" w:space="0" w:color="auto"/>
            </w:tcBorders>
          </w:tcPr>
          <w:p w:rsidR="00173DA4" w:rsidRDefault="00173DA4" w:rsidP="00C76140">
            <w:pPr>
              <w:pStyle w:val="TableHead"/>
            </w:pPr>
            <w:r>
              <w:t>Description</w:t>
            </w:r>
          </w:p>
        </w:tc>
        <w:tc>
          <w:tcPr>
            <w:tcW w:w="2899" w:type="dxa"/>
            <w:tcBorders>
              <w:top w:val="single" w:sz="6" w:space="0" w:color="auto"/>
              <w:left w:val="single" w:sz="6" w:space="0" w:color="auto"/>
              <w:bottom w:val="single" w:sz="6" w:space="0" w:color="auto"/>
              <w:right w:val="single" w:sz="6" w:space="0" w:color="auto"/>
            </w:tcBorders>
          </w:tcPr>
          <w:p w:rsidR="00173DA4" w:rsidRDefault="00173DA4" w:rsidP="00C76140">
            <w:pPr>
              <w:pStyle w:val="TableHead"/>
            </w:pPr>
            <w:r>
              <w:t>Base Type</w:t>
            </w:r>
          </w:p>
        </w:tc>
      </w:tr>
      <w:tr w:rsidR="00173DA4" w:rsidTr="00C76140">
        <w:trPr>
          <w:cantSplit/>
        </w:trPr>
        <w:tc>
          <w:tcPr>
            <w:tcW w:w="2052" w:type="dxa"/>
            <w:tcBorders>
              <w:top w:val="single" w:sz="6" w:space="0" w:color="auto"/>
              <w:left w:val="single" w:sz="6" w:space="0" w:color="auto"/>
              <w:bottom w:val="single" w:sz="6" w:space="0" w:color="auto"/>
              <w:right w:val="single" w:sz="6" w:space="0" w:color="auto"/>
            </w:tcBorders>
          </w:tcPr>
          <w:p w:rsidR="00173DA4" w:rsidRDefault="00173DA4" w:rsidP="00C76140">
            <w:pPr>
              <w:pStyle w:val="TableCellCourierNew"/>
            </w:pPr>
            <w:r>
              <w:t>Return value (.NET)</w:t>
            </w:r>
          </w:p>
        </w:tc>
        <w:tc>
          <w:tcPr>
            <w:tcW w:w="3870" w:type="dxa"/>
            <w:tcBorders>
              <w:top w:val="single" w:sz="6" w:space="0" w:color="auto"/>
              <w:left w:val="single" w:sz="6" w:space="0" w:color="auto"/>
              <w:bottom w:val="single" w:sz="6" w:space="0" w:color="auto"/>
              <w:right w:val="single" w:sz="6" w:space="0" w:color="auto"/>
            </w:tcBorders>
          </w:tcPr>
          <w:p w:rsidR="00173DA4" w:rsidRDefault="00173DA4" w:rsidP="00C76140">
            <w:pPr>
              <w:pStyle w:val="TableCell"/>
            </w:pPr>
            <w:r>
              <w:t xml:space="preserve">The newly allocated </w:t>
            </w:r>
            <w:r w:rsidR="003C76FE">
              <w:t xml:space="preserve">multi-record </w:t>
            </w:r>
            <w:r>
              <w:t>waveform.</w:t>
            </w:r>
          </w:p>
        </w:tc>
        <w:tc>
          <w:tcPr>
            <w:tcW w:w="2899" w:type="dxa"/>
            <w:tcBorders>
              <w:top w:val="single" w:sz="6" w:space="0" w:color="auto"/>
              <w:left w:val="single" w:sz="6" w:space="0" w:color="auto"/>
              <w:bottom w:val="single" w:sz="6" w:space="0" w:color="auto"/>
              <w:right w:val="single" w:sz="6" w:space="0" w:color="auto"/>
            </w:tcBorders>
          </w:tcPr>
          <w:p w:rsidR="00173DA4" w:rsidRDefault="00173DA4" w:rsidP="00C76140">
            <w:pPr>
              <w:pStyle w:val="TableCellCourierNew"/>
            </w:pPr>
            <w:r>
              <w:t>Ivi.Driver.IWaveform&lt;T&gt;[]</w:t>
            </w:r>
          </w:p>
        </w:tc>
      </w:tr>
    </w:tbl>
    <w:p w:rsidR="00173DA4" w:rsidRPr="00F7116C" w:rsidRDefault="00173DA4" w:rsidP="00173DA4">
      <w:pPr>
        <w:pStyle w:val="AttrFuncSubheading"/>
        <w:rPr>
          <w:color w:val="auto"/>
        </w:rPr>
      </w:pPr>
      <w:r w:rsidRPr="00F7116C">
        <w:rPr>
          <w:color w:val="auto"/>
        </w:rPr>
        <w:lastRenderedPageBreak/>
        <w:t>.NET Exceptions</w:t>
      </w:r>
    </w:p>
    <w:p w:rsidR="00173DA4" w:rsidRDefault="00173DA4" w:rsidP="00173DA4">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A77906" w:rsidRDefault="00A77906" w:rsidP="00FA2E13">
      <w:pPr>
        <w:pStyle w:val="Heading3"/>
        <w:pageBreakBefore/>
      </w:pPr>
      <w:bookmarkStart w:id="376" w:name="_Toc304583657"/>
      <w:bookmarkStart w:id="377" w:name="_Toc306374508"/>
      <w:r>
        <w:lastRenderedPageBreak/>
        <w:t>Fetch Multi-Record Waveform Int16</w:t>
      </w:r>
      <w:bookmarkEnd w:id="376"/>
      <w:bookmarkEnd w:id="377"/>
    </w:p>
    <w:p w:rsidR="00A77906" w:rsidRDefault="00A77906" w:rsidP="00A77906">
      <w:pPr>
        <w:pStyle w:val="FunctionHead"/>
      </w:pPr>
      <w:r>
        <w:t>Description</w:t>
      </w:r>
    </w:p>
    <w:p w:rsidR="00A77906" w:rsidRDefault="00A77906" w:rsidP="00A77906">
      <w:pPr>
        <w:pStyle w:val="Body1"/>
        <w:rPr>
          <w:color w:val="000000"/>
        </w:rPr>
      </w:pPr>
      <w:r>
        <w:rPr>
          <w:color w:val="000000"/>
        </w:rPr>
        <w:t>This function returns the (multi-record) waveform the digitizer acquired for the specified channel. The waveform is from a previously initiated acquisition.</w:t>
      </w:r>
    </w:p>
    <w:p w:rsidR="00A77906" w:rsidRDefault="00A77906" w:rsidP="00A77906">
      <w:pPr>
        <w:pStyle w:val="Body"/>
      </w:pPr>
      <w:r>
        <w:t xml:space="preserve">The acquired waveform records can be retrieved all together, or in chunks. You specify the first record and the number of consecutive records to fetch. Note that the record number is zero-based, and reset when you initiate a new acquisition, i.e. record 0 is the </w:t>
      </w:r>
      <w:r w:rsidRPr="002E0433">
        <w:rPr>
          <w:i/>
        </w:rPr>
        <w:t>first</w:t>
      </w:r>
      <w:r>
        <w:t xml:space="preserve"> record of the </w:t>
      </w:r>
      <w:r w:rsidRPr="002E0433">
        <w:rPr>
          <w:i/>
        </w:rPr>
        <w:t>last</w:t>
      </w:r>
      <w:r>
        <w:t xml:space="preserve"> acquisition. The return parameter </w:t>
      </w:r>
      <w:r w:rsidRPr="00FB66E6">
        <w:rPr>
          <w:rFonts w:ascii="Courier New" w:hAnsi="Courier New" w:cs="Courier New"/>
          <w:sz w:val="18"/>
          <w:szCs w:val="18"/>
        </w:rPr>
        <w:t>ActualRecords</w:t>
      </w:r>
      <w:r>
        <w:t xml:space="preserve"> indicates how many of the requested records have actually completed successfully. The return parameters </w:t>
      </w:r>
      <w:r w:rsidRPr="00FB66E6">
        <w:rPr>
          <w:rFonts w:ascii="Courier New" w:hAnsi="Courier New" w:cs="Courier New"/>
          <w:sz w:val="18"/>
          <w:szCs w:val="18"/>
        </w:rPr>
        <w:t>ActualPoints</w:t>
      </w:r>
      <w:r>
        <w:t xml:space="preserve">, </w:t>
      </w:r>
      <w:r w:rsidRPr="00FB66E6">
        <w:rPr>
          <w:rFonts w:ascii="Courier New" w:hAnsi="Courier New" w:cs="Courier New"/>
          <w:sz w:val="18"/>
          <w:szCs w:val="18"/>
        </w:rPr>
        <w:t>FirstValidPoint</w:t>
      </w:r>
      <w:r>
        <w:t xml:space="preserve">, </w:t>
      </w:r>
      <w:r w:rsidRPr="00FB66E6">
        <w:rPr>
          <w:rFonts w:ascii="Courier New" w:hAnsi="Courier New" w:cs="Courier New"/>
          <w:sz w:val="18"/>
          <w:szCs w:val="18"/>
        </w:rPr>
        <w:t>InitialXOffset</w:t>
      </w:r>
      <w:r>
        <w:t xml:space="preserve">, </w:t>
      </w:r>
      <w:r w:rsidRPr="00FB66E6">
        <w:rPr>
          <w:rFonts w:ascii="Courier New" w:hAnsi="Courier New" w:cs="Courier New"/>
          <w:sz w:val="18"/>
          <w:szCs w:val="18"/>
        </w:rPr>
        <w:t>InitialXTimeSeconds</w:t>
      </w:r>
      <w:r>
        <w:t xml:space="preserve"> and</w:t>
      </w:r>
      <w:r w:rsidRPr="00FB66E6">
        <w:rPr>
          <w:rFonts w:ascii="Courier New" w:hAnsi="Courier New" w:cs="Courier New"/>
          <w:sz w:val="18"/>
          <w:szCs w:val="18"/>
        </w:rPr>
        <w:t xml:space="preserve"> InitialXTimeFraction</w:t>
      </w:r>
      <w:r>
        <w:t xml:space="preserve"> have a value for each record, and therefore are arrays of size </w:t>
      </w:r>
      <w:r w:rsidRPr="00FB66E6">
        <w:rPr>
          <w:rFonts w:ascii="Courier New" w:hAnsi="Courier New" w:cs="Courier New"/>
          <w:sz w:val="18"/>
          <w:szCs w:val="18"/>
        </w:rPr>
        <w:t>NumRecords</w:t>
      </w:r>
      <w:r>
        <w:t xml:space="preserve">. However, if the value of </w:t>
      </w:r>
      <w:r w:rsidRPr="00FB66E6">
        <w:rPr>
          <w:rFonts w:ascii="Courier New" w:hAnsi="Courier New" w:cs="Courier New"/>
          <w:sz w:val="18"/>
          <w:szCs w:val="18"/>
        </w:rPr>
        <w:t>ActualRecords</w:t>
      </w:r>
      <w:r>
        <w:t xml:space="preserve"> is smaller than the requested number of records, these arrays shall have only their first </w:t>
      </w:r>
      <w:r w:rsidRPr="00FB66E6">
        <w:rPr>
          <w:rFonts w:ascii="Courier New" w:hAnsi="Courier New" w:cs="Courier New"/>
          <w:sz w:val="18"/>
          <w:szCs w:val="18"/>
        </w:rPr>
        <w:t>ActualRecords</w:t>
      </w:r>
      <w:r>
        <w:t xml:space="preserve"> elements valid. If a NULL pointer is passed in for any of these parameters, the driver shall ignore it. Note that the value of </w:t>
      </w:r>
      <w:r w:rsidRPr="00FB66E6">
        <w:rPr>
          <w:rFonts w:ascii="Courier New" w:hAnsi="Courier New" w:cs="Courier New"/>
          <w:sz w:val="18"/>
          <w:szCs w:val="18"/>
        </w:rPr>
        <w:t>FirstValidPoint</w:t>
      </w:r>
      <w:r>
        <w:t xml:space="preserve"> is relative to the start of the waveform array, such that:</w:t>
      </w:r>
    </w:p>
    <w:p w:rsidR="00A77906" w:rsidRDefault="00A77906" w:rsidP="00A77906">
      <w:pPr>
        <w:pStyle w:val="Code1"/>
        <w:jc w:val="center"/>
      </w:pPr>
    </w:p>
    <w:p w:rsidR="00A77906" w:rsidRPr="002E0433" w:rsidRDefault="00A77906" w:rsidP="00A77906">
      <w:pPr>
        <w:pStyle w:val="Code1"/>
        <w:jc w:val="center"/>
      </w:pPr>
      <w:r>
        <w:t>Sample i of record R = WaveformArray[FirstValidPoint[R]+i]</w:t>
      </w:r>
    </w:p>
    <w:p w:rsidR="00A77906" w:rsidRDefault="00A77906" w:rsidP="00A77906">
      <w:pPr>
        <w:pStyle w:val="Body"/>
        <w:rPr>
          <w:color w:val="000000"/>
        </w:rPr>
      </w:pPr>
      <w:r>
        <w:rPr>
          <w:color w:val="000000"/>
        </w:rPr>
        <w:t>You must use the Initiate Acquisition function to start a multi-record (Num Record &gt; 1) acquisition on the channels that the end-user configures with the Configure Channel function. The digitizer acquires waveforms on the concurrently enabled channels. If the channel is not enabled for the acquisition, this function returns the Channel Not Enabled error.</w:t>
      </w:r>
    </w:p>
    <w:p w:rsidR="00A77906" w:rsidRDefault="00A77906" w:rsidP="00A77906">
      <w:pPr>
        <w:pStyle w:val="Body"/>
        <w:rPr>
          <w:color w:val="000000"/>
        </w:rPr>
      </w:pPr>
      <w:r>
        <w:rPr>
          <w:color w:val="000000"/>
        </w:rPr>
        <w:t>You can use the Acquisition Status function to determine when the acquisition is complete. You must call the FetchMultiRecordWaveformInt16 function separately for each enabled channel to obtain the waveforms</w:t>
      </w:r>
      <w:r w:rsidR="0080634C">
        <w:rPr>
          <w:color w:val="000000"/>
        </w:rPr>
        <w:t xml:space="preserve">. </w:t>
      </w:r>
      <w:r>
        <w:rPr>
          <w:color w:val="000000"/>
        </w:rPr>
        <w:t>Alternatively, you can use the Wait For Acquisition Complete function to block the calling program until the acquisition is finished.</w:t>
      </w:r>
    </w:p>
    <w:p w:rsidR="00BF66FC" w:rsidRDefault="00BF66FC" w:rsidP="00BF66FC">
      <w:pPr>
        <w:pStyle w:val="Body"/>
        <w:rPr>
          <w:color w:val="000000"/>
        </w:rPr>
      </w:pPr>
      <w:r>
        <w:rPr>
          <w:color w:val="000000"/>
        </w:rPr>
        <w:t>The behavior is different for IVI-C/IVI-COM and IVI.NET as follows:</w:t>
      </w:r>
    </w:p>
    <w:p w:rsidR="00BF66FC" w:rsidRDefault="00BF66FC" w:rsidP="00BF66FC">
      <w:pPr>
        <w:pStyle w:val="Body"/>
        <w:ind w:left="1440"/>
        <w:rPr>
          <w:color w:val="000000"/>
        </w:rPr>
      </w:pPr>
      <w:r>
        <w:rPr>
          <w:color w:val="000000"/>
        </w:rPr>
        <w:t xml:space="preserve">IVI-C/IVI-COM: </w:t>
      </w:r>
      <w:r>
        <w:rPr>
          <w:color w:val="000000"/>
        </w:rPr>
        <w:tab/>
        <w:t xml:space="preserve">After this function executes, each element in the </w:t>
      </w:r>
      <w:r>
        <w:rPr>
          <w:rStyle w:val="monospace"/>
          <w:color w:val="000000"/>
        </w:rPr>
        <w:t>WaveformArray</w:t>
      </w:r>
      <w:r>
        <w:rPr>
          <w:color w:val="000000"/>
        </w:rPr>
        <w:t xml:space="preserve"> parameter is an unscaled value directly from the digitizer’s analog-to-digital converter (ADC). </w:t>
      </w:r>
    </w:p>
    <w:p w:rsidR="00BF66FC" w:rsidRDefault="00BF66FC" w:rsidP="00BF66FC">
      <w:pPr>
        <w:pStyle w:val="IVIBody"/>
        <w:ind w:left="1440"/>
        <w:rPr>
          <w:color w:val="000000"/>
        </w:rPr>
      </w:pPr>
      <w:r>
        <w:rPr>
          <w:color w:val="000000"/>
        </w:rPr>
        <w:t xml:space="preserve">IVI.NET:  For .NET the return value of IWaveformCollection&lt;Int16&gt; is a waveform collection object. Refer to Section 4, </w:t>
      </w:r>
      <w:r w:rsidRPr="00491DB8">
        <w:rPr>
          <w:i/>
          <w:color w:val="000000"/>
        </w:rPr>
        <w:t>Common Properties and Methods of Waveform and Spectrum Interfaces</w:t>
      </w:r>
      <w:r>
        <w:rPr>
          <w:color w:val="000000"/>
        </w:rPr>
        <w:t xml:space="preserve">, and Section 5, </w:t>
      </w:r>
      <w:r w:rsidRPr="00491DB8">
        <w:rPr>
          <w:i/>
          <w:color w:val="000000"/>
        </w:rPr>
        <w:t>IWaveform&lt;T&gt; Interface</w:t>
      </w:r>
      <w:r>
        <w:rPr>
          <w:color w:val="000000"/>
        </w:rPr>
        <w:t xml:space="preserve">, of  </w:t>
      </w:r>
      <w:r w:rsidR="000344C6" w:rsidRPr="00E5766D">
        <w:rPr>
          <w:i/>
        </w:rPr>
        <w:t>IVI-3.18: IVI.NET Utility Classes and Interfaces Specification</w:t>
      </w:r>
      <w:r w:rsidRPr="006D6973">
        <w:rPr>
          <w:i/>
        </w:rPr>
        <w:t>,</w:t>
      </w:r>
      <w:r w:rsidRPr="00EC73E6">
        <w:t xml:space="preserve"> </w:t>
      </w:r>
      <w:r>
        <w:t xml:space="preserve">for the definition of </w:t>
      </w:r>
      <w:r>
        <w:rPr>
          <w:color w:val="000000"/>
        </w:rPr>
        <w:t xml:space="preserve"> the IWaveform object and information regarding its use.</w:t>
      </w:r>
    </w:p>
    <w:p w:rsidR="00260EAA" w:rsidRPr="00260EAA" w:rsidRDefault="00260EAA" w:rsidP="00260EAA">
      <w:pPr>
        <w:pStyle w:val="IVIBody"/>
        <w:ind w:left="1440"/>
        <w:rPr>
          <w:color w:val="000000"/>
        </w:rPr>
      </w:pPr>
      <w:r w:rsidRPr="00260EAA">
        <w:rPr>
          <w:color w:val="000000"/>
        </w:rPr>
        <w:t xml:space="preserve">The waveform collection memory may </w:t>
      </w:r>
      <w:r w:rsidR="00C06F58">
        <w:rPr>
          <w:color w:val="000000"/>
        </w:rPr>
        <w:t xml:space="preserve">be </w:t>
      </w:r>
      <w:r w:rsidRPr="00260EAA">
        <w:rPr>
          <w:color w:val="000000"/>
        </w:rPr>
        <w:t>allocated before calling this method, or during the cal</w:t>
      </w:r>
      <w:r w:rsidR="00C06F58">
        <w:rPr>
          <w:color w:val="000000"/>
        </w:rPr>
        <w:t xml:space="preserve">l to this method. </w:t>
      </w:r>
      <w:r w:rsidRPr="00260EAA">
        <w:rPr>
          <w:color w:val="000000"/>
        </w:rPr>
        <w:t>To allocate memory before calling this method, create a waveform collection object using the Create Waveform Collection method and set the waveforms paramete</w:t>
      </w:r>
      <w:r w:rsidR="00C06F58">
        <w:rPr>
          <w:color w:val="000000"/>
        </w:rPr>
        <w:t xml:space="preserve">r to that waveform collection. </w:t>
      </w:r>
      <w:r w:rsidRPr="00260EAA">
        <w:rPr>
          <w:color w:val="000000"/>
        </w:rPr>
        <w:t xml:space="preserve">To allocate memory during the call to this method, set the  waveforms parameter to </w:t>
      </w:r>
      <w:r w:rsidRPr="00260EAA">
        <w:rPr>
          <w:rFonts w:ascii="Courier New" w:hAnsi="Courier New" w:cs="Courier New"/>
          <w:color w:val="000000"/>
        </w:rPr>
        <w:t>(IWaveformCollection&lt;Int16&gt;)null</w:t>
      </w:r>
      <w:r w:rsidR="00C06F58">
        <w:rPr>
          <w:color w:val="000000"/>
        </w:rPr>
        <w:t xml:space="preserve">. </w:t>
      </w:r>
      <w:r w:rsidRPr="00260EAA">
        <w:rPr>
          <w:color w:val="000000"/>
        </w:rPr>
        <w:t xml:space="preserve">Note that this is critically different than setting waveforms to </w:t>
      </w:r>
      <w:r w:rsidRPr="00260EAA">
        <w:rPr>
          <w:rFonts w:ascii="Courier New" w:hAnsi="Courier New" w:cs="Courier New"/>
          <w:color w:val="000000"/>
        </w:rPr>
        <w:t>null</w:t>
      </w:r>
      <w:r w:rsidRPr="00260EAA">
        <w:rPr>
          <w:color w:val="000000"/>
        </w:rPr>
        <w:t>, which generates a build error.</w:t>
      </w:r>
      <w:r w:rsidR="00C06F58">
        <w:rPr>
          <w:color w:val="000000"/>
        </w:rPr>
        <w:t xml:space="preserve"> </w:t>
      </w:r>
      <w:r>
        <w:rPr>
          <w:color w:val="000000"/>
        </w:rPr>
        <w:t xml:space="preserve">Casting </w:t>
      </w:r>
      <w:r w:rsidRPr="00260EAA">
        <w:rPr>
          <w:rFonts w:ascii="Courier New" w:hAnsi="Courier New" w:cs="Courier New"/>
          <w:color w:val="000000"/>
        </w:rPr>
        <w:t>null</w:t>
      </w:r>
      <w:r w:rsidRPr="00260EAA">
        <w:rPr>
          <w:color w:val="000000"/>
        </w:rPr>
        <w:t xml:space="preserve"> </w:t>
      </w:r>
      <w:r>
        <w:rPr>
          <w:color w:val="000000"/>
        </w:rPr>
        <w:t xml:space="preserve">to </w:t>
      </w:r>
      <w:r w:rsidRPr="00260EAA">
        <w:rPr>
          <w:rFonts w:ascii="Courier New" w:hAnsi="Courier New" w:cs="Courier New"/>
          <w:color w:val="000000"/>
        </w:rPr>
        <w:t>IWaveformCollection&lt;Int16&gt;</w:t>
      </w:r>
      <w:r>
        <w:rPr>
          <w:color w:val="000000"/>
        </w:rPr>
        <w:t xml:space="preserve"> provides the strong typing necessary to select the correct IVI.NET overload of the Fetch Multi-Record Waveform method.</w:t>
      </w:r>
    </w:p>
    <w:p w:rsidR="009824C7" w:rsidRDefault="000344C6" w:rsidP="009824C7">
      <w:pPr>
        <w:pStyle w:val="IVIBody"/>
        <w:ind w:left="1440"/>
        <w:rPr>
          <w:color w:val="000000"/>
        </w:rPr>
      </w:pPr>
      <w:r>
        <w:rPr>
          <w:color w:val="000000"/>
        </w:rPr>
        <w:t xml:space="preserve">For .NET, if the waveforms parameter is </w:t>
      </w:r>
      <w:r w:rsidR="009824C7">
        <w:rPr>
          <w:color w:val="000000"/>
        </w:rPr>
        <w:t>null, the driver will create a waveform collection object and will determine the number of waveforms in the collection, and the size of each waveform, based on the current settings of the instrument and the method parameters.</w:t>
      </w:r>
    </w:p>
    <w:p w:rsidR="009824C7" w:rsidRDefault="009824C7" w:rsidP="009824C7">
      <w:pPr>
        <w:pStyle w:val="Body"/>
        <w:rPr>
          <w:color w:val="000000"/>
        </w:rPr>
      </w:pPr>
      <w:r>
        <w:rPr>
          <w:color w:val="000000"/>
        </w:rPr>
        <w:t>The IVI.NET return value maps to C and COM out parameters as follows:</w:t>
      </w:r>
    </w:p>
    <w:p w:rsidR="009824C7" w:rsidRDefault="009824C7" w:rsidP="00F07F6E">
      <w:pPr>
        <w:pStyle w:val="Body"/>
        <w:numPr>
          <w:ilvl w:val="0"/>
          <w:numId w:val="65"/>
        </w:numPr>
        <w:tabs>
          <w:tab w:val="clear" w:pos="1080"/>
          <w:tab w:val="num" w:pos="1440"/>
        </w:tabs>
        <w:ind w:left="1440"/>
        <w:rPr>
          <w:color w:val="000000"/>
        </w:rPr>
      </w:pPr>
      <w:r>
        <w:rPr>
          <w:color w:val="000000"/>
        </w:rPr>
        <w:lastRenderedPageBreak/>
        <w:t>The C/COM WaveformArray parameter is an array of values returned from the instrument</w:t>
      </w:r>
      <w:r w:rsidR="002D3DE5">
        <w:rPr>
          <w:color w:val="000000"/>
        </w:rPr>
        <w:t xml:space="preserve"> that includes values for all of the waveforms being returned</w:t>
      </w:r>
      <w:r>
        <w:rPr>
          <w:color w:val="000000"/>
        </w:rPr>
        <w:t xml:space="preserve">. </w:t>
      </w:r>
      <w:r w:rsidR="002D3DE5">
        <w:rPr>
          <w:color w:val="000000"/>
        </w:rPr>
        <w:t>In .NET, these values are stored in the individual waveforms in the waveform collection.</w:t>
      </w:r>
    </w:p>
    <w:p w:rsidR="002D3DE5" w:rsidRDefault="002D3DE5" w:rsidP="00F07F6E">
      <w:pPr>
        <w:pStyle w:val="Body"/>
        <w:numPr>
          <w:ilvl w:val="0"/>
          <w:numId w:val="65"/>
        </w:numPr>
        <w:tabs>
          <w:tab w:val="clear" w:pos="1080"/>
          <w:tab w:val="num" w:pos="1440"/>
        </w:tabs>
        <w:ind w:left="1440"/>
        <w:rPr>
          <w:color w:val="000000"/>
        </w:rPr>
      </w:pPr>
      <w:r>
        <w:rPr>
          <w:color w:val="000000"/>
        </w:rPr>
        <w:t>The C/COM ActualRecords parameter corresponds to the waveform collection ValidWaveformCount property.</w:t>
      </w:r>
    </w:p>
    <w:p w:rsidR="002D3DE5" w:rsidRDefault="002D3DE5" w:rsidP="00F07F6E">
      <w:pPr>
        <w:pStyle w:val="Body"/>
        <w:numPr>
          <w:ilvl w:val="0"/>
          <w:numId w:val="65"/>
        </w:numPr>
        <w:tabs>
          <w:tab w:val="clear" w:pos="1080"/>
          <w:tab w:val="num" w:pos="1440"/>
        </w:tabs>
        <w:ind w:left="1440"/>
        <w:rPr>
          <w:color w:val="000000"/>
        </w:rPr>
      </w:pPr>
      <w:r>
        <w:rPr>
          <w:color w:val="000000"/>
        </w:rPr>
        <w:t>The C/COM ActualPoints parameter is an array of sizes, one per waveform being returned</w:t>
      </w:r>
      <w:r w:rsidR="00C06F58">
        <w:rPr>
          <w:color w:val="000000"/>
        </w:rPr>
        <w:t xml:space="preserve">. </w:t>
      </w:r>
      <w:r>
        <w:rPr>
          <w:color w:val="000000"/>
        </w:rPr>
        <w:t>In .NET, these values are represented by the ValidPointCount property of each individual waveform.</w:t>
      </w:r>
    </w:p>
    <w:p w:rsidR="002D3DE5" w:rsidRDefault="002D3DE5" w:rsidP="00F07F6E">
      <w:pPr>
        <w:pStyle w:val="Body"/>
        <w:numPr>
          <w:ilvl w:val="0"/>
          <w:numId w:val="65"/>
        </w:numPr>
        <w:tabs>
          <w:tab w:val="clear" w:pos="1080"/>
          <w:tab w:val="num" w:pos="1440"/>
        </w:tabs>
        <w:ind w:left="1440"/>
        <w:rPr>
          <w:color w:val="000000"/>
        </w:rPr>
      </w:pPr>
      <w:r>
        <w:rPr>
          <w:color w:val="000000"/>
        </w:rPr>
        <w:t>The C/COM FirstValidPoint parameter is an array of first valid point values, one per waveform being returned</w:t>
      </w:r>
      <w:r w:rsidR="00C06F58">
        <w:rPr>
          <w:color w:val="000000"/>
        </w:rPr>
        <w:t xml:space="preserve">. </w:t>
      </w:r>
      <w:r>
        <w:rPr>
          <w:color w:val="000000"/>
        </w:rPr>
        <w:t>In .NET, these values are represented by the FirstValidPoint property of each individual waveform.</w:t>
      </w:r>
    </w:p>
    <w:p w:rsidR="002D3DE5" w:rsidRDefault="002D3DE5" w:rsidP="00F07F6E">
      <w:pPr>
        <w:pStyle w:val="Body"/>
        <w:numPr>
          <w:ilvl w:val="0"/>
          <w:numId w:val="65"/>
        </w:numPr>
        <w:tabs>
          <w:tab w:val="clear" w:pos="1080"/>
          <w:tab w:val="num" w:pos="1440"/>
        </w:tabs>
        <w:ind w:left="1440"/>
        <w:rPr>
          <w:color w:val="000000"/>
        </w:rPr>
      </w:pPr>
      <w:r>
        <w:rPr>
          <w:color w:val="000000"/>
        </w:rPr>
        <w:t>The C/COM InitialXOffset parameter is an array of offsets between the trigger time and the time of the first point in a</w:t>
      </w:r>
      <w:r w:rsidR="003563F5">
        <w:rPr>
          <w:color w:val="000000"/>
        </w:rPr>
        <w:t xml:space="preserve"> </w:t>
      </w:r>
      <w:r>
        <w:rPr>
          <w:color w:val="000000"/>
        </w:rPr>
        <w:t>waveform, one per waveform being returned</w:t>
      </w:r>
      <w:r w:rsidR="00C06F58">
        <w:rPr>
          <w:color w:val="000000"/>
        </w:rPr>
        <w:t xml:space="preserve">. </w:t>
      </w:r>
      <w:r>
        <w:rPr>
          <w:color w:val="000000"/>
        </w:rPr>
        <w:t>In .NET, these values are calculated for each individual waveform by taking the difference between the waveform Start Time property and TriggerTime property.</w:t>
      </w:r>
    </w:p>
    <w:p w:rsidR="002D3DE5" w:rsidRDefault="002D3DE5" w:rsidP="00F07F6E">
      <w:pPr>
        <w:pStyle w:val="Body"/>
        <w:numPr>
          <w:ilvl w:val="0"/>
          <w:numId w:val="65"/>
        </w:numPr>
        <w:tabs>
          <w:tab w:val="clear" w:pos="1080"/>
          <w:tab w:val="num" w:pos="1440"/>
        </w:tabs>
        <w:ind w:left="1440"/>
        <w:rPr>
          <w:color w:val="000000"/>
        </w:rPr>
      </w:pPr>
      <w:r>
        <w:rPr>
          <w:color w:val="000000"/>
        </w:rPr>
        <w:t xml:space="preserve">The C/COM InitialXTimeSeconds and InitialXTimeFraction parameters are both arrays that, when corresponding values are combined, </w:t>
      </w:r>
      <w:r w:rsidR="00F07F6E">
        <w:rPr>
          <w:color w:val="000000"/>
        </w:rPr>
        <w:t>yield the start time of a wavefrom</w:t>
      </w:r>
      <w:r>
        <w:rPr>
          <w:color w:val="000000"/>
        </w:rPr>
        <w:t xml:space="preserve">, one </w:t>
      </w:r>
      <w:r w:rsidR="00F07F6E">
        <w:rPr>
          <w:color w:val="000000"/>
        </w:rPr>
        <w:t xml:space="preserve">time (seconds + fractional seconds) </w:t>
      </w:r>
      <w:r>
        <w:rPr>
          <w:color w:val="000000"/>
        </w:rPr>
        <w:t>per waveform being returned</w:t>
      </w:r>
      <w:r w:rsidR="00C06F58">
        <w:rPr>
          <w:color w:val="000000"/>
        </w:rPr>
        <w:t xml:space="preserve">. </w:t>
      </w:r>
      <w:r>
        <w:rPr>
          <w:color w:val="000000"/>
        </w:rPr>
        <w:t xml:space="preserve">In .NET, these values are represented by the </w:t>
      </w:r>
      <w:r w:rsidR="00F07F6E">
        <w:rPr>
          <w:color w:val="000000"/>
        </w:rPr>
        <w:t>StartTime</w:t>
      </w:r>
      <w:r>
        <w:rPr>
          <w:color w:val="000000"/>
        </w:rPr>
        <w:t xml:space="preserve"> property of each individual waveform.</w:t>
      </w:r>
    </w:p>
    <w:p w:rsidR="00F07F6E" w:rsidRDefault="00F07F6E" w:rsidP="00F07F6E">
      <w:pPr>
        <w:pStyle w:val="Body"/>
        <w:numPr>
          <w:ilvl w:val="0"/>
          <w:numId w:val="65"/>
        </w:numPr>
        <w:tabs>
          <w:tab w:val="clear" w:pos="1080"/>
          <w:tab w:val="num" w:pos="1440"/>
        </w:tabs>
        <w:ind w:left="1440"/>
        <w:rPr>
          <w:color w:val="000000"/>
        </w:rPr>
      </w:pPr>
      <w:r>
        <w:rPr>
          <w:color w:val="000000"/>
        </w:rPr>
        <w:t>The C/COM XIncrement parameter is the time span separating each measured point, and is the same for all of waveforms being returned</w:t>
      </w:r>
      <w:r w:rsidR="00C06F58">
        <w:rPr>
          <w:color w:val="000000"/>
        </w:rPr>
        <w:t xml:space="preserve">. </w:t>
      </w:r>
      <w:r>
        <w:rPr>
          <w:color w:val="000000"/>
        </w:rPr>
        <w:t>In .NET, this value is represented by the IntervalPerPoint property of each individual waveform</w:t>
      </w:r>
      <w:r w:rsidR="00C06F58">
        <w:rPr>
          <w:color w:val="000000"/>
        </w:rPr>
        <w:t xml:space="preserve">. </w:t>
      </w:r>
      <w:r>
        <w:rPr>
          <w:color w:val="000000"/>
        </w:rPr>
        <w:t>In .NET, all of the waveforms in a waveform collection shall have the same value for IntervalPerPoint.</w:t>
      </w:r>
    </w:p>
    <w:p w:rsidR="00F07F6E" w:rsidRDefault="00F07F6E" w:rsidP="00F07F6E">
      <w:pPr>
        <w:pStyle w:val="Body"/>
        <w:numPr>
          <w:ilvl w:val="0"/>
          <w:numId w:val="65"/>
        </w:numPr>
        <w:tabs>
          <w:tab w:val="clear" w:pos="1080"/>
          <w:tab w:val="num" w:pos="1440"/>
        </w:tabs>
        <w:ind w:left="1440"/>
        <w:rPr>
          <w:color w:val="000000"/>
        </w:rPr>
      </w:pPr>
      <w:r>
        <w:rPr>
          <w:color w:val="000000"/>
        </w:rPr>
        <w:t>The C/COM ScaleFactor parameter is the scale factor that must be applied (along with the scale offset) to each measured point to yield the actual, real value for the point</w:t>
      </w:r>
      <w:r w:rsidR="00C06F58">
        <w:rPr>
          <w:color w:val="000000"/>
        </w:rPr>
        <w:t xml:space="preserve">. </w:t>
      </w:r>
      <w:r>
        <w:rPr>
          <w:color w:val="000000"/>
        </w:rPr>
        <w:t>In .NET, this value is represented by the Scale property of each individual waveform</w:t>
      </w:r>
      <w:r w:rsidR="00C06F58">
        <w:rPr>
          <w:color w:val="000000"/>
        </w:rPr>
        <w:t xml:space="preserve">. </w:t>
      </w:r>
      <w:r>
        <w:rPr>
          <w:color w:val="000000"/>
        </w:rPr>
        <w:t>In .NET, all of the waveforms in a waveform collection shall have the same value for Scale.</w:t>
      </w:r>
    </w:p>
    <w:p w:rsidR="00F07F6E" w:rsidRDefault="00F07F6E" w:rsidP="00F07F6E">
      <w:pPr>
        <w:pStyle w:val="Body"/>
        <w:numPr>
          <w:ilvl w:val="0"/>
          <w:numId w:val="65"/>
        </w:numPr>
        <w:tabs>
          <w:tab w:val="clear" w:pos="1080"/>
          <w:tab w:val="num" w:pos="1440"/>
        </w:tabs>
        <w:ind w:left="1440"/>
        <w:rPr>
          <w:color w:val="000000"/>
        </w:rPr>
      </w:pPr>
      <w:r>
        <w:rPr>
          <w:color w:val="000000"/>
        </w:rPr>
        <w:t>The C/COM ScaleOffset parameter is the scale offset that must be applied (along with the scale factor) to each measured point to yield the actual, real value for the point</w:t>
      </w:r>
      <w:r w:rsidR="00C06F58">
        <w:rPr>
          <w:color w:val="000000"/>
        </w:rPr>
        <w:t xml:space="preserve">. </w:t>
      </w:r>
      <w:r>
        <w:rPr>
          <w:color w:val="000000"/>
        </w:rPr>
        <w:t>In .NET, this value is represented by the Offset property of each individual waveform</w:t>
      </w:r>
      <w:r w:rsidR="00C06F58">
        <w:rPr>
          <w:color w:val="000000"/>
        </w:rPr>
        <w:t xml:space="preserve">. </w:t>
      </w:r>
      <w:r>
        <w:rPr>
          <w:color w:val="000000"/>
        </w:rPr>
        <w:t>In .NET, all of the waveforms in a waveform collection shall have the same value for Offset.</w:t>
      </w:r>
    </w:p>
    <w:p w:rsidR="00A77906" w:rsidRDefault="00A77906" w:rsidP="00A77906">
      <w:pPr>
        <w:pStyle w:val="Body"/>
        <w:rPr>
          <w:color w:val="000000"/>
        </w:rPr>
      </w:pPr>
      <w:r>
        <w:rPr>
          <w:color w:val="000000"/>
        </w:rPr>
        <w:t>This function does not check the instrument status. Typically, the end-user calls this function only in a sequence of calls to other low-level driver functions. The sequence performs one operation. The end-user uses the low-level functions to optimize one or more aspects of interaction with the instrument. Call the Error Query function at the conclusion of the sequence to check the instrument status.</w:t>
      </w:r>
    </w:p>
    <w:p w:rsidR="00DC2EF9" w:rsidRDefault="00DC2EF9" w:rsidP="00DC2EF9">
      <w:pPr>
        <w:pStyle w:val="FunctionHead"/>
      </w:pPr>
      <w:r>
        <w:t>.NET Method Prototype</w:t>
      </w:r>
    </w:p>
    <w:p w:rsidR="00901321" w:rsidRDefault="00F1599E" w:rsidP="00901321">
      <w:pPr>
        <w:pStyle w:val="Code1"/>
      </w:pPr>
      <w:r>
        <w:t>IWaveform</w:t>
      </w:r>
      <w:r w:rsidR="006374D4">
        <w:t>Collection</w:t>
      </w:r>
      <w:r>
        <w:t>&lt;Int16&gt;</w:t>
      </w:r>
    </w:p>
    <w:p w:rsidR="006374D4" w:rsidRDefault="0085083F" w:rsidP="00901321">
      <w:pPr>
        <w:pStyle w:val="Code1"/>
        <w:spacing w:before="0"/>
      </w:pPr>
      <w:r>
        <w:t xml:space="preserve">            </w:t>
      </w:r>
      <w:r w:rsidR="00DC2EF9">
        <w:t>Channels</w:t>
      </w:r>
      <w:r w:rsidR="00901321">
        <w:t>[]</w:t>
      </w:r>
      <w:r w:rsidR="00DC2EF9">
        <w:t>.MultiRecordMeasurement.FetchMultiRecordWaveform (</w:t>
      </w:r>
    </w:p>
    <w:p w:rsidR="006374D4" w:rsidRDefault="00DC2EF9" w:rsidP="00901321">
      <w:pPr>
        <w:pStyle w:val="Code1"/>
        <w:spacing w:before="0"/>
      </w:pPr>
      <w:r>
        <w:t xml:space="preserve">                             </w:t>
      </w:r>
      <w:r w:rsidR="00F1599E" w:rsidRPr="006374D4">
        <w:t>I</w:t>
      </w:r>
      <w:r w:rsidRPr="006374D4">
        <w:t xml:space="preserve">nt64 </w:t>
      </w:r>
      <w:r w:rsidR="006374D4">
        <w:t>f</w:t>
      </w:r>
      <w:r w:rsidRPr="006374D4">
        <w:t>irstRecord,</w:t>
      </w:r>
    </w:p>
    <w:p w:rsidR="006374D4" w:rsidRDefault="00DC2EF9" w:rsidP="00901321">
      <w:pPr>
        <w:pStyle w:val="Code1"/>
        <w:spacing w:before="0"/>
      </w:pPr>
      <w:r w:rsidRPr="006374D4">
        <w:t xml:space="preserve">                             </w:t>
      </w:r>
      <w:r w:rsidR="00F1599E" w:rsidRPr="006374D4">
        <w:t>Int64</w:t>
      </w:r>
      <w:r w:rsidRPr="006374D4">
        <w:t xml:space="preserve"> </w:t>
      </w:r>
      <w:r w:rsidR="006374D4">
        <w:t>numberOf</w:t>
      </w:r>
      <w:r w:rsidRPr="006374D4">
        <w:t>Records</w:t>
      </w:r>
      <w:r w:rsidR="00F1599E" w:rsidRPr="006374D4">
        <w:t>,</w:t>
      </w:r>
    </w:p>
    <w:p w:rsidR="006374D4" w:rsidRDefault="00F1599E" w:rsidP="00901321">
      <w:pPr>
        <w:pStyle w:val="Code1"/>
        <w:spacing w:before="0"/>
      </w:pPr>
      <w:r w:rsidRPr="006374D4">
        <w:t xml:space="preserve">                             I</w:t>
      </w:r>
      <w:r w:rsidR="00DC2EF9" w:rsidRPr="006374D4">
        <w:t xml:space="preserve">nt64 </w:t>
      </w:r>
      <w:r w:rsidR="006374D4">
        <w:t>o</w:t>
      </w:r>
      <w:r w:rsidR="00DC2EF9" w:rsidRPr="006374D4">
        <w:t>ffsetWithinRecord,</w:t>
      </w:r>
    </w:p>
    <w:p w:rsidR="006374D4" w:rsidRDefault="00DC2EF9" w:rsidP="00901321">
      <w:pPr>
        <w:pStyle w:val="Code1"/>
        <w:spacing w:before="0"/>
      </w:pPr>
      <w:r w:rsidRPr="006374D4">
        <w:t xml:space="preserve">    </w:t>
      </w:r>
      <w:r w:rsidR="00F1599E" w:rsidRPr="006374D4">
        <w:t xml:space="preserve">                         I</w:t>
      </w:r>
      <w:r w:rsidRPr="006374D4">
        <w:t xml:space="preserve">nt64 </w:t>
      </w:r>
      <w:r w:rsidR="006374D4">
        <w:t>n</w:t>
      </w:r>
      <w:r w:rsidRPr="006374D4">
        <w:t>um</w:t>
      </w:r>
      <w:r w:rsidR="006374D4">
        <w:t>berOf</w:t>
      </w:r>
      <w:r w:rsidRPr="006374D4">
        <w:t>PointsPerRecord,</w:t>
      </w:r>
    </w:p>
    <w:p w:rsidR="00DC2EF9" w:rsidRDefault="006374D4" w:rsidP="00901321">
      <w:pPr>
        <w:pStyle w:val="Code1"/>
        <w:spacing w:before="0"/>
      </w:pPr>
      <w:r>
        <w:t xml:space="preserve">                             IWaveformCollection&lt;Int16&gt; waveforms</w:t>
      </w:r>
      <w:r w:rsidR="00DC2EF9" w:rsidRPr="006374D4">
        <w:t>);</w:t>
      </w:r>
    </w:p>
    <w:p w:rsidR="00A77906" w:rsidRDefault="00A77906" w:rsidP="00A77906">
      <w:pPr>
        <w:pStyle w:val="FunctionHead"/>
      </w:pPr>
      <w:r>
        <w:t>COM Method Prototype</w:t>
      </w:r>
    </w:p>
    <w:p w:rsidR="00A77906" w:rsidRDefault="00A77906" w:rsidP="00A77906">
      <w:pPr>
        <w:pStyle w:val="Code1"/>
      </w:pPr>
      <w:r>
        <w:t>HRESULT Channels.Item().</w:t>
      </w:r>
      <w:r w:rsidR="003036A3">
        <w:t>MultiRecord</w:t>
      </w:r>
      <w:r>
        <w:t>Measurement.FetchMultiRecordWaveformInt16 (</w:t>
      </w:r>
      <w:r>
        <w:br/>
        <w:t xml:space="preserve">                             </w:t>
      </w:r>
      <w:r w:rsidRPr="00335ADF">
        <w:t>[in] __int64 FirstRecord,</w:t>
      </w:r>
      <w:r w:rsidRPr="00335ADF">
        <w:br/>
      </w:r>
      <w:r w:rsidRPr="00335ADF">
        <w:lastRenderedPageBreak/>
        <w:t xml:space="preserve">                             [in] __int64 NumRecords,</w:t>
      </w:r>
      <w:r w:rsidRPr="00335ADF">
        <w:br/>
        <w:t xml:space="preserve">                             [in] __int64 OffsetWithinRecord,</w:t>
      </w:r>
      <w:r w:rsidRPr="00335ADF">
        <w:br/>
        <w:t xml:space="preserve">                             [in] __int64 NumPointsPerRecord,</w:t>
      </w:r>
      <w:r>
        <w:br/>
        <w:t xml:space="preserve">                             [in, out] SAFEARRAY(short)* WaveformArray,</w:t>
      </w:r>
      <w:r>
        <w:br/>
        <w:t xml:space="preserve">                             </w:t>
      </w:r>
      <w:r w:rsidRPr="00335ADF">
        <w:t>[in, out] __int64 * ActualRecords,</w:t>
      </w:r>
      <w:r>
        <w:br/>
        <w:t xml:space="preserve">                             [in, out] SAFEARRAY(__int64)* ActualPoints,</w:t>
      </w:r>
      <w:r>
        <w:br/>
        <w:t xml:space="preserve">                             [in, out] SAFEARRAY(__int64)* FirstValidPoint,</w:t>
      </w:r>
      <w:r>
        <w:br/>
        <w:t xml:space="preserve">                             [in, out] SAFEARRAY(double)* InitialXOffset,</w:t>
      </w:r>
      <w:r>
        <w:br/>
        <w:t xml:space="preserve">                             [in, out] SAFEARRAY(double)* InitialXTimeSeconds,</w:t>
      </w:r>
      <w:r>
        <w:br/>
        <w:t xml:space="preserve">                             [in, out] SAFEARRAY(double)* InitialXTimeFraction,</w:t>
      </w:r>
      <w:r>
        <w:br/>
        <w:t xml:space="preserve">                             [in, out] double* XIncrement,</w:t>
      </w:r>
      <w:r>
        <w:br/>
        <w:t xml:space="preserve">                             [in, out] double* ScaleFactor,</w:t>
      </w:r>
      <w:r>
        <w:br/>
        <w:t xml:space="preserve">                             [in, out] double* ScaleOffset);</w:t>
      </w:r>
    </w:p>
    <w:p w:rsidR="00A77906" w:rsidRDefault="00A77906" w:rsidP="00A77906">
      <w:pPr>
        <w:pStyle w:val="FunctionHead"/>
      </w:pPr>
      <w:r>
        <w:t>C Prototype</w:t>
      </w:r>
    </w:p>
    <w:p w:rsidR="00A77906" w:rsidRDefault="00A77906" w:rsidP="00A77906">
      <w:pPr>
        <w:pStyle w:val="Code1"/>
        <w:tabs>
          <w:tab w:val="left" w:pos="630"/>
        </w:tabs>
      </w:pPr>
      <w:r>
        <w:t>ViStatus IviDigitizer_FetchMultiRecordWaveformInt16 (ViSession Vi,</w:t>
      </w:r>
      <w:r>
        <w:br/>
        <w:t xml:space="preserve">                                               ViConstString ChannelName,</w:t>
      </w:r>
      <w:r>
        <w:br/>
        <w:t xml:space="preserve">                                               ViInt64 FirstRecord,</w:t>
      </w:r>
      <w:r>
        <w:br/>
        <w:t xml:space="preserve">                                               ViInt64 NumRecords,</w:t>
      </w:r>
      <w:r>
        <w:br/>
        <w:t xml:space="preserve">                                               ViInt64 OffsetWithinRecord,</w:t>
      </w:r>
      <w:r>
        <w:br/>
        <w:t xml:space="preserve">                                               ViInt64 NumPointsPerRecord,</w:t>
      </w:r>
      <w:r>
        <w:br/>
        <w:t xml:space="preserve">                                               ViInt64 WaveformArraySize,</w:t>
      </w:r>
      <w:r>
        <w:br/>
        <w:t xml:space="preserve">                                               ViInt16 WaveformArray[],</w:t>
      </w:r>
      <w:r>
        <w:br/>
        <w:t xml:space="preserve">                                               ViInt64* ActualRecords,</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r>
        <w:br/>
        <w:t xml:space="preserve">                                               ViReal64* ScaleFactor,</w:t>
      </w:r>
      <w:r>
        <w:br/>
        <w:t xml:space="preserve">                                               ViReal64* ScaleOffset);</w:t>
      </w:r>
    </w:p>
    <w:p w:rsidR="00A77906" w:rsidRDefault="00A77906" w:rsidP="00A77906">
      <w:pPr>
        <w:pStyle w:val="FunctionHead"/>
      </w:pPr>
      <w:r>
        <w:t>Parameters</w:t>
      </w:r>
    </w:p>
    <w:tbl>
      <w:tblPr>
        <w:tblW w:w="8821" w:type="dxa"/>
        <w:tblInd w:w="728" w:type="dxa"/>
        <w:tblLayout w:type="fixed"/>
        <w:tblCellMar>
          <w:left w:w="80" w:type="dxa"/>
          <w:right w:w="80" w:type="dxa"/>
        </w:tblCellMar>
        <w:tblLook w:val="0000"/>
      </w:tblPr>
      <w:tblGrid>
        <w:gridCol w:w="2682"/>
        <w:gridCol w:w="4500"/>
        <w:gridCol w:w="1639"/>
      </w:tblGrid>
      <w:tr w:rsidR="00A77906" w:rsidTr="008157DE">
        <w:trPr>
          <w:cantSplit/>
        </w:trPr>
        <w:tc>
          <w:tcPr>
            <w:tcW w:w="2682" w:type="dxa"/>
            <w:tcBorders>
              <w:top w:val="single" w:sz="6" w:space="0" w:color="auto"/>
              <w:left w:val="single" w:sz="6" w:space="0" w:color="auto"/>
              <w:right w:val="single" w:sz="6" w:space="0" w:color="auto"/>
            </w:tcBorders>
          </w:tcPr>
          <w:p w:rsidR="00A77906" w:rsidRDefault="00A77906" w:rsidP="00F33B4F">
            <w:pPr>
              <w:pStyle w:val="TableHead"/>
            </w:pPr>
            <w:r>
              <w:t>Inputs</w:t>
            </w:r>
          </w:p>
        </w:tc>
        <w:tc>
          <w:tcPr>
            <w:tcW w:w="4500" w:type="dxa"/>
            <w:tcBorders>
              <w:top w:val="single" w:sz="6" w:space="0" w:color="auto"/>
              <w:left w:val="single" w:sz="6" w:space="0" w:color="auto"/>
              <w:right w:val="single" w:sz="6" w:space="0" w:color="auto"/>
            </w:tcBorders>
          </w:tcPr>
          <w:p w:rsidR="00A77906" w:rsidRDefault="00A77906" w:rsidP="00F33B4F">
            <w:pPr>
              <w:pStyle w:val="TableHead"/>
            </w:pPr>
            <w:r>
              <w:t>Description</w:t>
            </w:r>
          </w:p>
        </w:tc>
        <w:tc>
          <w:tcPr>
            <w:tcW w:w="1639" w:type="dxa"/>
            <w:tcBorders>
              <w:top w:val="single" w:sz="6" w:space="0" w:color="auto"/>
              <w:left w:val="single" w:sz="6" w:space="0" w:color="auto"/>
              <w:right w:val="single" w:sz="6" w:space="0" w:color="auto"/>
            </w:tcBorders>
          </w:tcPr>
          <w:p w:rsidR="00A77906" w:rsidRDefault="00A77906" w:rsidP="00F33B4F">
            <w:pPr>
              <w:pStyle w:val="TableHead"/>
            </w:pPr>
            <w:r>
              <w:t>Base Type</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w:t>
            </w:r>
            <w:r w:rsidR="00335ADF">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Instrument handle.</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ViSession</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ChannelName</w:t>
            </w:r>
            <w:r w:rsidR="00335ADF">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Name of the channel from which to retrieve the data.</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ViConstString</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335ADF">
            <w:pPr>
              <w:pStyle w:val="TableCellCourierNew"/>
            </w:pPr>
            <w:r>
              <w:t>FirstRecord</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number of the first record to read.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NumRecords</w:t>
            </w:r>
            <w:r w:rsidR="008157DE">
              <w:t xml:space="preserve"> (C/COM)</w:t>
            </w:r>
          </w:p>
          <w:p w:rsidR="008157DE" w:rsidRDefault="008157DE" w:rsidP="00A77906">
            <w:pPr>
              <w:pStyle w:val="TableCellCourierNew"/>
            </w:pPr>
            <w:r>
              <w:t>NumberOfRecords (.NET)</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 xml:space="preserve">Specifies the number of </w:t>
            </w:r>
            <w:r w:rsidR="008B7093">
              <w:t xml:space="preserve">consecutive </w:t>
            </w:r>
            <w:r>
              <w:t>records to read</w:t>
            </w:r>
            <w:r w:rsidR="0080634C">
              <w:t xml:space="preserve">. </w:t>
            </w:r>
            <w:r>
              <w:t>If NumRecords is greater than 1, this parameter allows full or partial (if OffsetWithinRecord and NumPointsPerRecord are specified accordingly) data to be retrieved from multiple digitizer records in a single Fetch call</w:t>
            </w:r>
            <w:r w:rsidR="0080634C">
              <w:t xml:space="preserve">. </w:t>
            </w:r>
            <w:r>
              <w:t>If NumRecords is less than or equal to zero, an error will be returned.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OffsetWithinRecord</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start index within the record from which the data should be retrieved</w:t>
            </w:r>
            <w:r w:rsidR="0080634C">
              <w:t xml:space="preserve">. </w:t>
            </w:r>
            <w:r>
              <w:t>While normally zero, this parameter allows users to retrieve partial records</w:t>
            </w:r>
            <w:r w:rsidR="0080634C">
              <w:t xml:space="preserve">. </w:t>
            </w:r>
            <w:r>
              <w:t>Data that comes before the OffsetWithinRecord index will not be retrieved</w:t>
            </w:r>
            <w:r w:rsidR="0080634C">
              <w:t xml:space="preserve">. </w:t>
            </w:r>
            <w:r>
              <w:t>This is perhaps most useful when retrieving very large data records because it allows records to be retrieved in several smaller chunks.</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lastRenderedPageBreak/>
              <w:t>NumPointsPerRecord</w:t>
            </w:r>
            <w:r w:rsidR="008157DE">
              <w:t xml:space="preserve"> (C/COM)</w:t>
            </w:r>
          </w:p>
          <w:p w:rsidR="008157DE" w:rsidRDefault="008157DE" w:rsidP="00A77906">
            <w:pPr>
              <w:pStyle w:val="TableCellCourierNew"/>
            </w:pPr>
            <w:r>
              <w:t>NumberOfPointsPerRecord (.NET)</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number of data points</w:t>
            </w:r>
            <w:r w:rsidR="00CC43E0">
              <w:t xml:space="preserve"> per record</w:t>
            </w:r>
            <w:r>
              <w:t xml:space="preserve"> to return</w:t>
            </w:r>
            <w:r w:rsidR="0080634C">
              <w:t xml:space="preserve">. </w:t>
            </w:r>
            <w:r>
              <w:t>This number may be larger than the amount of data available</w:t>
            </w:r>
            <w:r w:rsidR="0080634C">
              <w:t xml:space="preserve">. </w:t>
            </w:r>
            <w:r>
              <w:t>Use the ActualPoints parameter to determine how many data points were returned.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WaveformArraySize</w:t>
            </w:r>
            <w:r w:rsidR="00335ADF">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 In IVI-COM it is the driver that allocates the memory buffer, unless a non-NULL SAFEARRAY is passed.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260EAA" w:rsidTr="008157DE">
        <w:trPr>
          <w:cantSplit/>
        </w:trPr>
        <w:tc>
          <w:tcPr>
            <w:tcW w:w="2682" w:type="dxa"/>
            <w:tcBorders>
              <w:top w:val="single" w:sz="6" w:space="0" w:color="auto"/>
              <w:left w:val="single" w:sz="6" w:space="0" w:color="auto"/>
              <w:bottom w:val="single" w:sz="6" w:space="0" w:color="auto"/>
              <w:right w:val="single" w:sz="6" w:space="0" w:color="auto"/>
            </w:tcBorders>
          </w:tcPr>
          <w:p w:rsidR="00260EAA" w:rsidRDefault="00260EAA" w:rsidP="00A77906">
            <w:pPr>
              <w:pStyle w:val="TableCellCourierNew"/>
            </w:pPr>
            <w:r>
              <w:t>waveforms (.NET)</w:t>
            </w:r>
          </w:p>
        </w:tc>
        <w:tc>
          <w:tcPr>
            <w:tcW w:w="4500" w:type="dxa"/>
            <w:tcBorders>
              <w:top w:val="single" w:sz="6" w:space="0" w:color="auto"/>
              <w:left w:val="single" w:sz="6" w:space="0" w:color="auto"/>
              <w:bottom w:val="single" w:sz="6" w:space="0" w:color="auto"/>
              <w:right w:val="single" w:sz="6" w:space="0" w:color="auto"/>
            </w:tcBorders>
          </w:tcPr>
          <w:p w:rsidR="00260EAA" w:rsidRDefault="00260EAA" w:rsidP="00260EAA">
            <w:pPr>
              <w:pStyle w:val="TableCell"/>
            </w:pPr>
            <w:r>
              <w:t>A Waveform collection object with a particular number of waveforms, each with data of a particular size needed only for reusing waveform object across reads. The waveform collection memory may</w:t>
            </w:r>
            <w:r w:rsidR="00C06F58">
              <w:t xml:space="preserve"> be</w:t>
            </w:r>
            <w:r>
              <w:t xml:space="preserve"> allocated before calling this method, or during the call to this method</w:t>
            </w:r>
            <w:r w:rsidR="00C06F58">
              <w:t xml:space="preserve">. </w:t>
            </w:r>
            <w:r>
              <w:t>To allocate memory before calling this method, create a waveform collection object using the Create Waveform Collection method and set the waveforms parameter to that waveform collection</w:t>
            </w:r>
            <w:r w:rsidR="00C06F58">
              <w:t xml:space="preserve">. </w:t>
            </w:r>
            <w:r>
              <w:t xml:space="preserve">To allocate memory during the call to this method, set the  waveforms parameter to </w:t>
            </w:r>
            <w:r w:rsidRPr="00126D3E">
              <w:rPr>
                <w:rFonts w:ascii="Courier New" w:hAnsi="Courier New" w:cs="Courier New"/>
                <w:sz w:val="18"/>
                <w:szCs w:val="18"/>
              </w:rPr>
              <w:t>(IWaveformCollection&lt;</w:t>
            </w:r>
            <w:r>
              <w:rPr>
                <w:rFonts w:ascii="Courier New" w:hAnsi="Courier New" w:cs="Courier New"/>
                <w:sz w:val="18"/>
                <w:szCs w:val="18"/>
              </w:rPr>
              <w:t>Int16</w:t>
            </w:r>
            <w:r w:rsidRPr="00126D3E">
              <w:rPr>
                <w:rFonts w:ascii="Courier New" w:hAnsi="Courier New" w:cs="Courier New"/>
                <w:sz w:val="18"/>
                <w:szCs w:val="18"/>
              </w:rPr>
              <w:t>&gt;)null</w:t>
            </w:r>
            <w:r w:rsidR="00C06F58">
              <w:t xml:space="preserve">. </w:t>
            </w:r>
            <w:r>
              <w:t xml:space="preserve">Note that this is critically different than setting waveforms to </w:t>
            </w:r>
            <w:r w:rsidRPr="00126D3E">
              <w:rPr>
                <w:rFonts w:ascii="Courier New" w:hAnsi="Courier New" w:cs="Courier New"/>
                <w:sz w:val="18"/>
                <w:szCs w:val="18"/>
              </w:rPr>
              <w:t>null</w:t>
            </w:r>
            <w:r>
              <w:t>, which generates a build error.</w:t>
            </w:r>
          </w:p>
        </w:tc>
        <w:tc>
          <w:tcPr>
            <w:tcW w:w="1639" w:type="dxa"/>
            <w:tcBorders>
              <w:top w:val="single" w:sz="6" w:space="0" w:color="auto"/>
              <w:left w:val="single" w:sz="6" w:space="0" w:color="auto"/>
              <w:bottom w:val="single" w:sz="6" w:space="0" w:color="auto"/>
              <w:right w:val="single" w:sz="6" w:space="0" w:color="auto"/>
            </w:tcBorders>
          </w:tcPr>
          <w:p w:rsidR="00260EAA" w:rsidRDefault="00260EAA" w:rsidP="00A77906">
            <w:pPr>
              <w:pStyle w:val="TableCellCourierNew"/>
            </w:pPr>
            <w:r>
              <w:t>IWaveformCollection&lt;Int16&gt;</w:t>
            </w:r>
          </w:p>
        </w:tc>
      </w:tr>
    </w:tbl>
    <w:p w:rsidR="00F33B4F" w:rsidRDefault="00F33B4F" w:rsidP="00A77906">
      <w:pPr>
        <w:pStyle w:val="FunctionHead"/>
      </w:pPr>
    </w:p>
    <w:tbl>
      <w:tblPr>
        <w:tblW w:w="8839" w:type="dxa"/>
        <w:tblInd w:w="710" w:type="dxa"/>
        <w:tblLayout w:type="fixed"/>
        <w:tblCellMar>
          <w:left w:w="80" w:type="dxa"/>
          <w:right w:w="80" w:type="dxa"/>
        </w:tblCellMar>
        <w:tblLook w:val="0000"/>
      </w:tblPr>
      <w:tblGrid>
        <w:gridCol w:w="18"/>
        <w:gridCol w:w="2682"/>
        <w:gridCol w:w="4500"/>
        <w:gridCol w:w="1620"/>
        <w:gridCol w:w="19"/>
      </w:tblGrid>
      <w:tr w:rsidR="00F33B4F" w:rsidTr="008157DE">
        <w:trPr>
          <w:gridAfter w:val="1"/>
          <w:wAfter w:w="19" w:type="dxa"/>
          <w:cantSplit/>
        </w:trPr>
        <w:tc>
          <w:tcPr>
            <w:tcW w:w="2700" w:type="dxa"/>
            <w:gridSpan w:val="2"/>
            <w:tcBorders>
              <w:top w:val="single" w:sz="6" w:space="0" w:color="auto"/>
              <w:left w:val="single" w:sz="6" w:space="0" w:color="auto"/>
              <w:right w:val="single" w:sz="6" w:space="0" w:color="auto"/>
            </w:tcBorders>
          </w:tcPr>
          <w:p w:rsidR="00F33B4F" w:rsidRDefault="00F33B4F" w:rsidP="00F33B4F">
            <w:pPr>
              <w:pStyle w:val="TableHead"/>
            </w:pPr>
            <w:r>
              <w:t>Outputs</w:t>
            </w:r>
          </w:p>
        </w:tc>
        <w:tc>
          <w:tcPr>
            <w:tcW w:w="4500" w:type="dxa"/>
            <w:tcBorders>
              <w:top w:val="single" w:sz="6" w:space="0" w:color="auto"/>
              <w:left w:val="single" w:sz="6" w:space="0" w:color="auto"/>
              <w:right w:val="single" w:sz="6" w:space="0" w:color="auto"/>
            </w:tcBorders>
          </w:tcPr>
          <w:p w:rsidR="00F33B4F" w:rsidRDefault="00F33B4F" w:rsidP="00F33B4F">
            <w:pPr>
              <w:pStyle w:val="TableHead"/>
            </w:pPr>
            <w:r>
              <w:t>Description</w:t>
            </w:r>
          </w:p>
        </w:tc>
        <w:tc>
          <w:tcPr>
            <w:tcW w:w="1620" w:type="dxa"/>
            <w:tcBorders>
              <w:top w:val="single" w:sz="6" w:space="0" w:color="auto"/>
              <w:left w:val="single" w:sz="6" w:space="0" w:color="auto"/>
              <w:right w:val="single" w:sz="6" w:space="0" w:color="auto"/>
            </w:tcBorders>
          </w:tcPr>
          <w:p w:rsidR="00F33B4F" w:rsidRDefault="00F33B4F" w:rsidP="00F33B4F">
            <w:pPr>
              <w:pStyle w:val="TableHead"/>
            </w:pPr>
            <w:r>
              <w:t>Base Type</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WaveformArray</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Buffer into which the acquired waveform is stored. For IVI-C, this buffer is always user allocated. For IVI-COM, this buffer may either be user allocated or driver allocated. To have the driver allocate the buffer, the user passes in a valid pointer to a NULL SAFEARRAY. Note that this is critically different than passing in a NULL pointer, which generates an error. When IVI-COM users pass in a pointer to a non-NULL SAFEARRAY, the driver fills the user-allocated array in the same fashion as with IVI-C.</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ViInt16[]</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ActualRecords</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 xml:space="preserve">Indicates how many records in the acquisition completed successfully. The arrays </w:t>
            </w:r>
            <w:r w:rsidRPr="00FB66E6">
              <w:rPr>
                <w:rFonts w:ascii="Courier New" w:hAnsi="Courier New" w:cs="Courier New"/>
                <w:sz w:val="18"/>
                <w:szCs w:val="18"/>
              </w:rPr>
              <w:t>ActualPoints</w:t>
            </w:r>
            <w:r>
              <w:t xml:space="preserve">, </w:t>
            </w:r>
            <w:r w:rsidRPr="00FB66E6">
              <w:rPr>
                <w:rFonts w:ascii="Courier New" w:hAnsi="Courier New" w:cs="Courier New"/>
                <w:sz w:val="18"/>
                <w:szCs w:val="18"/>
              </w:rPr>
              <w:t>FirstValidPoint</w:t>
            </w:r>
            <w:r>
              <w:t xml:space="preserve">, </w:t>
            </w:r>
            <w:r w:rsidRPr="00FB66E6">
              <w:rPr>
                <w:rFonts w:ascii="Courier New" w:hAnsi="Courier New" w:cs="Courier New"/>
                <w:sz w:val="18"/>
                <w:szCs w:val="18"/>
              </w:rPr>
              <w:t>InitialXOffset</w:t>
            </w:r>
            <w:r>
              <w:t xml:space="preserve">, </w:t>
            </w:r>
            <w:r w:rsidRPr="00FB66E6">
              <w:rPr>
                <w:rFonts w:ascii="Courier New" w:hAnsi="Courier New" w:cs="Courier New"/>
                <w:sz w:val="18"/>
                <w:szCs w:val="18"/>
              </w:rPr>
              <w:t>InitialXTimeSeconds</w:t>
            </w:r>
            <w:r>
              <w:t xml:space="preserve"> and</w:t>
            </w:r>
            <w:r w:rsidRPr="00FB66E6">
              <w:rPr>
                <w:rFonts w:ascii="Courier New" w:hAnsi="Courier New" w:cs="Courier New"/>
                <w:sz w:val="18"/>
                <w:szCs w:val="18"/>
              </w:rPr>
              <w:t xml:space="preserve"> InitialXTimeFraction</w:t>
            </w:r>
            <w:r>
              <w:t xml:space="preserve"> have the corresponding first contiguous values valid.</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ActualPoints</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 xml:space="preserve">Indicates how many data points were actually retrieved from the instrument for each completed record.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lastRenderedPageBreak/>
              <w:t>FirstValidPoint</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bookmarkStart w:id="378" w:name="OLE_LINK9"/>
            <w:bookmarkStart w:id="379" w:name="OLE_LINK10"/>
            <w:r>
              <w:t xml:space="preserve">Indicates the index of the first valid data point in the output Data array for each completed record. This value will often be </w:t>
            </w:r>
            <w:r w:rsidR="00E125A1">
              <w:t>simply the record index (zero to ActualRecords-1) times NumPointsPerRecord</w:t>
            </w:r>
            <w:r>
              <w:t>.</w:t>
            </w:r>
            <w:bookmarkEnd w:id="378"/>
            <w:bookmarkEnd w:id="379"/>
            <w:r>
              <w:t xml:space="preserve"> 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 xml:space="preserve">This eliminates the need to shift the data during the transfer, ensuring maximum data transfer rates.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InitialXOffset</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 xml:space="preserve">The time in relation to the Trigger Event of the first point in the waveform in seconds. Negative values mean that the first point in the waveform array was acquired before the trigger event.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InitialXTimeSeconds</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sufficient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InitialXTimeFraction</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sufficient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XIncrement</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The time between points in the acquired waveform in seconds.</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ScaleFactor</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Scaling factor for the waveform data.</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ScaleOffset</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Scaling offset for the waveform data.</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8157DE"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8157DE" w:rsidRDefault="008157DE" w:rsidP="00DF6CFA">
            <w:pPr>
              <w:pStyle w:val="TableCellCourierNew"/>
            </w:pPr>
            <w:r>
              <w:lastRenderedPageBreak/>
              <w:t>Return Value (.NET)</w:t>
            </w:r>
          </w:p>
        </w:tc>
        <w:tc>
          <w:tcPr>
            <w:tcW w:w="4500" w:type="dxa"/>
            <w:tcBorders>
              <w:top w:val="single" w:sz="6" w:space="0" w:color="auto"/>
              <w:left w:val="single" w:sz="6" w:space="0" w:color="auto"/>
              <w:bottom w:val="single" w:sz="6" w:space="0" w:color="auto"/>
              <w:right w:val="single" w:sz="6" w:space="0" w:color="auto"/>
            </w:tcBorders>
          </w:tcPr>
          <w:p w:rsidR="008157DE" w:rsidRDefault="008157DE" w:rsidP="008157DE">
            <w:pPr>
              <w:pStyle w:val="TableCell"/>
            </w:pPr>
            <w:r>
              <w:t>A waveform collection object with data from the channel.</w:t>
            </w:r>
          </w:p>
          <w:p w:rsidR="008157DE" w:rsidRDefault="008157DE" w:rsidP="008157DE">
            <w:pPr>
              <w:pStyle w:val="Body1"/>
              <w:ind w:left="0"/>
            </w:pPr>
            <w:r>
              <w:t>(In .NET, this is the return value of the method.)</w:t>
            </w:r>
          </w:p>
          <w:p w:rsidR="008157DE" w:rsidRDefault="008157DE" w:rsidP="008157DE">
            <w:pPr>
              <w:pStyle w:val="TableCell"/>
            </w:pPr>
            <w:r>
              <w:t xml:space="preserve">(The </w:t>
            </w:r>
            <w:r>
              <w:rPr>
                <w:rStyle w:val="Italic"/>
              </w:rPr>
              <w:t>IVI-3.2: Inherent Capabilities Specification</w:t>
            </w:r>
            <w:r>
              <w:t xml:space="preserve"> defines the IwaveformCollection interface.)</w:t>
            </w:r>
          </w:p>
        </w:tc>
        <w:tc>
          <w:tcPr>
            <w:tcW w:w="1639" w:type="dxa"/>
            <w:gridSpan w:val="2"/>
            <w:tcBorders>
              <w:top w:val="single" w:sz="6" w:space="0" w:color="auto"/>
              <w:left w:val="single" w:sz="6" w:space="0" w:color="auto"/>
              <w:bottom w:val="single" w:sz="6" w:space="0" w:color="auto"/>
              <w:right w:val="single" w:sz="6" w:space="0" w:color="auto"/>
            </w:tcBorders>
          </w:tcPr>
          <w:p w:rsidR="008157DE" w:rsidRDefault="008157DE" w:rsidP="008157DE">
            <w:pPr>
              <w:pStyle w:val="TableCellCourierNew"/>
            </w:pPr>
            <w:r>
              <w:t>IWaveformCollection&lt;Int16&gt;</w:t>
            </w:r>
          </w:p>
        </w:tc>
      </w:tr>
    </w:tbl>
    <w:p w:rsidR="00A77906" w:rsidRDefault="00A77906" w:rsidP="00A77906">
      <w:pPr>
        <w:pStyle w:val="FunctionHead"/>
      </w:pPr>
      <w:r>
        <w:t>Return Values</w:t>
      </w:r>
    </w:p>
    <w:p w:rsidR="005F0F2A" w:rsidRPr="004B021F" w:rsidRDefault="00A77906" w:rsidP="005F0F2A">
      <w:pPr>
        <w:pStyle w:val="Body1"/>
      </w:pPr>
      <w:r>
        <w:t xml:space="preserve">The </w:t>
      </w:r>
      <w:r>
        <w:rPr>
          <w:rStyle w:val="Italic"/>
        </w:rPr>
        <w:t>IVI-3.2: Inherent Capabilities Specification</w:t>
      </w:r>
      <w:r>
        <w:t xml:space="preserve"> defines general status codes that this function can return.</w:t>
      </w:r>
      <w:r w:rsidR="005F0F2A" w:rsidRPr="005F0F2A">
        <w:t xml:space="preserve"> </w:t>
      </w:r>
      <w:r w:rsidR="005F0F2A" w:rsidRPr="004B021F">
        <w:t>T</w:t>
      </w:r>
      <w:r w:rsidR="005F0F2A">
        <w:t>his function can also return th</w:t>
      </w:r>
      <w:r w:rsidR="003B77F2">
        <w:t>i</w:t>
      </w:r>
      <w:r w:rsidR="005F0F2A" w:rsidRPr="004B021F">
        <w:t>s additional class</w:t>
      </w:r>
      <w:r w:rsidR="005F0F2A">
        <w:t>-defined</w:t>
      </w:r>
      <w:r w:rsidR="005F0F2A" w:rsidRPr="004B021F">
        <w:t xml:space="preserve"> status code:</w:t>
      </w:r>
    </w:p>
    <w:p w:rsidR="005F0F2A" w:rsidRPr="00E6162F" w:rsidRDefault="005F0F2A" w:rsidP="005F0F2A">
      <w:pPr>
        <w:pStyle w:val="Body1"/>
        <w:numPr>
          <w:ilvl w:val="0"/>
          <w:numId w:val="65"/>
        </w:numPr>
      </w:pPr>
      <w:r>
        <w:t>Channel Not Enabled</w:t>
      </w:r>
    </w:p>
    <w:p w:rsidR="00BF66FC" w:rsidRPr="00F7116C" w:rsidRDefault="00BF66FC" w:rsidP="00BF66FC">
      <w:pPr>
        <w:pStyle w:val="AttrFuncSubheading"/>
        <w:rPr>
          <w:color w:val="auto"/>
        </w:rPr>
      </w:pPr>
      <w:r w:rsidRPr="00F7116C">
        <w:rPr>
          <w:color w:val="auto"/>
        </w:rPr>
        <w:t>.NET Exceptions</w:t>
      </w:r>
    </w:p>
    <w:p w:rsidR="00BF66FC" w:rsidRDefault="00BF66FC" w:rsidP="00BF66F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BF66FC" w:rsidRDefault="00BF66FC" w:rsidP="00BF66FC">
      <w:pPr>
        <w:pStyle w:val="IVIBody"/>
      </w:pPr>
      <w:r w:rsidRPr="004B021F">
        <w:t>T</w:t>
      </w:r>
      <w:r>
        <w:t>his method can also throw these</w:t>
      </w:r>
      <w:r w:rsidRPr="004B021F">
        <w:t xml:space="preserve"> additional class</w:t>
      </w:r>
      <w:r>
        <w:t>-defined exceptions:</w:t>
      </w:r>
    </w:p>
    <w:p w:rsidR="00BF66FC" w:rsidRDefault="00BF66FC" w:rsidP="00BF66FC">
      <w:pPr>
        <w:pStyle w:val="Body1"/>
        <w:numPr>
          <w:ilvl w:val="0"/>
          <w:numId w:val="65"/>
        </w:numPr>
      </w:pPr>
      <w:r>
        <w:t>Channel Not Enabled</w:t>
      </w:r>
    </w:p>
    <w:p w:rsidR="00A77906" w:rsidRDefault="00A77906" w:rsidP="00DF6CFA">
      <w:pPr>
        <w:pStyle w:val="Heading3"/>
        <w:pageBreakBefore/>
      </w:pPr>
      <w:bookmarkStart w:id="380" w:name="_Toc304583658"/>
      <w:bookmarkStart w:id="381" w:name="_Toc306374509"/>
      <w:r>
        <w:lastRenderedPageBreak/>
        <w:t>Fetch Multi-Record Waveform Int32</w:t>
      </w:r>
      <w:bookmarkEnd w:id="380"/>
      <w:bookmarkEnd w:id="381"/>
    </w:p>
    <w:p w:rsidR="00A77906" w:rsidRDefault="00A77906" w:rsidP="00A77906">
      <w:pPr>
        <w:pStyle w:val="FunctionHead"/>
      </w:pPr>
      <w:r>
        <w:t>Description</w:t>
      </w:r>
    </w:p>
    <w:p w:rsidR="00A77906" w:rsidRDefault="00A77906" w:rsidP="00A77906">
      <w:pPr>
        <w:pStyle w:val="Body1"/>
      </w:pPr>
      <w:r>
        <w:t>This function operates identically to the Fetch Multi-Record Waveform Int16, with the only difference being the data type of the returned waveform array</w:t>
      </w:r>
      <w:r w:rsidR="0080634C">
        <w:t xml:space="preserve">. </w:t>
      </w:r>
      <w:r>
        <w:t>Please see the definition of that function for details.</w:t>
      </w:r>
    </w:p>
    <w:p w:rsidR="008157DE" w:rsidRDefault="008157DE" w:rsidP="008157DE">
      <w:pPr>
        <w:pStyle w:val="FunctionHead"/>
      </w:pPr>
      <w:r>
        <w:t>.NET Method Prototype</w:t>
      </w:r>
    </w:p>
    <w:p w:rsidR="008157DE" w:rsidRDefault="008157DE" w:rsidP="008157DE">
      <w:pPr>
        <w:pStyle w:val="Code1"/>
      </w:pPr>
      <w:r>
        <w:t>IWaveformCollection&lt;Int32&gt;</w:t>
      </w:r>
    </w:p>
    <w:p w:rsidR="008157DE" w:rsidRDefault="008157DE" w:rsidP="008157DE">
      <w:pPr>
        <w:pStyle w:val="Code1"/>
        <w:spacing w:before="0"/>
      </w:pPr>
      <w:r>
        <w:t xml:space="preserve">            Channels[].MultiRecordMeasurement.FetchMultiRecordWaveform (</w:t>
      </w:r>
    </w:p>
    <w:p w:rsidR="008157DE" w:rsidRDefault="008157DE" w:rsidP="008157DE">
      <w:pPr>
        <w:pStyle w:val="Code1"/>
        <w:spacing w:before="0"/>
      </w:pPr>
      <w:r>
        <w:t xml:space="preserve">                             </w:t>
      </w:r>
      <w:r w:rsidRPr="006374D4">
        <w:t xml:space="preserve">Int64 </w:t>
      </w:r>
      <w:r>
        <w:t>f</w:t>
      </w:r>
      <w:r w:rsidRPr="006374D4">
        <w:t>irstRecord,</w:t>
      </w:r>
    </w:p>
    <w:p w:rsidR="008157DE" w:rsidRDefault="008157DE" w:rsidP="008157DE">
      <w:pPr>
        <w:pStyle w:val="Code1"/>
        <w:spacing w:before="0"/>
      </w:pPr>
      <w:r w:rsidRPr="006374D4">
        <w:t xml:space="preserve">                             Int64 </w:t>
      </w:r>
      <w:r>
        <w:t>numberOf</w:t>
      </w:r>
      <w:r w:rsidRPr="006374D4">
        <w:t>Records,</w:t>
      </w:r>
    </w:p>
    <w:p w:rsidR="008157DE" w:rsidRDefault="008157DE" w:rsidP="008157DE">
      <w:pPr>
        <w:pStyle w:val="Code1"/>
        <w:spacing w:before="0"/>
      </w:pPr>
      <w:r w:rsidRPr="006374D4">
        <w:t xml:space="preserve">                             Int64 </w:t>
      </w:r>
      <w:r>
        <w:t>o</w:t>
      </w:r>
      <w:r w:rsidRPr="006374D4">
        <w:t>ffsetWithinRecord,</w:t>
      </w:r>
    </w:p>
    <w:p w:rsidR="008157DE" w:rsidRDefault="008157DE" w:rsidP="008157DE">
      <w:pPr>
        <w:pStyle w:val="Code1"/>
        <w:spacing w:before="0"/>
      </w:pPr>
      <w:r w:rsidRPr="006374D4">
        <w:t xml:space="preserve">                             Int64 </w:t>
      </w:r>
      <w:r>
        <w:t>n</w:t>
      </w:r>
      <w:r w:rsidRPr="006374D4">
        <w:t>um</w:t>
      </w:r>
      <w:r>
        <w:t>berOf</w:t>
      </w:r>
      <w:r w:rsidRPr="006374D4">
        <w:t>PointsPerRecord,</w:t>
      </w:r>
    </w:p>
    <w:p w:rsidR="008157DE" w:rsidRDefault="008157DE" w:rsidP="008157DE">
      <w:pPr>
        <w:pStyle w:val="Code1"/>
        <w:spacing w:before="0"/>
      </w:pPr>
      <w:r>
        <w:t xml:space="preserve">                             IWaveformCollection&lt;Int32&gt; waveforms</w:t>
      </w:r>
      <w:r w:rsidRPr="006374D4">
        <w:t>);</w:t>
      </w:r>
    </w:p>
    <w:p w:rsidR="00A77906" w:rsidRDefault="00A77906" w:rsidP="00A77906">
      <w:pPr>
        <w:pStyle w:val="FunctionHead"/>
      </w:pPr>
      <w:r>
        <w:t>COM Method Prototype</w:t>
      </w:r>
    </w:p>
    <w:p w:rsidR="00A77906" w:rsidRDefault="00A77906" w:rsidP="00A77906">
      <w:pPr>
        <w:pStyle w:val="Code1"/>
      </w:pPr>
      <w:r>
        <w:t>HRESULT Channels.Item().</w:t>
      </w:r>
      <w:r w:rsidR="003036A3">
        <w:t>MultiRecord</w:t>
      </w:r>
      <w:r>
        <w:t>Measurement.FetchMultiRecordWaveformInt32 (</w:t>
      </w:r>
      <w:r>
        <w:br/>
        <w:t xml:space="preserve">                             [in] __int64 FirstRecord,</w:t>
      </w:r>
      <w:r>
        <w:br/>
        <w:t xml:space="preserve">                             [in] __int64 NumRecords,</w:t>
      </w:r>
      <w:r>
        <w:br/>
        <w:t xml:space="preserve">                             [in] __int64 OffsetWithinRecord,</w:t>
      </w:r>
      <w:r>
        <w:br/>
        <w:t xml:space="preserve">                             [in] __int64 NumPointsPerRecord,</w:t>
      </w:r>
      <w:r>
        <w:br/>
        <w:t xml:space="preserve">                             [in, out] SAFEARRAY(long)* WaveformArray,</w:t>
      </w:r>
      <w:r>
        <w:br/>
        <w:t xml:space="preserve">                             [in, out] __int64 * ActualRecords,</w:t>
      </w:r>
      <w:r>
        <w:br/>
        <w:t xml:space="preserve">                             [in, out] SAFEARRAY(__int64)* ActualPoints,</w:t>
      </w:r>
      <w:r>
        <w:br/>
        <w:t xml:space="preserve">                             [in, out] SAFEARRAY(__int64)* FirstValidPoint,</w:t>
      </w:r>
      <w:r>
        <w:br/>
        <w:t xml:space="preserve">                             [in, out] SAFEARRAY(double)* InitialXOffset,</w:t>
      </w:r>
      <w:r>
        <w:br/>
        <w:t xml:space="preserve">                             [in, out] SAFEARRAY(double)* InitialXTimeSeconds,</w:t>
      </w:r>
      <w:r>
        <w:br/>
        <w:t xml:space="preserve">                             [in, out] SAFEARRAY(double)* InitialXTimeFraction,</w:t>
      </w:r>
      <w:r>
        <w:br/>
        <w:t xml:space="preserve">                             [in, out] double* XIncrement,</w:t>
      </w:r>
      <w:r>
        <w:br/>
        <w:t xml:space="preserve">                             [in, out] double* ScaleFactor,</w:t>
      </w:r>
      <w:r>
        <w:br/>
        <w:t xml:space="preserve">                             [in, out] double* ScaleOffset);</w:t>
      </w:r>
    </w:p>
    <w:p w:rsidR="00A77906" w:rsidRDefault="00A77906" w:rsidP="00A77906">
      <w:pPr>
        <w:pStyle w:val="FunctionHead"/>
      </w:pPr>
      <w:r>
        <w:t>C Prototype</w:t>
      </w:r>
    </w:p>
    <w:p w:rsidR="00A77906" w:rsidRDefault="00A77906" w:rsidP="00A77906">
      <w:pPr>
        <w:pStyle w:val="Code1"/>
        <w:tabs>
          <w:tab w:val="left" w:pos="630"/>
        </w:tabs>
      </w:pPr>
      <w:r>
        <w:t>ViStatus IviDigitizer_FetchMultiRecordWaveformInt32 (ViSession Vi,</w:t>
      </w:r>
      <w:r>
        <w:br/>
        <w:t xml:space="preserve">                                               ViConstString ChannelName,</w:t>
      </w:r>
      <w:r>
        <w:br/>
        <w:t xml:space="preserve">                                               ViInt64 FirstRecord,</w:t>
      </w:r>
      <w:r>
        <w:br/>
        <w:t xml:space="preserve">                                               ViInt64 NumRecords,</w:t>
      </w:r>
      <w:r>
        <w:br/>
        <w:t xml:space="preserve">                                               ViInt64 OffsetWithinRecord,</w:t>
      </w:r>
      <w:r>
        <w:br/>
        <w:t xml:space="preserve">                                               ViInt64 NumPointsPerRecord,</w:t>
      </w:r>
      <w:r>
        <w:br/>
        <w:t xml:space="preserve">                                               ViInt64 WaveformArraySize,</w:t>
      </w:r>
      <w:r>
        <w:br/>
        <w:t xml:space="preserve">                                               ViInt32 WaveformArray[],</w:t>
      </w:r>
      <w:r>
        <w:br/>
        <w:t xml:space="preserve">                                               ViInt64* ActualRecords,</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r>
        <w:br/>
        <w:t xml:space="preserve">                                               ViReal64* ScaleFactor,</w:t>
      </w:r>
      <w:r>
        <w:br/>
        <w:t xml:space="preserve">                                               ViReal64* ScaleOffset);</w:t>
      </w:r>
    </w:p>
    <w:p w:rsidR="00A77906" w:rsidRDefault="00A77906" w:rsidP="00A77906">
      <w:pPr>
        <w:pStyle w:val="FunctionHead"/>
      </w:pPr>
      <w:r>
        <w:t>Parameters</w:t>
      </w:r>
    </w:p>
    <w:tbl>
      <w:tblPr>
        <w:tblW w:w="8821" w:type="dxa"/>
        <w:tblInd w:w="728" w:type="dxa"/>
        <w:tblLayout w:type="fixed"/>
        <w:tblCellMar>
          <w:left w:w="80" w:type="dxa"/>
          <w:right w:w="80" w:type="dxa"/>
        </w:tblCellMar>
        <w:tblLook w:val="0000"/>
      </w:tblPr>
      <w:tblGrid>
        <w:gridCol w:w="2682"/>
        <w:gridCol w:w="4500"/>
        <w:gridCol w:w="1639"/>
      </w:tblGrid>
      <w:tr w:rsidR="00A77906" w:rsidTr="008157DE">
        <w:trPr>
          <w:cantSplit/>
        </w:trPr>
        <w:tc>
          <w:tcPr>
            <w:tcW w:w="2682" w:type="dxa"/>
            <w:tcBorders>
              <w:top w:val="single" w:sz="6" w:space="0" w:color="auto"/>
              <w:left w:val="single" w:sz="6" w:space="0" w:color="auto"/>
              <w:right w:val="single" w:sz="6" w:space="0" w:color="auto"/>
            </w:tcBorders>
          </w:tcPr>
          <w:p w:rsidR="00A77906" w:rsidRDefault="00A77906" w:rsidP="00F33B4F">
            <w:pPr>
              <w:pStyle w:val="TableHead"/>
            </w:pPr>
            <w:r>
              <w:t>Inputs</w:t>
            </w:r>
          </w:p>
        </w:tc>
        <w:tc>
          <w:tcPr>
            <w:tcW w:w="4500" w:type="dxa"/>
            <w:tcBorders>
              <w:top w:val="single" w:sz="6" w:space="0" w:color="auto"/>
              <w:left w:val="single" w:sz="6" w:space="0" w:color="auto"/>
              <w:right w:val="single" w:sz="6" w:space="0" w:color="auto"/>
            </w:tcBorders>
          </w:tcPr>
          <w:p w:rsidR="00A77906" w:rsidRDefault="00A77906" w:rsidP="00F33B4F">
            <w:pPr>
              <w:pStyle w:val="TableHead"/>
            </w:pPr>
            <w:r>
              <w:t>Description</w:t>
            </w:r>
          </w:p>
        </w:tc>
        <w:tc>
          <w:tcPr>
            <w:tcW w:w="1639" w:type="dxa"/>
            <w:tcBorders>
              <w:top w:val="single" w:sz="6" w:space="0" w:color="auto"/>
              <w:left w:val="single" w:sz="6" w:space="0" w:color="auto"/>
              <w:right w:val="single" w:sz="6" w:space="0" w:color="auto"/>
            </w:tcBorders>
          </w:tcPr>
          <w:p w:rsidR="00A77906" w:rsidRDefault="00A77906" w:rsidP="00F33B4F">
            <w:pPr>
              <w:pStyle w:val="TableHead"/>
            </w:pPr>
            <w:r>
              <w:t>Base Type</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w:t>
            </w:r>
            <w:r w:rsidR="008157DE">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Instrument handle.</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ViSession</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lastRenderedPageBreak/>
              <w:t>ChannelName</w:t>
            </w:r>
            <w:r w:rsidR="008157DE">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Name of the channel from which to retrieve the data.</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ViConstString</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FirstRecord</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number of the first record to read.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8157DE" w:rsidRDefault="00A77906" w:rsidP="008157DE">
            <w:pPr>
              <w:pStyle w:val="TableCellCourierNew"/>
            </w:pPr>
            <w:r>
              <w:t>NumRecords</w:t>
            </w:r>
            <w:r w:rsidR="008157DE">
              <w:t xml:space="preserve"> (C/COM)</w:t>
            </w:r>
          </w:p>
          <w:p w:rsidR="00A77906" w:rsidRDefault="008157DE" w:rsidP="008157DE">
            <w:pPr>
              <w:pStyle w:val="TableCellCourierNew"/>
            </w:pPr>
            <w:r>
              <w:t>NumberOfRecords (.NET)</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 xml:space="preserve">Specifies the number of </w:t>
            </w:r>
            <w:r w:rsidR="008B7093">
              <w:t xml:space="preserve">consecutive </w:t>
            </w:r>
            <w:r>
              <w:t>records to read</w:t>
            </w:r>
            <w:r w:rsidR="0080634C">
              <w:t xml:space="preserve">. </w:t>
            </w:r>
            <w:r>
              <w:t>If NumRecords is greater than 1, this parameter allows full or partial (if OffsetWithinRecord and NumPointsPerRecord are specified accordingly) data to be retrieved from multiple digitizer records in a single Fetch call</w:t>
            </w:r>
            <w:r w:rsidR="0080634C">
              <w:t xml:space="preserve">. </w:t>
            </w:r>
            <w:r>
              <w:t>If NumRecords is less than or equal to zero, an error will be returned.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OffsetWithinRecord</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start index within the record from which the data should be retrieved</w:t>
            </w:r>
            <w:r w:rsidR="0080634C">
              <w:t xml:space="preserve">. </w:t>
            </w:r>
            <w:r>
              <w:t>While normally zero, this parameter allows users to retrieve partial records</w:t>
            </w:r>
            <w:r w:rsidR="0080634C">
              <w:t xml:space="preserve">. </w:t>
            </w:r>
            <w:r>
              <w:t>Data that comes before the OffsetWithinRecord index will not be retrieved</w:t>
            </w:r>
            <w:r w:rsidR="0080634C">
              <w:t xml:space="preserve">. </w:t>
            </w:r>
            <w:r>
              <w:t>This is perhaps most useful when retrieving very large data records because it allows records to be retrieved in several smaller chunks.</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8157DE" w:rsidRDefault="00A77906" w:rsidP="008157DE">
            <w:pPr>
              <w:pStyle w:val="TableCellCourierNew"/>
            </w:pPr>
            <w:r>
              <w:t>NumPointsPerRecord</w:t>
            </w:r>
            <w:r w:rsidR="008157DE">
              <w:t xml:space="preserve"> (C/COM)</w:t>
            </w:r>
          </w:p>
          <w:p w:rsidR="00A77906" w:rsidRDefault="008157DE" w:rsidP="008157DE">
            <w:pPr>
              <w:pStyle w:val="TableCellCourierNew"/>
            </w:pPr>
            <w:r>
              <w:t>NumberOfPointsPerRecord (.NET)</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number of data points</w:t>
            </w:r>
            <w:r w:rsidR="00B51E0B">
              <w:t xml:space="preserve"> per record</w:t>
            </w:r>
            <w:r>
              <w:t xml:space="preserve"> to return</w:t>
            </w:r>
            <w:r w:rsidR="0080634C">
              <w:t xml:space="preserve">. </w:t>
            </w:r>
            <w:r>
              <w:t>This number may be larger than the amount of data available</w:t>
            </w:r>
            <w:r w:rsidR="0080634C">
              <w:t xml:space="preserve">. </w:t>
            </w:r>
            <w:r>
              <w:t>Use the ActualPoints parameter to determine how many data points were returned.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WaveformArraySize</w:t>
            </w:r>
            <w:r w:rsidR="008157DE">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 In IVI-COM it is the driver that allocates the memory buffer, unless a non-NULL SAFEARRAY is passed.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260EAA" w:rsidTr="008157DE">
        <w:trPr>
          <w:cantSplit/>
        </w:trPr>
        <w:tc>
          <w:tcPr>
            <w:tcW w:w="2682" w:type="dxa"/>
            <w:tcBorders>
              <w:top w:val="single" w:sz="6" w:space="0" w:color="auto"/>
              <w:left w:val="single" w:sz="6" w:space="0" w:color="auto"/>
              <w:bottom w:val="single" w:sz="6" w:space="0" w:color="auto"/>
              <w:right w:val="single" w:sz="6" w:space="0" w:color="auto"/>
            </w:tcBorders>
          </w:tcPr>
          <w:p w:rsidR="00260EAA" w:rsidRDefault="00260EAA" w:rsidP="001B5D21">
            <w:pPr>
              <w:pStyle w:val="TableCellCourierNew"/>
            </w:pPr>
            <w:r>
              <w:t>waveforms (.NET)</w:t>
            </w:r>
          </w:p>
        </w:tc>
        <w:tc>
          <w:tcPr>
            <w:tcW w:w="4500" w:type="dxa"/>
            <w:tcBorders>
              <w:top w:val="single" w:sz="6" w:space="0" w:color="auto"/>
              <w:left w:val="single" w:sz="6" w:space="0" w:color="auto"/>
              <w:bottom w:val="single" w:sz="6" w:space="0" w:color="auto"/>
              <w:right w:val="single" w:sz="6" w:space="0" w:color="auto"/>
            </w:tcBorders>
          </w:tcPr>
          <w:p w:rsidR="00260EAA" w:rsidRDefault="00260EAA" w:rsidP="00260EAA">
            <w:pPr>
              <w:pStyle w:val="TableCell"/>
            </w:pPr>
            <w:r>
              <w:t xml:space="preserve">A Waveform collection object with a particular number of waveforms, each with data of a particular size needed only for reusing waveform object across reads. The waveform collection memory may </w:t>
            </w:r>
            <w:r w:rsidR="00C06F58">
              <w:t xml:space="preserve">be </w:t>
            </w:r>
            <w:r>
              <w:t>allocated before calling this method, or d</w:t>
            </w:r>
            <w:r w:rsidR="00C06F58">
              <w:t xml:space="preserve">uring the call to this method. </w:t>
            </w:r>
            <w:r>
              <w:t>To allocate memory before calling this method, create a waveform collection object using the Create Waveform Collection method and set the waveforms paramete</w:t>
            </w:r>
            <w:r w:rsidR="00C06F58">
              <w:t xml:space="preserve">r to that waveform collection. </w:t>
            </w:r>
            <w:r>
              <w:t xml:space="preserve">To allocate memory during the call to this method, set the  waveforms parameter to </w:t>
            </w:r>
            <w:r w:rsidRPr="00126D3E">
              <w:rPr>
                <w:rFonts w:ascii="Courier New" w:hAnsi="Courier New" w:cs="Courier New"/>
                <w:sz w:val="18"/>
                <w:szCs w:val="18"/>
              </w:rPr>
              <w:t>(IWaveformCollection&lt;</w:t>
            </w:r>
            <w:r>
              <w:rPr>
                <w:rFonts w:ascii="Courier New" w:hAnsi="Courier New" w:cs="Courier New"/>
                <w:sz w:val="18"/>
                <w:szCs w:val="18"/>
              </w:rPr>
              <w:t>Int32</w:t>
            </w:r>
            <w:r w:rsidRPr="00126D3E">
              <w:rPr>
                <w:rFonts w:ascii="Courier New" w:hAnsi="Courier New" w:cs="Courier New"/>
                <w:sz w:val="18"/>
                <w:szCs w:val="18"/>
              </w:rPr>
              <w:t>&gt;)null</w:t>
            </w:r>
            <w:r w:rsidR="00C06F58">
              <w:t xml:space="preserve">. </w:t>
            </w:r>
            <w:r>
              <w:t xml:space="preserve">Note that this is critically different than setting waveforms to </w:t>
            </w:r>
            <w:r w:rsidRPr="00126D3E">
              <w:rPr>
                <w:rFonts w:ascii="Courier New" w:hAnsi="Courier New" w:cs="Courier New"/>
                <w:sz w:val="18"/>
                <w:szCs w:val="18"/>
              </w:rPr>
              <w:t>null</w:t>
            </w:r>
            <w:r>
              <w:t>, which generates a build error.</w:t>
            </w:r>
          </w:p>
        </w:tc>
        <w:tc>
          <w:tcPr>
            <w:tcW w:w="1639" w:type="dxa"/>
            <w:tcBorders>
              <w:top w:val="single" w:sz="6" w:space="0" w:color="auto"/>
              <w:left w:val="single" w:sz="6" w:space="0" w:color="auto"/>
              <w:bottom w:val="single" w:sz="6" w:space="0" w:color="auto"/>
              <w:right w:val="single" w:sz="6" w:space="0" w:color="auto"/>
            </w:tcBorders>
          </w:tcPr>
          <w:p w:rsidR="00260EAA" w:rsidRDefault="00260EAA" w:rsidP="008157DE">
            <w:pPr>
              <w:pStyle w:val="TableCellCourierNew"/>
            </w:pPr>
            <w:r>
              <w:t>IWaveformCollection&lt;Int32&gt;</w:t>
            </w:r>
          </w:p>
        </w:tc>
      </w:tr>
    </w:tbl>
    <w:p w:rsidR="00F33B4F" w:rsidRDefault="00F33B4F" w:rsidP="00A77906">
      <w:pPr>
        <w:pStyle w:val="FunctionHead"/>
      </w:pPr>
    </w:p>
    <w:tbl>
      <w:tblPr>
        <w:tblW w:w="8839" w:type="dxa"/>
        <w:tblInd w:w="710" w:type="dxa"/>
        <w:tblLayout w:type="fixed"/>
        <w:tblCellMar>
          <w:left w:w="80" w:type="dxa"/>
          <w:right w:w="80" w:type="dxa"/>
        </w:tblCellMar>
        <w:tblLook w:val="0000"/>
      </w:tblPr>
      <w:tblGrid>
        <w:gridCol w:w="18"/>
        <w:gridCol w:w="2682"/>
        <w:gridCol w:w="4500"/>
        <w:gridCol w:w="1620"/>
        <w:gridCol w:w="19"/>
      </w:tblGrid>
      <w:tr w:rsidR="00F33B4F" w:rsidTr="008157DE">
        <w:trPr>
          <w:gridAfter w:val="1"/>
          <w:wAfter w:w="19" w:type="dxa"/>
          <w:cantSplit/>
        </w:trPr>
        <w:tc>
          <w:tcPr>
            <w:tcW w:w="2700" w:type="dxa"/>
            <w:gridSpan w:val="2"/>
            <w:tcBorders>
              <w:top w:val="single" w:sz="6" w:space="0" w:color="auto"/>
              <w:left w:val="single" w:sz="6" w:space="0" w:color="auto"/>
              <w:right w:val="single" w:sz="6" w:space="0" w:color="auto"/>
            </w:tcBorders>
          </w:tcPr>
          <w:p w:rsidR="00F33B4F" w:rsidRDefault="00F33B4F" w:rsidP="00F33B4F">
            <w:pPr>
              <w:pStyle w:val="TableHead"/>
            </w:pPr>
            <w:r>
              <w:t>Outputs</w:t>
            </w:r>
          </w:p>
        </w:tc>
        <w:tc>
          <w:tcPr>
            <w:tcW w:w="4500" w:type="dxa"/>
            <w:tcBorders>
              <w:top w:val="single" w:sz="6" w:space="0" w:color="auto"/>
              <w:left w:val="single" w:sz="6" w:space="0" w:color="auto"/>
              <w:right w:val="single" w:sz="6" w:space="0" w:color="auto"/>
            </w:tcBorders>
          </w:tcPr>
          <w:p w:rsidR="00F33B4F" w:rsidRDefault="00F33B4F" w:rsidP="00F33B4F">
            <w:pPr>
              <w:pStyle w:val="TableHead"/>
            </w:pPr>
            <w:r>
              <w:t>Description</w:t>
            </w:r>
          </w:p>
        </w:tc>
        <w:tc>
          <w:tcPr>
            <w:tcW w:w="1620" w:type="dxa"/>
            <w:tcBorders>
              <w:top w:val="single" w:sz="6" w:space="0" w:color="auto"/>
              <w:left w:val="single" w:sz="6" w:space="0" w:color="auto"/>
              <w:right w:val="single" w:sz="6" w:space="0" w:color="auto"/>
            </w:tcBorders>
          </w:tcPr>
          <w:p w:rsidR="00F33B4F" w:rsidRDefault="00F33B4F" w:rsidP="00F33B4F">
            <w:pPr>
              <w:pStyle w:val="TableHead"/>
            </w:pPr>
            <w:r>
              <w:t>Base Type</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WaveformArray</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Buffer into which the acquired waveform is stored. For IVI-C, this buffer is always user allocated. For IVI-COM, this buffer may either be user allocated or driver allocated. To have the driver allocate the buffer, the user passes in a valid pointer to a NULL SAFEARRAY. Note that this is critically different than passing in a NULL pointer, which generates an error. When IVI-COM users pass in a pointer to a non-NULL SAFEARRAY, the driver fills the user-allocated array in the same fashion as with IVI-C.</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ViInt32[]</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ActualRecords</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 xml:space="preserve">Indicates how many records in the acquisition completed successfully. The arrays </w:t>
            </w:r>
            <w:r w:rsidRPr="00FB66E6">
              <w:rPr>
                <w:rFonts w:ascii="Courier New" w:hAnsi="Courier New" w:cs="Courier New"/>
                <w:sz w:val="18"/>
                <w:szCs w:val="18"/>
              </w:rPr>
              <w:t>ActualPoints</w:t>
            </w:r>
            <w:r>
              <w:t xml:space="preserve">, </w:t>
            </w:r>
            <w:r w:rsidRPr="00FB66E6">
              <w:rPr>
                <w:rFonts w:ascii="Courier New" w:hAnsi="Courier New" w:cs="Courier New"/>
                <w:sz w:val="18"/>
                <w:szCs w:val="18"/>
              </w:rPr>
              <w:t>FirstValidPoint</w:t>
            </w:r>
            <w:r>
              <w:t xml:space="preserve">, </w:t>
            </w:r>
            <w:r w:rsidRPr="00FB66E6">
              <w:rPr>
                <w:rFonts w:ascii="Courier New" w:hAnsi="Courier New" w:cs="Courier New"/>
                <w:sz w:val="18"/>
                <w:szCs w:val="18"/>
              </w:rPr>
              <w:t>InitialXOffset</w:t>
            </w:r>
            <w:r>
              <w:t xml:space="preserve">, </w:t>
            </w:r>
            <w:r w:rsidRPr="00FB66E6">
              <w:rPr>
                <w:rFonts w:ascii="Courier New" w:hAnsi="Courier New" w:cs="Courier New"/>
                <w:sz w:val="18"/>
                <w:szCs w:val="18"/>
              </w:rPr>
              <w:t>InitialXTimeSeconds</w:t>
            </w:r>
            <w:r>
              <w:t xml:space="preserve"> and</w:t>
            </w:r>
            <w:r w:rsidRPr="00FB66E6">
              <w:rPr>
                <w:rFonts w:ascii="Courier New" w:hAnsi="Courier New" w:cs="Courier New"/>
                <w:sz w:val="18"/>
                <w:szCs w:val="18"/>
              </w:rPr>
              <w:t xml:space="preserve"> InitialXTimeFraction</w:t>
            </w:r>
            <w:r>
              <w:t xml:space="preserve"> have the corresponding first contiguous values valid.</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ActualPoints</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 xml:space="preserve">Indicates how many data points were actually retrieved from the instrument for each completed record.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FirstValidPoint</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Indicates the index of the first valid data point in the output Data array for each completed record</w:t>
            </w:r>
            <w:r w:rsidR="0080634C">
              <w:t xml:space="preserve">. </w:t>
            </w:r>
            <w:r>
              <w:t xml:space="preserve">This value will often be </w:t>
            </w:r>
            <w:r w:rsidR="00E125A1">
              <w:t>simply the record index (zero to ActualRecords-1) times NumPointsPerRecord</w:t>
            </w:r>
            <w:r>
              <w:t>. 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 xml:space="preserve">This eliminates the need to shift the data during the transfer, ensuring maximum data transfer rates.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InitialXOffset</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 xml:space="preserve">The time in relation to the Trigger Event of the first point in the waveform in seconds. Negative values mean that the first point in the waveform array was acquired before the trigger event.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lastRenderedPageBreak/>
              <w:t>InitialXTimeSeconds</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sufficient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InitialXTimeFraction</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sufficient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XIncrement</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The time between points in the acquired waveform in seconds.</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ScaleFactor</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Scaling factor for the waveform data.</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ScaleOffset</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Scaling offset for the waveform data.</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8157DE"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8157DE" w:rsidRDefault="008157DE" w:rsidP="001B5D21">
            <w:pPr>
              <w:pStyle w:val="TableCellCourierNew"/>
            </w:pPr>
            <w:r>
              <w:t>Return Value (.NET)</w:t>
            </w:r>
          </w:p>
        </w:tc>
        <w:tc>
          <w:tcPr>
            <w:tcW w:w="4500" w:type="dxa"/>
            <w:tcBorders>
              <w:top w:val="single" w:sz="6" w:space="0" w:color="auto"/>
              <w:left w:val="single" w:sz="6" w:space="0" w:color="auto"/>
              <w:bottom w:val="single" w:sz="6" w:space="0" w:color="auto"/>
              <w:right w:val="single" w:sz="6" w:space="0" w:color="auto"/>
            </w:tcBorders>
          </w:tcPr>
          <w:p w:rsidR="008157DE" w:rsidRDefault="008157DE" w:rsidP="001B5D21">
            <w:pPr>
              <w:pStyle w:val="TableCell"/>
            </w:pPr>
            <w:r>
              <w:t>A waveform collection object with data from the channel.</w:t>
            </w:r>
          </w:p>
          <w:p w:rsidR="008157DE" w:rsidRDefault="008157DE" w:rsidP="008157DE">
            <w:pPr>
              <w:pStyle w:val="TableCell"/>
            </w:pPr>
            <w:r>
              <w:t>(In .NET, this is the return value of the method.)</w:t>
            </w:r>
          </w:p>
          <w:p w:rsidR="008157DE" w:rsidRDefault="008157DE" w:rsidP="001B5D21">
            <w:pPr>
              <w:pStyle w:val="TableCell"/>
            </w:pPr>
            <w:r>
              <w:t xml:space="preserve">(The </w:t>
            </w:r>
            <w:r w:rsidRPr="008157DE">
              <w:rPr>
                <w:rStyle w:val="Italic"/>
                <w:i w:val="0"/>
                <w:iCs w:val="0"/>
              </w:rPr>
              <w:t>IVI-3.2: Inherent Capabilities Specification</w:t>
            </w:r>
            <w:r>
              <w:t xml:space="preserve"> defines the IwaveformCollection interface.)</w:t>
            </w:r>
          </w:p>
        </w:tc>
        <w:tc>
          <w:tcPr>
            <w:tcW w:w="1639" w:type="dxa"/>
            <w:gridSpan w:val="2"/>
            <w:tcBorders>
              <w:top w:val="single" w:sz="6" w:space="0" w:color="auto"/>
              <w:left w:val="single" w:sz="6" w:space="0" w:color="auto"/>
              <w:bottom w:val="single" w:sz="6" w:space="0" w:color="auto"/>
              <w:right w:val="single" w:sz="6" w:space="0" w:color="auto"/>
            </w:tcBorders>
          </w:tcPr>
          <w:p w:rsidR="008157DE" w:rsidRDefault="008157DE" w:rsidP="008157DE">
            <w:pPr>
              <w:pStyle w:val="TableCellCourierNew"/>
            </w:pPr>
            <w:r>
              <w:t>IWaveformCollection&lt;Int32&gt;</w:t>
            </w:r>
          </w:p>
        </w:tc>
      </w:tr>
    </w:tbl>
    <w:p w:rsidR="00A77906" w:rsidRDefault="00A77906" w:rsidP="00A77906">
      <w:pPr>
        <w:pStyle w:val="FunctionHead"/>
      </w:pPr>
      <w:r>
        <w:t>Return Values</w:t>
      </w:r>
    </w:p>
    <w:p w:rsidR="003B77F2" w:rsidRPr="004B021F" w:rsidRDefault="00A77906" w:rsidP="003B77F2">
      <w:pPr>
        <w:pStyle w:val="Body1"/>
      </w:pPr>
      <w:r>
        <w:t xml:space="preserve">The </w:t>
      </w:r>
      <w:r>
        <w:rPr>
          <w:rStyle w:val="Italic"/>
        </w:rPr>
        <w:t>IVI-3.2: Inherent Capabilities Specification</w:t>
      </w:r>
      <w:r>
        <w:t xml:space="preserve"> defines general status codes that this function can return.</w:t>
      </w:r>
      <w:r w:rsidR="003B77F2" w:rsidRPr="003B77F2">
        <w:t xml:space="preserve"> </w:t>
      </w:r>
      <w:r w:rsidR="003B77F2" w:rsidRPr="004B021F">
        <w:t>T</w:t>
      </w:r>
      <w:r w:rsidR="003B77F2">
        <w:t>his function can also return thi</w:t>
      </w:r>
      <w:r w:rsidR="003B77F2" w:rsidRPr="004B021F">
        <w:t>s additional class</w:t>
      </w:r>
      <w:r w:rsidR="003B77F2">
        <w:t>-defined</w:t>
      </w:r>
      <w:r w:rsidR="003B77F2" w:rsidRPr="004B021F">
        <w:t xml:space="preserve"> status code:</w:t>
      </w:r>
    </w:p>
    <w:p w:rsidR="003B77F2" w:rsidRPr="00E6162F" w:rsidRDefault="003B77F2" w:rsidP="003B77F2">
      <w:pPr>
        <w:pStyle w:val="Body1"/>
        <w:numPr>
          <w:ilvl w:val="0"/>
          <w:numId w:val="65"/>
        </w:numPr>
      </w:pPr>
      <w:r>
        <w:t>Channel Not Enabled</w:t>
      </w:r>
    </w:p>
    <w:p w:rsidR="00BF66FC" w:rsidRPr="00F7116C" w:rsidRDefault="00BF66FC" w:rsidP="00BF66FC">
      <w:pPr>
        <w:pStyle w:val="AttrFuncSubheading"/>
        <w:rPr>
          <w:color w:val="auto"/>
        </w:rPr>
      </w:pPr>
      <w:r w:rsidRPr="00F7116C">
        <w:rPr>
          <w:color w:val="auto"/>
        </w:rPr>
        <w:t>.NET Exceptions</w:t>
      </w:r>
    </w:p>
    <w:p w:rsidR="00BF66FC" w:rsidRDefault="00BF66FC" w:rsidP="00BF66F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BF66FC" w:rsidRDefault="00BF66FC" w:rsidP="00BF66FC">
      <w:pPr>
        <w:pStyle w:val="IVIBody"/>
      </w:pPr>
      <w:r w:rsidRPr="004B021F">
        <w:t>T</w:t>
      </w:r>
      <w:r>
        <w:t>his method can also throw these</w:t>
      </w:r>
      <w:r w:rsidRPr="004B021F">
        <w:t xml:space="preserve"> additional class</w:t>
      </w:r>
      <w:r>
        <w:t>-defined exceptions:</w:t>
      </w:r>
    </w:p>
    <w:p w:rsidR="00BF66FC" w:rsidRDefault="00BF66FC" w:rsidP="00BF66FC">
      <w:pPr>
        <w:pStyle w:val="Body1"/>
        <w:numPr>
          <w:ilvl w:val="0"/>
          <w:numId w:val="65"/>
        </w:numPr>
      </w:pPr>
      <w:r>
        <w:t>Channel Not Enabled</w:t>
      </w:r>
    </w:p>
    <w:p w:rsidR="00A77906" w:rsidRDefault="00A77906" w:rsidP="005D14FD">
      <w:pPr>
        <w:pStyle w:val="Heading3"/>
        <w:pageBreakBefore/>
      </w:pPr>
      <w:bookmarkStart w:id="382" w:name="_Toc304583659"/>
      <w:bookmarkStart w:id="383" w:name="_Toc306374510"/>
      <w:r>
        <w:lastRenderedPageBreak/>
        <w:t>Fetch Multi-Record Waveform Int8</w:t>
      </w:r>
      <w:bookmarkEnd w:id="382"/>
      <w:bookmarkEnd w:id="383"/>
    </w:p>
    <w:p w:rsidR="00A77906" w:rsidRDefault="00A77906" w:rsidP="00A77906">
      <w:pPr>
        <w:pStyle w:val="FunctionHead"/>
      </w:pPr>
      <w:r>
        <w:t>Description</w:t>
      </w:r>
    </w:p>
    <w:p w:rsidR="00A77906" w:rsidRDefault="00A77906" w:rsidP="00A77906">
      <w:pPr>
        <w:pStyle w:val="Body1"/>
      </w:pPr>
      <w:r>
        <w:t>This function operates identically to the Fetch</w:t>
      </w:r>
      <w:r w:rsidRPr="004F528D">
        <w:t xml:space="preserve"> </w:t>
      </w:r>
      <w:r>
        <w:t>Multi-Record Waveform Int16, with the only difference being the data type of the returned waveform array</w:t>
      </w:r>
      <w:r w:rsidR="0080634C">
        <w:t xml:space="preserve">. </w:t>
      </w:r>
      <w:r>
        <w:t>Please see the definition of that function for details.</w:t>
      </w:r>
    </w:p>
    <w:p w:rsidR="008157DE" w:rsidRDefault="008157DE" w:rsidP="008157DE">
      <w:pPr>
        <w:pStyle w:val="FunctionHead"/>
      </w:pPr>
      <w:r>
        <w:t>.NET Method Prototype</w:t>
      </w:r>
    </w:p>
    <w:p w:rsidR="008157DE" w:rsidRDefault="008157DE" w:rsidP="008157DE">
      <w:pPr>
        <w:pStyle w:val="Code1"/>
      </w:pPr>
      <w:r>
        <w:t>IWaveformCollection&lt;</w:t>
      </w:r>
      <w:r w:rsidR="00BF66FC">
        <w:t>Byte</w:t>
      </w:r>
      <w:r>
        <w:t>&gt;</w:t>
      </w:r>
    </w:p>
    <w:p w:rsidR="008157DE" w:rsidRDefault="008157DE" w:rsidP="008157DE">
      <w:pPr>
        <w:pStyle w:val="Code1"/>
        <w:spacing w:before="0"/>
      </w:pPr>
      <w:r>
        <w:t xml:space="preserve">            Channels[].MultiRecordMeasurement.FetchMultiRecordWaveform (</w:t>
      </w:r>
    </w:p>
    <w:p w:rsidR="008157DE" w:rsidRDefault="008157DE" w:rsidP="008157DE">
      <w:pPr>
        <w:pStyle w:val="Code1"/>
        <w:spacing w:before="0"/>
      </w:pPr>
      <w:r>
        <w:t xml:space="preserve">                             </w:t>
      </w:r>
      <w:r w:rsidRPr="006374D4">
        <w:t xml:space="preserve">Int64 </w:t>
      </w:r>
      <w:r>
        <w:t>f</w:t>
      </w:r>
      <w:r w:rsidRPr="006374D4">
        <w:t>irstRecord,</w:t>
      </w:r>
    </w:p>
    <w:p w:rsidR="008157DE" w:rsidRDefault="008157DE" w:rsidP="008157DE">
      <w:pPr>
        <w:pStyle w:val="Code1"/>
        <w:spacing w:before="0"/>
      </w:pPr>
      <w:r w:rsidRPr="006374D4">
        <w:t xml:space="preserve">                             Int64 </w:t>
      </w:r>
      <w:r>
        <w:t>numberOf</w:t>
      </w:r>
      <w:r w:rsidRPr="006374D4">
        <w:t>Records,</w:t>
      </w:r>
    </w:p>
    <w:p w:rsidR="008157DE" w:rsidRDefault="008157DE" w:rsidP="008157DE">
      <w:pPr>
        <w:pStyle w:val="Code1"/>
        <w:spacing w:before="0"/>
      </w:pPr>
      <w:r w:rsidRPr="006374D4">
        <w:t xml:space="preserve">                             Int64 </w:t>
      </w:r>
      <w:r>
        <w:t>o</w:t>
      </w:r>
      <w:r w:rsidRPr="006374D4">
        <w:t>ffsetWithinRecord,</w:t>
      </w:r>
    </w:p>
    <w:p w:rsidR="008157DE" w:rsidRDefault="008157DE" w:rsidP="008157DE">
      <w:pPr>
        <w:pStyle w:val="Code1"/>
        <w:spacing w:before="0"/>
      </w:pPr>
      <w:r w:rsidRPr="006374D4">
        <w:t xml:space="preserve">                             Int64 </w:t>
      </w:r>
      <w:r>
        <w:t>n</w:t>
      </w:r>
      <w:r w:rsidRPr="006374D4">
        <w:t>um</w:t>
      </w:r>
      <w:r>
        <w:t>berOf</w:t>
      </w:r>
      <w:r w:rsidRPr="006374D4">
        <w:t>PointsPerRecord,</w:t>
      </w:r>
    </w:p>
    <w:p w:rsidR="008157DE" w:rsidRDefault="008157DE" w:rsidP="008157DE">
      <w:pPr>
        <w:pStyle w:val="Code1"/>
        <w:spacing w:before="0"/>
      </w:pPr>
      <w:r>
        <w:t xml:space="preserve">                             IWaveformCollection&lt;</w:t>
      </w:r>
      <w:r w:rsidR="00BF66FC">
        <w:t>Byte</w:t>
      </w:r>
      <w:r>
        <w:t>&gt; waveforms</w:t>
      </w:r>
      <w:r w:rsidRPr="006374D4">
        <w:t>);</w:t>
      </w:r>
    </w:p>
    <w:p w:rsidR="00A77906" w:rsidRDefault="00A77906" w:rsidP="00A77906">
      <w:pPr>
        <w:pStyle w:val="FunctionHead"/>
      </w:pPr>
      <w:r>
        <w:t>COM Method Prototype</w:t>
      </w:r>
    </w:p>
    <w:p w:rsidR="00A77906" w:rsidRDefault="00A77906" w:rsidP="00A77906">
      <w:pPr>
        <w:pStyle w:val="Code1"/>
      </w:pPr>
      <w:r>
        <w:t>HRESULT Channels.Item().</w:t>
      </w:r>
      <w:r w:rsidR="003036A3">
        <w:t>MultiRecord</w:t>
      </w:r>
      <w:r>
        <w:t>Measurement.FetchMultiRecordWaveformInt8 (</w:t>
      </w:r>
      <w:r>
        <w:br/>
        <w:t xml:space="preserve">                             [in] __int64 FirstRecord,</w:t>
      </w:r>
      <w:r>
        <w:br/>
        <w:t xml:space="preserve">                             [in] __int64 NumRecords,</w:t>
      </w:r>
      <w:r>
        <w:br/>
        <w:t xml:space="preserve">                             [in] __int64 OffsetWithinRecord,</w:t>
      </w:r>
      <w:r>
        <w:br/>
        <w:t xml:space="preserve">                             [in] __int64 NumPointsPerRecord,</w:t>
      </w:r>
      <w:r>
        <w:br/>
        <w:t xml:space="preserve">                             [in, out] SAFEARRAY(BYTE)* WaveformArray,</w:t>
      </w:r>
      <w:r>
        <w:br/>
        <w:t xml:space="preserve">                             [in, out] __int64 * ActualRecords,</w:t>
      </w:r>
      <w:r>
        <w:br/>
        <w:t xml:space="preserve">                             [in, out] SAFEARRAY(__int64)* ActualPoints,</w:t>
      </w:r>
      <w:r>
        <w:br/>
        <w:t xml:space="preserve">                             [in, out] SAFEARRAY(__int64)* FirstValidPoint,</w:t>
      </w:r>
      <w:r>
        <w:br/>
        <w:t xml:space="preserve">                             [in, out] SAFEARRAY(double)* InitialXOffset,</w:t>
      </w:r>
      <w:r>
        <w:br/>
        <w:t xml:space="preserve">                             [in, out] SAFEARRAY(double)* InitialXTimeSeconds,</w:t>
      </w:r>
      <w:r>
        <w:br/>
        <w:t xml:space="preserve">                             [in, out] SAFEARRAY(double)* InitialXTimeFraction,</w:t>
      </w:r>
      <w:r>
        <w:br/>
        <w:t xml:space="preserve">                             [in, out] double* XIncrement,</w:t>
      </w:r>
      <w:r>
        <w:br/>
        <w:t xml:space="preserve">                             [in, out] double* ScaleFactor,</w:t>
      </w:r>
      <w:r>
        <w:br/>
        <w:t xml:space="preserve">                             [in, out] double* ScaleOffset);</w:t>
      </w:r>
    </w:p>
    <w:p w:rsidR="00A77906" w:rsidRDefault="00A77906" w:rsidP="00A77906">
      <w:pPr>
        <w:pStyle w:val="FunctionHead"/>
      </w:pPr>
      <w:r>
        <w:t>C Prototype</w:t>
      </w:r>
    </w:p>
    <w:p w:rsidR="00A77906" w:rsidRDefault="00A77906" w:rsidP="00A77906">
      <w:pPr>
        <w:pStyle w:val="Code1"/>
        <w:tabs>
          <w:tab w:val="left" w:pos="630"/>
        </w:tabs>
      </w:pPr>
      <w:r>
        <w:t>ViStatus IviDigitizer_FetchMultiRecordWaveformInt8 (ViSession Vi,</w:t>
      </w:r>
      <w:r>
        <w:br/>
        <w:t xml:space="preserve">                                               ViConstString ChannelName,</w:t>
      </w:r>
      <w:r>
        <w:br/>
        <w:t xml:space="preserve">                                               ViInt64 FirstRecord,</w:t>
      </w:r>
      <w:r>
        <w:br/>
        <w:t xml:space="preserve">                                               ViInt64 NumRecords,</w:t>
      </w:r>
      <w:r>
        <w:br/>
        <w:t xml:space="preserve">                                               ViInt64 OffsetWithinRecord,</w:t>
      </w:r>
      <w:r>
        <w:br/>
        <w:t xml:space="preserve">                                               ViInt64 NumPointsPerRecord,</w:t>
      </w:r>
      <w:r>
        <w:br/>
        <w:t xml:space="preserve">                                               ViInt64 WaveformArraySize,</w:t>
      </w:r>
      <w:r>
        <w:br/>
        <w:t xml:space="preserve">                                               ViInt8 WaveformArray[],</w:t>
      </w:r>
      <w:r>
        <w:br/>
        <w:t xml:space="preserve">                                               ViInt64* ActualRecords,</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r>
        <w:br/>
        <w:t xml:space="preserve">                                               ViReal64* ScaleFactor,</w:t>
      </w:r>
      <w:r>
        <w:br/>
        <w:t xml:space="preserve">                                               ViReal64* ScaleOffset);</w:t>
      </w:r>
    </w:p>
    <w:p w:rsidR="00A77906" w:rsidRDefault="00A77906" w:rsidP="00A77906">
      <w:pPr>
        <w:pStyle w:val="FunctionHead"/>
      </w:pPr>
      <w:r>
        <w:t>Parameters</w:t>
      </w:r>
    </w:p>
    <w:tbl>
      <w:tblPr>
        <w:tblW w:w="8821" w:type="dxa"/>
        <w:tblInd w:w="728" w:type="dxa"/>
        <w:tblLayout w:type="fixed"/>
        <w:tblCellMar>
          <w:left w:w="80" w:type="dxa"/>
          <w:right w:w="80" w:type="dxa"/>
        </w:tblCellMar>
        <w:tblLook w:val="0000"/>
      </w:tblPr>
      <w:tblGrid>
        <w:gridCol w:w="2682"/>
        <w:gridCol w:w="4500"/>
        <w:gridCol w:w="1639"/>
      </w:tblGrid>
      <w:tr w:rsidR="00A77906" w:rsidTr="008157DE">
        <w:trPr>
          <w:cantSplit/>
        </w:trPr>
        <w:tc>
          <w:tcPr>
            <w:tcW w:w="2682" w:type="dxa"/>
            <w:tcBorders>
              <w:top w:val="single" w:sz="6" w:space="0" w:color="auto"/>
              <w:left w:val="single" w:sz="6" w:space="0" w:color="auto"/>
              <w:right w:val="single" w:sz="6" w:space="0" w:color="auto"/>
            </w:tcBorders>
          </w:tcPr>
          <w:p w:rsidR="00A77906" w:rsidRDefault="00A77906" w:rsidP="00F33B4F">
            <w:pPr>
              <w:pStyle w:val="TableHead"/>
            </w:pPr>
            <w:r>
              <w:t>Inputs</w:t>
            </w:r>
          </w:p>
        </w:tc>
        <w:tc>
          <w:tcPr>
            <w:tcW w:w="4500" w:type="dxa"/>
            <w:tcBorders>
              <w:top w:val="single" w:sz="6" w:space="0" w:color="auto"/>
              <w:left w:val="single" w:sz="6" w:space="0" w:color="auto"/>
              <w:right w:val="single" w:sz="6" w:space="0" w:color="auto"/>
            </w:tcBorders>
          </w:tcPr>
          <w:p w:rsidR="00A77906" w:rsidRDefault="00A77906" w:rsidP="00F33B4F">
            <w:pPr>
              <w:pStyle w:val="TableHead"/>
            </w:pPr>
            <w:r>
              <w:t>Description</w:t>
            </w:r>
          </w:p>
        </w:tc>
        <w:tc>
          <w:tcPr>
            <w:tcW w:w="1639" w:type="dxa"/>
            <w:tcBorders>
              <w:top w:val="single" w:sz="6" w:space="0" w:color="auto"/>
              <w:left w:val="single" w:sz="6" w:space="0" w:color="auto"/>
              <w:right w:val="single" w:sz="6" w:space="0" w:color="auto"/>
            </w:tcBorders>
          </w:tcPr>
          <w:p w:rsidR="00A77906" w:rsidRDefault="00A77906" w:rsidP="00F33B4F">
            <w:pPr>
              <w:pStyle w:val="TableHead"/>
            </w:pPr>
            <w:r>
              <w:t>Base Type</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w:t>
            </w:r>
            <w:r w:rsidR="008157DE">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Instrument handle.</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ViSession</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lastRenderedPageBreak/>
              <w:t>ChannelName</w:t>
            </w:r>
            <w:r w:rsidR="008157DE">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Name of the channel from which to retrieve the data.</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ViConstString</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FirstRecord</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number of the first record to read.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8157DE" w:rsidRDefault="00A77906" w:rsidP="008157DE">
            <w:pPr>
              <w:pStyle w:val="TableCellCourierNew"/>
            </w:pPr>
            <w:r>
              <w:t>NumRecords</w:t>
            </w:r>
            <w:r w:rsidR="008157DE">
              <w:t xml:space="preserve"> (C/COM)</w:t>
            </w:r>
          </w:p>
          <w:p w:rsidR="00A77906" w:rsidRDefault="008157DE" w:rsidP="008157DE">
            <w:pPr>
              <w:pStyle w:val="TableCellCourierNew"/>
            </w:pPr>
            <w:r>
              <w:t>NumberOfRecords (.NET)</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 xml:space="preserve">Specifies the number of </w:t>
            </w:r>
            <w:r w:rsidR="008B7093">
              <w:t xml:space="preserve">consecutive </w:t>
            </w:r>
            <w:r>
              <w:t>records to read</w:t>
            </w:r>
            <w:r w:rsidR="0080634C">
              <w:t xml:space="preserve">. </w:t>
            </w:r>
            <w:r>
              <w:t>If NumRecords is greater than 1, this parameter allows full or partial (if OffsetWithinRecord and NumPointsPerRecord are specified accordingly) data to be retrieved from multiple digitizer records in a single Fetch call</w:t>
            </w:r>
            <w:r w:rsidR="0080634C">
              <w:t xml:space="preserve">. </w:t>
            </w:r>
            <w:r>
              <w:t>If NumRecords is less than or equal to zero, an error will be returned.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OffsetWithinRecord</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start index within the record from which the data should be retrieved</w:t>
            </w:r>
            <w:r w:rsidR="0080634C">
              <w:t xml:space="preserve">. </w:t>
            </w:r>
            <w:r>
              <w:t>While normally zero, this parameter allows users to retrieve partial records</w:t>
            </w:r>
            <w:r w:rsidR="0080634C">
              <w:t xml:space="preserve">. </w:t>
            </w:r>
            <w:r>
              <w:t>Data that comes before the OffsetWithinRecord index will not be retrieved</w:t>
            </w:r>
            <w:r w:rsidR="0080634C">
              <w:t xml:space="preserve">. </w:t>
            </w:r>
            <w:r>
              <w:t>This is perhaps most useful when retrieving very large data records because it allows records to be retrieved in several smaller chunks.</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8157DE" w:rsidRDefault="00A77906" w:rsidP="008157DE">
            <w:pPr>
              <w:pStyle w:val="TableCellCourierNew"/>
            </w:pPr>
            <w:r>
              <w:t>NumPointsPerRecord</w:t>
            </w:r>
            <w:r w:rsidR="008157DE">
              <w:t xml:space="preserve"> (C/COM)</w:t>
            </w:r>
          </w:p>
          <w:p w:rsidR="00A77906" w:rsidRDefault="008157DE" w:rsidP="008157DE">
            <w:pPr>
              <w:pStyle w:val="TableCellCourierNew"/>
            </w:pPr>
            <w:r>
              <w:t>NumberOfPointsPerRecord (.NET)</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 xml:space="preserve">Specifies the number of data points </w:t>
            </w:r>
            <w:r w:rsidR="008709A2">
              <w:t xml:space="preserve">per record </w:t>
            </w:r>
            <w:r>
              <w:t>to return</w:t>
            </w:r>
            <w:r w:rsidR="0080634C">
              <w:t xml:space="preserve">. </w:t>
            </w:r>
            <w:r>
              <w:t>This number may be larger than the amount of data available</w:t>
            </w:r>
            <w:r w:rsidR="0080634C">
              <w:t xml:space="preserve">. </w:t>
            </w:r>
            <w:r>
              <w:t>Use the ActualPoints parameter to determine how many data points were returned.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WaveformArraySize</w:t>
            </w:r>
            <w:r w:rsidR="008157DE">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 In IVI-COM it is the driver that allocates the memory buffer, unless a non-NULL SAFEARRAY is passed.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172260" w:rsidTr="00172260">
        <w:trPr>
          <w:cantSplit/>
        </w:trPr>
        <w:tc>
          <w:tcPr>
            <w:tcW w:w="2682" w:type="dxa"/>
            <w:tcBorders>
              <w:top w:val="single" w:sz="6" w:space="0" w:color="auto"/>
              <w:left w:val="single" w:sz="6" w:space="0" w:color="auto"/>
              <w:bottom w:val="single" w:sz="6" w:space="0" w:color="auto"/>
              <w:right w:val="single" w:sz="6" w:space="0" w:color="auto"/>
            </w:tcBorders>
          </w:tcPr>
          <w:p w:rsidR="00172260" w:rsidRDefault="00172260" w:rsidP="001B5D21">
            <w:pPr>
              <w:pStyle w:val="TableCellCourierNew"/>
            </w:pPr>
            <w:r>
              <w:t>waveforms (.NET)</w:t>
            </w:r>
          </w:p>
        </w:tc>
        <w:tc>
          <w:tcPr>
            <w:tcW w:w="4500" w:type="dxa"/>
            <w:tcBorders>
              <w:top w:val="single" w:sz="6" w:space="0" w:color="auto"/>
              <w:left w:val="single" w:sz="6" w:space="0" w:color="auto"/>
              <w:bottom w:val="single" w:sz="6" w:space="0" w:color="auto"/>
              <w:right w:val="single" w:sz="6" w:space="0" w:color="auto"/>
            </w:tcBorders>
          </w:tcPr>
          <w:p w:rsidR="00172260" w:rsidRDefault="00260EAA" w:rsidP="00260EAA">
            <w:pPr>
              <w:pStyle w:val="TableCell"/>
            </w:pPr>
            <w:r>
              <w:t xml:space="preserve">A Waveform collection object with a particular number of waveforms, each with data of a particular size needed only for reusing waveform object across reads. The waveform collection memory may </w:t>
            </w:r>
            <w:r w:rsidR="00C06F58">
              <w:t xml:space="preserve">be </w:t>
            </w:r>
            <w:r>
              <w:t>allocated before calling this method, or d</w:t>
            </w:r>
            <w:r w:rsidR="00C06F58">
              <w:t xml:space="preserve">uring the call to this method. </w:t>
            </w:r>
            <w:r>
              <w:t>To allocate memory before calling this method, create a waveform collection object using the Create Waveform Collection method and set the waveforms parameter to t</w:t>
            </w:r>
            <w:r w:rsidR="00C06F58">
              <w:t xml:space="preserve">hat waveform collection. </w:t>
            </w:r>
            <w:r>
              <w:t xml:space="preserve">To allocate memory during the call to this method, set the  waveforms parameter to </w:t>
            </w:r>
            <w:r w:rsidRPr="00126D3E">
              <w:rPr>
                <w:rFonts w:ascii="Courier New" w:hAnsi="Courier New" w:cs="Courier New"/>
                <w:sz w:val="18"/>
                <w:szCs w:val="18"/>
              </w:rPr>
              <w:t>(IWaveformCollection&lt;</w:t>
            </w:r>
            <w:r>
              <w:rPr>
                <w:rFonts w:ascii="Courier New" w:hAnsi="Courier New" w:cs="Courier New"/>
                <w:sz w:val="18"/>
                <w:szCs w:val="18"/>
              </w:rPr>
              <w:t>Byte</w:t>
            </w:r>
            <w:r w:rsidRPr="00126D3E">
              <w:rPr>
                <w:rFonts w:ascii="Courier New" w:hAnsi="Courier New" w:cs="Courier New"/>
                <w:sz w:val="18"/>
                <w:szCs w:val="18"/>
              </w:rPr>
              <w:t>&gt;)null</w:t>
            </w:r>
            <w:r w:rsidR="00C06F58">
              <w:t xml:space="preserve">. </w:t>
            </w:r>
            <w:r>
              <w:t xml:space="preserve">Note that this is critically different than setting waveforms to </w:t>
            </w:r>
            <w:r w:rsidRPr="00126D3E">
              <w:rPr>
                <w:rFonts w:ascii="Courier New" w:hAnsi="Courier New" w:cs="Courier New"/>
                <w:sz w:val="18"/>
                <w:szCs w:val="18"/>
              </w:rPr>
              <w:t>null</w:t>
            </w:r>
            <w:r>
              <w:t>, which generates a build error.</w:t>
            </w:r>
          </w:p>
        </w:tc>
        <w:tc>
          <w:tcPr>
            <w:tcW w:w="1639" w:type="dxa"/>
            <w:tcBorders>
              <w:top w:val="single" w:sz="6" w:space="0" w:color="auto"/>
              <w:left w:val="single" w:sz="6" w:space="0" w:color="auto"/>
              <w:bottom w:val="single" w:sz="6" w:space="0" w:color="auto"/>
              <w:right w:val="single" w:sz="6" w:space="0" w:color="auto"/>
            </w:tcBorders>
          </w:tcPr>
          <w:p w:rsidR="00172260" w:rsidRDefault="00172260" w:rsidP="00172260">
            <w:pPr>
              <w:pStyle w:val="TableCellCourierNew"/>
            </w:pPr>
            <w:r>
              <w:t>IWaveformCollection&lt;</w:t>
            </w:r>
            <w:r w:rsidR="00BF66FC">
              <w:t>Byte</w:t>
            </w:r>
            <w:r>
              <w:t>&gt;</w:t>
            </w:r>
          </w:p>
        </w:tc>
      </w:tr>
    </w:tbl>
    <w:p w:rsidR="00F33B4F" w:rsidRDefault="008157DE" w:rsidP="008157DE">
      <w:pPr>
        <w:pStyle w:val="FunctionHead"/>
        <w:tabs>
          <w:tab w:val="clear" w:pos="3600"/>
          <w:tab w:val="clear" w:pos="3960"/>
          <w:tab w:val="clear" w:pos="5760"/>
          <w:tab w:val="clear" w:pos="7200"/>
          <w:tab w:val="clear" w:pos="7920"/>
          <w:tab w:val="left" w:pos="1503"/>
        </w:tabs>
      </w:pPr>
      <w:r>
        <w:lastRenderedPageBreak/>
        <w:tab/>
      </w:r>
    </w:p>
    <w:tbl>
      <w:tblPr>
        <w:tblW w:w="8839" w:type="dxa"/>
        <w:tblInd w:w="710" w:type="dxa"/>
        <w:tblLayout w:type="fixed"/>
        <w:tblCellMar>
          <w:left w:w="80" w:type="dxa"/>
          <w:right w:w="80" w:type="dxa"/>
        </w:tblCellMar>
        <w:tblLook w:val="0000"/>
      </w:tblPr>
      <w:tblGrid>
        <w:gridCol w:w="18"/>
        <w:gridCol w:w="2322"/>
        <w:gridCol w:w="4860"/>
        <w:gridCol w:w="1620"/>
        <w:gridCol w:w="19"/>
      </w:tblGrid>
      <w:tr w:rsidR="00F33B4F" w:rsidTr="00DF6CFA">
        <w:trPr>
          <w:gridAfter w:val="1"/>
          <w:wAfter w:w="19" w:type="dxa"/>
          <w:cantSplit/>
        </w:trPr>
        <w:tc>
          <w:tcPr>
            <w:tcW w:w="2340" w:type="dxa"/>
            <w:gridSpan w:val="2"/>
            <w:tcBorders>
              <w:top w:val="single" w:sz="6" w:space="0" w:color="auto"/>
              <w:left w:val="single" w:sz="6" w:space="0" w:color="auto"/>
              <w:right w:val="single" w:sz="6" w:space="0" w:color="auto"/>
            </w:tcBorders>
          </w:tcPr>
          <w:p w:rsidR="00F33B4F" w:rsidRDefault="00F33B4F" w:rsidP="00F33B4F">
            <w:pPr>
              <w:pStyle w:val="TableHead"/>
            </w:pPr>
            <w:r>
              <w:t>Outputs</w:t>
            </w:r>
          </w:p>
        </w:tc>
        <w:tc>
          <w:tcPr>
            <w:tcW w:w="4860" w:type="dxa"/>
            <w:tcBorders>
              <w:top w:val="single" w:sz="6" w:space="0" w:color="auto"/>
              <w:left w:val="single" w:sz="6" w:space="0" w:color="auto"/>
              <w:right w:val="single" w:sz="6" w:space="0" w:color="auto"/>
            </w:tcBorders>
          </w:tcPr>
          <w:p w:rsidR="00F33B4F" w:rsidRDefault="00F33B4F" w:rsidP="00F33B4F">
            <w:pPr>
              <w:pStyle w:val="TableHead"/>
            </w:pPr>
            <w:r>
              <w:t>Description</w:t>
            </w:r>
          </w:p>
        </w:tc>
        <w:tc>
          <w:tcPr>
            <w:tcW w:w="1620" w:type="dxa"/>
            <w:tcBorders>
              <w:top w:val="single" w:sz="6" w:space="0" w:color="auto"/>
              <w:left w:val="single" w:sz="6" w:space="0" w:color="auto"/>
              <w:right w:val="single" w:sz="6" w:space="0" w:color="auto"/>
            </w:tcBorders>
          </w:tcPr>
          <w:p w:rsidR="00F33B4F" w:rsidRDefault="00F33B4F" w:rsidP="00F33B4F">
            <w:pPr>
              <w:pStyle w:val="TableHead"/>
            </w:pPr>
            <w:r>
              <w:t>Base Type</w:t>
            </w:r>
          </w:p>
        </w:tc>
      </w:tr>
      <w:tr w:rsidR="00DF6CFA"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WaveformArray</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Buffer into which the acquired waveform is stored. For IVI-C, this buffer is always user allocated. For IVI-COM, this buffer may either be user allocated or driver allocated. To have the driver allocate the buffer, the user passes in a valid pointer to a NULL SAFEARRAY. Note that this is critically different than passing in a NULL pointer, which generates an error. When IVI-COM users pass in a pointer to a non-NULL SAFEARRAY, the driver fills the user-allocated array in the same fashion as with IVI-C.</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ViInt8[]</w:t>
            </w:r>
          </w:p>
        </w:tc>
      </w:tr>
      <w:tr w:rsidR="00DF6CFA"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ActualRecords</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 xml:space="preserve">Indicates how many records in the acquisition completed successfully. The arrays </w:t>
            </w:r>
            <w:r w:rsidRPr="00FB66E6">
              <w:rPr>
                <w:rFonts w:ascii="Courier New" w:hAnsi="Courier New" w:cs="Courier New"/>
                <w:sz w:val="18"/>
                <w:szCs w:val="18"/>
              </w:rPr>
              <w:t>ActualPoints</w:t>
            </w:r>
            <w:r>
              <w:t xml:space="preserve">, </w:t>
            </w:r>
            <w:r w:rsidRPr="00FB66E6">
              <w:rPr>
                <w:rFonts w:ascii="Courier New" w:hAnsi="Courier New" w:cs="Courier New"/>
                <w:sz w:val="18"/>
                <w:szCs w:val="18"/>
              </w:rPr>
              <w:t>FirstValidPoint</w:t>
            </w:r>
            <w:r>
              <w:t xml:space="preserve">, </w:t>
            </w:r>
            <w:r w:rsidRPr="00FB66E6">
              <w:rPr>
                <w:rFonts w:ascii="Courier New" w:hAnsi="Courier New" w:cs="Courier New"/>
                <w:sz w:val="18"/>
                <w:szCs w:val="18"/>
              </w:rPr>
              <w:t>InitialXOffset</w:t>
            </w:r>
            <w:r>
              <w:t xml:space="preserve">, </w:t>
            </w:r>
            <w:r w:rsidRPr="00FB66E6">
              <w:rPr>
                <w:rFonts w:ascii="Courier New" w:hAnsi="Courier New" w:cs="Courier New"/>
                <w:sz w:val="18"/>
                <w:szCs w:val="18"/>
              </w:rPr>
              <w:t>InitialXTimeSeconds</w:t>
            </w:r>
            <w:r>
              <w:t xml:space="preserve"> and</w:t>
            </w:r>
            <w:r w:rsidRPr="00FB66E6">
              <w:rPr>
                <w:rFonts w:ascii="Courier New" w:hAnsi="Courier New" w:cs="Courier New"/>
                <w:sz w:val="18"/>
                <w:szCs w:val="18"/>
              </w:rPr>
              <w:t xml:space="preserve"> InitialXTimeFraction</w:t>
            </w:r>
            <w:r>
              <w:t xml:space="preserve"> have the corresponding first contiguous values valid.</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ViInt64</w:t>
            </w:r>
          </w:p>
        </w:tc>
      </w:tr>
      <w:tr w:rsidR="00DF6CFA"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ActualPoints</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 xml:space="preserve">Indicates how many data points were actually retrieved from the instrument for each completed record.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ViInt64[]</w:t>
            </w:r>
          </w:p>
        </w:tc>
      </w:tr>
      <w:tr w:rsidR="00DF6CFA"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FirstValidPoint</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Indicates the index of the first valid data point in the output Data array for each completed record</w:t>
            </w:r>
            <w:r w:rsidR="0080634C">
              <w:t xml:space="preserve">. </w:t>
            </w:r>
            <w:r>
              <w:t xml:space="preserve">This value will often be </w:t>
            </w:r>
            <w:r w:rsidR="00E125A1">
              <w:t>simply the record index (zero to ActualRecords-1) times NumPointsPerRecord</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 xml:space="preserve">This eliminates the need to shift the data during the transfer, ensuring maximum data transfer rates.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ViInt64[]</w:t>
            </w:r>
          </w:p>
        </w:tc>
      </w:tr>
      <w:tr w:rsidR="00DF6CFA"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InitialXOffset</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 xml:space="preserve">The time in relation to the Trigger Event of the first point in the waveform in seconds. Negative values mean that the first point in the waveform array was acquired before the trigger event.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lastRenderedPageBreak/>
              <w:t>InitialXTimeSeconds</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sufficient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InitialXTimeFraction</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sufficient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XIncrement</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The time between points in the acquired waveform in seconds.</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ScaleFactor</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Scaling factor for the waveform data.</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ScaleOffset</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Scaling offset for the waveform data.</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172260" w:rsidTr="00172260">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172260" w:rsidRDefault="00172260" w:rsidP="001B5D21">
            <w:pPr>
              <w:pStyle w:val="TableCellCourierNew"/>
            </w:pPr>
            <w:r>
              <w:t>Return Value (.NET)</w:t>
            </w:r>
          </w:p>
        </w:tc>
        <w:tc>
          <w:tcPr>
            <w:tcW w:w="4860" w:type="dxa"/>
            <w:tcBorders>
              <w:top w:val="single" w:sz="6" w:space="0" w:color="auto"/>
              <w:left w:val="single" w:sz="6" w:space="0" w:color="auto"/>
              <w:bottom w:val="single" w:sz="6" w:space="0" w:color="auto"/>
              <w:right w:val="single" w:sz="6" w:space="0" w:color="auto"/>
            </w:tcBorders>
          </w:tcPr>
          <w:p w:rsidR="00172260" w:rsidRDefault="00172260" w:rsidP="001B5D21">
            <w:pPr>
              <w:pStyle w:val="TableCell"/>
            </w:pPr>
            <w:r>
              <w:t>A waveform collection object with data from the channel.</w:t>
            </w:r>
          </w:p>
          <w:p w:rsidR="00172260" w:rsidRDefault="00172260" w:rsidP="00172260">
            <w:pPr>
              <w:pStyle w:val="TableCell"/>
            </w:pPr>
            <w:r>
              <w:t>(In .NET, this is the return value of the method.)</w:t>
            </w:r>
          </w:p>
          <w:p w:rsidR="00172260" w:rsidRDefault="00172260" w:rsidP="001B5D21">
            <w:pPr>
              <w:pStyle w:val="TableCell"/>
            </w:pPr>
            <w:r>
              <w:t xml:space="preserve">(The </w:t>
            </w:r>
            <w:r w:rsidRPr="00172260">
              <w:rPr>
                <w:rStyle w:val="Italic"/>
                <w:i w:val="0"/>
                <w:iCs w:val="0"/>
              </w:rPr>
              <w:t>IVI-3.2: Inherent Capabilities Specification</w:t>
            </w:r>
            <w:r>
              <w:t xml:space="preserve"> defines the IwaveformCollection interface.)</w:t>
            </w:r>
          </w:p>
        </w:tc>
        <w:tc>
          <w:tcPr>
            <w:tcW w:w="1639" w:type="dxa"/>
            <w:gridSpan w:val="2"/>
            <w:tcBorders>
              <w:top w:val="single" w:sz="6" w:space="0" w:color="auto"/>
              <w:left w:val="single" w:sz="6" w:space="0" w:color="auto"/>
              <w:bottom w:val="single" w:sz="6" w:space="0" w:color="auto"/>
              <w:right w:val="single" w:sz="6" w:space="0" w:color="auto"/>
            </w:tcBorders>
          </w:tcPr>
          <w:p w:rsidR="00172260" w:rsidRDefault="00172260" w:rsidP="00172260">
            <w:pPr>
              <w:pStyle w:val="TableCellCourierNew"/>
            </w:pPr>
            <w:r>
              <w:t>IWaveformCollection&lt;</w:t>
            </w:r>
            <w:r w:rsidR="00BF66FC">
              <w:t>Byte</w:t>
            </w:r>
            <w:r>
              <w:t>&gt;</w:t>
            </w:r>
          </w:p>
        </w:tc>
      </w:tr>
    </w:tbl>
    <w:p w:rsidR="00A77906" w:rsidRDefault="00A77906" w:rsidP="00A77906">
      <w:pPr>
        <w:pStyle w:val="FunctionHead"/>
      </w:pPr>
      <w:r>
        <w:t>Return Values</w:t>
      </w:r>
    </w:p>
    <w:p w:rsidR="004E46B0" w:rsidRPr="004B021F" w:rsidRDefault="00A77906" w:rsidP="004E46B0">
      <w:pPr>
        <w:pStyle w:val="Body1"/>
      </w:pPr>
      <w:r>
        <w:t xml:space="preserve">The </w:t>
      </w:r>
      <w:r>
        <w:rPr>
          <w:rStyle w:val="Italic"/>
        </w:rPr>
        <w:t>IVI-3.2: Inherent Capabilities Specification</w:t>
      </w:r>
      <w:r>
        <w:t xml:space="preserve"> defines general status codes that this function can return.</w:t>
      </w:r>
      <w:r w:rsidR="004E46B0" w:rsidRPr="004E46B0">
        <w:t xml:space="preserve"> </w:t>
      </w:r>
      <w:r w:rsidR="004E46B0" w:rsidRPr="004B021F">
        <w:t>T</w:t>
      </w:r>
      <w:r w:rsidR="004E46B0">
        <w:t>his function can also return thi</w:t>
      </w:r>
      <w:r w:rsidR="004E46B0" w:rsidRPr="004B021F">
        <w:t>s additional class</w:t>
      </w:r>
      <w:r w:rsidR="004E46B0">
        <w:t>-defined</w:t>
      </w:r>
      <w:r w:rsidR="004E46B0" w:rsidRPr="004B021F">
        <w:t xml:space="preserve"> status code:</w:t>
      </w:r>
    </w:p>
    <w:p w:rsidR="004E46B0" w:rsidRPr="00E6162F" w:rsidRDefault="004E46B0" w:rsidP="004E46B0">
      <w:pPr>
        <w:pStyle w:val="Body1"/>
        <w:numPr>
          <w:ilvl w:val="0"/>
          <w:numId w:val="65"/>
        </w:numPr>
      </w:pPr>
      <w:r>
        <w:t>Channel Not Enabled</w:t>
      </w:r>
    </w:p>
    <w:p w:rsidR="00BF66FC" w:rsidRPr="00F7116C" w:rsidRDefault="00BF66FC" w:rsidP="00BF66FC">
      <w:pPr>
        <w:pStyle w:val="AttrFuncSubheading"/>
        <w:rPr>
          <w:color w:val="auto"/>
        </w:rPr>
      </w:pPr>
      <w:r w:rsidRPr="00F7116C">
        <w:rPr>
          <w:color w:val="auto"/>
        </w:rPr>
        <w:t>.NET Exceptions</w:t>
      </w:r>
    </w:p>
    <w:p w:rsidR="00BF66FC" w:rsidRDefault="00BF66FC" w:rsidP="00BF66F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BF66FC" w:rsidRDefault="00BF66FC" w:rsidP="00BF66FC">
      <w:pPr>
        <w:pStyle w:val="IVIBody"/>
      </w:pPr>
      <w:r w:rsidRPr="004B021F">
        <w:t>T</w:t>
      </w:r>
      <w:r>
        <w:t>his method can also throw these</w:t>
      </w:r>
      <w:r w:rsidRPr="004B021F">
        <w:t xml:space="preserve"> additional class</w:t>
      </w:r>
      <w:r>
        <w:t>-defined exceptions:</w:t>
      </w:r>
    </w:p>
    <w:p w:rsidR="00BF66FC" w:rsidRDefault="00BF66FC" w:rsidP="00BF66FC">
      <w:pPr>
        <w:pStyle w:val="Body1"/>
        <w:numPr>
          <w:ilvl w:val="0"/>
          <w:numId w:val="65"/>
        </w:numPr>
      </w:pPr>
      <w:r>
        <w:t>Channel Not Enabled</w:t>
      </w:r>
    </w:p>
    <w:p w:rsidR="00A77906" w:rsidRDefault="00A77906" w:rsidP="00A77906">
      <w:pPr>
        <w:pStyle w:val="Heading3"/>
        <w:pageBreakBefore/>
        <w:ind w:left="634"/>
      </w:pPr>
      <w:bookmarkStart w:id="384" w:name="_Toc304583660"/>
      <w:bookmarkStart w:id="385" w:name="_Toc306374511"/>
      <w:r>
        <w:lastRenderedPageBreak/>
        <w:t>Fetch Multi-Record Waveform Real64</w:t>
      </w:r>
      <w:bookmarkEnd w:id="384"/>
      <w:bookmarkEnd w:id="385"/>
    </w:p>
    <w:p w:rsidR="00A77906" w:rsidRDefault="00A77906" w:rsidP="00A77906">
      <w:pPr>
        <w:pStyle w:val="FunctionHead"/>
      </w:pPr>
      <w:r>
        <w:t>Description</w:t>
      </w:r>
    </w:p>
    <w:p w:rsidR="00A77906" w:rsidRDefault="00A77906" w:rsidP="00A77906">
      <w:pPr>
        <w:pStyle w:val="Body1"/>
      </w:pPr>
      <w:r>
        <w:t>This function operates identically to the Fetch</w:t>
      </w:r>
      <w:r w:rsidRPr="004F528D">
        <w:t xml:space="preserve"> </w:t>
      </w:r>
      <w:r>
        <w:t>Multi-Record Waveform Int16, with the only difference being the data type of the returned waveform array</w:t>
      </w:r>
      <w:r w:rsidR="0080634C">
        <w:t xml:space="preserve">. </w:t>
      </w:r>
      <w:r>
        <w:t xml:space="preserve">Please see the definition of that function for details. Note that for this function, after completion </w:t>
      </w:r>
      <w:r>
        <w:rPr>
          <w:color w:val="000000"/>
        </w:rPr>
        <w:t xml:space="preserve">each element in the </w:t>
      </w:r>
      <w:r>
        <w:rPr>
          <w:rStyle w:val="monospace"/>
          <w:color w:val="000000"/>
        </w:rPr>
        <w:t>WaveformArray</w:t>
      </w:r>
      <w:r>
        <w:rPr>
          <w:color w:val="000000"/>
        </w:rPr>
        <w:t xml:space="preserve"> parameter is the actual sampled voltage in Volts.</w:t>
      </w:r>
    </w:p>
    <w:p w:rsidR="008157DE" w:rsidRDefault="008157DE" w:rsidP="008157DE">
      <w:pPr>
        <w:pStyle w:val="FunctionHead"/>
      </w:pPr>
      <w:r>
        <w:t>.NET Method Prototype</w:t>
      </w:r>
    </w:p>
    <w:p w:rsidR="008157DE" w:rsidRDefault="008157DE" w:rsidP="008157DE">
      <w:pPr>
        <w:pStyle w:val="Code1"/>
      </w:pPr>
      <w:r>
        <w:t>IWaveformCollection&lt;Double&gt;</w:t>
      </w:r>
    </w:p>
    <w:p w:rsidR="008157DE" w:rsidRDefault="008157DE" w:rsidP="008157DE">
      <w:pPr>
        <w:pStyle w:val="Code1"/>
        <w:spacing w:before="0"/>
      </w:pPr>
      <w:r>
        <w:t xml:space="preserve">            Channels[].MultiRecordMeasurement.FetchMultiRecordWaveform (</w:t>
      </w:r>
    </w:p>
    <w:p w:rsidR="008157DE" w:rsidRDefault="008157DE" w:rsidP="008157DE">
      <w:pPr>
        <w:pStyle w:val="Code1"/>
        <w:spacing w:before="0"/>
      </w:pPr>
      <w:r>
        <w:t xml:space="preserve">                             </w:t>
      </w:r>
      <w:r w:rsidRPr="006374D4">
        <w:t xml:space="preserve">Int64 </w:t>
      </w:r>
      <w:r>
        <w:t>f</w:t>
      </w:r>
      <w:r w:rsidRPr="006374D4">
        <w:t>irstRecord,</w:t>
      </w:r>
    </w:p>
    <w:p w:rsidR="008157DE" w:rsidRDefault="008157DE" w:rsidP="008157DE">
      <w:pPr>
        <w:pStyle w:val="Code1"/>
        <w:spacing w:before="0"/>
      </w:pPr>
      <w:r w:rsidRPr="006374D4">
        <w:t xml:space="preserve">                             Int64 </w:t>
      </w:r>
      <w:r>
        <w:t>numberOf</w:t>
      </w:r>
      <w:r w:rsidRPr="006374D4">
        <w:t>Records,</w:t>
      </w:r>
    </w:p>
    <w:p w:rsidR="008157DE" w:rsidRDefault="008157DE" w:rsidP="008157DE">
      <w:pPr>
        <w:pStyle w:val="Code1"/>
        <w:spacing w:before="0"/>
      </w:pPr>
      <w:r w:rsidRPr="006374D4">
        <w:t xml:space="preserve">                             Int64 </w:t>
      </w:r>
      <w:r>
        <w:t>o</w:t>
      </w:r>
      <w:r w:rsidRPr="006374D4">
        <w:t>ffsetWithinRecord,</w:t>
      </w:r>
    </w:p>
    <w:p w:rsidR="008157DE" w:rsidRDefault="008157DE" w:rsidP="008157DE">
      <w:pPr>
        <w:pStyle w:val="Code1"/>
        <w:spacing w:before="0"/>
      </w:pPr>
      <w:r w:rsidRPr="006374D4">
        <w:t xml:space="preserve">                             Int64 </w:t>
      </w:r>
      <w:r>
        <w:t>n</w:t>
      </w:r>
      <w:r w:rsidRPr="006374D4">
        <w:t>um</w:t>
      </w:r>
      <w:r>
        <w:t>berOf</w:t>
      </w:r>
      <w:r w:rsidRPr="006374D4">
        <w:t>PointsPerRecord,</w:t>
      </w:r>
    </w:p>
    <w:p w:rsidR="008157DE" w:rsidRDefault="008157DE" w:rsidP="008157DE">
      <w:pPr>
        <w:pStyle w:val="Code1"/>
        <w:spacing w:before="0"/>
      </w:pPr>
      <w:r>
        <w:t xml:space="preserve">                             IWaveformCollection&lt;Double&gt; waveforms</w:t>
      </w:r>
      <w:r w:rsidRPr="006374D4">
        <w:t>);</w:t>
      </w:r>
    </w:p>
    <w:p w:rsidR="00A77906" w:rsidRDefault="00A77906" w:rsidP="00A77906">
      <w:pPr>
        <w:pStyle w:val="FunctionHead"/>
      </w:pPr>
      <w:r>
        <w:t>COM Method Prototype</w:t>
      </w:r>
    </w:p>
    <w:p w:rsidR="00A77906" w:rsidRDefault="00A77906" w:rsidP="00A77906">
      <w:pPr>
        <w:pStyle w:val="Code1"/>
      </w:pPr>
      <w:r>
        <w:t>HRESULT Channels.Item().</w:t>
      </w:r>
      <w:r w:rsidR="003036A3">
        <w:t>MultiRecord</w:t>
      </w:r>
      <w:r>
        <w:t>Measurement.FetchMultiRecordWaveformReal64 (</w:t>
      </w:r>
      <w:r>
        <w:br/>
        <w:t xml:space="preserve">                             [in] __int64 FirstRecord,</w:t>
      </w:r>
      <w:r>
        <w:br/>
        <w:t xml:space="preserve">                             [in] __int64 NumRecords,</w:t>
      </w:r>
      <w:r>
        <w:br/>
        <w:t xml:space="preserve">                             [in] __int64 OffsetWithinRecord,</w:t>
      </w:r>
      <w:r>
        <w:br/>
        <w:t xml:space="preserve">                             [in] __int64 NumPointsPerRecord,</w:t>
      </w:r>
      <w:r>
        <w:br/>
        <w:t xml:space="preserve">                             [in, out] SAFEARRAY(double)* WaveformArray,</w:t>
      </w:r>
      <w:r>
        <w:br/>
        <w:t xml:space="preserve">                             [in, out] __int64 * ActualRecords,</w:t>
      </w:r>
      <w:r>
        <w:br/>
        <w:t xml:space="preserve">                             [in, out] SAFEARRAY(__int64)* ActualPoints,</w:t>
      </w:r>
      <w:r>
        <w:br/>
        <w:t xml:space="preserve">                             [in, out] SAFEARRAY(__int64)* FirstValidPoint,</w:t>
      </w:r>
      <w:r>
        <w:br/>
        <w:t xml:space="preserve">                             [in, out] SAFEARRAY(double)* InitialXOffset,</w:t>
      </w:r>
      <w:r>
        <w:br/>
        <w:t xml:space="preserve">                             [in, out] SAFEARRAY(double)* InitialXTimeSeconds,</w:t>
      </w:r>
      <w:r>
        <w:br/>
        <w:t xml:space="preserve">                             [in, out] SAFEARRAY(double)* InitialXTimeFraction,</w:t>
      </w:r>
      <w:r>
        <w:br/>
        <w:t xml:space="preserve">                             [in, out] double* XIncrement);</w:t>
      </w:r>
    </w:p>
    <w:p w:rsidR="00A77906" w:rsidRDefault="00A77906" w:rsidP="00A77906">
      <w:pPr>
        <w:pStyle w:val="FunctionHead"/>
      </w:pPr>
      <w:r>
        <w:t>C Prototype</w:t>
      </w:r>
    </w:p>
    <w:p w:rsidR="00A77906" w:rsidRDefault="00A77906" w:rsidP="00A77906">
      <w:pPr>
        <w:pStyle w:val="Code1"/>
        <w:tabs>
          <w:tab w:val="left" w:pos="630"/>
        </w:tabs>
      </w:pPr>
      <w:r>
        <w:t>ViStatus IviDigitizer_FetchMultiRecordWaveformReal64 (ViSession Vi,</w:t>
      </w:r>
      <w:r>
        <w:br/>
        <w:t xml:space="preserve">                                               ViConstString ChannelName,</w:t>
      </w:r>
      <w:r>
        <w:br/>
        <w:t xml:space="preserve">                                               ViInt64 FirstRecord,</w:t>
      </w:r>
      <w:r>
        <w:br/>
        <w:t xml:space="preserve">                                               ViInt64 NumRecords,</w:t>
      </w:r>
      <w:r>
        <w:br/>
        <w:t xml:space="preserve">                                               ViInt64 OffsetWithinRecord,</w:t>
      </w:r>
      <w:r>
        <w:br/>
        <w:t xml:space="preserve">                                               ViInt64 NumPointsPerRecord,</w:t>
      </w:r>
      <w:r>
        <w:br/>
        <w:t xml:space="preserve">                                               ViInt64 WaveformArraySize,</w:t>
      </w:r>
      <w:r>
        <w:br/>
        <w:t xml:space="preserve">                                               ViReal64 WaveformArray[],</w:t>
      </w:r>
      <w:r>
        <w:br/>
        <w:t xml:space="preserve">                                               ViInt64* ActualRecords,</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p>
    <w:p w:rsidR="00A77906" w:rsidRDefault="00A77906" w:rsidP="00A77906">
      <w:pPr>
        <w:pStyle w:val="FunctionHead"/>
      </w:pPr>
      <w:r>
        <w:t>Parameters</w:t>
      </w:r>
    </w:p>
    <w:tbl>
      <w:tblPr>
        <w:tblW w:w="8821" w:type="dxa"/>
        <w:tblInd w:w="728" w:type="dxa"/>
        <w:tblLayout w:type="fixed"/>
        <w:tblCellMar>
          <w:left w:w="80" w:type="dxa"/>
          <w:right w:w="80" w:type="dxa"/>
        </w:tblCellMar>
        <w:tblLook w:val="0000"/>
      </w:tblPr>
      <w:tblGrid>
        <w:gridCol w:w="2682"/>
        <w:gridCol w:w="4500"/>
        <w:gridCol w:w="1639"/>
      </w:tblGrid>
      <w:tr w:rsidR="00A77906" w:rsidTr="00172260">
        <w:trPr>
          <w:cantSplit/>
        </w:trPr>
        <w:tc>
          <w:tcPr>
            <w:tcW w:w="2682" w:type="dxa"/>
            <w:tcBorders>
              <w:top w:val="single" w:sz="6" w:space="0" w:color="auto"/>
              <w:left w:val="single" w:sz="6" w:space="0" w:color="auto"/>
              <w:right w:val="single" w:sz="6" w:space="0" w:color="auto"/>
            </w:tcBorders>
          </w:tcPr>
          <w:p w:rsidR="00A77906" w:rsidRDefault="00A77906" w:rsidP="00F33B4F">
            <w:pPr>
              <w:pStyle w:val="TableHead"/>
            </w:pPr>
            <w:r>
              <w:t>Inputs</w:t>
            </w:r>
          </w:p>
        </w:tc>
        <w:tc>
          <w:tcPr>
            <w:tcW w:w="4500" w:type="dxa"/>
            <w:tcBorders>
              <w:top w:val="single" w:sz="6" w:space="0" w:color="auto"/>
              <w:left w:val="single" w:sz="6" w:space="0" w:color="auto"/>
              <w:right w:val="single" w:sz="6" w:space="0" w:color="auto"/>
            </w:tcBorders>
          </w:tcPr>
          <w:p w:rsidR="00A77906" w:rsidRDefault="00A77906" w:rsidP="00F33B4F">
            <w:pPr>
              <w:pStyle w:val="TableHead"/>
            </w:pPr>
            <w:r>
              <w:t>Description</w:t>
            </w:r>
          </w:p>
        </w:tc>
        <w:tc>
          <w:tcPr>
            <w:tcW w:w="1639" w:type="dxa"/>
            <w:tcBorders>
              <w:top w:val="single" w:sz="6" w:space="0" w:color="auto"/>
              <w:left w:val="single" w:sz="6" w:space="0" w:color="auto"/>
              <w:right w:val="single" w:sz="6" w:space="0" w:color="auto"/>
            </w:tcBorders>
          </w:tcPr>
          <w:p w:rsidR="00A77906" w:rsidRDefault="00A77906" w:rsidP="00F33B4F">
            <w:pPr>
              <w:pStyle w:val="TableHead"/>
            </w:pPr>
            <w:r>
              <w:t>Base Type</w:t>
            </w:r>
          </w:p>
        </w:tc>
      </w:tr>
      <w:tr w:rsidR="00A77906" w:rsidTr="00172260">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w:t>
            </w:r>
            <w:r w:rsidR="00172260">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Instrument handle.</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ViSession</w:t>
            </w:r>
          </w:p>
        </w:tc>
      </w:tr>
      <w:tr w:rsidR="00A77906" w:rsidTr="00172260">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ChannelName</w:t>
            </w:r>
            <w:r w:rsidR="00172260">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Name of the channel from which to retrieve the data.</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ViConstString</w:t>
            </w:r>
          </w:p>
        </w:tc>
      </w:tr>
      <w:tr w:rsidR="00A77906" w:rsidTr="00172260">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lastRenderedPageBreak/>
              <w:t>FirstRecord</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number of the first record to read.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172260">
        <w:trPr>
          <w:cantSplit/>
        </w:trPr>
        <w:tc>
          <w:tcPr>
            <w:tcW w:w="2682" w:type="dxa"/>
            <w:tcBorders>
              <w:top w:val="single" w:sz="6" w:space="0" w:color="auto"/>
              <w:left w:val="single" w:sz="6" w:space="0" w:color="auto"/>
              <w:bottom w:val="single" w:sz="6" w:space="0" w:color="auto"/>
              <w:right w:val="single" w:sz="6" w:space="0" w:color="auto"/>
            </w:tcBorders>
          </w:tcPr>
          <w:p w:rsidR="00172260" w:rsidRDefault="00A77906" w:rsidP="00172260">
            <w:pPr>
              <w:pStyle w:val="TableCellCourierNew"/>
            </w:pPr>
            <w:r>
              <w:t>NumRecords</w:t>
            </w:r>
            <w:r w:rsidR="00172260">
              <w:t xml:space="preserve"> (C/COM)</w:t>
            </w:r>
          </w:p>
          <w:p w:rsidR="00A77906" w:rsidRDefault="00172260" w:rsidP="00172260">
            <w:pPr>
              <w:pStyle w:val="TableCellCourierNew"/>
            </w:pPr>
            <w:r>
              <w:t>NumberOfRecords (.NET)</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 xml:space="preserve">Specifies the number of </w:t>
            </w:r>
            <w:r w:rsidR="008B7093">
              <w:t xml:space="preserve">consecutive </w:t>
            </w:r>
            <w:r>
              <w:t>records to read</w:t>
            </w:r>
            <w:r w:rsidR="0080634C">
              <w:t xml:space="preserve">. </w:t>
            </w:r>
            <w:r>
              <w:t>If NumRecords is greater than 1, this parameter allows full or partial (if OffsetWithinRecord and NumPointsPerRecord are specified accordingly) data to be retrieved from multiple digitizer records in a single Fetch call</w:t>
            </w:r>
            <w:r w:rsidR="0080634C">
              <w:t xml:space="preserve">. </w:t>
            </w:r>
            <w:r>
              <w:t>If NumRecords is less than or equal to zero, an error will be returned.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172260">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OffsetWithinRecord</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start index within the record from which the data should be retrieved</w:t>
            </w:r>
            <w:r w:rsidR="0080634C">
              <w:t xml:space="preserve">. </w:t>
            </w:r>
            <w:r>
              <w:t>While normally zero, this parameter allows users to retrieve partial records</w:t>
            </w:r>
            <w:r w:rsidR="0080634C">
              <w:t xml:space="preserve">. </w:t>
            </w:r>
            <w:r>
              <w:t>Data that comes before the OffsetWithinRecord index will not be retrieved</w:t>
            </w:r>
            <w:r w:rsidR="0080634C">
              <w:t xml:space="preserve">. </w:t>
            </w:r>
            <w:r>
              <w:t>This is perhaps most useful when retrieving very large data records because it allows records to be retrieved in several smaller chunks.</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172260">
        <w:trPr>
          <w:cantSplit/>
        </w:trPr>
        <w:tc>
          <w:tcPr>
            <w:tcW w:w="2682" w:type="dxa"/>
            <w:tcBorders>
              <w:top w:val="single" w:sz="6" w:space="0" w:color="auto"/>
              <w:left w:val="single" w:sz="6" w:space="0" w:color="auto"/>
              <w:bottom w:val="single" w:sz="6" w:space="0" w:color="auto"/>
              <w:right w:val="single" w:sz="6" w:space="0" w:color="auto"/>
            </w:tcBorders>
          </w:tcPr>
          <w:p w:rsidR="00172260" w:rsidRDefault="00A77906" w:rsidP="00172260">
            <w:pPr>
              <w:pStyle w:val="TableCellCourierNew"/>
            </w:pPr>
            <w:r>
              <w:t>NumPointsPerRecord</w:t>
            </w:r>
            <w:r w:rsidR="00172260">
              <w:t xml:space="preserve"> (C/COM)</w:t>
            </w:r>
          </w:p>
          <w:p w:rsidR="00A77906" w:rsidRDefault="00172260" w:rsidP="00172260">
            <w:pPr>
              <w:pStyle w:val="TableCellCourierNew"/>
            </w:pPr>
            <w:r>
              <w:t>NumberOfPointsPerRecord (.NET)</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number of data points</w:t>
            </w:r>
            <w:r w:rsidR="008709A2">
              <w:t xml:space="preserve"> per record</w:t>
            </w:r>
            <w:r>
              <w:t xml:space="preserve"> to return</w:t>
            </w:r>
            <w:r w:rsidR="0080634C">
              <w:t xml:space="preserve">. </w:t>
            </w:r>
            <w:r>
              <w:t>This number may be larger than the amount of data available</w:t>
            </w:r>
            <w:r w:rsidR="0080634C">
              <w:t xml:space="preserve">. </w:t>
            </w:r>
            <w:r>
              <w:t>Use the ActualPoints parameter to determine how many data points were returned.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172260">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WaveformArraySize</w:t>
            </w:r>
            <w:r w:rsidR="00172260">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 In IVI-COM it is the driver that allocates the memory buffer, unless a non-NULL SAFEARRAY is passed.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172260" w:rsidTr="00172260">
        <w:trPr>
          <w:cantSplit/>
        </w:trPr>
        <w:tc>
          <w:tcPr>
            <w:tcW w:w="2682" w:type="dxa"/>
            <w:tcBorders>
              <w:top w:val="single" w:sz="6" w:space="0" w:color="auto"/>
              <w:left w:val="single" w:sz="6" w:space="0" w:color="auto"/>
              <w:bottom w:val="single" w:sz="6" w:space="0" w:color="auto"/>
              <w:right w:val="single" w:sz="6" w:space="0" w:color="auto"/>
            </w:tcBorders>
          </w:tcPr>
          <w:p w:rsidR="00172260" w:rsidRDefault="00172260" w:rsidP="001B5D21">
            <w:pPr>
              <w:pStyle w:val="TableCellCourierNew"/>
            </w:pPr>
            <w:r>
              <w:t>waveforms (.NET)</w:t>
            </w:r>
          </w:p>
        </w:tc>
        <w:tc>
          <w:tcPr>
            <w:tcW w:w="4500" w:type="dxa"/>
            <w:tcBorders>
              <w:top w:val="single" w:sz="6" w:space="0" w:color="auto"/>
              <w:left w:val="single" w:sz="6" w:space="0" w:color="auto"/>
              <w:bottom w:val="single" w:sz="6" w:space="0" w:color="auto"/>
              <w:right w:val="single" w:sz="6" w:space="0" w:color="auto"/>
            </w:tcBorders>
          </w:tcPr>
          <w:p w:rsidR="00172260" w:rsidRDefault="00172260" w:rsidP="00C06F58">
            <w:pPr>
              <w:pStyle w:val="TableCell"/>
              <w:ind w:right="0"/>
            </w:pPr>
            <w:r>
              <w:t>A Waveform collection object with a particular number of waveforms, each with data of a particular size needed only for reusing waveform object across reads.</w:t>
            </w:r>
            <w:r w:rsidR="00EA69DB">
              <w:t xml:space="preserve"> </w:t>
            </w:r>
            <w:r w:rsidR="00126D3E">
              <w:t>T</w:t>
            </w:r>
            <w:r w:rsidR="00EA69DB">
              <w:t xml:space="preserve">he waveform collection memory may </w:t>
            </w:r>
            <w:r w:rsidR="00C06F58">
              <w:t xml:space="preserve">be </w:t>
            </w:r>
            <w:r w:rsidR="00EA69DB">
              <w:t xml:space="preserve">allocated </w:t>
            </w:r>
            <w:r w:rsidR="00126D3E">
              <w:t>before calling this method, or during the call to this method. To allocate memory before calling this method, create a waveform collection object using the Create Waveform Collection method and set the waveforms parameter to th</w:t>
            </w:r>
            <w:r w:rsidR="00260EAA">
              <w:t>at</w:t>
            </w:r>
            <w:r w:rsidR="00126D3E">
              <w:t xml:space="preserve"> waveform </w:t>
            </w:r>
            <w:r w:rsidR="00260EAA">
              <w:t>collection. To allocate memory during the call to this method, set the w</w:t>
            </w:r>
            <w:r w:rsidR="00126D3E">
              <w:t>aveforms</w:t>
            </w:r>
            <w:r w:rsidR="00260EAA">
              <w:t xml:space="preserve"> parameter</w:t>
            </w:r>
            <w:r w:rsidR="00126D3E">
              <w:t xml:space="preserve"> to </w:t>
            </w:r>
            <w:r w:rsidR="00126D3E" w:rsidRPr="00126D3E">
              <w:rPr>
                <w:rFonts w:ascii="Courier New" w:hAnsi="Courier New" w:cs="Courier New"/>
                <w:sz w:val="18"/>
                <w:szCs w:val="18"/>
              </w:rPr>
              <w:t>(IWaveformCollection&lt;Double&gt;)null</w:t>
            </w:r>
            <w:r w:rsidR="00EA69DB">
              <w:t>.</w:t>
            </w:r>
            <w:r w:rsidR="00C06F58">
              <w:t xml:space="preserve"> </w:t>
            </w:r>
            <w:r w:rsidR="00EA69DB">
              <w:t xml:space="preserve">Note that this is critically different than </w:t>
            </w:r>
            <w:r w:rsidR="00126D3E">
              <w:t>sett</w:t>
            </w:r>
            <w:r w:rsidR="00EA69DB">
              <w:t xml:space="preserve">ing </w:t>
            </w:r>
            <w:r w:rsidR="00126D3E">
              <w:t>waveforms to</w:t>
            </w:r>
            <w:r w:rsidR="00EA69DB">
              <w:t xml:space="preserve"> </w:t>
            </w:r>
            <w:r w:rsidR="00126D3E" w:rsidRPr="00126D3E">
              <w:rPr>
                <w:rFonts w:ascii="Courier New" w:hAnsi="Courier New" w:cs="Courier New"/>
                <w:sz w:val="18"/>
                <w:szCs w:val="18"/>
              </w:rPr>
              <w:t>null</w:t>
            </w:r>
            <w:r w:rsidR="00EA69DB">
              <w:t>, which generates a</w:t>
            </w:r>
            <w:r w:rsidR="00126D3E">
              <w:t xml:space="preserve"> build</w:t>
            </w:r>
            <w:r w:rsidR="00EA69DB">
              <w:t xml:space="preserve"> error.</w:t>
            </w:r>
          </w:p>
        </w:tc>
        <w:tc>
          <w:tcPr>
            <w:tcW w:w="1639" w:type="dxa"/>
            <w:tcBorders>
              <w:top w:val="single" w:sz="6" w:space="0" w:color="auto"/>
              <w:left w:val="single" w:sz="6" w:space="0" w:color="auto"/>
              <w:bottom w:val="single" w:sz="6" w:space="0" w:color="auto"/>
              <w:right w:val="single" w:sz="6" w:space="0" w:color="auto"/>
            </w:tcBorders>
          </w:tcPr>
          <w:p w:rsidR="00172260" w:rsidRDefault="00172260" w:rsidP="00172260">
            <w:pPr>
              <w:pStyle w:val="TableCellCourierNew"/>
            </w:pPr>
            <w:r>
              <w:t>IWaveformCollection&lt;Double&gt;</w:t>
            </w:r>
          </w:p>
        </w:tc>
      </w:tr>
    </w:tbl>
    <w:p w:rsidR="00F33B4F" w:rsidRDefault="00F33B4F" w:rsidP="00A77906">
      <w:pPr>
        <w:pStyle w:val="FunctionHead"/>
      </w:pPr>
    </w:p>
    <w:tbl>
      <w:tblPr>
        <w:tblW w:w="8839" w:type="dxa"/>
        <w:tblInd w:w="710" w:type="dxa"/>
        <w:tblLayout w:type="fixed"/>
        <w:tblCellMar>
          <w:left w:w="80" w:type="dxa"/>
          <w:right w:w="80" w:type="dxa"/>
        </w:tblCellMar>
        <w:tblLook w:val="0000"/>
      </w:tblPr>
      <w:tblGrid>
        <w:gridCol w:w="18"/>
        <w:gridCol w:w="2682"/>
        <w:gridCol w:w="4500"/>
        <w:gridCol w:w="1620"/>
        <w:gridCol w:w="19"/>
      </w:tblGrid>
      <w:tr w:rsidR="00F33B4F" w:rsidTr="00172260">
        <w:trPr>
          <w:gridAfter w:val="1"/>
          <w:wAfter w:w="19" w:type="dxa"/>
          <w:cantSplit/>
        </w:trPr>
        <w:tc>
          <w:tcPr>
            <w:tcW w:w="2700" w:type="dxa"/>
            <w:gridSpan w:val="2"/>
            <w:tcBorders>
              <w:top w:val="single" w:sz="6" w:space="0" w:color="auto"/>
              <w:left w:val="single" w:sz="6" w:space="0" w:color="auto"/>
              <w:right w:val="single" w:sz="6" w:space="0" w:color="auto"/>
            </w:tcBorders>
          </w:tcPr>
          <w:p w:rsidR="00F33B4F" w:rsidRDefault="00F33B4F" w:rsidP="00F33B4F">
            <w:pPr>
              <w:pStyle w:val="TableHead"/>
            </w:pPr>
            <w:r>
              <w:t>Outputs</w:t>
            </w:r>
          </w:p>
        </w:tc>
        <w:tc>
          <w:tcPr>
            <w:tcW w:w="4500" w:type="dxa"/>
            <w:tcBorders>
              <w:top w:val="single" w:sz="6" w:space="0" w:color="auto"/>
              <w:left w:val="single" w:sz="6" w:space="0" w:color="auto"/>
              <w:right w:val="single" w:sz="6" w:space="0" w:color="auto"/>
            </w:tcBorders>
          </w:tcPr>
          <w:p w:rsidR="00F33B4F" w:rsidRDefault="00F33B4F" w:rsidP="00F33B4F">
            <w:pPr>
              <w:pStyle w:val="TableHead"/>
            </w:pPr>
            <w:r>
              <w:t>Description</w:t>
            </w:r>
          </w:p>
        </w:tc>
        <w:tc>
          <w:tcPr>
            <w:tcW w:w="1620" w:type="dxa"/>
            <w:tcBorders>
              <w:top w:val="single" w:sz="6" w:space="0" w:color="auto"/>
              <w:left w:val="single" w:sz="6" w:space="0" w:color="auto"/>
              <w:right w:val="single" w:sz="6" w:space="0" w:color="auto"/>
            </w:tcBorders>
          </w:tcPr>
          <w:p w:rsidR="00F33B4F" w:rsidRDefault="00F33B4F" w:rsidP="00F33B4F">
            <w:pPr>
              <w:pStyle w:val="TableHead"/>
            </w:pPr>
            <w:r>
              <w:t>Base Type</w:t>
            </w:r>
          </w:p>
        </w:tc>
      </w:tr>
      <w:tr w:rsidR="00EE14FF"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WaveformArray</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
            </w:pPr>
            <w:r>
              <w:t>Buffer into which the acquired waveform is stored. For IVI-C, this buffer is always user allocated. For IVI-COM, this buffer may either be user allocated or driver allocated. To have the driver allocate the buffer, the user passes in a valid pointer to a NULL SAFEARRAY. Note that this is critically different than passing in a NULL pointer, which generates an error. When IVI-COM users pass in a pointer to a non-NULL SAFEARRAY, the driver fills the user-allocated array in the same fashion as with IVI-C.</w:t>
            </w:r>
          </w:p>
        </w:tc>
        <w:tc>
          <w:tcPr>
            <w:tcW w:w="1639" w:type="dxa"/>
            <w:gridSpan w:val="2"/>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ViReal64[]</w:t>
            </w:r>
          </w:p>
        </w:tc>
      </w:tr>
      <w:tr w:rsidR="00EE14FF"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ActualRecords</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
            </w:pPr>
            <w:r>
              <w:t xml:space="preserve">Indicates how many records in the acquisition completed successfully. The arrays </w:t>
            </w:r>
            <w:r w:rsidRPr="00FB66E6">
              <w:rPr>
                <w:rFonts w:ascii="Courier New" w:hAnsi="Courier New" w:cs="Courier New"/>
                <w:sz w:val="18"/>
                <w:szCs w:val="18"/>
              </w:rPr>
              <w:t>ActualPoints</w:t>
            </w:r>
            <w:r>
              <w:t xml:space="preserve">, </w:t>
            </w:r>
            <w:r w:rsidRPr="00FB66E6">
              <w:rPr>
                <w:rFonts w:ascii="Courier New" w:hAnsi="Courier New" w:cs="Courier New"/>
                <w:sz w:val="18"/>
                <w:szCs w:val="18"/>
              </w:rPr>
              <w:t>FirstValidPoint</w:t>
            </w:r>
            <w:r>
              <w:t xml:space="preserve">, </w:t>
            </w:r>
            <w:r w:rsidRPr="00FB66E6">
              <w:rPr>
                <w:rFonts w:ascii="Courier New" w:hAnsi="Courier New" w:cs="Courier New"/>
                <w:sz w:val="18"/>
                <w:szCs w:val="18"/>
              </w:rPr>
              <w:t>InitialXOffset</w:t>
            </w:r>
            <w:r>
              <w:t xml:space="preserve">, </w:t>
            </w:r>
            <w:r w:rsidRPr="00FB66E6">
              <w:rPr>
                <w:rFonts w:ascii="Courier New" w:hAnsi="Courier New" w:cs="Courier New"/>
                <w:sz w:val="18"/>
                <w:szCs w:val="18"/>
              </w:rPr>
              <w:t>InitialXTimeSeconds</w:t>
            </w:r>
            <w:r>
              <w:t xml:space="preserve"> and</w:t>
            </w:r>
            <w:r w:rsidRPr="00FB66E6">
              <w:rPr>
                <w:rFonts w:ascii="Courier New" w:hAnsi="Courier New" w:cs="Courier New"/>
                <w:sz w:val="18"/>
                <w:szCs w:val="18"/>
              </w:rPr>
              <w:t xml:space="preserve"> InitialXTimeFraction</w:t>
            </w:r>
            <w:r>
              <w:t xml:space="preserve"> have the corresponding first contiguous values valid.</w:t>
            </w:r>
          </w:p>
        </w:tc>
        <w:tc>
          <w:tcPr>
            <w:tcW w:w="1639" w:type="dxa"/>
            <w:gridSpan w:val="2"/>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ViInt64</w:t>
            </w:r>
          </w:p>
        </w:tc>
      </w:tr>
      <w:tr w:rsidR="00EE14FF"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ActualPoints</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
            </w:pPr>
            <w:r>
              <w:t xml:space="preserve">Indicates how many data points were actually retrieved from the instrument for each completed record.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ViInt64[]</w:t>
            </w:r>
          </w:p>
        </w:tc>
      </w:tr>
      <w:tr w:rsidR="00EE14FF"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FirstValidPoint</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
            </w:pPr>
            <w:r>
              <w:t>Indicates the index of the first valid data point in the output Data array for each completed record</w:t>
            </w:r>
            <w:r w:rsidR="0080634C">
              <w:t xml:space="preserve">. </w:t>
            </w:r>
            <w:r>
              <w:t xml:space="preserve">This value will often be </w:t>
            </w:r>
            <w:r w:rsidR="00E125A1">
              <w:t>simply the record index (zero to ActualRecords-1) times NumPointsPerRecord</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 xml:space="preserve">This eliminates the need to shift the data during the transfer, ensuring maximum data transfer rates.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ViInt64[]</w:t>
            </w:r>
          </w:p>
        </w:tc>
      </w:tr>
      <w:tr w:rsidR="00EE14FF"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InitialXOffset</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
            </w:pPr>
            <w:r>
              <w:t xml:space="preserve">The time in relation to the Trigger Event of the first point in the waveform in seconds. Negative values mean that the first point in the waveform array was acquired before the trigger event.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ViReal64[]</w:t>
            </w:r>
          </w:p>
        </w:tc>
      </w:tr>
      <w:tr w:rsidR="00EE14FF"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lastRenderedPageBreak/>
              <w:t>InitialXTimeSeconds</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sufficient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ViReal64[]</w:t>
            </w:r>
          </w:p>
        </w:tc>
      </w:tr>
      <w:tr w:rsidR="00EE14FF"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InitialXTimeFraction</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sufficient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ViReal64[]</w:t>
            </w:r>
          </w:p>
        </w:tc>
      </w:tr>
      <w:tr w:rsidR="00EE14FF"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XIncrement</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
            </w:pPr>
            <w:r>
              <w:t>The time between points in the acquired waveform in seconds.</w:t>
            </w:r>
          </w:p>
        </w:tc>
        <w:tc>
          <w:tcPr>
            <w:tcW w:w="1639" w:type="dxa"/>
            <w:gridSpan w:val="2"/>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ViReal64</w:t>
            </w:r>
          </w:p>
        </w:tc>
      </w:tr>
      <w:tr w:rsidR="00172260"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172260" w:rsidRDefault="00172260" w:rsidP="001B5D21">
            <w:pPr>
              <w:pStyle w:val="TableCellCourierNew"/>
            </w:pPr>
            <w:r>
              <w:t>Return Value (.NET)</w:t>
            </w:r>
          </w:p>
        </w:tc>
        <w:tc>
          <w:tcPr>
            <w:tcW w:w="4500" w:type="dxa"/>
            <w:tcBorders>
              <w:top w:val="single" w:sz="6" w:space="0" w:color="auto"/>
              <w:left w:val="single" w:sz="6" w:space="0" w:color="auto"/>
              <w:bottom w:val="single" w:sz="6" w:space="0" w:color="auto"/>
              <w:right w:val="single" w:sz="6" w:space="0" w:color="auto"/>
            </w:tcBorders>
          </w:tcPr>
          <w:p w:rsidR="00172260" w:rsidRDefault="00172260" w:rsidP="001B5D21">
            <w:pPr>
              <w:pStyle w:val="TableCell"/>
            </w:pPr>
            <w:r>
              <w:t>A waveform collection object with data from the channel.</w:t>
            </w:r>
          </w:p>
          <w:p w:rsidR="00172260" w:rsidRDefault="00172260" w:rsidP="00172260">
            <w:pPr>
              <w:pStyle w:val="TableCell"/>
            </w:pPr>
            <w:r>
              <w:t>(In .NET, this is the return value of the method.)</w:t>
            </w:r>
          </w:p>
          <w:p w:rsidR="00172260" w:rsidRDefault="00172260" w:rsidP="001B5D21">
            <w:pPr>
              <w:pStyle w:val="TableCell"/>
            </w:pPr>
            <w:r>
              <w:t xml:space="preserve">(The </w:t>
            </w:r>
            <w:r w:rsidRPr="00172260">
              <w:rPr>
                <w:rStyle w:val="Italic"/>
                <w:i w:val="0"/>
                <w:iCs w:val="0"/>
              </w:rPr>
              <w:t>IVI-3.2: Inherent Capabilities Specification</w:t>
            </w:r>
            <w:r>
              <w:t xml:space="preserve"> defines the IwaveformCollection interface.)</w:t>
            </w:r>
          </w:p>
        </w:tc>
        <w:tc>
          <w:tcPr>
            <w:tcW w:w="1639" w:type="dxa"/>
            <w:gridSpan w:val="2"/>
            <w:tcBorders>
              <w:top w:val="single" w:sz="6" w:space="0" w:color="auto"/>
              <w:left w:val="single" w:sz="6" w:space="0" w:color="auto"/>
              <w:bottom w:val="single" w:sz="6" w:space="0" w:color="auto"/>
              <w:right w:val="single" w:sz="6" w:space="0" w:color="auto"/>
            </w:tcBorders>
          </w:tcPr>
          <w:p w:rsidR="00172260" w:rsidRDefault="00172260" w:rsidP="00172260">
            <w:pPr>
              <w:pStyle w:val="TableCellCourierNew"/>
            </w:pPr>
            <w:r>
              <w:t>IWaveformCollection&lt;Double&gt;</w:t>
            </w:r>
          </w:p>
        </w:tc>
      </w:tr>
    </w:tbl>
    <w:p w:rsidR="00A77906" w:rsidRDefault="00A77906" w:rsidP="00A77906">
      <w:pPr>
        <w:pStyle w:val="FunctionHead"/>
      </w:pPr>
      <w:r>
        <w:t>Return Values</w:t>
      </w:r>
    </w:p>
    <w:p w:rsidR="004873EF" w:rsidRPr="004B021F" w:rsidRDefault="00A77906" w:rsidP="004873EF">
      <w:pPr>
        <w:pStyle w:val="Body1"/>
      </w:pPr>
      <w:r>
        <w:t xml:space="preserve">The </w:t>
      </w:r>
      <w:r>
        <w:rPr>
          <w:rStyle w:val="Italic"/>
        </w:rPr>
        <w:t>IVI-3.2: Inherent Capabilities Specification</w:t>
      </w:r>
      <w:r>
        <w:t xml:space="preserve"> defines general status codes that this function can return.</w:t>
      </w:r>
      <w:r w:rsidR="004873EF" w:rsidRPr="004873EF">
        <w:t xml:space="preserve"> </w:t>
      </w:r>
      <w:r w:rsidR="004873EF" w:rsidRPr="004B021F">
        <w:t>T</w:t>
      </w:r>
      <w:r w:rsidR="004873EF">
        <w:t>his function can also return thi</w:t>
      </w:r>
      <w:r w:rsidR="004873EF" w:rsidRPr="004B021F">
        <w:t>s additional class</w:t>
      </w:r>
      <w:r w:rsidR="004873EF">
        <w:t>-defined</w:t>
      </w:r>
      <w:r w:rsidR="004873EF" w:rsidRPr="004B021F">
        <w:t xml:space="preserve"> status code:</w:t>
      </w:r>
    </w:p>
    <w:p w:rsidR="004873EF" w:rsidRPr="00E6162F" w:rsidRDefault="004873EF" w:rsidP="004873EF">
      <w:pPr>
        <w:pStyle w:val="Body1"/>
        <w:numPr>
          <w:ilvl w:val="0"/>
          <w:numId w:val="65"/>
        </w:numPr>
      </w:pPr>
      <w:r>
        <w:t>Channel Not Enabled</w:t>
      </w:r>
    </w:p>
    <w:p w:rsidR="00BF66FC" w:rsidRPr="00F7116C" w:rsidRDefault="00BF66FC" w:rsidP="00BF66FC">
      <w:pPr>
        <w:pStyle w:val="AttrFuncSubheading"/>
        <w:rPr>
          <w:color w:val="auto"/>
        </w:rPr>
      </w:pPr>
      <w:r w:rsidRPr="00F7116C">
        <w:rPr>
          <w:color w:val="auto"/>
        </w:rPr>
        <w:t>.NET Exceptions</w:t>
      </w:r>
    </w:p>
    <w:p w:rsidR="00BF66FC" w:rsidRDefault="00BF66FC" w:rsidP="00BF66F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BF66FC" w:rsidRDefault="00BF66FC" w:rsidP="00BF66FC">
      <w:pPr>
        <w:pStyle w:val="IVIBody"/>
      </w:pPr>
      <w:r w:rsidRPr="004B021F">
        <w:t>T</w:t>
      </w:r>
      <w:r>
        <w:t>his method can also throw these</w:t>
      </w:r>
      <w:r w:rsidRPr="004B021F">
        <w:t xml:space="preserve"> additional class</w:t>
      </w:r>
      <w:r>
        <w:t>-defined exceptions:</w:t>
      </w:r>
    </w:p>
    <w:p w:rsidR="00BF66FC" w:rsidRDefault="00BF66FC" w:rsidP="00BF66FC">
      <w:pPr>
        <w:pStyle w:val="Body1"/>
        <w:numPr>
          <w:ilvl w:val="0"/>
          <w:numId w:val="65"/>
        </w:numPr>
      </w:pPr>
      <w:r>
        <w:t>Channel Not Enabled</w:t>
      </w:r>
    </w:p>
    <w:p w:rsidR="0018319D" w:rsidRDefault="00921A0C" w:rsidP="0018319D">
      <w:pPr>
        <w:pStyle w:val="Heading2"/>
      </w:pPr>
      <w:bookmarkStart w:id="386" w:name="_Toc304583661"/>
      <w:bookmarkStart w:id="387" w:name="_Toc306374512"/>
      <w:r>
        <w:t xml:space="preserve">IviDigitizerMultiRecordAcquisition </w:t>
      </w:r>
      <w:r w:rsidR="0018319D">
        <w:t>Behavior Model</w:t>
      </w:r>
      <w:bookmarkEnd w:id="386"/>
      <w:bookmarkEnd w:id="387"/>
    </w:p>
    <w:p w:rsidR="0018319D" w:rsidRDefault="0018319D" w:rsidP="0018319D">
      <w:pPr>
        <w:pStyle w:val="Body1"/>
      </w:pPr>
      <w:r>
        <w:t xml:space="preserve">The </w:t>
      </w:r>
      <w:r w:rsidR="00921A0C">
        <w:t xml:space="preserve">IviDigitizerMultiRecordAcquisition </w:t>
      </w:r>
      <w:r>
        <w:t>extension group follows the same behavior model as the IviDigitizerBase capability group described in Section 4.</w:t>
      </w:r>
      <w:r w:rsidR="00946CC4">
        <w:t>4</w:t>
      </w:r>
      <w:r>
        <w:t>,</w:t>
      </w:r>
      <w:r>
        <w:rPr>
          <w:i/>
          <w:iCs/>
        </w:rPr>
        <w:t xml:space="preserve"> </w:t>
      </w:r>
      <w:r>
        <w:rPr>
          <w:rStyle w:val="Italic"/>
        </w:rPr>
        <w:t>IviDigitizerBase Behavior Model</w:t>
      </w:r>
      <w:r>
        <w:rPr>
          <w:i/>
          <w:iCs/>
        </w:rPr>
        <w:t>.</w:t>
      </w:r>
    </w:p>
    <w:p w:rsidR="0018319D" w:rsidRDefault="00921A0C" w:rsidP="0018319D">
      <w:pPr>
        <w:pStyle w:val="Heading2"/>
      </w:pPr>
      <w:bookmarkStart w:id="388" w:name="_Toc304583662"/>
      <w:bookmarkStart w:id="389" w:name="_Toc306374513"/>
      <w:r>
        <w:t xml:space="preserve">IviDigitizerMultiRecordAcquisition </w:t>
      </w:r>
      <w:r w:rsidR="0018319D">
        <w:t>Compliance Notes</w:t>
      </w:r>
      <w:bookmarkEnd w:id="388"/>
      <w:bookmarkEnd w:id="389"/>
    </w:p>
    <w:p w:rsidR="0018319D" w:rsidRDefault="0018319D" w:rsidP="0018319D">
      <w:pPr>
        <w:pStyle w:val="Body1"/>
      </w:pPr>
      <w:r>
        <w:t xml:space="preserve">For a specific driver to comply with the </w:t>
      </w:r>
      <w:r w:rsidR="00921A0C">
        <w:t xml:space="preserve">IviDigitizerMultiRecordAcquisition </w:t>
      </w:r>
      <w:r>
        <w:t>extension, it shall be compliant with the IviDigitizerBase capability group and it shall implement all of the functions listed in this section.</w:t>
      </w:r>
    </w:p>
    <w:p w:rsidR="00004825" w:rsidRDefault="00004825">
      <w:pPr>
        <w:pStyle w:val="Heading1"/>
      </w:pPr>
      <w:bookmarkStart w:id="390" w:name="_Toc304583663"/>
      <w:bookmarkStart w:id="391" w:name="_Toc306374514"/>
      <w:r>
        <w:lastRenderedPageBreak/>
        <w:t>IviDigitizerBoardTemperature Extension Group</w:t>
      </w:r>
      <w:bookmarkEnd w:id="390"/>
      <w:bookmarkEnd w:id="391"/>
    </w:p>
    <w:p w:rsidR="00004825" w:rsidRDefault="00004825">
      <w:pPr>
        <w:pStyle w:val="Heading2"/>
      </w:pPr>
      <w:bookmarkStart w:id="392" w:name="_Toc304583664"/>
      <w:bookmarkStart w:id="393" w:name="_Toc306374515"/>
      <w:r>
        <w:t>IviDigitizerBoardTemperature Overview</w:t>
      </w:r>
      <w:bookmarkEnd w:id="392"/>
      <w:bookmarkEnd w:id="393"/>
    </w:p>
    <w:p w:rsidR="004D22A6" w:rsidRDefault="004D22A6" w:rsidP="004D22A6">
      <w:pPr>
        <w:pStyle w:val="Body1"/>
      </w:pPr>
      <w:r>
        <w:t>The IviDigitizerBoardTemperature extension group supports digitizers with the ability to report the temperature of the device as a whole.</w:t>
      </w:r>
    </w:p>
    <w:p w:rsidR="00004825" w:rsidRDefault="00004825">
      <w:pPr>
        <w:pStyle w:val="Heading2"/>
      </w:pPr>
      <w:bookmarkStart w:id="394" w:name="_Toc304583665"/>
      <w:bookmarkStart w:id="395" w:name="_Toc306374516"/>
      <w:r>
        <w:t>IviDigitizerBoardTemperature Attributes</w:t>
      </w:r>
      <w:bookmarkEnd w:id="394"/>
      <w:bookmarkEnd w:id="395"/>
    </w:p>
    <w:p w:rsidR="00004825" w:rsidRDefault="00004825">
      <w:pPr>
        <w:pStyle w:val="Body1"/>
      </w:pPr>
      <w:r>
        <w:t>The IviDigitizerBoardTemperature extension group defines the following attributes:</w:t>
      </w:r>
    </w:p>
    <w:p w:rsidR="00004825" w:rsidRDefault="00004825" w:rsidP="002D0B13">
      <w:pPr>
        <w:pStyle w:val="ListBullet"/>
        <w:numPr>
          <w:ilvl w:val="0"/>
          <w:numId w:val="44"/>
        </w:numPr>
      </w:pPr>
      <w:r>
        <w:t>Board Temperature</w:t>
      </w:r>
    </w:p>
    <w:p w:rsidR="00004825" w:rsidRDefault="00004825" w:rsidP="002D0B13">
      <w:pPr>
        <w:pStyle w:val="ListBullet"/>
        <w:numPr>
          <w:ilvl w:val="0"/>
          <w:numId w:val="44"/>
        </w:numPr>
      </w:pPr>
      <w:r>
        <w:t>Temperature Units</w:t>
      </w:r>
    </w:p>
    <w:p w:rsidR="00004825" w:rsidRDefault="00004825" w:rsidP="00BE5F85">
      <w:pPr>
        <w:pStyle w:val="Body"/>
        <w:rPr>
          <w:sz w:val="12"/>
          <w:szCs w:val="12"/>
        </w:rPr>
      </w:pPr>
      <w:r>
        <w:t>This section describes the behavior and requirements of each attribute. The actual value for each attribute ID is defined in Section 31,</w:t>
      </w:r>
      <w:r>
        <w:rPr>
          <w:rStyle w:val="Italic"/>
        </w:rPr>
        <w:t xml:space="preserve"> IviDigitizer Attribute ID Definitions.</w:t>
      </w:r>
    </w:p>
    <w:p w:rsidR="00004825" w:rsidRDefault="00004825" w:rsidP="00BE5F85">
      <w:pPr>
        <w:pStyle w:val="Heading3"/>
        <w:pageBreakBefore/>
      </w:pPr>
      <w:bookmarkStart w:id="396" w:name="_Toc304583666"/>
      <w:bookmarkStart w:id="397" w:name="_Toc306374517"/>
      <w:r>
        <w:lastRenderedPageBreak/>
        <w:t>Board Temperature</w:t>
      </w:r>
      <w:bookmarkEnd w:id="396"/>
      <w:bookmarkEnd w:id="397"/>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RO</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E56C6E">
            <w:pPr>
              <w:pStyle w:val="TableCell"/>
            </w:pPr>
            <w:r>
              <w:t>Query Board Temperature (IVI-C only)</w:t>
            </w:r>
          </w:p>
        </w:tc>
      </w:tr>
    </w:tbl>
    <w:p w:rsidR="00A244CB" w:rsidRDefault="00A244CB" w:rsidP="00A244CB">
      <w:pPr>
        <w:pStyle w:val="FunctionHead"/>
      </w:pPr>
      <w:r>
        <w:t>.NET Property Name</w:t>
      </w:r>
    </w:p>
    <w:p w:rsidR="00A244CB" w:rsidRDefault="00A244CB" w:rsidP="00A244CB">
      <w:pPr>
        <w:pStyle w:val="Body1"/>
        <w:rPr>
          <w:rStyle w:val="monospace"/>
        </w:rPr>
      </w:pPr>
      <w:r>
        <w:rPr>
          <w:rStyle w:val="monospace"/>
        </w:rPr>
        <w:t>Temperature.BoardTemperature</w:t>
      </w:r>
    </w:p>
    <w:p w:rsidR="00004825" w:rsidRDefault="00004825">
      <w:pPr>
        <w:pStyle w:val="FunctionHead"/>
      </w:pPr>
      <w:r>
        <w:t>COM Property Name</w:t>
      </w:r>
    </w:p>
    <w:p w:rsidR="00004825" w:rsidRDefault="00004825">
      <w:pPr>
        <w:pStyle w:val="Body1"/>
        <w:rPr>
          <w:rStyle w:val="monospace"/>
        </w:rPr>
      </w:pPr>
      <w:r>
        <w:rPr>
          <w:rStyle w:val="monospace"/>
        </w:rPr>
        <w:t>Temperature.BoardTemperature</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IVIDIGITIZER_ATTR_BOARD_TEMPERATURE</w:t>
      </w:r>
    </w:p>
    <w:p w:rsidR="00004825" w:rsidRDefault="00004825">
      <w:pPr>
        <w:pStyle w:val="FunctionHead"/>
      </w:pPr>
      <w:r>
        <w:t>Description</w:t>
      </w:r>
    </w:p>
    <w:p w:rsidR="00004825" w:rsidRDefault="00004825" w:rsidP="00BE5F85">
      <w:pPr>
        <w:pStyle w:val="Body1"/>
        <w:rPr>
          <w:sz w:val="12"/>
          <w:szCs w:val="12"/>
        </w:rPr>
      </w:pPr>
      <w:r>
        <w:t>Indicates the temperature of the entire board</w:t>
      </w:r>
      <w:r w:rsidR="0080634C">
        <w:t xml:space="preserve">. </w:t>
      </w:r>
      <w:r>
        <w:t>The units are governed by the Temperature Units attribute.</w:t>
      </w:r>
    </w:p>
    <w:p w:rsidR="00A244CB" w:rsidRPr="00F7116C" w:rsidRDefault="00A244CB" w:rsidP="00A244CB">
      <w:pPr>
        <w:pStyle w:val="AttrFuncSubheading"/>
        <w:rPr>
          <w:color w:val="auto"/>
        </w:rPr>
      </w:pPr>
      <w:r w:rsidRPr="00F7116C">
        <w:rPr>
          <w:color w:val="auto"/>
        </w:rPr>
        <w:t>.NET Exceptions</w:t>
      </w:r>
    </w:p>
    <w:p w:rsidR="00A244CB" w:rsidRDefault="00A244CB" w:rsidP="00A244CB">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BE5F85">
      <w:pPr>
        <w:pStyle w:val="Heading3"/>
        <w:pageBreakBefore/>
      </w:pPr>
      <w:bookmarkStart w:id="398" w:name="_Toc304583667"/>
      <w:bookmarkStart w:id="399" w:name="_Toc306374518"/>
      <w:r>
        <w:lastRenderedPageBreak/>
        <w:t>Temperature Units</w:t>
      </w:r>
      <w:bookmarkEnd w:id="398"/>
      <w:bookmarkEnd w:id="399"/>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EF22BD">
            <w:pPr>
              <w:pStyle w:val="TableCell"/>
            </w:pPr>
            <w:r>
              <w:t>Configure Temperature Units (IVI-C only)</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Temperature.Units</w:t>
      </w:r>
    </w:p>
    <w:p w:rsidR="00856412" w:rsidRDefault="00856412" w:rsidP="00856412">
      <w:pPr>
        <w:pStyle w:val="FunctionHead"/>
      </w:pPr>
      <w:r>
        <w:t>.NET Enumeration Name</w:t>
      </w:r>
    </w:p>
    <w:p w:rsidR="00856412" w:rsidRDefault="00856412" w:rsidP="00856412">
      <w:pPr>
        <w:pStyle w:val="Code1"/>
      </w:pPr>
      <w:r>
        <w:t>TemperatureUnits</w:t>
      </w:r>
    </w:p>
    <w:p w:rsidR="00004825" w:rsidRDefault="00004825">
      <w:pPr>
        <w:pStyle w:val="FunctionHead"/>
      </w:pPr>
      <w:r>
        <w:t>COM Property Name</w:t>
      </w:r>
    </w:p>
    <w:p w:rsidR="00004825" w:rsidRDefault="00004825">
      <w:pPr>
        <w:pStyle w:val="Body1"/>
        <w:rPr>
          <w:rStyle w:val="monospace"/>
        </w:rPr>
      </w:pPr>
      <w:r>
        <w:rPr>
          <w:rStyle w:val="monospace"/>
        </w:rPr>
        <w:t>Temperature.Units</w:t>
      </w:r>
    </w:p>
    <w:p w:rsidR="00004825" w:rsidRDefault="00004825">
      <w:pPr>
        <w:pStyle w:val="FunctionHead"/>
      </w:pPr>
      <w:r>
        <w:t>COM Enumeration Name</w:t>
      </w:r>
    </w:p>
    <w:p w:rsidR="00004825" w:rsidRDefault="00004825">
      <w:pPr>
        <w:pStyle w:val="Code1"/>
      </w:pPr>
      <w:r>
        <w:t>IviDigitizerTemperatureUnitsEnum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IVIDIGITIZER_ATTR_TEMPERATURE_UNITS</w:t>
      </w:r>
    </w:p>
    <w:p w:rsidR="00004825" w:rsidRDefault="00004825">
      <w:pPr>
        <w:pStyle w:val="FunctionHead"/>
      </w:pPr>
      <w:r>
        <w:t>Description</w:t>
      </w:r>
    </w:p>
    <w:p w:rsidR="00004825" w:rsidRDefault="00004825">
      <w:pPr>
        <w:pStyle w:val="Body1"/>
      </w:pPr>
      <w:r>
        <w:t>Specifies the temperature units returned by the Board Temperature and the Channel Temperature attributes.</w:t>
      </w:r>
    </w:p>
    <w:p w:rsidR="00004825" w:rsidRDefault="00004825">
      <w:pPr>
        <w:pStyle w:val="FunctionHead"/>
      </w:pPr>
      <w:r>
        <w:t>Defined Values</w:t>
      </w:r>
    </w:p>
    <w:tbl>
      <w:tblPr>
        <w:tblW w:w="0" w:type="auto"/>
        <w:tblInd w:w="722" w:type="dxa"/>
        <w:tblLayout w:type="fixed"/>
        <w:tblLook w:val="0000"/>
      </w:tblPr>
      <w:tblGrid>
        <w:gridCol w:w="2266"/>
        <w:gridCol w:w="450"/>
        <w:gridCol w:w="1440"/>
        <w:gridCol w:w="4484"/>
      </w:tblGrid>
      <w:tr w:rsidR="00004825" w:rsidTr="00212CFF">
        <w:trPr>
          <w:cantSplit/>
          <w:trHeight w:val="158"/>
        </w:trPr>
        <w:tc>
          <w:tcPr>
            <w:tcW w:w="226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637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212CFF">
        <w:trPr>
          <w:cantSplit/>
          <w:trHeight w:val="157"/>
        </w:trPr>
        <w:tc>
          <w:tcPr>
            <w:tcW w:w="226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44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448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F919A7">
        <w:trPr>
          <w:cantSplit/>
          <w:trHeight w:val="378"/>
        </w:trPr>
        <w:tc>
          <w:tcPr>
            <w:tcW w:w="2266" w:type="dxa"/>
            <w:vMerge w:val="restart"/>
            <w:tcBorders>
              <w:top w:val="single" w:sz="6" w:space="0" w:color="auto"/>
              <w:left w:val="single" w:sz="6" w:space="0" w:color="auto"/>
              <w:right w:val="single" w:sz="6" w:space="0" w:color="auto"/>
            </w:tcBorders>
          </w:tcPr>
          <w:p w:rsidR="00004825" w:rsidRDefault="00192505">
            <w:pPr>
              <w:pStyle w:val="TableCell"/>
            </w:pPr>
            <w:r>
              <w:t>Celsius</w:t>
            </w:r>
          </w:p>
        </w:tc>
        <w:tc>
          <w:tcPr>
            <w:tcW w:w="637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Temperature values returned from the digitizer are in degrees </w:t>
            </w:r>
            <w:r w:rsidR="00192505">
              <w:t>Celsius</w:t>
            </w:r>
            <w:r>
              <w:t>.</w:t>
            </w:r>
          </w:p>
        </w:tc>
      </w:tr>
      <w:tr w:rsidR="00856412" w:rsidTr="00212CFF">
        <w:trPr>
          <w:cantSplit/>
          <w:trHeight w:val="338"/>
        </w:trPr>
        <w:tc>
          <w:tcPr>
            <w:tcW w:w="2266" w:type="dxa"/>
            <w:vMerge/>
            <w:tcBorders>
              <w:left w:val="single" w:sz="6" w:space="0" w:color="auto"/>
              <w:right w:val="single" w:sz="6" w:space="0" w:color="auto"/>
            </w:tcBorders>
          </w:tcPr>
          <w:p w:rsidR="00856412" w:rsidRDefault="00856412">
            <w:pPr>
              <w:pStyle w:val="TableCell"/>
            </w:pPr>
          </w:p>
        </w:tc>
        <w:tc>
          <w:tcPr>
            <w:tcW w:w="450" w:type="dxa"/>
            <w:vMerge w:val="restart"/>
            <w:tcBorders>
              <w:top w:val="single" w:sz="4" w:space="0" w:color="auto"/>
              <w:left w:val="single" w:sz="6" w:space="0" w:color="auto"/>
              <w:right w:val="single" w:sz="6" w:space="0" w:color="auto"/>
            </w:tcBorders>
          </w:tcPr>
          <w:p w:rsidR="00856412" w:rsidRDefault="00856412">
            <w:pPr>
              <w:pStyle w:val="TableCell"/>
            </w:pPr>
          </w:p>
        </w:tc>
        <w:tc>
          <w:tcPr>
            <w:tcW w:w="1440" w:type="dxa"/>
            <w:tcBorders>
              <w:top w:val="single" w:sz="4" w:space="0" w:color="auto"/>
              <w:left w:val="single" w:sz="6" w:space="0" w:color="auto"/>
              <w:bottom w:val="single" w:sz="4" w:space="0" w:color="auto"/>
              <w:right w:val="single" w:sz="6" w:space="0" w:color="auto"/>
            </w:tcBorders>
          </w:tcPr>
          <w:p w:rsidR="00856412" w:rsidRDefault="00856412">
            <w:pPr>
              <w:pStyle w:val="TableCell"/>
            </w:pPr>
            <w:r>
              <w:t>.NET</w:t>
            </w:r>
          </w:p>
        </w:tc>
        <w:tc>
          <w:tcPr>
            <w:tcW w:w="4484" w:type="dxa"/>
            <w:tcBorders>
              <w:top w:val="single" w:sz="4" w:space="0" w:color="auto"/>
              <w:left w:val="single" w:sz="6" w:space="0" w:color="auto"/>
              <w:bottom w:val="single" w:sz="4" w:space="0" w:color="auto"/>
              <w:right w:val="single" w:sz="6" w:space="0" w:color="auto"/>
            </w:tcBorders>
          </w:tcPr>
          <w:p w:rsidR="00856412" w:rsidRDefault="00856412">
            <w:pPr>
              <w:pStyle w:val="TableCellCourierNew"/>
            </w:pPr>
            <w:r>
              <w:t>TemperatureUnits.Celsius</w:t>
            </w:r>
          </w:p>
        </w:tc>
      </w:tr>
      <w:tr w:rsidR="00856412" w:rsidTr="00856412">
        <w:trPr>
          <w:cantSplit/>
          <w:trHeight w:val="338"/>
        </w:trPr>
        <w:tc>
          <w:tcPr>
            <w:tcW w:w="2266" w:type="dxa"/>
            <w:vMerge/>
            <w:tcBorders>
              <w:left w:val="single" w:sz="6" w:space="0" w:color="auto"/>
              <w:right w:val="single" w:sz="6" w:space="0" w:color="auto"/>
            </w:tcBorders>
          </w:tcPr>
          <w:p w:rsidR="00856412" w:rsidRDefault="00856412">
            <w:pPr>
              <w:pStyle w:val="TableCell"/>
            </w:pPr>
          </w:p>
        </w:tc>
        <w:tc>
          <w:tcPr>
            <w:tcW w:w="450" w:type="dxa"/>
            <w:vMerge/>
            <w:tcBorders>
              <w:left w:val="single" w:sz="6" w:space="0" w:color="auto"/>
              <w:right w:val="single" w:sz="6" w:space="0" w:color="auto"/>
            </w:tcBorders>
          </w:tcPr>
          <w:p w:rsidR="00856412" w:rsidRDefault="00856412">
            <w:pPr>
              <w:pStyle w:val="TableCell"/>
            </w:pPr>
          </w:p>
        </w:tc>
        <w:tc>
          <w:tcPr>
            <w:tcW w:w="1440" w:type="dxa"/>
            <w:tcBorders>
              <w:top w:val="single" w:sz="4" w:space="0" w:color="auto"/>
              <w:left w:val="single" w:sz="6" w:space="0" w:color="auto"/>
              <w:bottom w:val="single" w:sz="4" w:space="0" w:color="auto"/>
              <w:right w:val="single" w:sz="6" w:space="0" w:color="auto"/>
            </w:tcBorders>
          </w:tcPr>
          <w:p w:rsidR="00856412" w:rsidRDefault="00856412">
            <w:pPr>
              <w:pStyle w:val="TableCell"/>
            </w:pPr>
            <w:r>
              <w:t>C</w:t>
            </w:r>
          </w:p>
        </w:tc>
        <w:tc>
          <w:tcPr>
            <w:tcW w:w="4484" w:type="dxa"/>
            <w:tcBorders>
              <w:top w:val="single" w:sz="4" w:space="0" w:color="auto"/>
              <w:left w:val="single" w:sz="6" w:space="0" w:color="auto"/>
              <w:bottom w:val="single" w:sz="4" w:space="0" w:color="auto"/>
              <w:right w:val="single" w:sz="6" w:space="0" w:color="auto"/>
            </w:tcBorders>
          </w:tcPr>
          <w:p w:rsidR="00856412" w:rsidRDefault="00856412">
            <w:pPr>
              <w:pStyle w:val="TableCellCourierNew"/>
            </w:pPr>
            <w:r>
              <w:t>IVIDIGITIZER_VAL_CELSIUS</w:t>
            </w:r>
          </w:p>
        </w:tc>
      </w:tr>
      <w:tr w:rsidR="00856412" w:rsidTr="00212CFF">
        <w:trPr>
          <w:cantSplit/>
          <w:trHeight w:val="337"/>
        </w:trPr>
        <w:tc>
          <w:tcPr>
            <w:tcW w:w="2266" w:type="dxa"/>
            <w:vMerge/>
            <w:tcBorders>
              <w:left w:val="single" w:sz="6" w:space="0" w:color="auto"/>
              <w:bottom w:val="single" w:sz="6" w:space="0" w:color="auto"/>
              <w:right w:val="single" w:sz="6" w:space="0" w:color="auto"/>
            </w:tcBorders>
          </w:tcPr>
          <w:p w:rsidR="00856412" w:rsidRDefault="00856412">
            <w:pPr>
              <w:pStyle w:val="TableCell"/>
            </w:pPr>
          </w:p>
        </w:tc>
        <w:tc>
          <w:tcPr>
            <w:tcW w:w="450" w:type="dxa"/>
            <w:vMerge/>
            <w:tcBorders>
              <w:left w:val="single" w:sz="6" w:space="0" w:color="auto"/>
              <w:bottom w:val="single" w:sz="6" w:space="0" w:color="auto"/>
              <w:right w:val="single" w:sz="6" w:space="0" w:color="auto"/>
            </w:tcBorders>
          </w:tcPr>
          <w:p w:rsidR="00856412" w:rsidRDefault="00856412">
            <w:pPr>
              <w:pStyle w:val="TableCell"/>
            </w:pPr>
          </w:p>
        </w:tc>
        <w:tc>
          <w:tcPr>
            <w:tcW w:w="1440" w:type="dxa"/>
            <w:tcBorders>
              <w:top w:val="single" w:sz="4" w:space="0" w:color="auto"/>
              <w:left w:val="single" w:sz="6" w:space="0" w:color="auto"/>
              <w:bottom w:val="single" w:sz="6" w:space="0" w:color="auto"/>
              <w:right w:val="single" w:sz="6" w:space="0" w:color="auto"/>
            </w:tcBorders>
          </w:tcPr>
          <w:p w:rsidR="00856412" w:rsidRDefault="00856412">
            <w:pPr>
              <w:pStyle w:val="TableCell"/>
            </w:pPr>
            <w:r>
              <w:t>COM</w:t>
            </w:r>
          </w:p>
        </w:tc>
        <w:tc>
          <w:tcPr>
            <w:tcW w:w="4484" w:type="dxa"/>
            <w:tcBorders>
              <w:top w:val="single" w:sz="4" w:space="0" w:color="auto"/>
              <w:left w:val="single" w:sz="6" w:space="0" w:color="auto"/>
              <w:bottom w:val="single" w:sz="6" w:space="0" w:color="auto"/>
              <w:right w:val="single" w:sz="6" w:space="0" w:color="auto"/>
            </w:tcBorders>
          </w:tcPr>
          <w:p w:rsidR="00856412" w:rsidRDefault="00856412">
            <w:pPr>
              <w:pStyle w:val="TableCell"/>
              <w:rPr>
                <w:rFonts w:ascii="Courier New" w:hAnsi="Courier New" w:cs="Courier New"/>
                <w:sz w:val="18"/>
                <w:szCs w:val="18"/>
              </w:rPr>
            </w:pPr>
            <w:r>
              <w:rPr>
                <w:rFonts w:ascii="Courier New" w:hAnsi="Courier New" w:cs="Courier New"/>
                <w:sz w:val="18"/>
                <w:szCs w:val="18"/>
              </w:rPr>
              <w:t>IviDigitizerTemperatureUnitsCelsius</w:t>
            </w:r>
          </w:p>
        </w:tc>
      </w:tr>
      <w:tr w:rsidR="00004825" w:rsidTr="00F919A7">
        <w:trPr>
          <w:cantSplit/>
          <w:trHeight w:val="363"/>
        </w:trPr>
        <w:tc>
          <w:tcPr>
            <w:tcW w:w="2266" w:type="dxa"/>
            <w:vMerge w:val="restart"/>
            <w:tcBorders>
              <w:top w:val="single" w:sz="6" w:space="0" w:color="auto"/>
              <w:left w:val="single" w:sz="6" w:space="0" w:color="auto"/>
              <w:right w:val="single" w:sz="6" w:space="0" w:color="auto"/>
            </w:tcBorders>
          </w:tcPr>
          <w:p w:rsidR="00004825" w:rsidRDefault="00004825">
            <w:pPr>
              <w:pStyle w:val="TableCell"/>
            </w:pPr>
            <w:r>
              <w:t>Fahrenheit</w:t>
            </w:r>
          </w:p>
        </w:tc>
        <w:tc>
          <w:tcPr>
            <w:tcW w:w="637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Temperature values returned from the digitizer are in degrees Fahrenheit.</w:t>
            </w:r>
          </w:p>
        </w:tc>
      </w:tr>
      <w:tr w:rsidR="00856412" w:rsidTr="00212CFF">
        <w:trPr>
          <w:cantSplit/>
          <w:trHeight w:val="338"/>
        </w:trPr>
        <w:tc>
          <w:tcPr>
            <w:tcW w:w="2266" w:type="dxa"/>
            <w:vMerge/>
            <w:tcBorders>
              <w:left w:val="single" w:sz="6" w:space="0" w:color="auto"/>
              <w:right w:val="single" w:sz="6" w:space="0" w:color="auto"/>
            </w:tcBorders>
          </w:tcPr>
          <w:p w:rsidR="00856412" w:rsidRDefault="00856412">
            <w:pPr>
              <w:pStyle w:val="TableCell"/>
            </w:pPr>
          </w:p>
        </w:tc>
        <w:tc>
          <w:tcPr>
            <w:tcW w:w="450" w:type="dxa"/>
            <w:vMerge w:val="restart"/>
            <w:tcBorders>
              <w:top w:val="single" w:sz="4" w:space="0" w:color="auto"/>
              <w:left w:val="single" w:sz="6" w:space="0" w:color="auto"/>
              <w:right w:val="single" w:sz="6" w:space="0" w:color="auto"/>
            </w:tcBorders>
          </w:tcPr>
          <w:p w:rsidR="00856412" w:rsidRDefault="00856412">
            <w:pPr>
              <w:pStyle w:val="TableCell"/>
            </w:pPr>
          </w:p>
        </w:tc>
        <w:tc>
          <w:tcPr>
            <w:tcW w:w="1440" w:type="dxa"/>
            <w:tcBorders>
              <w:top w:val="single" w:sz="4" w:space="0" w:color="auto"/>
              <w:left w:val="single" w:sz="6" w:space="0" w:color="auto"/>
              <w:bottom w:val="single" w:sz="4" w:space="0" w:color="auto"/>
              <w:right w:val="single" w:sz="6" w:space="0" w:color="auto"/>
            </w:tcBorders>
          </w:tcPr>
          <w:p w:rsidR="00856412" w:rsidRDefault="00856412">
            <w:pPr>
              <w:pStyle w:val="TableCell"/>
            </w:pPr>
            <w:r>
              <w:t>.NET</w:t>
            </w:r>
          </w:p>
        </w:tc>
        <w:tc>
          <w:tcPr>
            <w:tcW w:w="4484" w:type="dxa"/>
            <w:tcBorders>
              <w:top w:val="single" w:sz="4" w:space="0" w:color="auto"/>
              <w:left w:val="single" w:sz="6" w:space="0" w:color="auto"/>
              <w:bottom w:val="single" w:sz="4" w:space="0" w:color="auto"/>
              <w:right w:val="single" w:sz="6" w:space="0" w:color="auto"/>
            </w:tcBorders>
          </w:tcPr>
          <w:p w:rsidR="00856412" w:rsidRDefault="00856412">
            <w:pPr>
              <w:pStyle w:val="TableCellCourierNew"/>
            </w:pPr>
            <w:r>
              <w:t>TemperatureUnits.Fahrenheit</w:t>
            </w:r>
          </w:p>
        </w:tc>
      </w:tr>
      <w:tr w:rsidR="00856412" w:rsidTr="00856412">
        <w:trPr>
          <w:cantSplit/>
          <w:trHeight w:val="338"/>
        </w:trPr>
        <w:tc>
          <w:tcPr>
            <w:tcW w:w="2266" w:type="dxa"/>
            <w:vMerge/>
            <w:tcBorders>
              <w:left w:val="single" w:sz="6" w:space="0" w:color="auto"/>
              <w:right w:val="single" w:sz="6" w:space="0" w:color="auto"/>
            </w:tcBorders>
          </w:tcPr>
          <w:p w:rsidR="00856412" w:rsidRDefault="00856412">
            <w:pPr>
              <w:pStyle w:val="TableCell"/>
            </w:pPr>
          </w:p>
        </w:tc>
        <w:tc>
          <w:tcPr>
            <w:tcW w:w="450" w:type="dxa"/>
            <w:vMerge/>
            <w:tcBorders>
              <w:left w:val="single" w:sz="6" w:space="0" w:color="auto"/>
              <w:right w:val="single" w:sz="6" w:space="0" w:color="auto"/>
            </w:tcBorders>
          </w:tcPr>
          <w:p w:rsidR="00856412" w:rsidRDefault="00856412">
            <w:pPr>
              <w:pStyle w:val="TableCell"/>
            </w:pPr>
          </w:p>
        </w:tc>
        <w:tc>
          <w:tcPr>
            <w:tcW w:w="1440" w:type="dxa"/>
            <w:tcBorders>
              <w:top w:val="single" w:sz="4" w:space="0" w:color="auto"/>
              <w:left w:val="single" w:sz="6" w:space="0" w:color="auto"/>
              <w:bottom w:val="single" w:sz="4" w:space="0" w:color="auto"/>
              <w:right w:val="single" w:sz="6" w:space="0" w:color="auto"/>
            </w:tcBorders>
          </w:tcPr>
          <w:p w:rsidR="00856412" w:rsidRDefault="00856412">
            <w:pPr>
              <w:pStyle w:val="TableCell"/>
            </w:pPr>
            <w:r>
              <w:t>C</w:t>
            </w:r>
          </w:p>
        </w:tc>
        <w:tc>
          <w:tcPr>
            <w:tcW w:w="4484" w:type="dxa"/>
            <w:tcBorders>
              <w:top w:val="single" w:sz="4" w:space="0" w:color="auto"/>
              <w:left w:val="single" w:sz="6" w:space="0" w:color="auto"/>
              <w:bottom w:val="single" w:sz="4" w:space="0" w:color="auto"/>
              <w:right w:val="single" w:sz="6" w:space="0" w:color="auto"/>
            </w:tcBorders>
          </w:tcPr>
          <w:p w:rsidR="00856412" w:rsidRDefault="00856412">
            <w:pPr>
              <w:pStyle w:val="TableCellCourierNew"/>
            </w:pPr>
            <w:r>
              <w:t>IVIDIGITIZER_VAL_FAHRENHEIT</w:t>
            </w:r>
          </w:p>
        </w:tc>
      </w:tr>
      <w:tr w:rsidR="00856412" w:rsidTr="00212CFF">
        <w:trPr>
          <w:cantSplit/>
          <w:trHeight w:val="337"/>
        </w:trPr>
        <w:tc>
          <w:tcPr>
            <w:tcW w:w="2266" w:type="dxa"/>
            <w:vMerge/>
            <w:tcBorders>
              <w:left w:val="single" w:sz="6" w:space="0" w:color="auto"/>
              <w:bottom w:val="single" w:sz="6" w:space="0" w:color="auto"/>
              <w:right w:val="single" w:sz="6" w:space="0" w:color="auto"/>
            </w:tcBorders>
          </w:tcPr>
          <w:p w:rsidR="00856412" w:rsidRDefault="00856412">
            <w:pPr>
              <w:pStyle w:val="TableCell"/>
            </w:pPr>
          </w:p>
        </w:tc>
        <w:tc>
          <w:tcPr>
            <w:tcW w:w="450" w:type="dxa"/>
            <w:vMerge/>
            <w:tcBorders>
              <w:left w:val="single" w:sz="6" w:space="0" w:color="auto"/>
              <w:bottom w:val="single" w:sz="6" w:space="0" w:color="auto"/>
              <w:right w:val="single" w:sz="6" w:space="0" w:color="auto"/>
            </w:tcBorders>
          </w:tcPr>
          <w:p w:rsidR="00856412" w:rsidRDefault="00856412">
            <w:pPr>
              <w:pStyle w:val="TableCell"/>
            </w:pPr>
          </w:p>
        </w:tc>
        <w:tc>
          <w:tcPr>
            <w:tcW w:w="1440" w:type="dxa"/>
            <w:tcBorders>
              <w:top w:val="single" w:sz="4" w:space="0" w:color="auto"/>
              <w:left w:val="single" w:sz="6" w:space="0" w:color="auto"/>
              <w:bottom w:val="single" w:sz="6" w:space="0" w:color="auto"/>
              <w:right w:val="single" w:sz="6" w:space="0" w:color="auto"/>
            </w:tcBorders>
          </w:tcPr>
          <w:p w:rsidR="00856412" w:rsidRDefault="00856412">
            <w:pPr>
              <w:pStyle w:val="TableCell"/>
            </w:pPr>
            <w:r>
              <w:t>COM</w:t>
            </w:r>
          </w:p>
        </w:tc>
        <w:tc>
          <w:tcPr>
            <w:tcW w:w="4484" w:type="dxa"/>
            <w:tcBorders>
              <w:top w:val="single" w:sz="4" w:space="0" w:color="auto"/>
              <w:left w:val="single" w:sz="6" w:space="0" w:color="auto"/>
              <w:bottom w:val="single" w:sz="6" w:space="0" w:color="auto"/>
              <w:right w:val="single" w:sz="6" w:space="0" w:color="auto"/>
            </w:tcBorders>
          </w:tcPr>
          <w:p w:rsidR="00856412" w:rsidRDefault="00856412">
            <w:pPr>
              <w:pStyle w:val="TableCell"/>
              <w:rPr>
                <w:rFonts w:ascii="Courier New" w:hAnsi="Courier New" w:cs="Courier New"/>
                <w:sz w:val="18"/>
                <w:szCs w:val="18"/>
              </w:rPr>
            </w:pPr>
            <w:r>
              <w:rPr>
                <w:rFonts w:ascii="Courier New" w:hAnsi="Courier New" w:cs="Courier New"/>
                <w:sz w:val="18"/>
                <w:szCs w:val="18"/>
              </w:rPr>
              <w:t>IviDigitizerTemperatureUnitsFahrenheit</w:t>
            </w:r>
          </w:p>
        </w:tc>
      </w:tr>
      <w:tr w:rsidR="00856412" w:rsidTr="00F919A7">
        <w:trPr>
          <w:cantSplit/>
          <w:trHeight w:val="372"/>
        </w:trPr>
        <w:tc>
          <w:tcPr>
            <w:tcW w:w="2266" w:type="dxa"/>
            <w:vMerge w:val="restart"/>
            <w:tcBorders>
              <w:top w:val="single" w:sz="6" w:space="0" w:color="auto"/>
              <w:left w:val="single" w:sz="6" w:space="0" w:color="auto"/>
              <w:right w:val="single" w:sz="6" w:space="0" w:color="auto"/>
            </w:tcBorders>
          </w:tcPr>
          <w:p w:rsidR="00856412" w:rsidRDefault="00856412">
            <w:pPr>
              <w:pStyle w:val="TableCell"/>
            </w:pPr>
            <w:r>
              <w:t>Kelvin</w:t>
            </w:r>
          </w:p>
        </w:tc>
        <w:tc>
          <w:tcPr>
            <w:tcW w:w="6374" w:type="dxa"/>
            <w:gridSpan w:val="3"/>
            <w:tcBorders>
              <w:top w:val="single" w:sz="6" w:space="0" w:color="auto"/>
              <w:left w:val="single" w:sz="6" w:space="0" w:color="auto"/>
              <w:bottom w:val="single" w:sz="4" w:space="0" w:color="auto"/>
              <w:right w:val="single" w:sz="6" w:space="0" w:color="auto"/>
            </w:tcBorders>
          </w:tcPr>
          <w:p w:rsidR="00856412" w:rsidRDefault="00856412">
            <w:pPr>
              <w:pStyle w:val="TableCell"/>
            </w:pPr>
            <w:r>
              <w:t>Temperature values returned from the digitizer are in degrees Kelvin.</w:t>
            </w:r>
          </w:p>
        </w:tc>
      </w:tr>
      <w:tr w:rsidR="00856412" w:rsidTr="00212CFF">
        <w:trPr>
          <w:cantSplit/>
          <w:trHeight w:val="338"/>
        </w:trPr>
        <w:tc>
          <w:tcPr>
            <w:tcW w:w="2266" w:type="dxa"/>
            <w:vMerge/>
            <w:tcBorders>
              <w:left w:val="single" w:sz="6" w:space="0" w:color="auto"/>
              <w:right w:val="single" w:sz="6" w:space="0" w:color="auto"/>
            </w:tcBorders>
          </w:tcPr>
          <w:p w:rsidR="00856412" w:rsidRDefault="00856412">
            <w:pPr>
              <w:pStyle w:val="TableCell"/>
            </w:pPr>
          </w:p>
        </w:tc>
        <w:tc>
          <w:tcPr>
            <w:tcW w:w="450" w:type="dxa"/>
            <w:vMerge w:val="restart"/>
            <w:tcBorders>
              <w:top w:val="single" w:sz="4" w:space="0" w:color="auto"/>
              <w:left w:val="single" w:sz="6" w:space="0" w:color="auto"/>
              <w:right w:val="single" w:sz="6" w:space="0" w:color="auto"/>
            </w:tcBorders>
          </w:tcPr>
          <w:p w:rsidR="00856412" w:rsidRDefault="00856412">
            <w:pPr>
              <w:pStyle w:val="TableCell"/>
            </w:pPr>
          </w:p>
        </w:tc>
        <w:tc>
          <w:tcPr>
            <w:tcW w:w="1440" w:type="dxa"/>
            <w:tcBorders>
              <w:top w:val="single" w:sz="4" w:space="0" w:color="auto"/>
              <w:left w:val="single" w:sz="6" w:space="0" w:color="auto"/>
              <w:bottom w:val="single" w:sz="4" w:space="0" w:color="auto"/>
              <w:right w:val="single" w:sz="6" w:space="0" w:color="auto"/>
            </w:tcBorders>
          </w:tcPr>
          <w:p w:rsidR="00856412" w:rsidRDefault="00856412">
            <w:pPr>
              <w:pStyle w:val="TableCell"/>
            </w:pPr>
            <w:r>
              <w:t>.NET</w:t>
            </w:r>
          </w:p>
        </w:tc>
        <w:tc>
          <w:tcPr>
            <w:tcW w:w="4484" w:type="dxa"/>
            <w:tcBorders>
              <w:top w:val="single" w:sz="4" w:space="0" w:color="auto"/>
              <w:left w:val="single" w:sz="6" w:space="0" w:color="auto"/>
              <w:bottom w:val="single" w:sz="4" w:space="0" w:color="auto"/>
              <w:right w:val="single" w:sz="6" w:space="0" w:color="auto"/>
            </w:tcBorders>
          </w:tcPr>
          <w:p w:rsidR="00856412" w:rsidRDefault="00856412">
            <w:pPr>
              <w:pStyle w:val="TableCellCourierNew"/>
            </w:pPr>
            <w:r>
              <w:t>TemperatureUnits.Kelvin</w:t>
            </w:r>
          </w:p>
        </w:tc>
      </w:tr>
      <w:tr w:rsidR="00856412" w:rsidTr="00856412">
        <w:trPr>
          <w:cantSplit/>
          <w:trHeight w:val="338"/>
        </w:trPr>
        <w:tc>
          <w:tcPr>
            <w:tcW w:w="2266" w:type="dxa"/>
            <w:vMerge/>
            <w:tcBorders>
              <w:left w:val="single" w:sz="6" w:space="0" w:color="auto"/>
              <w:right w:val="single" w:sz="6" w:space="0" w:color="auto"/>
            </w:tcBorders>
          </w:tcPr>
          <w:p w:rsidR="00856412" w:rsidRDefault="00856412">
            <w:pPr>
              <w:pStyle w:val="TableCell"/>
            </w:pPr>
          </w:p>
        </w:tc>
        <w:tc>
          <w:tcPr>
            <w:tcW w:w="450" w:type="dxa"/>
            <w:vMerge/>
            <w:tcBorders>
              <w:left w:val="single" w:sz="6" w:space="0" w:color="auto"/>
              <w:right w:val="single" w:sz="6" w:space="0" w:color="auto"/>
            </w:tcBorders>
          </w:tcPr>
          <w:p w:rsidR="00856412" w:rsidRDefault="00856412">
            <w:pPr>
              <w:pStyle w:val="TableCell"/>
            </w:pPr>
          </w:p>
        </w:tc>
        <w:tc>
          <w:tcPr>
            <w:tcW w:w="1440" w:type="dxa"/>
            <w:tcBorders>
              <w:top w:val="single" w:sz="4" w:space="0" w:color="auto"/>
              <w:left w:val="single" w:sz="6" w:space="0" w:color="auto"/>
              <w:bottom w:val="single" w:sz="4" w:space="0" w:color="auto"/>
              <w:right w:val="single" w:sz="6" w:space="0" w:color="auto"/>
            </w:tcBorders>
          </w:tcPr>
          <w:p w:rsidR="00856412" w:rsidRDefault="00856412">
            <w:pPr>
              <w:pStyle w:val="TableCell"/>
            </w:pPr>
            <w:r>
              <w:t>C</w:t>
            </w:r>
          </w:p>
        </w:tc>
        <w:tc>
          <w:tcPr>
            <w:tcW w:w="4484" w:type="dxa"/>
            <w:tcBorders>
              <w:top w:val="single" w:sz="4" w:space="0" w:color="auto"/>
              <w:left w:val="single" w:sz="6" w:space="0" w:color="auto"/>
              <w:bottom w:val="single" w:sz="4" w:space="0" w:color="auto"/>
              <w:right w:val="single" w:sz="6" w:space="0" w:color="auto"/>
            </w:tcBorders>
          </w:tcPr>
          <w:p w:rsidR="00856412" w:rsidRDefault="00856412">
            <w:pPr>
              <w:pStyle w:val="TableCellCourierNew"/>
            </w:pPr>
            <w:r>
              <w:t>IVIDIGITIZER_VAL_KELVIN</w:t>
            </w:r>
          </w:p>
        </w:tc>
      </w:tr>
      <w:tr w:rsidR="00856412" w:rsidTr="00212CFF">
        <w:trPr>
          <w:cantSplit/>
          <w:trHeight w:val="337"/>
        </w:trPr>
        <w:tc>
          <w:tcPr>
            <w:tcW w:w="2266" w:type="dxa"/>
            <w:vMerge/>
            <w:tcBorders>
              <w:left w:val="single" w:sz="6" w:space="0" w:color="auto"/>
              <w:bottom w:val="single" w:sz="6" w:space="0" w:color="auto"/>
              <w:right w:val="single" w:sz="6" w:space="0" w:color="auto"/>
            </w:tcBorders>
          </w:tcPr>
          <w:p w:rsidR="00856412" w:rsidRDefault="00856412">
            <w:pPr>
              <w:pStyle w:val="TableCell"/>
            </w:pPr>
          </w:p>
        </w:tc>
        <w:tc>
          <w:tcPr>
            <w:tcW w:w="450" w:type="dxa"/>
            <w:vMerge/>
            <w:tcBorders>
              <w:left w:val="single" w:sz="6" w:space="0" w:color="auto"/>
              <w:bottom w:val="single" w:sz="6" w:space="0" w:color="auto"/>
              <w:right w:val="single" w:sz="6" w:space="0" w:color="auto"/>
            </w:tcBorders>
          </w:tcPr>
          <w:p w:rsidR="00856412" w:rsidRDefault="00856412">
            <w:pPr>
              <w:pStyle w:val="TableCell"/>
            </w:pPr>
          </w:p>
        </w:tc>
        <w:tc>
          <w:tcPr>
            <w:tcW w:w="1440" w:type="dxa"/>
            <w:tcBorders>
              <w:top w:val="single" w:sz="4" w:space="0" w:color="auto"/>
              <w:left w:val="single" w:sz="6" w:space="0" w:color="auto"/>
              <w:bottom w:val="single" w:sz="6" w:space="0" w:color="auto"/>
              <w:right w:val="single" w:sz="6" w:space="0" w:color="auto"/>
            </w:tcBorders>
          </w:tcPr>
          <w:p w:rsidR="00856412" w:rsidRDefault="00856412">
            <w:pPr>
              <w:pStyle w:val="TableCell"/>
            </w:pPr>
            <w:r>
              <w:t>COM</w:t>
            </w:r>
          </w:p>
        </w:tc>
        <w:tc>
          <w:tcPr>
            <w:tcW w:w="4484" w:type="dxa"/>
            <w:tcBorders>
              <w:top w:val="single" w:sz="4" w:space="0" w:color="auto"/>
              <w:left w:val="single" w:sz="6" w:space="0" w:color="auto"/>
              <w:bottom w:val="single" w:sz="6" w:space="0" w:color="auto"/>
              <w:right w:val="single" w:sz="6" w:space="0" w:color="auto"/>
            </w:tcBorders>
          </w:tcPr>
          <w:p w:rsidR="00856412" w:rsidRDefault="00856412">
            <w:pPr>
              <w:pStyle w:val="TableCell"/>
              <w:rPr>
                <w:rFonts w:ascii="Courier New" w:hAnsi="Courier New" w:cs="Courier New"/>
                <w:sz w:val="18"/>
                <w:szCs w:val="18"/>
              </w:rPr>
            </w:pPr>
            <w:r>
              <w:rPr>
                <w:rFonts w:ascii="Courier New" w:hAnsi="Courier New" w:cs="Courier New"/>
                <w:sz w:val="18"/>
                <w:szCs w:val="18"/>
              </w:rPr>
              <w:t>IviDigitizerTemperatureUnitsKelvin</w:t>
            </w:r>
          </w:p>
        </w:tc>
      </w:tr>
    </w:tbl>
    <w:p w:rsidR="00856412" w:rsidRPr="00F7116C" w:rsidRDefault="00856412" w:rsidP="00856412">
      <w:pPr>
        <w:pStyle w:val="AttrFuncSubheading"/>
        <w:rPr>
          <w:color w:val="auto"/>
        </w:rPr>
      </w:pPr>
      <w:r w:rsidRPr="00F7116C">
        <w:rPr>
          <w:color w:val="auto"/>
        </w:rPr>
        <w:lastRenderedPageBreak/>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F919A7">
      <w:pPr>
        <w:pStyle w:val="Body1"/>
        <w:ind w:left="0"/>
        <w:rPr>
          <w:sz w:val="12"/>
          <w:szCs w:val="12"/>
        </w:rPr>
      </w:pPr>
    </w:p>
    <w:p w:rsidR="00004825" w:rsidRDefault="00004825" w:rsidP="00F919A7">
      <w:pPr>
        <w:pStyle w:val="Heading2"/>
        <w:pageBreakBefore/>
      </w:pPr>
      <w:bookmarkStart w:id="400" w:name="_Toc304583668"/>
      <w:bookmarkStart w:id="401" w:name="_Toc306374519"/>
      <w:r>
        <w:lastRenderedPageBreak/>
        <w:t>IviDigitizerBoardTemperature Functions</w:t>
      </w:r>
      <w:bookmarkEnd w:id="400"/>
      <w:bookmarkEnd w:id="401"/>
    </w:p>
    <w:p w:rsidR="00004825" w:rsidRDefault="00004825">
      <w:pPr>
        <w:pStyle w:val="Body1"/>
      </w:pPr>
      <w:r>
        <w:t>The IviDigitizerBoardTemperature extension group defines the following function:</w:t>
      </w:r>
    </w:p>
    <w:p w:rsidR="00883AA0" w:rsidRDefault="00883AA0" w:rsidP="00F919A7">
      <w:pPr>
        <w:pStyle w:val="ListBullet"/>
        <w:numPr>
          <w:ilvl w:val="0"/>
          <w:numId w:val="45"/>
        </w:numPr>
      </w:pPr>
      <w:r>
        <w:t>Configure Temperature Units (IVI-C only)</w:t>
      </w:r>
    </w:p>
    <w:p w:rsidR="00FE4746" w:rsidRPr="00883AA0" w:rsidRDefault="00FE4746" w:rsidP="00F919A7">
      <w:pPr>
        <w:pStyle w:val="ListBullet"/>
        <w:numPr>
          <w:ilvl w:val="0"/>
          <w:numId w:val="45"/>
        </w:numPr>
      </w:pPr>
      <w:r>
        <w:t>Query Board Temperature (IVI-C only)</w:t>
      </w:r>
    </w:p>
    <w:p w:rsidR="00883AA0" w:rsidRDefault="00004825" w:rsidP="00F919A7">
      <w:pPr>
        <w:pStyle w:val="Body"/>
      </w:pPr>
      <w:r>
        <w:t>This section describes the behavior and requirements of this function.</w:t>
      </w:r>
    </w:p>
    <w:p w:rsidR="00883AA0" w:rsidRDefault="00883AA0" w:rsidP="00F919A7">
      <w:pPr>
        <w:pStyle w:val="Heading3"/>
        <w:pageBreakBefore/>
      </w:pPr>
      <w:bookmarkStart w:id="402" w:name="_Toc304583669"/>
      <w:bookmarkStart w:id="403" w:name="_Toc306374520"/>
      <w:r>
        <w:lastRenderedPageBreak/>
        <w:t xml:space="preserve">Configure Temperature Units (IVI-C </w:t>
      </w:r>
      <w:r w:rsidR="007A5BE5">
        <w:t>O</w:t>
      </w:r>
      <w:r>
        <w:t>nly)</w:t>
      </w:r>
      <w:bookmarkEnd w:id="402"/>
      <w:bookmarkEnd w:id="403"/>
    </w:p>
    <w:p w:rsidR="00883AA0" w:rsidRDefault="00883AA0" w:rsidP="00883AA0">
      <w:pPr>
        <w:pStyle w:val="FunctionHead"/>
      </w:pPr>
      <w:r>
        <w:t>Description</w:t>
      </w:r>
    </w:p>
    <w:p w:rsidR="00883AA0" w:rsidRDefault="00883AA0" w:rsidP="00883AA0">
      <w:pPr>
        <w:pStyle w:val="Body1"/>
      </w:pPr>
      <w:r w:rsidRPr="00B06C33">
        <w:t xml:space="preserve">This function is used to </w:t>
      </w:r>
      <w:r>
        <w:t>configure the temperature units returned by the Board Temperature and the Channel Temperature attributes.</w:t>
      </w:r>
    </w:p>
    <w:p w:rsidR="00856412" w:rsidRDefault="00856412" w:rsidP="00856412">
      <w:pPr>
        <w:pStyle w:val="FunctionHead"/>
      </w:pPr>
      <w:r>
        <w:t>.NET Method Prototype</w:t>
      </w:r>
    </w:p>
    <w:p w:rsidR="00856412" w:rsidRDefault="00856412" w:rsidP="00856412">
      <w:pPr>
        <w:pStyle w:val="Code1"/>
      </w:pPr>
      <w:r>
        <w:t>N/A</w:t>
      </w:r>
    </w:p>
    <w:p w:rsidR="00856412" w:rsidRDefault="00856412" w:rsidP="00856412">
      <w:pPr>
        <w:pStyle w:val="Code1"/>
      </w:pPr>
      <w:r w:rsidRPr="007A5BE5">
        <w:rPr>
          <w:rFonts w:ascii="Times New Roman" w:hAnsi="Times New Roman" w:cs="Times New Roman"/>
          <w:sz w:val="20"/>
          <w:szCs w:val="20"/>
        </w:rPr>
        <w:t>(Use the</w:t>
      </w:r>
      <w:r>
        <w:t xml:space="preserve"> Temperature.BoardTemperature </w:t>
      </w:r>
      <w:r w:rsidRPr="007A5BE5">
        <w:rPr>
          <w:rFonts w:ascii="Times New Roman" w:hAnsi="Times New Roman" w:cs="Times New Roman"/>
          <w:sz w:val="20"/>
          <w:szCs w:val="20"/>
        </w:rPr>
        <w:t>property)</w:t>
      </w:r>
    </w:p>
    <w:p w:rsidR="00883AA0" w:rsidRDefault="00883AA0" w:rsidP="00883AA0">
      <w:pPr>
        <w:pStyle w:val="FunctionHead"/>
      </w:pPr>
      <w:r>
        <w:t>COM Method Prototype</w:t>
      </w:r>
    </w:p>
    <w:p w:rsidR="00883AA0" w:rsidRDefault="00883AA0" w:rsidP="00883AA0">
      <w:pPr>
        <w:pStyle w:val="Code1"/>
      </w:pPr>
      <w:r>
        <w:t>N/A</w:t>
      </w:r>
    </w:p>
    <w:p w:rsidR="00883AA0" w:rsidRDefault="00883AA0" w:rsidP="00883AA0">
      <w:pPr>
        <w:pStyle w:val="Code1"/>
      </w:pPr>
      <w:r w:rsidRPr="007A5BE5">
        <w:rPr>
          <w:rFonts w:ascii="Times New Roman" w:hAnsi="Times New Roman" w:cs="Times New Roman"/>
          <w:sz w:val="20"/>
          <w:szCs w:val="20"/>
        </w:rPr>
        <w:t>(</w:t>
      </w:r>
      <w:r w:rsidR="007A5BE5" w:rsidRPr="007A5BE5">
        <w:rPr>
          <w:rFonts w:ascii="Times New Roman" w:hAnsi="Times New Roman" w:cs="Times New Roman"/>
          <w:sz w:val="20"/>
          <w:szCs w:val="20"/>
        </w:rPr>
        <w:t>Use</w:t>
      </w:r>
      <w:r w:rsidRPr="007A5BE5">
        <w:rPr>
          <w:rFonts w:ascii="Times New Roman" w:hAnsi="Times New Roman" w:cs="Times New Roman"/>
          <w:sz w:val="20"/>
          <w:szCs w:val="20"/>
        </w:rPr>
        <w:t xml:space="preserve"> the</w:t>
      </w:r>
      <w:r>
        <w:t xml:space="preserve"> Temperature.BoardTemperature </w:t>
      </w:r>
      <w:r w:rsidRPr="007A5BE5">
        <w:rPr>
          <w:rFonts w:ascii="Times New Roman" w:hAnsi="Times New Roman" w:cs="Times New Roman"/>
          <w:sz w:val="20"/>
          <w:szCs w:val="20"/>
        </w:rPr>
        <w:t>property)</w:t>
      </w:r>
    </w:p>
    <w:p w:rsidR="00883AA0" w:rsidRDefault="00883AA0" w:rsidP="00883AA0">
      <w:pPr>
        <w:pStyle w:val="FunctionHead"/>
      </w:pPr>
      <w:r>
        <w:t>C Prototype</w:t>
      </w:r>
    </w:p>
    <w:p w:rsidR="00883AA0" w:rsidRDefault="00883AA0" w:rsidP="00883AA0">
      <w:pPr>
        <w:pStyle w:val="Code1"/>
        <w:tabs>
          <w:tab w:val="left" w:pos="630"/>
        </w:tabs>
      </w:pPr>
      <w:r>
        <w:t>ViStatus IviDigitizer_ConfigureTemperatureUnits (ViSession Vi,</w:t>
      </w:r>
      <w:r>
        <w:br/>
        <w:t xml:space="preserve">                                        </w:t>
      </w:r>
      <w:r w:rsidR="00EB63CA">
        <w:t xml:space="preserve">         </w:t>
      </w:r>
      <w:r>
        <w:t>ViInt32 Units);</w:t>
      </w:r>
    </w:p>
    <w:p w:rsidR="00883AA0" w:rsidRDefault="00883AA0" w:rsidP="00883AA0">
      <w:pPr>
        <w:pStyle w:val="FunctionHead"/>
      </w:pPr>
      <w:r>
        <w:t>Parameters</w:t>
      </w:r>
    </w:p>
    <w:p w:rsidR="00883AA0" w:rsidRDefault="00883AA0" w:rsidP="00883AA0">
      <w:pPr>
        <w:pStyle w:val="Body1"/>
      </w:pPr>
    </w:p>
    <w:tbl>
      <w:tblPr>
        <w:tblW w:w="8821" w:type="dxa"/>
        <w:tblInd w:w="728" w:type="dxa"/>
        <w:tblLayout w:type="fixed"/>
        <w:tblCellMar>
          <w:left w:w="80" w:type="dxa"/>
          <w:right w:w="80" w:type="dxa"/>
        </w:tblCellMar>
        <w:tblLook w:val="0000"/>
      </w:tblPr>
      <w:tblGrid>
        <w:gridCol w:w="1800"/>
        <w:gridCol w:w="4932"/>
        <w:gridCol w:w="19"/>
        <w:gridCol w:w="2070"/>
      </w:tblGrid>
      <w:tr w:rsidR="00883AA0" w:rsidTr="007469BC">
        <w:trPr>
          <w:cantSplit/>
        </w:trPr>
        <w:tc>
          <w:tcPr>
            <w:tcW w:w="1800" w:type="dxa"/>
            <w:tcBorders>
              <w:top w:val="single" w:sz="6" w:space="0" w:color="auto"/>
              <w:left w:val="single" w:sz="6" w:space="0" w:color="auto"/>
              <w:right w:val="single" w:sz="6" w:space="0" w:color="auto"/>
            </w:tcBorders>
          </w:tcPr>
          <w:p w:rsidR="00883AA0" w:rsidRDefault="00883AA0" w:rsidP="007469BC">
            <w:pPr>
              <w:pStyle w:val="TableHead"/>
              <w:jc w:val="left"/>
            </w:pPr>
            <w:r>
              <w:t>Inputs</w:t>
            </w:r>
          </w:p>
        </w:tc>
        <w:tc>
          <w:tcPr>
            <w:tcW w:w="4951" w:type="dxa"/>
            <w:gridSpan w:val="2"/>
            <w:tcBorders>
              <w:top w:val="single" w:sz="6" w:space="0" w:color="auto"/>
              <w:left w:val="single" w:sz="6" w:space="0" w:color="auto"/>
              <w:right w:val="single" w:sz="6" w:space="0" w:color="auto"/>
            </w:tcBorders>
          </w:tcPr>
          <w:p w:rsidR="00883AA0" w:rsidRDefault="00883AA0" w:rsidP="007469BC">
            <w:pPr>
              <w:pStyle w:val="TableHead"/>
              <w:jc w:val="left"/>
            </w:pPr>
            <w:r>
              <w:t>Description</w:t>
            </w:r>
          </w:p>
        </w:tc>
        <w:tc>
          <w:tcPr>
            <w:tcW w:w="2070" w:type="dxa"/>
            <w:tcBorders>
              <w:top w:val="single" w:sz="6" w:space="0" w:color="auto"/>
              <w:left w:val="single" w:sz="6" w:space="0" w:color="auto"/>
              <w:right w:val="single" w:sz="6" w:space="0" w:color="auto"/>
            </w:tcBorders>
          </w:tcPr>
          <w:p w:rsidR="00883AA0" w:rsidRDefault="00883AA0" w:rsidP="007469BC">
            <w:pPr>
              <w:pStyle w:val="TableHead"/>
              <w:jc w:val="left"/>
            </w:pPr>
            <w:r>
              <w:t>Base Type</w:t>
            </w:r>
          </w:p>
        </w:tc>
      </w:tr>
      <w:tr w:rsidR="00883AA0" w:rsidTr="007469BC">
        <w:trPr>
          <w:cantSplit/>
        </w:trPr>
        <w:tc>
          <w:tcPr>
            <w:tcW w:w="1800" w:type="dxa"/>
            <w:tcBorders>
              <w:top w:val="single" w:sz="6" w:space="0" w:color="auto"/>
              <w:left w:val="single" w:sz="6" w:space="0" w:color="auto"/>
              <w:bottom w:val="single" w:sz="6" w:space="0" w:color="auto"/>
              <w:right w:val="single" w:sz="6" w:space="0" w:color="auto"/>
            </w:tcBorders>
          </w:tcPr>
          <w:p w:rsidR="00883AA0" w:rsidRDefault="00883AA0" w:rsidP="007469BC">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883AA0" w:rsidRDefault="00883AA0" w:rsidP="007469BC">
            <w:pPr>
              <w:pStyle w:val="TableCell"/>
            </w:pPr>
            <w:r>
              <w:t>Instrument handle.</w:t>
            </w:r>
          </w:p>
        </w:tc>
        <w:tc>
          <w:tcPr>
            <w:tcW w:w="2089" w:type="dxa"/>
            <w:gridSpan w:val="2"/>
            <w:tcBorders>
              <w:top w:val="single" w:sz="6" w:space="0" w:color="auto"/>
              <w:left w:val="single" w:sz="6" w:space="0" w:color="auto"/>
              <w:bottom w:val="single" w:sz="6" w:space="0" w:color="auto"/>
              <w:right w:val="single" w:sz="6" w:space="0" w:color="auto"/>
            </w:tcBorders>
          </w:tcPr>
          <w:p w:rsidR="00883AA0" w:rsidRDefault="00883AA0" w:rsidP="007469BC">
            <w:pPr>
              <w:pStyle w:val="TableCellCourierNew"/>
            </w:pPr>
            <w:r>
              <w:t>ViSession</w:t>
            </w:r>
          </w:p>
        </w:tc>
      </w:tr>
      <w:tr w:rsidR="00883AA0" w:rsidTr="007469BC">
        <w:trPr>
          <w:cantSplit/>
        </w:trPr>
        <w:tc>
          <w:tcPr>
            <w:tcW w:w="1800" w:type="dxa"/>
            <w:tcBorders>
              <w:top w:val="single" w:sz="6" w:space="0" w:color="auto"/>
              <w:left w:val="single" w:sz="6" w:space="0" w:color="auto"/>
              <w:bottom w:val="single" w:sz="6" w:space="0" w:color="auto"/>
              <w:right w:val="single" w:sz="6" w:space="0" w:color="auto"/>
            </w:tcBorders>
          </w:tcPr>
          <w:p w:rsidR="00883AA0" w:rsidRDefault="00883AA0" w:rsidP="007469BC">
            <w:pPr>
              <w:pStyle w:val="TableCellCourierNew"/>
            </w:pPr>
            <w:r>
              <w:t>Units</w:t>
            </w:r>
          </w:p>
        </w:tc>
        <w:tc>
          <w:tcPr>
            <w:tcW w:w="4932" w:type="dxa"/>
            <w:tcBorders>
              <w:top w:val="single" w:sz="6" w:space="0" w:color="auto"/>
              <w:left w:val="single" w:sz="6" w:space="0" w:color="auto"/>
              <w:bottom w:val="single" w:sz="6" w:space="0" w:color="auto"/>
              <w:right w:val="single" w:sz="6" w:space="0" w:color="auto"/>
            </w:tcBorders>
          </w:tcPr>
          <w:p w:rsidR="00883AA0" w:rsidRDefault="00883AA0" w:rsidP="00883AA0">
            <w:pPr>
              <w:pStyle w:val="TableCell"/>
            </w:pPr>
            <w:r>
              <w:t>Temperature units to be used by the Board Temperature and Channel Temperature attributes</w:t>
            </w:r>
            <w:r w:rsidR="0080634C">
              <w:t xml:space="preserve">. </w:t>
            </w:r>
            <w:r>
              <w:t>This value sets the Temperature Units attribute</w:t>
            </w:r>
            <w:r w:rsidR="0080634C">
              <w:t xml:space="preserve">. </w:t>
            </w:r>
            <w:r>
              <w:t>See the attribute description for more details.</w:t>
            </w:r>
          </w:p>
        </w:tc>
        <w:tc>
          <w:tcPr>
            <w:tcW w:w="2089" w:type="dxa"/>
            <w:gridSpan w:val="2"/>
            <w:tcBorders>
              <w:top w:val="single" w:sz="6" w:space="0" w:color="auto"/>
              <w:left w:val="single" w:sz="6" w:space="0" w:color="auto"/>
              <w:bottom w:val="single" w:sz="6" w:space="0" w:color="auto"/>
              <w:right w:val="single" w:sz="6" w:space="0" w:color="auto"/>
            </w:tcBorders>
          </w:tcPr>
          <w:p w:rsidR="00883AA0" w:rsidRDefault="00883AA0" w:rsidP="007469BC">
            <w:pPr>
              <w:pStyle w:val="TableCellCourierNew"/>
            </w:pPr>
            <w:r>
              <w:t>ViInt32</w:t>
            </w:r>
          </w:p>
        </w:tc>
      </w:tr>
    </w:tbl>
    <w:p w:rsidR="00883AA0" w:rsidRDefault="00883AA0" w:rsidP="00883AA0">
      <w:pPr>
        <w:pStyle w:val="FunctionHead"/>
      </w:pPr>
      <w:r>
        <w:t>Defined Values</w:t>
      </w:r>
      <w:r w:rsidR="0063374F">
        <w:t xml:space="preserve"> for the Units parameter</w:t>
      </w:r>
    </w:p>
    <w:tbl>
      <w:tblPr>
        <w:tblW w:w="0" w:type="auto"/>
        <w:tblInd w:w="722" w:type="dxa"/>
        <w:tblLayout w:type="fixed"/>
        <w:tblLook w:val="0000"/>
      </w:tblPr>
      <w:tblGrid>
        <w:gridCol w:w="2086"/>
        <w:gridCol w:w="450"/>
        <w:gridCol w:w="1350"/>
        <w:gridCol w:w="4754"/>
      </w:tblGrid>
      <w:tr w:rsidR="00883AA0" w:rsidTr="00F919A7">
        <w:trPr>
          <w:cantSplit/>
          <w:trHeight w:val="158"/>
        </w:trPr>
        <w:tc>
          <w:tcPr>
            <w:tcW w:w="2086" w:type="dxa"/>
            <w:vMerge w:val="restart"/>
            <w:tcBorders>
              <w:top w:val="single" w:sz="4" w:space="0" w:color="auto"/>
              <w:left w:val="single" w:sz="6" w:space="0" w:color="auto"/>
              <w:right w:val="single" w:sz="6" w:space="0" w:color="auto"/>
            </w:tcBorders>
            <w:shd w:val="clear" w:color="auto" w:fill="C0C0C0"/>
          </w:tcPr>
          <w:p w:rsidR="00883AA0" w:rsidRDefault="00883AA0" w:rsidP="007469BC">
            <w:pPr>
              <w:pStyle w:val="TableHead"/>
              <w:jc w:val="left"/>
              <w:rPr>
                <w:i/>
                <w:iCs/>
              </w:rPr>
            </w:pPr>
            <w:r>
              <w:rPr>
                <w:i/>
                <w:iCs/>
              </w:rPr>
              <w:t>Name</w:t>
            </w:r>
          </w:p>
        </w:tc>
        <w:tc>
          <w:tcPr>
            <w:tcW w:w="6554" w:type="dxa"/>
            <w:gridSpan w:val="3"/>
            <w:tcBorders>
              <w:top w:val="single" w:sz="4" w:space="0" w:color="auto"/>
              <w:left w:val="single" w:sz="6" w:space="0" w:color="auto"/>
              <w:bottom w:val="single" w:sz="4" w:space="0" w:color="auto"/>
              <w:right w:val="single" w:sz="6" w:space="0" w:color="auto"/>
            </w:tcBorders>
            <w:shd w:val="clear" w:color="auto" w:fill="C0C0C0"/>
          </w:tcPr>
          <w:p w:rsidR="00883AA0" w:rsidRDefault="00883AA0" w:rsidP="007469BC">
            <w:pPr>
              <w:pStyle w:val="TableHead"/>
              <w:jc w:val="left"/>
              <w:rPr>
                <w:i/>
                <w:iCs/>
              </w:rPr>
            </w:pPr>
            <w:r>
              <w:rPr>
                <w:i/>
                <w:iCs/>
              </w:rPr>
              <w:t>Description</w:t>
            </w:r>
          </w:p>
        </w:tc>
      </w:tr>
      <w:tr w:rsidR="00883AA0" w:rsidTr="00F919A7">
        <w:trPr>
          <w:cantSplit/>
          <w:trHeight w:val="157"/>
        </w:trPr>
        <w:tc>
          <w:tcPr>
            <w:tcW w:w="2086" w:type="dxa"/>
            <w:vMerge/>
            <w:tcBorders>
              <w:left w:val="single" w:sz="6" w:space="0" w:color="auto"/>
              <w:bottom w:val="double" w:sz="6" w:space="0" w:color="auto"/>
              <w:right w:val="single" w:sz="6" w:space="0" w:color="auto"/>
            </w:tcBorders>
            <w:shd w:val="clear" w:color="auto" w:fill="C0C0C0"/>
          </w:tcPr>
          <w:p w:rsidR="00883AA0" w:rsidRDefault="00883AA0" w:rsidP="007469BC">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883AA0" w:rsidRDefault="00883AA0" w:rsidP="007469BC">
            <w:pPr>
              <w:pStyle w:val="TableHead"/>
              <w:jc w:val="left"/>
              <w:rPr>
                <w:i/>
                <w:iCs/>
              </w:rPr>
            </w:pPr>
          </w:p>
        </w:tc>
        <w:tc>
          <w:tcPr>
            <w:tcW w:w="1350" w:type="dxa"/>
            <w:tcBorders>
              <w:top w:val="single" w:sz="4" w:space="0" w:color="auto"/>
              <w:left w:val="single" w:sz="6" w:space="0" w:color="auto"/>
              <w:bottom w:val="double" w:sz="6" w:space="0" w:color="auto"/>
              <w:right w:val="single" w:sz="6" w:space="0" w:color="auto"/>
            </w:tcBorders>
            <w:shd w:val="clear" w:color="auto" w:fill="C0C0C0"/>
          </w:tcPr>
          <w:p w:rsidR="00883AA0" w:rsidRDefault="00883AA0" w:rsidP="007469BC">
            <w:pPr>
              <w:pStyle w:val="TableHead"/>
              <w:jc w:val="left"/>
              <w:rPr>
                <w:i/>
                <w:iCs/>
              </w:rPr>
            </w:pPr>
            <w:r>
              <w:rPr>
                <w:i/>
                <w:iCs/>
              </w:rPr>
              <w:t>Language</w:t>
            </w:r>
          </w:p>
        </w:tc>
        <w:tc>
          <w:tcPr>
            <w:tcW w:w="4754" w:type="dxa"/>
            <w:tcBorders>
              <w:top w:val="single" w:sz="4" w:space="0" w:color="auto"/>
              <w:left w:val="single" w:sz="6" w:space="0" w:color="auto"/>
              <w:bottom w:val="double" w:sz="6" w:space="0" w:color="auto"/>
              <w:right w:val="single" w:sz="6" w:space="0" w:color="auto"/>
            </w:tcBorders>
            <w:shd w:val="clear" w:color="auto" w:fill="C0C0C0"/>
          </w:tcPr>
          <w:p w:rsidR="00883AA0" w:rsidRDefault="00883AA0" w:rsidP="007469BC">
            <w:pPr>
              <w:pStyle w:val="TableHead"/>
              <w:jc w:val="left"/>
              <w:rPr>
                <w:i/>
                <w:iCs/>
              </w:rPr>
            </w:pPr>
            <w:r>
              <w:rPr>
                <w:i/>
                <w:iCs/>
              </w:rPr>
              <w:t>Identifier</w:t>
            </w:r>
          </w:p>
        </w:tc>
      </w:tr>
      <w:tr w:rsidR="00883AA0" w:rsidTr="00F919A7">
        <w:trPr>
          <w:cantSplit/>
          <w:trHeight w:val="378"/>
        </w:trPr>
        <w:tc>
          <w:tcPr>
            <w:tcW w:w="2086" w:type="dxa"/>
            <w:vMerge w:val="restart"/>
            <w:tcBorders>
              <w:top w:val="single" w:sz="6" w:space="0" w:color="auto"/>
              <w:left w:val="single" w:sz="6" w:space="0" w:color="auto"/>
              <w:right w:val="single" w:sz="6" w:space="0" w:color="auto"/>
            </w:tcBorders>
          </w:tcPr>
          <w:p w:rsidR="00883AA0" w:rsidRDefault="007A5BE5" w:rsidP="007469BC">
            <w:pPr>
              <w:pStyle w:val="TableCell"/>
            </w:pPr>
            <w:r>
              <w:t>Cels</w:t>
            </w:r>
            <w:r w:rsidR="00883AA0">
              <w:t>ius</w:t>
            </w:r>
          </w:p>
        </w:tc>
        <w:tc>
          <w:tcPr>
            <w:tcW w:w="6554" w:type="dxa"/>
            <w:gridSpan w:val="3"/>
            <w:tcBorders>
              <w:top w:val="single" w:sz="6" w:space="0" w:color="auto"/>
              <w:left w:val="single" w:sz="6" w:space="0" w:color="auto"/>
              <w:bottom w:val="single" w:sz="4" w:space="0" w:color="auto"/>
              <w:right w:val="single" w:sz="6" w:space="0" w:color="auto"/>
            </w:tcBorders>
          </w:tcPr>
          <w:p w:rsidR="00883AA0" w:rsidRDefault="00883AA0" w:rsidP="007469BC">
            <w:pPr>
              <w:pStyle w:val="TableCell"/>
            </w:pPr>
            <w:r>
              <w:t>Temperature values returned from the digitizer are in degrees Cel</w:t>
            </w:r>
            <w:r w:rsidR="007A5BE5">
              <w:t>s</w:t>
            </w:r>
            <w:r>
              <w:t>ius.</w:t>
            </w:r>
          </w:p>
        </w:tc>
      </w:tr>
      <w:tr w:rsidR="00883AA0" w:rsidTr="00F919A7">
        <w:trPr>
          <w:cantSplit/>
          <w:trHeight w:val="338"/>
        </w:trPr>
        <w:tc>
          <w:tcPr>
            <w:tcW w:w="2086" w:type="dxa"/>
            <w:vMerge/>
            <w:tcBorders>
              <w:left w:val="single" w:sz="6" w:space="0" w:color="auto"/>
              <w:right w:val="single" w:sz="6" w:space="0" w:color="auto"/>
            </w:tcBorders>
          </w:tcPr>
          <w:p w:rsidR="00883AA0" w:rsidRDefault="00883AA0" w:rsidP="007469BC">
            <w:pPr>
              <w:pStyle w:val="TableCell"/>
            </w:pPr>
          </w:p>
        </w:tc>
        <w:tc>
          <w:tcPr>
            <w:tcW w:w="450" w:type="dxa"/>
            <w:tcBorders>
              <w:top w:val="single" w:sz="4" w:space="0" w:color="auto"/>
              <w:left w:val="single" w:sz="6" w:space="0" w:color="auto"/>
              <w:right w:val="single" w:sz="6" w:space="0" w:color="auto"/>
            </w:tcBorders>
          </w:tcPr>
          <w:p w:rsidR="00883AA0" w:rsidRDefault="00883AA0" w:rsidP="007469BC">
            <w:pPr>
              <w:pStyle w:val="TableCell"/>
            </w:pPr>
          </w:p>
        </w:tc>
        <w:tc>
          <w:tcPr>
            <w:tcW w:w="1350" w:type="dxa"/>
            <w:tcBorders>
              <w:top w:val="single" w:sz="4" w:space="0" w:color="auto"/>
              <w:left w:val="single" w:sz="6" w:space="0" w:color="auto"/>
              <w:bottom w:val="single" w:sz="4" w:space="0" w:color="auto"/>
              <w:right w:val="single" w:sz="6" w:space="0" w:color="auto"/>
            </w:tcBorders>
          </w:tcPr>
          <w:p w:rsidR="00883AA0" w:rsidRDefault="00883AA0" w:rsidP="007469BC">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883AA0" w:rsidRDefault="00883AA0" w:rsidP="007469BC">
            <w:pPr>
              <w:pStyle w:val="TableCellCourierNew"/>
            </w:pPr>
            <w:r>
              <w:t>IVIDIGITIZER_VAL_CEL</w:t>
            </w:r>
            <w:r w:rsidR="007A5BE5">
              <w:t>S</w:t>
            </w:r>
            <w:r>
              <w:t>IUS</w:t>
            </w:r>
          </w:p>
        </w:tc>
      </w:tr>
      <w:tr w:rsidR="00883AA0" w:rsidTr="00F919A7">
        <w:trPr>
          <w:cantSplit/>
          <w:trHeight w:val="363"/>
        </w:trPr>
        <w:tc>
          <w:tcPr>
            <w:tcW w:w="2086" w:type="dxa"/>
            <w:vMerge w:val="restart"/>
            <w:tcBorders>
              <w:top w:val="single" w:sz="6" w:space="0" w:color="auto"/>
              <w:left w:val="single" w:sz="6" w:space="0" w:color="auto"/>
              <w:right w:val="single" w:sz="6" w:space="0" w:color="auto"/>
            </w:tcBorders>
          </w:tcPr>
          <w:p w:rsidR="00883AA0" w:rsidRDefault="00883AA0" w:rsidP="007469BC">
            <w:pPr>
              <w:pStyle w:val="TableCell"/>
            </w:pPr>
            <w:r>
              <w:t>Fahrenheit</w:t>
            </w:r>
          </w:p>
        </w:tc>
        <w:tc>
          <w:tcPr>
            <w:tcW w:w="6554" w:type="dxa"/>
            <w:gridSpan w:val="3"/>
            <w:tcBorders>
              <w:top w:val="single" w:sz="6" w:space="0" w:color="auto"/>
              <w:left w:val="single" w:sz="6" w:space="0" w:color="auto"/>
              <w:bottom w:val="single" w:sz="4" w:space="0" w:color="auto"/>
              <w:right w:val="single" w:sz="6" w:space="0" w:color="auto"/>
            </w:tcBorders>
          </w:tcPr>
          <w:p w:rsidR="00883AA0" w:rsidRDefault="00883AA0" w:rsidP="007469BC">
            <w:pPr>
              <w:pStyle w:val="TableCell"/>
            </w:pPr>
            <w:r>
              <w:t>Temperature values returned from the digitizer are in degrees Fahrenheit.</w:t>
            </w:r>
          </w:p>
        </w:tc>
      </w:tr>
      <w:tr w:rsidR="00883AA0" w:rsidTr="00A8515F">
        <w:trPr>
          <w:cantSplit/>
          <w:trHeight w:val="338"/>
        </w:trPr>
        <w:tc>
          <w:tcPr>
            <w:tcW w:w="2086" w:type="dxa"/>
            <w:vMerge/>
            <w:tcBorders>
              <w:left w:val="single" w:sz="6" w:space="0" w:color="auto"/>
              <w:bottom w:val="single" w:sz="6" w:space="0" w:color="auto"/>
              <w:right w:val="single" w:sz="6" w:space="0" w:color="auto"/>
            </w:tcBorders>
          </w:tcPr>
          <w:p w:rsidR="00883AA0" w:rsidRDefault="00883AA0" w:rsidP="007469BC">
            <w:pPr>
              <w:pStyle w:val="TableCell"/>
            </w:pPr>
          </w:p>
        </w:tc>
        <w:tc>
          <w:tcPr>
            <w:tcW w:w="450" w:type="dxa"/>
            <w:tcBorders>
              <w:top w:val="single" w:sz="4" w:space="0" w:color="auto"/>
              <w:left w:val="single" w:sz="6" w:space="0" w:color="auto"/>
              <w:right w:val="single" w:sz="6" w:space="0" w:color="auto"/>
            </w:tcBorders>
          </w:tcPr>
          <w:p w:rsidR="00883AA0" w:rsidRDefault="00883AA0" w:rsidP="007469BC">
            <w:pPr>
              <w:pStyle w:val="TableCell"/>
            </w:pPr>
          </w:p>
        </w:tc>
        <w:tc>
          <w:tcPr>
            <w:tcW w:w="1350" w:type="dxa"/>
            <w:tcBorders>
              <w:top w:val="single" w:sz="4" w:space="0" w:color="auto"/>
              <w:left w:val="single" w:sz="6" w:space="0" w:color="auto"/>
              <w:bottom w:val="single" w:sz="4" w:space="0" w:color="auto"/>
              <w:right w:val="single" w:sz="6" w:space="0" w:color="auto"/>
            </w:tcBorders>
          </w:tcPr>
          <w:p w:rsidR="00883AA0" w:rsidRDefault="00883AA0" w:rsidP="007469BC">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883AA0" w:rsidRDefault="00883AA0" w:rsidP="007469BC">
            <w:pPr>
              <w:pStyle w:val="TableCellCourierNew"/>
            </w:pPr>
            <w:r>
              <w:t>IVIDIGITIZER_VAL_FAHRENHEIT</w:t>
            </w:r>
          </w:p>
        </w:tc>
      </w:tr>
      <w:tr w:rsidR="00883AA0" w:rsidTr="00A8515F">
        <w:trPr>
          <w:cantSplit/>
          <w:trHeight w:val="372"/>
        </w:trPr>
        <w:tc>
          <w:tcPr>
            <w:tcW w:w="2086" w:type="dxa"/>
            <w:vMerge w:val="restart"/>
            <w:tcBorders>
              <w:top w:val="single" w:sz="6" w:space="0" w:color="auto"/>
              <w:left w:val="single" w:sz="6" w:space="0" w:color="auto"/>
              <w:bottom w:val="single" w:sz="4" w:space="0" w:color="auto"/>
              <w:right w:val="single" w:sz="6" w:space="0" w:color="auto"/>
            </w:tcBorders>
          </w:tcPr>
          <w:p w:rsidR="00883AA0" w:rsidRDefault="00883AA0" w:rsidP="007469BC">
            <w:pPr>
              <w:pStyle w:val="TableCell"/>
            </w:pPr>
            <w:r>
              <w:t>Kelvin</w:t>
            </w:r>
          </w:p>
        </w:tc>
        <w:tc>
          <w:tcPr>
            <w:tcW w:w="6554" w:type="dxa"/>
            <w:gridSpan w:val="3"/>
            <w:tcBorders>
              <w:top w:val="single" w:sz="6" w:space="0" w:color="auto"/>
              <w:left w:val="single" w:sz="6" w:space="0" w:color="auto"/>
              <w:bottom w:val="single" w:sz="4" w:space="0" w:color="auto"/>
              <w:right w:val="single" w:sz="6" w:space="0" w:color="auto"/>
            </w:tcBorders>
          </w:tcPr>
          <w:p w:rsidR="00883AA0" w:rsidRDefault="00883AA0" w:rsidP="007469BC">
            <w:pPr>
              <w:pStyle w:val="TableCell"/>
            </w:pPr>
            <w:r>
              <w:t>Temperature values returned from the digitizer are in degrees Kelvin.</w:t>
            </w:r>
          </w:p>
        </w:tc>
      </w:tr>
      <w:tr w:rsidR="00883AA0" w:rsidTr="00A8515F">
        <w:trPr>
          <w:cantSplit/>
          <w:trHeight w:val="338"/>
        </w:trPr>
        <w:tc>
          <w:tcPr>
            <w:tcW w:w="2086" w:type="dxa"/>
            <w:vMerge/>
            <w:tcBorders>
              <w:left w:val="single" w:sz="6" w:space="0" w:color="auto"/>
              <w:bottom w:val="single" w:sz="4" w:space="0" w:color="auto"/>
              <w:right w:val="single" w:sz="6" w:space="0" w:color="auto"/>
            </w:tcBorders>
          </w:tcPr>
          <w:p w:rsidR="00883AA0" w:rsidRDefault="00883AA0" w:rsidP="007469BC">
            <w:pPr>
              <w:pStyle w:val="TableCell"/>
            </w:pPr>
          </w:p>
        </w:tc>
        <w:tc>
          <w:tcPr>
            <w:tcW w:w="450" w:type="dxa"/>
            <w:tcBorders>
              <w:top w:val="single" w:sz="4" w:space="0" w:color="auto"/>
              <w:left w:val="single" w:sz="6" w:space="0" w:color="auto"/>
              <w:bottom w:val="single" w:sz="4" w:space="0" w:color="auto"/>
              <w:right w:val="single" w:sz="6" w:space="0" w:color="auto"/>
            </w:tcBorders>
          </w:tcPr>
          <w:p w:rsidR="00883AA0" w:rsidRDefault="00883AA0" w:rsidP="007469BC">
            <w:pPr>
              <w:pStyle w:val="TableCell"/>
            </w:pPr>
          </w:p>
        </w:tc>
        <w:tc>
          <w:tcPr>
            <w:tcW w:w="1350" w:type="dxa"/>
            <w:tcBorders>
              <w:top w:val="single" w:sz="4" w:space="0" w:color="auto"/>
              <w:left w:val="single" w:sz="6" w:space="0" w:color="auto"/>
              <w:bottom w:val="single" w:sz="4" w:space="0" w:color="auto"/>
              <w:right w:val="single" w:sz="6" w:space="0" w:color="auto"/>
            </w:tcBorders>
          </w:tcPr>
          <w:p w:rsidR="00883AA0" w:rsidRDefault="00883AA0" w:rsidP="007469BC">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883AA0" w:rsidRDefault="00883AA0" w:rsidP="007469BC">
            <w:pPr>
              <w:pStyle w:val="TableCellCourierNew"/>
            </w:pPr>
            <w:r>
              <w:t>IVIDIGITIZER_VAL_KELVIN</w:t>
            </w:r>
          </w:p>
        </w:tc>
      </w:tr>
    </w:tbl>
    <w:p w:rsidR="00883AA0" w:rsidRDefault="00883AA0" w:rsidP="00883AA0">
      <w:pPr>
        <w:pStyle w:val="FunctionHead"/>
      </w:pPr>
      <w:r>
        <w:t>Return Values</w:t>
      </w:r>
      <w:r w:rsidR="00856412">
        <w:t xml:space="preserve"> (C)</w:t>
      </w:r>
    </w:p>
    <w:p w:rsidR="00FE4746" w:rsidRDefault="00883AA0" w:rsidP="00F919A7">
      <w:pPr>
        <w:pStyle w:val="Body1"/>
      </w:pPr>
      <w:r>
        <w:t xml:space="preserve">The </w:t>
      </w:r>
      <w:r>
        <w:rPr>
          <w:rStyle w:val="Italic"/>
        </w:rPr>
        <w:t>IVI-3.2: Inherent Capabilities Specification</w:t>
      </w:r>
      <w:r>
        <w:t xml:space="preserve"> defines general status codes that this function can return.</w:t>
      </w:r>
    </w:p>
    <w:p w:rsidR="00FE4746" w:rsidRDefault="00FE4746" w:rsidP="00F919A7">
      <w:pPr>
        <w:pStyle w:val="Heading3"/>
        <w:pageBreakBefore/>
      </w:pPr>
      <w:bookmarkStart w:id="404" w:name="_Toc304583670"/>
      <w:bookmarkStart w:id="405" w:name="_Toc306374521"/>
      <w:r>
        <w:lastRenderedPageBreak/>
        <w:t xml:space="preserve">Query Board Temperature (IVI-C </w:t>
      </w:r>
      <w:r w:rsidR="00C81D67">
        <w:t>O</w:t>
      </w:r>
      <w:r>
        <w:t>nly)</w:t>
      </w:r>
      <w:bookmarkEnd w:id="404"/>
      <w:bookmarkEnd w:id="405"/>
    </w:p>
    <w:p w:rsidR="00FE4746" w:rsidRDefault="00FE4746" w:rsidP="00FE4746">
      <w:pPr>
        <w:pStyle w:val="FunctionHead"/>
      </w:pPr>
      <w:r>
        <w:t>Description</w:t>
      </w:r>
    </w:p>
    <w:p w:rsidR="00FE4746" w:rsidRDefault="00FE4746" w:rsidP="00FE4746">
      <w:pPr>
        <w:pStyle w:val="Body1"/>
      </w:pPr>
      <w:r w:rsidRPr="00B06C33">
        <w:t xml:space="preserve">This function is used to </w:t>
      </w:r>
      <w:r>
        <w:t>query the temperature of the entire board</w:t>
      </w:r>
      <w:r w:rsidR="0080634C">
        <w:t xml:space="preserve">. </w:t>
      </w:r>
      <w:r>
        <w:t>The units are governed by the Temperature Units attribute.</w:t>
      </w:r>
    </w:p>
    <w:p w:rsidR="00856412" w:rsidRDefault="00856412" w:rsidP="00856412">
      <w:pPr>
        <w:pStyle w:val="FunctionHead"/>
      </w:pPr>
      <w:r>
        <w:t>.NET Method Prototype</w:t>
      </w:r>
    </w:p>
    <w:p w:rsidR="00856412" w:rsidRDefault="00856412" w:rsidP="00856412">
      <w:pPr>
        <w:pStyle w:val="Code1"/>
      </w:pPr>
      <w:r>
        <w:t>N/A</w:t>
      </w:r>
    </w:p>
    <w:p w:rsidR="00856412" w:rsidRDefault="00856412" w:rsidP="00856412">
      <w:pPr>
        <w:pStyle w:val="Code1"/>
      </w:pPr>
      <w:r w:rsidRPr="00C81D67">
        <w:rPr>
          <w:rFonts w:ascii="Times New Roman" w:hAnsi="Times New Roman" w:cs="Times New Roman"/>
          <w:sz w:val="20"/>
          <w:szCs w:val="20"/>
        </w:rPr>
        <w:t>(Use the</w:t>
      </w:r>
      <w:r>
        <w:t xml:space="preserve"> Temperature.BoardTemperature </w:t>
      </w:r>
      <w:r w:rsidRPr="00C81D67">
        <w:rPr>
          <w:rFonts w:ascii="Times New Roman" w:hAnsi="Times New Roman" w:cs="Times New Roman"/>
          <w:sz w:val="20"/>
          <w:szCs w:val="20"/>
        </w:rPr>
        <w:t>property)</w:t>
      </w:r>
    </w:p>
    <w:p w:rsidR="00FE4746" w:rsidRDefault="00FE4746" w:rsidP="00FE4746">
      <w:pPr>
        <w:pStyle w:val="FunctionHead"/>
      </w:pPr>
      <w:r>
        <w:t>COM Method Prototype</w:t>
      </w:r>
    </w:p>
    <w:p w:rsidR="00FE4746" w:rsidRDefault="00FE4746" w:rsidP="00FE4746">
      <w:pPr>
        <w:pStyle w:val="Code1"/>
      </w:pPr>
      <w:r>
        <w:t>N/A</w:t>
      </w:r>
    </w:p>
    <w:p w:rsidR="00FE4746" w:rsidRDefault="00FE4746" w:rsidP="00FE4746">
      <w:pPr>
        <w:pStyle w:val="Code1"/>
      </w:pPr>
      <w:r w:rsidRPr="00C81D67">
        <w:rPr>
          <w:rFonts w:ascii="Times New Roman" w:hAnsi="Times New Roman" w:cs="Times New Roman"/>
          <w:sz w:val="20"/>
          <w:szCs w:val="20"/>
        </w:rPr>
        <w:t>(</w:t>
      </w:r>
      <w:r w:rsidR="00C81D67" w:rsidRPr="00C81D67">
        <w:rPr>
          <w:rFonts w:ascii="Times New Roman" w:hAnsi="Times New Roman" w:cs="Times New Roman"/>
          <w:sz w:val="20"/>
          <w:szCs w:val="20"/>
        </w:rPr>
        <w:t>Use</w:t>
      </w:r>
      <w:r w:rsidRPr="00C81D67">
        <w:rPr>
          <w:rFonts w:ascii="Times New Roman" w:hAnsi="Times New Roman" w:cs="Times New Roman"/>
          <w:sz w:val="20"/>
          <w:szCs w:val="20"/>
        </w:rPr>
        <w:t xml:space="preserve"> the</w:t>
      </w:r>
      <w:r>
        <w:t xml:space="preserve"> Temperature.BoardTemperature </w:t>
      </w:r>
      <w:r w:rsidRPr="00C81D67">
        <w:rPr>
          <w:rFonts w:ascii="Times New Roman" w:hAnsi="Times New Roman" w:cs="Times New Roman"/>
          <w:sz w:val="20"/>
          <w:szCs w:val="20"/>
        </w:rPr>
        <w:t>property)</w:t>
      </w:r>
    </w:p>
    <w:p w:rsidR="00FE4746" w:rsidRDefault="00FE4746" w:rsidP="00FE4746">
      <w:pPr>
        <w:pStyle w:val="FunctionHead"/>
      </w:pPr>
      <w:r>
        <w:t>C Prototype</w:t>
      </w:r>
    </w:p>
    <w:p w:rsidR="00FE4746" w:rsidRDefault="00FE4746" w:rsidP="00FE4746">
      <w:pPr>
        <w:pStyle w:val="Code1"/>
        <w:tabs>
          <w:tab w:val="left" w:pos="630"/>
        </w:tabs>
      </w:pPr>
      <w:r>
        <w:t>ViStatus IviDigitizer_QueryBoardTemperature (ViSession Vi,</w:t>
      </w:r>
      <w:r>
        <w:br/>
        <w:t xml:space="preserve">                                        </w:t>
      </w:r>
      <w:r w:rsidR="00C81D67">
        <w:t xml:space="preserve">     </w:t>
      </w:r>
      <w:r>
        <w:t>ViReal64* Temperature);</w:t>
      </w:r>
    </w:p>
    <w:p w:rsidR="00FE4746" w:rsidRDefault="00FE4746" w:rsidP="00FE4746">
      <w:pPr>
        <w:pStyle w:val="FunctionHead"/>
      </w:pPr>
      <w:r>
        <w:t>Parameters</w:t>
      </w:r>
    </w:p>
    <w:p w:rsidR="00FE4746" w:rsidRDefault="00FE4746" w:rsidP="00FE4746">
      <w:pPr>
        <w:pStyle w:val="Body1"/>
      </w:pPr>
    </w:p>
    <w:tbl>
      <w:tblPr>
        <w:tblW w:w="8821" w:type="dxa"/>
        <w:tblInd w:w="728" w:type="dxa"/>
        <w:tblLayout w:type="fixed"/>
        <w:tblCellMar>
          <w:left w:w="80" w:type="dxa"/>
          <w:right w:w="80" w:type="dxa"/>
        </w:tblCellMar>
        <w:tblLook w:val="0000"/>
      </w:tblPr>
      <w:tblGrid>
        <w:gridCol w:w="1800"/>
        <w:gridCol w:w="4932"/>
        <w:gridCol w:w="2089"/>
      </w:tblGrid>
      <w:tr w:rsidR="00FE4746" w:rsidTr="00FE4746">
        <w:trPr>
          <w:cantSplit/>
        </w:trPr>
        <w:tc>
          <w:tcPr>
            <w:tcW w:w="1800" w:type="dxa"/>
            <w:tcBorders>
              <w:top w:val="single" w:sz="6" w:space="0" w:color="auto"/>
              <w:left w:val="single" w:sz="6" w:space="0" w:color="auto"/>
              <w:right w:val="single" w:sz="6" w:space="0" w:color="auto"/>
            </w:tcBorders>
          </w:tcPr>
          <w:p w:rsidR="00FE4746" w:rsidRDefault="00FE4746" w:rsidP="003C7D14">
            <w:pPr>
              <w:pStyle w:val="TableHead"/>
            </w:pPr>
            <w:r>
              <w:t>Inputs</w:t>
            </w:r>
          </w:p>
        </w:tc>
        <w:tc>
          <w:tcPr>
            <w:tcW w:w="4932" w:type="dxa"/>
            <w:tcBorders>
              <w:top w:val="single" w:sz="6" w:space="0" w:color="auto"/>
              <w:left w:val="single" w:sz="6" w:space="0" w:color="auto"/>
              <w:right w:val="single" w:sz="6" w:space="0" w:color="auto"/>
            </w:tcBorders>
          </w:tcPr>
          <w:p w:rsidR="00FE4746" w:rsidRDefault="00FE4746" w:rsidP="003C7D14">
            <w:pPr>
              <w:pStyle w:val="TableHead"/>
            </w:pPr>
            <w:r>
              <w:t>Description</w:t>
            </w:r>
          </w:p>
        </w:tc>
        <w:tc>
          <w:tcPr>
            <w:tcW w:w="2089" w:type="dxa"/>
            <w:tcBorders>
              <w:top w:val="single" w:sz="6" w:space="0" w:color="auto"/>
              <w:left w:val="single" w:sz="6" w:space="0" w:color="auto"/>
              <w:right w:val="single" w:sz="6" w:space="0" w:color="auto"/>
            </w:tcBorders>
          </w:tcPr>
          <w:p w:rsidR="00FE4746" w:rsidRDefault="00FE4746" w:rsidP="003C7D14">
            <w:pPr>
              <w:pStyle w:val="TableHead"/>
            </w:pPr>
            <w:r>
              <w:t>Base Type</w:t>
            </w:r>
          </w:p>
        </w:tc>
      </w:tr>
      <w:tr w:rsidR="00FE4746" w:rsidTr="00FE4746">
        <w:trPr>
          <w:cantSplit/>
        </w:trPr>
        <w:tc>
          <w:tcPr>
            <w:tcW w:w="1800" w:type="dxa"/>
            <w:tcBorders>
              <w:top w:val="single" w:sz="6" w:space="0" w:color="auto"/>
              <w:left w:val="single" w:sz="6" w:space="0" w:color="auto"/>
              <w:bottom w:val="single" w:sz="6" w:space="0" w:color="auto"/>
              <w:right w:val="single" w:sz="6" w:space="0" w:color="auto"/>
            </w:tcBorders>
          </w:tcPr>
          <w:p w:rsidR="00FE4746" w:rsidRDefault="00FE4746" w:rsidP="00D94A03">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FE4746" w:rsidRDefault="00FE4746" w:rsidP="00D94A03">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FE4746" w:rsidRDefault="00FE4746" w:rsidP="00D94A03">
            <w:pPr>
              <w:pStyle w:val="TableCellCourierNew"/>
            </w:pPr>
            <w:r>
              <w:t>ViSession</w:t>
            </w:r>
          </w:p>
        </w:tc>
      </w:tr>
    </w:tbl>
    <w:p w:rsidR="00FE4746" w:rsidRDefault="00FE4746" w:rsidP="00FE4746">
      <w:pPr>
        <w:pStyle w:val="FunctionHead"/>
      </w:pPr>
    </w:p>
    <w:tbl>
      <w:tblPr>
        <w:tblW w:w="8820" w:type="dxa"/>
        <w:tblInd w:w="710" w:type="dxa"/>
        <w:tblLayout w:type="fixed"/>
        <w:tblCellMar>
          <w:left w:w="80" w:type="dxa"/>
          <w:right w:w="80" w:type="dxa"/>
        </w:tblCellMar>
        <w:tblLook w:val="0000"/>
      </w:tblPr>
      <w:tblGrid>
        <w:gridCol w:w="1800"/>
        <w:gridCol w:w="4950"/>
        <w:gridCol w:w="2070"/>
      </w:tblGrid>
      <w:tr w:rsidR="00FE4746" w:rsidTr="00FE4746">
        <w:trPr>
          <w:cantSplit/>
        </w:trPr>
        <w:tc>
          <w:tcPr>
            <w:tcW w:w="1800" w:type="dxa"/>
            <w:tcBorders>
              <w:top w:val="single" w:sz="6" w:space="0" w:color="auto"/>
              <w:left w:val="single" w:sz="6" w:space="0" w:color="auto"/>
              <w:right w:val="single" w:sz="6" w:space="0" w:color="auto"/>
            </w:tcBorders>
          </w:tcPr>
          <w:p w:rsidR="00FE4746" w:rsidRDefault="00FE4746" w:rsidP="00D94A03">
            <w:pPr>
              <w:pStyle w:val="TableHead"/>
            </w:pPr>
            <w:r>
              <w:t>Outputs</w:t>
            </w:r>
          </w:p>
        </w:tc>
        <w:tc>
          <w:tcPr>
            <w:tcW w:w="4950" w:type="dxa"/>
            <w:tcBorders>
              <w:top w:val="single" w:sz="6" w:space="0" w:color="auto"/>
              <w:left w:val="single" w:sz="6" w:space="0" w:color="auto"/>
              <w:right w:val="single" w:sz="6" w:space="0" w:color="auto"/>
            </w:tcBorders>
          </w:tcPr>
          <w:p w:rsidR="00FE4746" w:rsidRDefault="00FE4746" w:rsidP="00D94A03">
            <w:pPr>
              <w:pStyle w:val="TableHead"/>
            </w:pPr>
            <w:r>
              <w:t>Description</w:t>
            </w:r>
          </w:p>
        </w:tc>
        <w:tc>
          <w:tcPr>
            <w:tcW w:w="2070" w:type="dxa"/>
            <w:tcBorders>
              <w:top w:val="single" w:sz="6" w:space="0" w:color="auto"/>
              <w:left w:val="single" w:sz="6" w:space="0" w:color="auto"/>
              <w:right w:val="single" w:sz="6" w:space="0" w:color="auto"/>
            </w:tcBorders>
          </w:tcPr>
          <w:p w:rsidR="00FE4746" w:rsidRDefault="00FE4746" w:rsidP="00D94A03">
            <w:pPr>
              <w:pStyle w:val="TableHead"/>
            </w:pPr>
            <w:r>
              <w:t>Base Type</w:t>
            </w:r>
          </w:p>
        </w:tc>
      </w:tr>
      <w:tr w:rsidR="00FE4746" w:rsidTr="00FE4746">
        <w:trPr>
          <w:cantSplit/>
        </w:trPr>
        <w:tc>
          <w:tcPr>
            <w:tcW w:w="1800" w:type="dxa"/>
            <w:tcBorders>
              <w:top w:val="double" w:sz="6" w:space="0" w:color="auto"/>
              <w:left w:val="single" w:sz="6" w:space="0" w:color="auto"/>
              <w:bottom w:val="single" w:sz="6" w:space="0" w:color="auto"/>
              <w:right w:val="single" w:sz="6" w:space="0" w:color="auto"/>
            </w:tcBorders>
          </w:tcPr>
          <w:p w:rsidR="00FE4746" w:rsidRDefault="00FE4746" w:rsidP="00D94A03">
            <w:pPr>
              <w:pStyle w:val="TableCellCourierNew"/>
            </w:pPr>
            <w:r>
              <w:t>Temperature</w:t>
            </w:r>
          </w:p>
        </w:tc>
        <w:tc>
          <w:tcPr>
            <w:tcW w:w="4950" w:type="dxa"/>
            <w:tcBorders>
              <w:top w:val="double" w:sz="6" w:space="0" w:color="auto"/>
              <w:left w:val="single" w:sz="6" w:space="0" w:color="auto"/>
              <w:bottom w:val="single" w:sz="6" w:space="0" w:color="auto"/>
              <w:right w:val="single" w:sz="6" w:space="0" w:color="auto"/>
            </w:tcBorders>
          </w:tcPr>
          <w:p w:rsidR="00FE4746" w:rsidRDefault="00FE4746" w:rsidP="00FE4746">
            <w:pPr>
              <w:pStyle w:val="TableCell"/>
            </w:pPr>
            <w:r>
              <w:t xml:space="preserve">Returns whether the </w:t>
            </w:r>
            <w:r>
              <w:rPr>
                <w:rStyle w:val="monospace"/>
              </w:rPr>
              <w:t>current temperature of the entire board</w:t>
            </w:r>
            <w:r w:rsidR="0080634C">
              <w:rPr>
                <w:rStyle w:val="monospace"/>
              </w:rPr>
              <w:t xml:space="preserve">. </w:t>
            </w:r>
            <w:r>
              <w:rPr>
                <w:rStyle w:val="monospace"/>
              </w:rPr>
              <w:t>The units are governed by the Temperature Units attribute.</w:t>
            </w:r>
          </w:p>
        </w:tc>
        <w:tc>
          <w:tcPr>
            <w:tcW w:w="2070" w:type="dxa"/>
            <w:tcBorders>
              <w:top w:val="double" w:sz="6" w:space="0" w:color="auto"/>
              <w:left w:val="single" w:sz="6" w:space="0" w:color="auto"/>
              <w:bottom w:val="single" w:sz="6" w:space="0" w:color="auto"/>
              <w:right w:val="single" w:sz="6" w:space="0" w:color="auto"/>
            </w:tcBorders>
          </w:tcPr>
          <w:p w:rsidR="00FE4746" w:rsidRDefault="00FE4746" w:rsidP="00D94A03">
            <w:pPr>
              <w:pStyle w:val="TableCellCourierNew"/>
            </w:pPr>
            <w:r>
              <w:t>ViReal64</w:t>
            </w:r>
          </w:p>
        </w:tc>
      </w:tr>
    </w:tbl>
    <w:p w:rsidR="00FE4746" w:rsidRDefault="00FE4746" w:rsidP="00FE4746">
      <w:pPr>
        <w:pStyle w:val="FunctionHead"/>
      </w:pPr>
      <w:r>
        <w:t>Return Values</w:t>
      </w:r>
      <w:r w:rsidR="00856412">
        <w:t xml:space="preserve"> (C)</w:t>
      </w:r>
    </w:p>
    <w:p w:rsidR="00FE4746" w:rsidRDefault="00FE4746" w:rsidP="00FE4746">
      <w:pPr>
        <w:pStyle w:val="Body1"/>
      </w:pPr>
      <w:r>
        <w:t xml:space="preserve">The </w:t>
      </w:r>
      <w:r>
        <w:rPr>
          <w:rStyle w:val="Italic"/>
        </w:rPr>
        <w:t>IVI-3.2: Inherent Capabilities Specification</w:t>
      </w:r>
      <w:r>
        <w:t xml:space="preserve"> defines general status codes that this function can return.</w:t>
      </w:r>
    </w:p>
    <w:p w:rsidR="00FE4746" w:rsidRDefault="00FE4746" w:rsidP="00FE4746">
      <w:pPr>
        <w:pStyle w:val="Body1"/>
        <w:rPr>
          <w:sz w:val="12"/>
          <w:szCs w:val="12"/>
        </w:rPr>
      </w:pPr>
    </w:p>
    <w:p w:rsidR="00004825" w:rsidRDefault="00004825" w:rsidP="00FE4746">
      <w:pPr>
        <w:pStyle w:val="Body1"/>
        <w:rPr>
          <w:sz w:val="12"/>
          <w:szCs w:val="12"/>
        </w:rPr>
      </w:pPr>
      <w:r>
        <w:br w:type="page"/>
      </w:r>
    </w:p>
    <w:p w:rsidR="00004825" w:rsidRDefault="00004825">
      <w:pPr>
        <w:pStyle w:val="Heading2"/>
      </w:pPr>
      <w:bookmarkStart w:id="406" w:name="_Toc304583671"/>
      <w:bookmarkStart w:id="407" w:name="_Toc306374522"/>
      <w:r>
        <w:t>IviDigitizerBoardTemperature Behavior Model</w:t>
      </w:r>
      <w:bookmarkEnd w:id="406"/>
      <w:bookmarkEnd w:id="407"/>
    </w:p>
    <w:p w:rsidR="00004825" w:rsidRDefault="00004825">
      <w:pPr>
        <w:pStyle w:val="Body1"/>
      </w:pPr>
      <w:r>
        <w:t>The IviDigitizerBoardTemperature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004825" w:rsidRDefault="00004825">
      <w:pPr>
        <w:pStyle w:val="Heading2"/>
      </w:pPr>
      <w:bookmarkStart w:id="408" w:name="_Toc304583672"/>
      <w:bookmarkStart w:id="409" w:name="_Toc306374523"/>
      <w:r>
        <w:t>IviDigitizerBoardTemperature Compliance Notes</w:t>
      </w:r>
      <w:bookmarkEnd w:id="408"/>
      <w:bookmarkEnd w:id="409"/>
    </w:p>
    <w:p w:rsidR="00004825" w:rsidRDefault="00004825">
      <w:pPr>
        <w:pStyle w:val="Body1"/>
      </w:pPr>
      <w:r>
        <w:t>For a specific driver to comply with the IviDigitizerBoardTemperature extension, it shall be compliant with the IviDigitizerBase capability group and it shall implement all of the attributes and functions listed in this section.</w:t>
      </w:r>
    </w:p>
    <w:p w:rsidR="00004825" w:rsidRDefault="00004825">
      <w:pPr>
        <w:pStyle w:val="Heading1"/>
      </w:pPr>
      <w:bookmarkStart w:id="410" w:name="_Toc304583673"/>
      <w:bookmarkStart w:id="411" w:name="_Toc306374524"/>
      <w:r>
        <w:lastRenderedPageBreak/>
        <w:t>IviDigitizerChannelFilter Extension Group</w:t>
      </w:r>
      <w:bookmarkEnd w:id="410"/>
      <w:bookmarkEnd w:id="411"/>
    </w:p>
    <w:p w:rsidR="00004825" w:rsidRDefault="00004825">
      <w:pPr>
        <w:pStyle w:val="Heading2"/>
      </w:pPr>
      <w:bookmarkStart w:id="412" w:name="_Toc304583674"/>
      <w:bookmarkStart w:id="413" w:name="_Toc306374525"/>
      <w:r>
        <w:t>IviDigitizerChannelFilter Overview</w:t>
      </w:r>
      <w:bookmarkEnd w:id="412"/>
      <w:bookmarkEnd w:id="413"/>
    </w:p>
    <w:p w:rsidR="00841D6D" w:rsidRDefault="00841D6D" w:rsidP="00841D6D">
      <w:pPr>
        <w:pStyle w:val="Body1"/>
      </w:pPr>
      <w:r>
        <w:t>The IviDigitizerChannelFilter extension group supports to control the input filter of the digitizer.</w:t>
      </w:r>
    </w:p>
    <w:p w:rsidR="00004825" w:rsidRDefault="00004825">
      <w:pPr>
        <w:pStyle w:val="Heading2"/>
      </w:pPr>
      <w:bookmarkStart w:id="414" w:name="_Toc304583675"/>
      <w:bookmarkStart w:id="415" w:name="_Toc306374526"/>
      <w:r>
        <w:t>IviDigitizerChannelFilter Attributes</w:t>
      </w:r>
      <w:bookmarkEnd w:id="414"/>
      <w:bookmarkEnd w:id="415"/>
    </w:p>
    <w:p w:rsidR="00004825" w:rsidRDefault="00004825">
      <w:pPr>
        <w:pStyle w:val="Body1"/>
      </w:pPr>
      <w:r>
        <w:t>The IviDigitizerChannelFilter extension group defines the following attributes:</w:t>
      </w:r>
    </w:p>
    <w:p w:rsidR="00004825" w:rsidRDefault="00004825" w:rsidP="00605189">
      <w:pPr>
        <w:pStyle w:val="ListBullet"/>
        <w:numPr>
          <w:ilvl w:val="0"/>
          <w:numId w:val="46"/>
        </w:numPr>
      </w:pPr>
      <w:r>
        <w:t>Input Filter Bypass</w:t>
      </w:r>
    </w:p>
    <w:p w:rsidR="00004825" w:rsidRDefault="00004825" w:rsidP="00605189">
      <w:pPr>
        <w:pStyle w:val="ListBullet"/>
        <w:numPr>
          <w:ilvl w:val="0"/>
          <w:numId w:val="46"/>
        </w:numPr>
      </w:pPr>
      <w:r>
        <w:t>Input Filter Max Frequency</w:t>
      </w:r>
    </w:p>
    <w:p w:rsidR="00004825" w:rsidRDefault="00004825" w:rsidP="00605189">
      <w:pPr>
        <w:pStyle w:val="ListBullet"/>
        <w:numPr>
          <w:ilvl w:val="0"/>
          <w:numId w:val="46"/>
        </w:numPr>
      </w:pPr>
      <w:r>
        <w:t>Input Filter Min Frequency</w:t>
      </w:r>
    </w:p>
    <w:p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004825" w:rsidRDefault="00004825">
      <w:pPr>
        <w:pStyle w:val="Body1"/>
        <w:rPr>
          <w:sz w:val="12"/>
          <w:szCs w:val="12"/>
        </w:rPr>
      </w:pPr>
      <w:r>
        <w:br w:type="page"/>
      </w:r>
    </w:p>
    <w:p w:rsidR="00004825" w:rsidRDefault="00004825">
      <w:pPr>
        <w:pStyle w:val="Heading3"/>
      </w:pPr>
      <w:bookmarkStart w:id="416" w:name="_Toc304583676"/>
      <w:bookmarkStart w:id="417" w:name="_Toc306374527"/>
      <w:r>
        <w:t>Input Filter Bypass</w:t>
      </w:r>
      <w:bookmarkEnd w:id="416"/>
      <w:bookmarkEnd w:id="417"/>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ViBoolean</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Channel</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004825">
            <w:pPr>
              <w:pStyle w:val="TableCell"/>
            </w:pPr>
            <w:r>
              <w:t>N/A</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Channels[].Filter.Bypass</w:t>
      </w:r>
    </w:p>
    <w:p w:rsidR="00004825" w:rsidRDefault="00004825">
      <w:pPr>
        <w:pStyle w:val="FunctionHead"/>
      </w:pPr>
      <w:r>
        <w:t>COM Property Name</w:t>
      </w:r>
    </w:p>
    <w:p w:rsidR="00004825" w:rsidRDefault="00004825">
      <w:pPr>
        <w:pStyle w:val="Body1"/>
        <w:rPr>
          <w:rStyle w:val="monospace"/>
        </w:rPr>
      </w:pPr>
      <w:r>
        <w:rPr>
          <w:rStyle w:val="monospace"/>
        </w:rPr>
        <w:t>Channels.Item().Filter.Bypass</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IVIDIGITIZER_ATTR_INPUT_FILTER_BYPASS</w:t>
      </w:r>
    </w:p>
    <w:p w:rsidR="00004825" w:rsidRDefault="00004825">
      <w:pPr>
        <w:pStyle w:val="FunctionHead"/>
      </w:pPr>
      <w:r>
        <w:t>Description</w:t>
      </w:r>
    </w:p>
    <w:p w:rsidR="00004825" w:rsidRDefault="00004825">
      <w:pPr>
        <w:pStyle w:val="Body1"/>
      </w:pPr>
      <w:r>
        <w:t>Specifies whether or not to bypass the input filter.</w:t>
      </w:r>
    </w:p>
    <w:p w:rsidR="00856412" w:rsidRPr="00F7116C" w:rsidRDefault="00856412" w:rsidP="00856412">
      <w:pPr>
        <w:pStyle w:val="AttrFuncSubheading"/>
        <w:rPr>
          <w:color w:val="auto"/>
        </w:rPr>
      </w:pPr>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418" w:name="_Toc304583677"/>
      <w:bookmarkStart w:id="419" w:name="_Toc306374528"/>
      <w:r>
        <w:t>Input Filter Max Frequency</w:t>
      </w:r>
      <w:bookmarkEnd w:id="418"/>
      <w:bookmarkEnd w:id="419"/>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Channel</w:t>
            </w:r>
          </w:p>
        </w:tc>
        <w:tc>
          <w:tcPr>
            <w:tcW w:w="1080" w:type="dxa"/>
            <w:tcBorders>
              <w:top w:val="double" w:sz="6" w:space="0" w:color="auto"/>
            </w:tcBorders>
          </w:tcPr>
          <w:p w:rsidR="00004825" w:rsidRDefault="00654CC3">
            <w:pPr>
              <w:pStyle w:val="TableCell"/>
            </w:pPr>
            <w:r>
              <w:t>Up</w:t>
            </w:r>
          </w:p>
        </w:tc>
        <w:tc>
          <w:tcPr>
            <w:tcW w:w="4770" w:type="dxa"/>
            <w:tcBorders>
              <w:top w:val="double" w:sz="6" w:space="0" w:color="auto"/>
            </w:tcBorders>
          </w:tcPr>
          <w:p w:rsidR="00004825" w:rsidRDefault="00EF22BD">
            <w:pPr>
              <w:pStyle w:val="TableCell"/>
            </w:pPr>
            <w:r>
              <w:t>Configure Input Filter</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Channels[].Filter.MaxFrequency</w:t>
      </w:r>
    </w:p>
    <w:p w:rsidR="00004825" w:rsidRDefault="00004825">
      <w:pPr>
        <w:pStyle w:val="FunctionHead"/>
      </w:pPr>
      <w:r>
        <w:t>COM Property Name</w:t>
      </w:r>
    </w:p>
    <w:p w:rsidR="00004825" w:rsidRDefault="00004825">
      <w:pPr>
        <w:pStyle w:val="Body1"/>
        <w:rPr>
          <w:rStyle w:val="monospace"/>
        </w:rPr>
      </w:pPr>
      <w:r>
        <w:rPr>
          <w:rStyle w:val="monospace"/>
        </w:rPr>
        <w:t>Channels.Item().Filter.MaxFrequency</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IVIDIGITIZER_ATTR_INPUT_FILTER_MAX_FREQUENCY</w:t>
      </w:r>
    </w:p>
    <w:p w:rsidR="00004825" w:rsidRDefault="00004825">
      <w:pPr>
        <w:pStyle w:val="FunctionHead"/>
      </w:pPr>
      <w:r>
        <w:t>Description</w:t>
      </w:r>
    </w:p>
    <w:p w:rsidR="00004825" w:rsidRDefault="00004825">
      <w:pPr>
        <w:pStyle w:val="Body1"/>
      </w:pPr>
      <w:r>
        <w:t>Specifies the maximum input filter frequency</w:t>
      </w:r>
      <w:r w:rsidR="0080634C">
        <w:t xml:space="preserve">. </w:t>
      </w:r>
      <w:r>
        <w:t>Specifying a value of zero means that the device should be set to the full bandwidth that the filter can deliver without being bypassed.</w:t>
      </w:r>
    </w:p>
    <w:p w:rsidR="00856412" w:rsidRPr="00F7116C" w:rsidRDefault="00856412" w:rsidP="00856412">
      <w:pPr>
        <w:pStyle w:val="AttrFuncSubheading"/>
        <w:rPr>
          <w:color w:val="auto"/>
        </w:rPr>
      </w:pPr>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420" w:name="_Toc304583678"/>
      <w:bookmarkStart w:id="421" w:name="_Toc306374529"/>
      <w:r>
        <w:t>Input Filter Min Frequency</w:t>
      </w:r>
      <w:bookmarkEnd w:id="420"/>
      <w:bookmarkEnd w:id="421"/>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Channel</w:t>
            </w:r>
          </w:p>
        </w:tc>
        <w:tc>
          <w:tcPr>
            <w:tcW w:w="1080" w:type="dxa"/>
            <w:tcBorders>
              <w:top w:val="double" w:sz="6" w:space="0" w:color="auto"/>
            </w:tcBorders>
          </w:tcPr>
          <w:p w:rsidR="00004825" w:rsidRDefault="00654CC3">
            <w:pPr>
              <w:pStyle w:val="TableCell"/>
            </w:pPr>
            <w:r>
              <w:t>Down</w:t>
            </w:r>
          </w:p>
        </w:tc>
        <w:tc>
          <w:tcPr>
            <w:tcW w:w="4770" w:type="dxa"/>
            <w:tcBorders>
              <w:top w:val="double" w:sz="6" w:space="0" w:color="auto"/>
            </w:tcBorders>
          </w:tcPr>
          <w:p w:rsidR="00004825" w:rsidRDefault="00EF22BD">
            <w:pPr>
              <w:pStyle w:val="TableCell"/>
            </w:pPr>
            <w:r>
              <w:t>Configure Input Filter</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Channels[].Filter.MinFrequency</w:t>
      </w:r>
    </w:p>
    <w:p w:rsidR="00004825" w:rsidRDefault="00004825">
      <w:pPr>
        <w:pStyle w:val="FunctionHead"/>
      </w:pPr>
      <w:r>
        <w:t>COM Property Name</w:t>
      </w:r>
    </w:p>
    <w:p w:rsidR="00004825" w:rsidRDefault="00004825">
      <w:pPr>
        <w:pStyle w:val="Body1"/>
        <w:rPr>
          <w:rStyle w:val="monospace"/>
        </w:rPr>
      </w:pPr>
      <w:r>
        <w:rPr>
          <w:rStyle w:val="monospace"/>
        </w:rPr>
        <w:t>Channels.Item().Filter.MinFrequency</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IVIDIGITIZER_ATTR_INPUT_FILTER_MIN_FREQUENCY</w:t>
      </w:r>
    </w:p>
    <w:p w:rsidR="00004825" w:rsidRDefault="00004825">
      <w:pPr>
        <w:pStyle w:val="FunctionHead"/>
      </w:pPr>
      <w:r>
        <w:t>Description</w:t>
      </w:r>
    </w:p>
    <w:p w:rsidR="00004825" w:rsidRDefault="00004825">
      <w:pPr>
        <w:pStyle w:val="Body1"/>
      </w:pPr>
      <w:r>
        <w:t>Specifies the minimum input filter frequency</w:t>
      </w:r>
      <w:r w:rsidR="0080634C">
        <w:t>.</w:t>
      </w:r>
    </w:p>
    <w:p w:rsidR="00856412" w:rsidRPr="00F7116C" w:rsidRDefault="00856412" w:rsidP="00856412">
      <w:pPr>
        <w:pStyle w:val="AttrFuncSubheading"/>
        <w:rPr>
          <w:color w:val="auto"/>
        </w:rPr>
      </w:pPr>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2"/>
      </w:pPr>
      <w:bookmarkStart w:id="422" w:name="_Toc304583679"/>
      <w:bookmarkStart w:id="423" w:name="_Toc306374530"/>
      <w:r>
        <w:t>IviDigitizerChannelFilter Functions</w:t>
      </w:r>
      <w:bookmarkEnd w:id="422"/>
      <w:bookmarkEnd w:id="423"/>
    </w:p>
    <w:p w:rsidR="00004825" w:rsidRDefault="00004825">
      <w:pPr>
        <w:pStyle w:val="Body1"/>
      </w:pPr>
      <w:r>
        <w:t>The IviDigitizerChannelFilter extension group defines the following function:</w:t>
      </w:r>
    </w:p>
    <w:p w:rsidR="006D1F03" w:rsidRPr="006D1F03" w:rsidRDefault="006D1F03" w:rsidP="0047277A">
      <w:pPr>
        <w:pStyle w:val="ListBullet"/>
        <w:numPr>
          <w:ilvl w:val="0"/>
          <w:numId w:val="47"/>
        </w:numPr>
      </w:pPr>
      <w:r>
        <w:t>Configure Input Filter</w:t>
      </w:r>
    </w:p>
    <w:p w:rsidR="006D1F03" w:rsidRPr="00C34EAC" w:rsidRDefault="00004825" w:rsidP="00C34EAC">
      <w:pPr>
        <w:pStyle w:val="Body"/>
        <w:rPr>
          <w:sz w:val="18"/>
          <w:szCs w:val="18"/>
        </w:rPr>
      </w:pPr>
      <w:r>
        <w:t>This section describes the behavior and requirements of this function.</w:t>
      </w:r>
    </w:p>
    <w:p w:rsidR="006D1F03" w:rsidRDefault="006D1F03" w:rsidP="00C34EAC">
      <w:pPr>
        <w:pStyle w:val="Heading3"/>
        <w:pageBreakBefore/>
      </w:pPr>
      <w:bookmarkStart w:id="424" w:name="_Toc304583680"/>
      <w:bookmarkStart w:id="425" w:name="_Toc306374531"/>
      <w:r>
        <w:lastRenderedPageBreak/>
        <w:t>Configure Input Filter</w:t>
      </w:r>
      <w:bookmarkEnd w:id="424"/>
      <w:bookmarkEnd w:id="425"/>
    </w:p>
    <w:p w:rsidR="006D1F03" w:rsidRDefault="006D1F03" w:rsidP="006D1F03">
      <w:pPr>
        <w:pStyle w:val="FunctionHead"/>
      </w:pPr>
      <w:r>
        <w:t>Description</w:t>
      </w:r>
    </w:p>
    <w:p w:rsidR="006D1F03" w:rsidRDefault="006D1F03" w:rsidP="006D1F03">
      <w:pPr>
        <w:pStyle w:val="Body1"/>
      </w:pPr>
      <w:r w:rsidRPr="00B06C33">
        <w:t xml:space="preserve">This function is used to </w:t>
      </w:r>
      <w:r>
        <w:t>configure the minimum and maximum input filter frequencies for a specified channel.</w:t>
      </w:r>
    </w:p>
    <w:p w:rsidR="00856412" w:rsidRDefault="00856412" w:rsidP="00856412">
      <w:pPr>
        <w:pStyle w:val="FunctionHead"/>
      </w:pPr>
      <w:r>
        <w:t>.NET Method Prototype</w:t>
      </w:r>
    </w:p>
    <w:p w:rsidR="00856412" w:rsidRDefault="00856412" w:rsidP="00856412">
      <w:pPr>
        <w:pStyle w:val="Code1"/>
      </w:pPr>
      <w:r>
        <w:t>void Channels[].Filter.Configure (Double minFrequency,</w:t>
      </w:r>
    </w:p>
    <w:p w:rsidR="00856412" w:rsidRDefault="00856412" w:rsidP="00856412">
      <w:pPr>
        <w:pStyle w:val="Code1"/>
        <w:spacing w:before="0"/>
      </w:pPr>
      <w:r>
        <w:t xml:space="preserve">                                  Double maxFrequency);</w:t>
      </w:r>
    </w:p>
    <w:p w:rsidR="006D1F03" w:rsidRDefault="006D1F03" w:rsidP="006D1F03">
      <w:pPr>
        <w:pStyle w:val="FunctionHead"/>
      </w:pPr>
      <w:r>
        <w:t>COM Method Prototype</w:t>
      </w:r>
    </w:p>
    <w:p w:rsidR="006D1F03" w:rsidRDefault="006D1F03" w:rsidP="006D1F03">
      <w:pPr>
        <w:pStyle w:val="Code1"/>
      </w:pPr>
      <w:r>
        <w:t>HRESULT Channels.Item().</w:t>
      </w:r>
      <w:r w:rsidR="003B3968">
        <w:t>Filter.</w:t>
      </w:r>
      <w:r>
        <w:t>Configure ([in] double MinFrequency,</w:t>
      </w:r>
      <w:r w:rsidR="006213E0">
        <w:br/>
        <w:t xml:space="preserve">              </w:t>
      </w:r>
      <w:r w:rsidR="00C91675">
        <w:t xml:space="preserve">                            </w:t>
      </w:r>
      <w:r>
        <w:t>[in] double MaxFrequency);</w:t>
      </w:r>
    </w:p>
    <w:p w:rsidR="006D1F03" w:rsidRDefault="006D1F03" w:rsidP="006D1F03">
      <w:pPr>
        <w:pStyle w:val="FunctionHead"/>
      </w:pPr>
      <w:r>
        <w:t>C Prototype</w:t>
      </w:r>
    </w:p>
    <w:p w:rsidR="006D1F03" w:rsidRDefault="006D1F03" w:rsidP="006D1F03">
      <w:pPr>
        <w:pStyle w:val="Code1"/>
        <w:tabs>
          <w:tab w:val="left" w:pos="630"/>
        </w:tabs>
      </w:pPr>
      <w:r>
        <w:t>ViStatus IviDigitizer_ConfigureInputFilter (ViSession Vi,</w:t>
      </w:r>
      <w:r w:rsidR="006213E0">
        <w:br/>
        <w:t xml:space="preserve">                                            </w:t>
      </w:r>
      <w:r>
        <w:t>ViConstString ChannelName</w:t>
      </w:r>
      <w:r w:rsidR="006213E0">
        <w:t>,</w:t>
      </w:r>
      <w:r w:rsidR="006213E0">
        <w:br/>
        <w:t xml:space="preserve">                                            </w:t>
      </w:r>
      <w:r>
        <w:t>ViReal64 MinFrequency</w:t>
      </w:r>
      <w:r w:rsidR="006213E0">
        <w:t>,</w:t>
      </w:r>
      <w:r w:rsidR="006213E0">
        <w:br/>
        <w:t xml:space="preserve">                                            </w:t>
      </w:r>
      <w:r>
        <w:t>ViReal64 MaxFrequency);</w:t>
      </w:r>
    </w:p>
    <w:p w:rsidR="006D1F03" w:rsidRDefault="006D1F03" w:rsidP="006D1F03">
      <w:pPr>
        <w:pStyle w:val="FunctionHead"/>
      </w:pPr>
      <w:r>
        <w:t>Parameters</w:t>
      </w:r>
    </w:p>
    <w:p w:rsidR="006D1F03" w:rsidRDefault="006D1F03" w:rsidP="006D1F03">
      <w:pPr>
        <w:pStyle w:val="Body1"/>
      </w:pPr>
    </w:p>
    <w:tbl>
      <w:tblPr>
        <w:tblW w:w="8821" w:type="dxa"/>
        <w:tblInd w:w="728" w:type="dxa"/>
        <w:tblLayout w:type="fixed"/>
        <w:tblCellMar>
          <w:left w:w="80" w:type="dxa"/>
          <w:right w:w="80" w:type="dxa"/>
        </w:tblCellMar>
        <w:tblLook w:val="0000"/>
      </w:tblPr>
      <w:tblGrid>
        <w:gridCol w:w="1800"/>
        <w:gridCol w:w="4932"/>
        <w:gridCol w:w="2089"/>
      </w:tblGrid>
      <w:tr w:rsidR="006D1F03" w:rsidTr="006D1F03">
        <w:trPr>
          <w:cantSplit/>
        </w:trPr>
        <w:tc>
          <w:tcPr>
            <w:tcW w:w="1800" w:type="dxa"/>
            <w:tcBorders>
              <w:top w:val="single" w:sz="6" w:space="0" w:color="auto"/>
              <w:left w:val="single" w:sz="6" w:space="0" w:color="auto"/>
              <w:right w:val="single" w:sz="6" w:space="0" w:color="auto"/>
            </w:tcBorders>
          </w:tcPr>
          <w:p w:rsidR="006D1F03" w:rsidRDefault="006D1F03" w:rsidP="003C7D14">
            <w:pPr>
              <w:pStyle w:val="TableHead"/>
            </w:pPr>
            <w:r>
              <w:t>Inputs</w:t>
            </w:r>
          </w:p>
        </w:tc>
        <w:tc>
          <w:tcPr>
            <w:tcW w:w="4932" w:type="dxa"/>
            <w:tcBorders>
              <w:top w:val="single" w:sz="6" w:space="0" w:color="auto"/>
              <w:left w:val="single" w:sz="6" w:space="0" w:color="auto"/>
              <w:right w:val="single" w:sz="6" w:space="0" w:color="auto"/>
            </w:tcBorders>
          </w:tcPr>
          <w:p w:rsidR="006D1F03" w:rsidRDefault="006D1F03" w:rsidP="003C7D14">
            <w:pPr>
              <w:pStyle w:val="TableHead"/>
            </w:pPr>
            <w:r>
              <w:t>Description</w:t>
            </w:r>
          </w:p>
        </w:tc>
        <w:tc>
          <w:tcPr>
            <w:tcW w:w="2089" w:type="dxa"/>
            <w:tcBorders>
              <w:top w:val="single" w:sz="6" w:space="0" w:color="auto"/>
              <w:left w:val="single" w:sz="6" w:space="0" w:color="auto"/>
              <w:right w:val="single" w:sz="6" w:space="0" w:color="auto"/>
            </w:tcBorders>
          </w:tcPr>
          <w:p w:rsidR="006D1F03" w:rsidRDefault="006D1F03" w:rsidP="003C7D14">
            <w:pPr>
              <w:pStyle w:val="TableHead"/>
            </w:pPr>
            <w:r>
              <w:t>Base Type</w:t>
            </w:r>
          </w:p>
        </w:tc>
      </w:tr>
      <w:tr w:rsidR="006D1F03" w:rsidTr="006D1F03">
        <w:trPr>
          <w:cantSplit/>
        </w:trPr>
        <w:tc>
          <w:tcPr>
            <w:tcW w:w="1800" w:type="dxa"/>
            <w:tcBorders>
              <w:top w:val="single" w:sz="6" w:space="0" w:color="auto"/>
              <w:left w:val="single" w:sz="6" w:space="0" w:color="auto"/>
              <w:bottom w:val="single" w:sz="6" w:space="0" w:color="auto"/>
              <w:right w:val="single" w:sz="6" w:space="0" w:color="auto"/>
            </w:tcBorders>
          </w:tcPr>
          <w:p w:rsidR="006D1F03" w:rsidRDefault="006D1F03" w:rsidP="00D94A03">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6D1F03" w:rsidRDefault="006D1F03" w:rsidP="00D94A03">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6D1F03" w:rsidRDefault="006D1F03" w:rsidP="00D94A03">
            <w:pPr>
              <w:pStyle w:val="TableCellCourierNew"/>
            </w:pPr>
            <w:r>
              <w:t>ViSession</w:t>
            </w:r>
          </w:p>
        </w:tc>
      </w:tr>
      <w:tr w:rsidR="006D1F03" w:rsidTr="006D1F03">
        <w:trPr>
          <w:cantSplit/>
        </w:trPr>
        <w:tc>
          <w:tcPr>
            <w:tcW w:w="1800" w:type="dxa"/>
            <w:tcBorders>
              <w:top w:val="single" w:sz="6" w:space="0" w:color="auto"/>
              <w:left w:val="single" w:sz="6" w:space="0" w:color="auto"/>
              <w:bottom w:val="single" w:sz="6" w:space="0" w:color="auto"/>
              <w:right w:val="single" w:sz="6" w:space="0" w:color="auto"/>
            </w:tcBorders>
          </w:tcPr>
          <w:p w:rsidR="006D1F03" w:rsidRDefault="006D1F03" w:rsidP="00D94A03">
            <w:pPr>
              <w:pStyle w:val="TableCellCourierNew"/>
            </w:pPr>
            <w:r>
              <w:t>ChannelName</w:t>
            </w:r>
          </w:p>
        </w:tc>
        <w:tc>
          <w:tcPr>
            <w:tcW w:w="4932" w:type="dxa"/>
            <w:tcBorders>
              <w:top w:val="single" w:sz="6" w:space="0" w:color="auto"/>
              <w:left w:val="single" w:sz="6" w:space="0" w:color="auto"/>
              <w:bottom w:val="single" w:sz="6" w:space="0" w:color="auto"/>
              <w:right w:val="single" w:sz="6" w:space="0" w:color="auto"/>
            </w:tcBorders>
          </w:tcPr>
          <w:p w:rsidR="006D1F03" w:rsidRDefault="006D1F03" w:rsidP="00D94A03">
            <w:pPr>
              <w:pStyle w:val="TableCell"/>
            </w:pPr>
            <w:r>
              <w:t>Name of the channel to configure.</w:t>
            </w:r>
          </w:p>
        </w:tc>
        <w:tc>
          <w:tcPr>
            <w:tcW w:w="2089" w:type="dxa"/>
            <w:tcBorders>
              <w:top w:val="single" w:sz="6" w:space="0" w:color="auto"/>
              <w:left w:val="single" w:sz="6" w:space="0" w:color="auto"/>
              <w:bottom w:val="single" w:sz="6" w:space="0" w:color="auto"/>
              <w:right w:val="single" w:sz="6" w:space="0" w:color="auto"/>
            </w:tcBorders>
          </w:tcPr>
          <w:p w:rsidR="006D1F03" w:rsidRDefault="006D1F03" w:rsidP="00D94A03">
            <w:pPr>
              <w:pStyle w:val="TableCellCourierNew"/>
            </w:pPr>
            <w:r>
              <w:t>ViConstString</w:t>
            </w:r>
          </w:p>
        </w:tc>
      </w:tr>
      <w:tr w:rsidR="006D1F03" w:rsidTr="006D1F03">
        <w:trPr>
          <w:cantSplit/>
        </w:trPr>
        <w:tc>
          <w:tcPr>
            <w:tcW w:w="1800" w:type="dxa"/>
            <w:tcBorders>
              <w:top w:val="single" w:sz="6" w:space="0" w:color="auto"/>
              <w:left w:val="single" w:sz="6" w:space="0" w:color="auto"/>
              <w:bottom w:val="single" w:sz="6" w:space="0" w:color="auto"/>
              <w:right w:val="single" w:sz="6" w:space="0" w:color="auto"/>
            </w:tcBorders>
          </w:tcPr>
          <w:p w:rsidR="006D1F03" w:rsidRDefault="006D1F03" w:rsidP="00D94A03">
            <w:pPr>
              <w:pStyle w:val="TableCellCourierNew"/>
            </w:pPr>
            <w:r>
              <w:t>MinFrequency</w:t>
            </w:r>
          </w:p>
        </w:tc>
        <w:tc>
          <w:tcPr>
            <w:tcW w:w="4932" w:type="dxa"/>
            <w:tcBorders>
              <w:top w:val="single" w:sz="6" w:space="0" w:color="auto"/>
              <w:left w:val="single" w:sz="6" w:space="0" w:color="auto"/>
              <w:bottom w:val="single" w:sz="6" w:space="0" w:color="auto"/>
              <w:right w:val="single" w:sz="6" w:space="0" w:color="auto"/>
            </w:tcBorders>
          </w:tcPr>
          <w:p w:rsidR="006D1F03" w:rsidRDefault="006D1F03" w:rsidP="00D94A03">
            <w:pPr>
              <w:pStyle w:val="TableCell"/>
            </w:pPr>
            <w:r>
              <w:t>Specifies the minimum input filter frequency</w:t>
            </w:r>
            <w:r w:rsidR="0080634C">
              <w:t xml:space="preserve">. </w:t>
            </w:r>
            <w:r>
              <w:t>This value sets the Input Filter Min Frequency attribute</w:t>
            </w:r>
            <w:r w:rsidR="0080634C">
              <w:t xml:space="preserve">. </w:t>
            </w:r>
            <w:r>
              <w:t>See the attribute description for more details.</w:t>
            </w:r>
          </w:p>
        </w:tc>
        <w:tc>
          <w:tcPr>
            <w:tcW w:w="2089" w:type="dxa"/>
            <w:tcBorders>
              <w:top w:val="single" w:sz="6" w:space="0" w:color="auto"/>
              <w:left w:val="single" w:sz="6" w:space="0" w:color="auto"/>
              <w:bottom w:val="single" w:sz="6" w:space="0" w:color="auto"/>
              <w:right w:val="single" w:sz="6" w:space="0" w:color="auto"/>
            </w:tcBorders>
          </w:tcPr>
          <w:p w:rsidR="006D1F03" w:rsidRDefault="006D1F03" w:rsidP="00D94A03">
            <w:pPr>
              <w:pStyle w:val="TableCellCourierNew"/>
            </w:pPr>
            <w:r>
              <w:t>ViReal64</w:t>
            </w:r>
          </w:p>
        </w:tc>
      </w:tr>
      <w:tr w:rsidR="006D1F03" w:rsidTr="006D1F03">
        <w:trPr>
          <w:cantSplit/>
        </w:trPr>
        <w:tc>
          <w:tcPr>
            <w:tcW w:w="1800" w:type="dxa"/>
            <w:tcBorders>
              <w:top w:val="single" w:sz="6" w:space="0" w:color="auto"/>
              <w:left w:val="single" w:sz="6" w:space="0" w:color="auto"/>
              <w:bottom w:val="single" w:sz="6" w:space="0" w:color="auto"/>
              <w:right w:val="single" w:sz="6" w:space="0" w:color="auto"/>
            </w:tcBorders>
          </w:tcPr>
          <w:p w:rsidR="006D1F03" w:rsidRDefault="006D1F03" w:rsidP="00D94A03">
            <w:pPr>
              <w:pStyle w:val="TableCellCourierNew"/>
            </w:pPr>
            <w:r>
              <w:t>MaxFrequency</w:t>
            </w:r>
          </w:p>
        </w:tc>
        <w:tc>
          <w:tcPr>
            <w:tcW w:w="4932" w:type="dxa"/>
            <w:tcBorders>
              <w:top w:val="single" w:sz="6" w:space="0" w:color="auto"/>
              <w:left w:val="single" w:sz="6" w:space="0" w:color="auto"/>
              <w:bottom w:val="single" w:sz="6" w:space="0" w:color="auto"/>
              <w:right w:val="single" w:sz="6" w:space="0" w:color="auto"/>
            </w:tcBorders>
          </w:tcPr>
          <w:p w:rsidR="006D1F03" w:rsidRDefault="006D1F03" w:rsidP="006D1F03">
            <w:pPr>
              <w:pStyle w:val="TableCell"/>
            </w:pPr>
            <w:r>
              <w:t>Specifies the maximum input filter frequency</w:t>
            </w:r>
            <w:r w:rsidR="0080634C">
              <w:t xml:space="preserve">. </w:t>
            </w:r>
            <w:r>
              <w:t>This value sets the Input Filter Max Frequency attribute</w:t>
            </w:r>
            <w:r w:rsidR="0080634C">
              <w:t xml:space="preserve">. </w:t>
            </w:r>
            <w:r>
              <w:t>See the attribute description for more details.</w:t>
            </w:r>
          </w:p>
        </w:tc>
        <w:tc>
          <w:tcPr>
            <w:tcW w:w="2089" w:type="dxa"/>
            <w:tcBorders>
              <w:top w:val="single" w:sz="6" w:space="0" w:color="auto"/>
              <w:left w:val="single" w:sz="6" w:space="0" w:color="auto"/>
              <w:bottom w:val="single" w:sz="6" w:space="0" w:color="auto"/>
              <w:right w:val="single" w:sz="6" w:space="0" w:color="auto"/>
            </w:tcBorders>
          </w:tcPr>
          <w:p w:rsidR="006D1F03" w:rsidRDefault="006D1F03" w:rsidP="006D1F03">
            <w:pPr>
              <w:pStyle w:val="TableCellCourierNew"/>
            </w:pPr>
            <w:r>
              <w:t>ViReal64</w:t>
            </w:r>
          </w:p>
        </w:tc>
      </w:tr>
    </w:tbl>
    <w:p w:rsidR="006D1F03" w:rsidRDefault="006D1F03" w:rsidP="006D1F03">
      <w:pPr>
        <w:pStyle w:val="FunctionHead"/>
      </w:pPr>
      <w:r>
        <w:t>Return Values</w:t>
      </w:r>
      <w:r w:rsidR="00856412">
        <w:t xml:space="preserve"> (C/COM)</w:t>
      </w:r>
    </w:p>
    <w:p w:rsidR="006D1F03" w:rsidRDefault="006D1F03" w:rsidP="006D1F03">
      <w:pPr>
        <w:pStyle w:val="Body1"/>
      </w:pPr>
      <w:r>
        <w:t xml:space="preserve">The </w:t>
      </w:r>
      <w:r>
        <w:rPr>
          <w:rStyle w:val="Italic"/>
        </w:rPr>
        <w:t>IVI-3.2: Inherent Capabilities Specification</w:t>
      </w:r>
      <w:r>
        <w:t xml:space="preserve"> defines general status codes that this function can return.</w:t>
      </w:r>
    </w:p>
    <w:p w:rsidR="00856412" w:rsidRPr="00F7116C" w:rsidRDefault="00856412" w:rsidP="00856412">
      <w:pPr>
        <w:pStyle w:val="AttrFuncSubheading"/>
        <w:rPr>
          <w:color w:val="auto"/>
        </w:rPr>
      </w:pPr>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6D1F03" w:rsidRDefault="006D1F03" w:rsidP="006D1F03">
      <w:pPr>
        <w:pStyle w:val="Body1"/>
        <w:rPr>
          <w:sz w:val="12"/>
          <w:szCs w:val="12"/>
        </w:rPr>
      </w:pPr>
    </w:p>
    <w:p w:rsidR="00004825" w:rsidRDefault="00004825">
      <w:pPr>
        <w:pStyle w:val="Body1"/>
        <w:rPr>
          <w:sz w:val="12"/>
          <w:szCs w:val="12"/>
        </w:rPr>
      </w:pPr>
      <w:r>
        <w:br w:type="page"/>
      </w:r>
    </w:p>
    <w:p w:rsidR="00004825" w:rsidRDefault="00004825">
      <w:pPr>
        <w:pStyle w:val="Heading2"/>
      </w:pPr>
      <w:bookmarkStart w:id="426" w:name="_Toc304583681"/>
      <w:bookmarkStart w:id="427" w:name="_Toc306374532"/>
      <w:r>
        <w:t>IviDigitizerChannelFilter Behavior Model</w:t>
      </w:r>
      <w:bookmarkEnd w:id="426"/>
      <w:bookmarkEnd w:id="427"/>
    </w:p>
    <w:p w:rsidR="00004825" w:rsidRDefault="00004825">
      <w:pPr>
        <w:pStyle w:val="Body1"/>
      </w:pPr>
      <w:r>
        <w:t>The IviDigitizerChannelFilter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004825" w:rsidRDefault="00004825">
      <w:pPr>
        <w:pStyle w:val="Heading2"/>
      </w:pPr>
      <w:bookmarkStart w:id="428" w:name="_Toc304583682"/>
      <w:bookmarkStart w:id="429" w:name="_Toc306374533"/>
      <w:r>
        <w:t>IviDigitizerChannelFilter Compliance Notes</w:t>
      </w:r>
      <w:bookmarkEnd w:id="428"/>
      <w:bookmarkEnd w:id="429"/>
    </w:p>
    <w:p w:rsidR="00004825" w:rsidRDefault="00004825">
      <w:pPr>
        <w:pStyle w:val="Body1"/>
      </w:pPr>
      <w:r>
        <w:t>For a specific driver to comply with the IviDigitizerChannelFilter extension, it shall be compliant with the IviDigitizerBase capability group and it shall implement all of the attributes and functions listed in this section.</w:t>
      </w:r>
    </w:p>
    <w:p w:rsidR="00004825" w:rsidRDefault="00004825">
      <w:pPr>
        <w:pStyle w:val="Heading1"/>
      </w:pPr>
      <w:bookmarkStart w:id="430" w:name="_Toc304583683"/>
      <w:bookmarkStart w:id="431" w:name="_Toc306374534"/>
      <w:r>
        <w:lastRenderedPageBreak/>
        <w:t>IviDigitizerChannelTemperature Extension Group</w:t>
      </w:r>
      <w:bookmarkEnd w:id="430"/>
      <w:bookmarkEnd w:id="431"/>
    </w:p>
    <w:p w:rsidR="00004825" w:rsidRDefault="00004825">
      <w:pPr>
        <w:pStyle w:val="Heading2"/>
      </w:pPr>
      <w:bookmarkStart w:id="432" w:name="_Toc304583684"/>
      <w:bookmarkStart w:id="433" w:name="_Toc306374535"/>
      <w:r>
        <w:t>IviDigitizerChannelTemperature Overview</w:t>
      </w:r>
      <w:bookmarkEnd w:id="432"/>
      <w:bookmarkEnd w:id="433"/>
    </w:p>
    <w:p w:rsidR="00757688" w:rsidRDefault="00757688" w:rsidP="00757688">
      <w:pPr>
        <w:pStyle w:val="Body1"/>
      </w:pPr>
      <w:r>
        <w:t>The IviDigitizerChannelTemperature extension group supports digitizers with the ability to report the temperature of individual channels.</w:t>
      </w:r>
    </w:p>
    <w:p w:rsidR="00004825" w:rsidRDefault="00004825">
      <w:pPr>
        <w:pStyle w:val="Heading2"/>
      </w:pPr>
      <w:bookmarkStart w:id="434" w:name="_Toc304583685"/>
      <w:bookmarkStart w:id="435" w:name="_Toc306374536"/>
      <w:r>
        <w:t>IviDigitizerChannelTemperature Attributes</w:t>
      </w:r>
      <w:bookmarkEnd w:id="434"/>
      <w:bookmarkEnd w:id="435"/>
    </w:p>
    <w:p w:rsidR="00004825" w:rsidRDefault="00004825">
      <w:pPr>
        <w:pStyle w:val="Body1"/>
      </w:pPr>
      <w:r>
        <w:t>The IviDigitizerChannelTemperature extension group defines the following attributes:</w:t>
      </w:r>
    </w:p>
    <w:p w:rsidR="00004825" w:rsidRDefault="00004825" w:rsidP="00336715">
      <w:pPr>
        <w:pStyle w:val="ListBullet"/>
        <w:numPr>
          <w:ilvl w:val="0"/>
          <w:numId w:val="47"/>
        </w:numPr>
      </w:pPr>
      <w:r>
        <w:t>Channel Temperature</w:t>
      </w:r>
    </w:p>
    <w:p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004825" w:rsidRDefault="00004825">
      <w:pPr>
        <w:pStyle w:val="Body1"/>
        <w:rPr>
          <w:sz w:val="12"/>
          <w:szCs w:val="12"/>
        </w:rPr>
      </w:pPr>
      <w:r>
        <w:br w:type="page"/>
      </w:r>
    </w:p>
    <w:p w:rsidR="00004825" w:rsidRDefault="00004825">
      <w:pPr>
        <w:pStyle w:val="Heading3"/>
      </w:pPr>
      <w:bookmarkStart w:id="436" w:name="_Toc304583686"/>
      <w:bookmarkStart w:id="437" w:name="_Toc306374537"/>
      <w:r>
        <w:t>Channel Temperature</w:t>
      </w:r>
      <w:bookmarkEnd w:id="436"/>
      <w:bookmarkEnd w:id="437"/>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RO</w:t>
            </w:r>
          </w:p>
        </w:tc>
        <w:tc>
          <w:tcPr>
            <w:tcW w:w="1530" w:type="dxa"/>
            <w:tcBorders>
              <w:top w:val="double" w:sz="6" w:space="0" w:color="auto"/>
            </w:tcBorders>
          </w:tcPr>
          <w:p w:rsidR="00004825" w:rsidRDefault="00377EBC">
            <w:pPr>
              <w:pStyle w:val="TableCell"/>
            </w:pPr>
            <w:r>
              <w:t>Channel</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662C03">
            <w:pPr>
              <w:pStyle w:val="TableCell"/>
            </w:pPr>
            <w:r>
              <w:t>Query Channel Temperature (IVI-C only)</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Channels[].Temperature</w:t>
      </w:r>
    </w:p>
    <w:p w:rsidR="00004825" w:rsidRDefault="00004825">
      <w:pPr>
        <w:pStyle w:val="FunctionHead"/>
      </w:pPr>
      <w:r>
        <w:t>COM Property Name</w:t>
      </w:r>
    </w:p>
    <w:p w:rsidR="00004825" w:rsidRDefault="00004825">
      <w:pPr>
        <w:pStyle w:val="Body1"/>
        <w:rPr>
          <w:rStyle w:val="monospace"/>
        </w:rPr>
      </w:pPr>
      <w:r>
        <w:rPr>
          <w:rStyle w:val="monospace"/>
        </w:rPr>
        <w:t>Channels.Item().Temperature</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IVIDIGITIZER_ATTR_CHANNEL_TEMPERATURE</w:t>
      </w:r>
    </w:p>
    <w:p w:rsidR="00004825" w:rsidRDefault="00004825">
      <w:pPr>
        <w:pStyle w:val="FunctionHead"/>
      </w:pPr>
      <w:r>
        <w:t>Description</w:t>
      </w:r>
    </w:p>
    <w:p w:rsidR="00004825" w:rsidRDefault="00004825">
      <w:pPr>
        <w:pStyle w:val="Body1"/>
      </w:pPr>
      <w:r>
        <w:t>Indicates the temperature of the channel</w:t>
      </w:r>
      <w:r w:rsidR="0080634C">
        <w:t xml:space="preserve">. </w:t>
      </w:r>
      <w:r>
        <w:t>The units are governed by the Temperature Units attribute.</w:t>
      </w:r>
    </w:p>
    <w:p w:rsidR="00856412" w:rsidRPr="00F7116C" w:rsidRDefault="00856412" w:rsidP="00856412">
      <w:pPr>
        <w:pStyle w:val="AttrFuncSubheading"/>
        <w:rPr>
          <w:color w:val="auto"/>
        </w:rPr>
      </w:pPr>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2"/>
      </w:pPr>
      <w:bookmarkStart w:id="438" w:name="_Toc304583687"/>
      <w:bookmarkStart w:id="439" w:name="_Toc306374538"/>
      <w:r>
        <w:t>IviDigitizerChannelTemperature Functions</w:t>
      </w:r>
      <w:bookmarkEnd w:id="438"/>
      <w:bookmarkEnd w:id="439"/>
    </w:p>
    <w:p w:rsidR="00004825" w:rsidRDefault="00004825">
      <w:pPr>
        <w:pStyle w:val="Body1"/>
      </w:pPr>
      <w:r>
        <w:t>The IviDigitizerChannelTemperature extension group defines the following function:</w:t>
      </w:r>
    </w:p>
    <w:p w:rsidR="00D14602" w:rsidRPr="00D14602" w:rsidRDefault="00D14602" w:rsidP="00336715">
      <w:pPr>
        <w:pStyle w:val="ListBullet"/>
        <w:numPr>
          <w:ilvl w:val="0"/>
          <w:numId w:val="47"/>
        </w:numPr>
      </w:pPr>
      <w:r>
        <w:t>Query Channel Temperature (IVI-C only)</w:t>
      </w:r>
    </w:p>
    <w:p w:rsidR="00004825" w:rsidRDefault="00004825">
      <w:pPr>
        <w:pStyle w:val="Body"/>
        <w:rPr>
          <w:sz w:val="18"/>
          <w:szCs w:val="18"/>
        </w:rPr>
      </w:pPr>
      <w:r>
        <w:t>This section describes the behavior and requirements of this function.</w:t>
      </w:r>
    </w:p>
    <w:p w:rsidR="00FE4746" w:rsidRDefault="00D14602">
      <w:pPr>
        <w:pStyle w:val="Body1"/>
      </w:pPr>
      <w:r>
        <w:br w:type="page"/>
      </w:r>
    </w:p>
    <w:p w:rsidR="00FE4746" w:rsidRDefault="00FE4746" w:rsidP="00FE4746">
      <w:pPr>
        <w:pStyle w:val="Heading3"/>
      </w:pPr>
      <w:bookmarkStart w:id="440" w:name="_Toc304583688"/>
      <w:bookmarkStart w:id="441" w:name="_Toc306374539"/>
      <w:r>
        <w:t xml:space="preserve">Query </w:t>
      </w:r>
      <w:r w:rsidR="00D14602">
        <w:t>Channel</w:t>
      </w:r>
      <w:r>
        <w:t xml:space="preserve"> Temperature (IVI-C </w:t>
      </w:r>
      <w:r w:rsidR="00406FFB">
        <w:t>O</w:t>
      </w:r>
      <w:r>
        <w:t>nly)</w:t>
      </w:r>
      <w:bookmarkEnd w:id="440"/>
      <w:bookmarkEnd w:id="441"/>
    </w:p>
    <w:p w:rsidR="00FE4746" w:rsidRDefault="00FE4746" w:rsidP="00FE4746">
      <w:pPr>
        <w:pStyle w:val="FunctionHead"/>
      </w:pPr>
      <w:r>
        <w:t>Description</w:t>
      </w:r>
    </w:p>
    <w:p w:rsidR="00FE4746" w:rsidRDefault="00FE4746" w:rsidP="00FE4746">
      <w:pPr>
        <w:pStyle w:val="Body1"/>
      </w:pPr>
      <w:r w:rsidRPr="00B06C33">
        <w:t xml:space="preserve">This function is used to </w:t>
      </w:r>
      <w:r>
        <w:t xml:space="preserve">query the temperature of </w:t>
      </w:r>
      <w:r w:rsidR="00D14602">
        <w:t>a specific channel</w:t>
      </w:r>
      <w:r w:rsidR="0080634C">
        <w:t xml:space="preserve">. </w:t>
      </w:r>
      <w:r>
        <w:t>The units are governed by the Temperature Units attribute.</w:t>
      </w:r>
    </w:p>
    <w:p w:rsidR="00856412" w:rsidRDefault="00856412" w:rsidP="00856412">
      <w:pPr>
        <w:pStyle w:val="FunctionHead"/>
      </w:pPr>
      <w:r>
        <w:t>.NET Method Prototype</w:t>
      </w:r>
    </w:p>
    <w:p w:rsidR="00856412" w:rsidRDefault="00856412" w:rsidP="00856412">
      <w:pPr>
        <w:pStyle w:val="Code1"/>
      </w:pPr>
      <w:r>
        <w:t>N/A</w:t>
      </w:r>
    </w:p>
    <w:p w:rsidR="00856412" w:rsidRDefault="00856412" w:rsidP="00856412">
      <w:pPr>
        <w:pStyle w:val="Code1"/>
      </w:pPr>
      <w:r w:rsidRPr="00406FFB">
        <w:rPr>
          <w:rFonts w:ascii="Times New Roman" w:hAnsi="Times New Roman" w:cs="Times New Roman"/>
          <w:sz w:val="20"/>
          <w:szCs w:val="20"/>
        </w:rPr>
        <w:t>(</w:t>
      </w:r>
      <w:r>
        <w:rPr>
          <w:rFonts w:ascii="Times New Roman" w:hAnsi="Times New Roman" w:cs="Times New Roman"/>
          <w:sz w:val="20"/>
          <w:szCs w:val="20"/>
        </w:rPr>
        <w:t>u</w:t>
      </w:r>
      <w:r w:rsidRPr="00406FFB">
        <w:rPr>
          <w:rFonts w:ascii="Times New Roman" w:hAnsi="Times New Roman" w:cs="Times New Roman"/>
          <w:sz w:val="20"/>
          <w:szCs w:val="20"/>
        </w:rPr>
        <w:t>se the</w:t>
      </w:r>
      <w:r>
        <w:t xml:space="preserve"> Channels[].Temperature property)</w:t>
      </w:r>
    </w:p>
    <w:p w:rsidR="00FE4746" w:rsidRDefault="00FE4746" w:rsidP="00FE4746">
      <w:pPr>
        <w:pStyle w:val="FunctionHead"/>
      </w:pPr>
      <w:r>
        <w:t>COM Method Prototype</w:t>
      </w:r>
    </w:p>
    <w:p w:rsidR="00FE4746" w:rsidRDefault="00FE4746" w:rsidP="00FE4746">
      <w:pPr>
        <w:pStyle w:val="Code1"/>
      </w:pPr>
      <w:r>
        <w:t>N/A</w:t>
      </w:r>
    </w:p>
    <w:p w:rsidR="00FE4746" w:rsidRDefault="00FE4746" w:rsidP="00FE4746">
      <w:pPr>
        <w:pStyle w:val="Code1"/>
      </w:pPr>
      <w:r w:rsidRPr="00406FFB">
        <w:rPr>
          <w:rFonts w:ascii="Times New Roman" w:hAnsi="Times New Roman" w:cs="Times New Roman"/>
          <w:sz w:val="20"/>
          <w:szCs w:val="20"/>
        </w:rPr>
        <w:t>(</w:t>
      </w:r>
      <w:r w:rsidR="00406FFB">
        <w:rPr>
          <w:rFonts w:ascii="Times New Roman" w:hAnsi="Times New Roman" w:cs="Times New Roman"/>
          <w:sz w:val="20"/>
          <w:szCs w:val="20"/>
        </w:rPr>
        <w:t>u</w:t>
      </w:r>
      <w:r w:rsidR="00406FFB" w:rsidRPr="00406FFB">
        <w:rPr>
          <w:rFonts w:ascii="Times New Roman" w:hAnsi="Times New Roman" w:cs="Times New Roman"/>
          <w:sz w:val="20"/>
          <w:szCs w:val="20"/>
        </w:rPr>
        <w:t>se</w:t>
      </w:r>
      <w:r w:rsidRPr="00406FFB">
        <w:rPr>
          <w:rFonts w:ascii="Times New Roman" w:hAnsi="Times New Roman" w:cs="Times New Roman"/>
          <w:sz w:val="20"/>
          <w:szCs w:val="20"/>
        </w:rPr>
        <w:t xml:space="preserve"> the</w:t>
      </w:r>
      <w:r>
        <w:t xml:space="preserve"> </w:t>
      </w:r>
      <w:r w:rsidR="00D14602">
        <w:t>Channels.Item()</w:t>
      </w:r>
      <w:r>
        <w:t>.Temperature property)</w:t>
      </w:r>
    </w:p>
    <w:p w:rsidR="00FE4746" w:rsidRDefault="00FE4746" w:rsidP="00FE4746">
      <w:pPr>
        <w:pStyle w:val="FunctionHead"/>
      </w:pPr>
      <w:r>
        <w:t>C Prototype</w:t>
      </w:r>
    </w:p>
    <w:p w:rsidR="00FE4746" w:rsidRDefault="00FE4746" w:rsidP="00FE4746">
      <w:pPr>
        <w:pStyle w:val="Code1"/>
        <w:tabs>
          <w:tab w:val="left" w:pos="630"/>
        </w:tabs>
      </w:pPr>
      <w:r>
        <w:t>ViStatus IviDigitizer_Q</w:t>
      </w:r>
      <w:r w:rsidR="00D14602">
        <w:t>ueryChannel</w:t>
      </w:r>
      <w:r>
        <w:t>Temperature (ViSession Vi,</w:t>
      </w:r>
      <w:r w:rsidR="00406FFB">
        <w:br/>
        <w:t xml:space="preserve">                                               </w:t>
      </w:r>
      <w:r w:rsidR="00D14602">
        <w:t>ViConstString ChannelName,</w:t>
      </w:r>
      <w:r>
        <w:br/>
        <w:t xml:space="preserve">                                   </w:t>
      </w:r>
      <w:r w:rsidR="00406FFB">
        <w:t xml:space="preserve">       </w:t>
      </w:r>
      <w:r>
        <w:t xml:space="preserve">     ViReal64* Temperature);</w:t>
      </w:r>
    </w:p>
    <w:p w:rsidR="00FE4746" w:rsidRDefault="00FE4746" w:rsidP="00FE4746">
      <w:pPr>
        <w:pStyle w:val="FunctionHead"/>
      </w:pPr>
      <w:r>
        <w:t>Parameters</w:t>
      </w:r>
    </w:p>
    <w:p w:rsidR="00FE4746" w:rsidRDefault="00FE4746" w:rsidP="00FE4746">
      <w:pPr>
        <w:pStyle w:val="Body1"/>
      </w:pPr>
    </w:p>
    <w:tbl>
      <w:tblPr>
        <w:tblW w:w="8821" w:type="dxa"/>
        <w:tblInd w:w="728" w:type="dxa"/>
        <w:tblLayout w:type="fixed"/>
        <w:tblCellMar>
          <w:left w:w="80" w:type="dxa"/>
          <w:right w:w="80" w:type="dxa"/>
        </w:tblCellMar>
        <w:tblLook w:val="0000"/>
      </w:tblPr>
      <w:tblGrid>
        <w:gridCol w:w="1800"/>
        <w:gridCol w:w="4932"/>
        <w:gridCol w:w="2089"/>
      </w:tblGrid>
      <w:tr w:rsidR="00FE4746" w:rsidTr="00D94A03">
        <w:trPr>
          <w:cantSplit/>
        </w:trPr>
        <w:tc>
          <w:tcPr>
            <w:tcW w:w="1800" w:type="dxa"/>
            <w:tcBorders>
              <w:top w:val="single" w:sz="6" w:space="0" w:color="auto"/>
              <w:left w:val="single" w:sz="6" w:space="0" w:color="auto"/>
              <w:right w:val="single" w:sz="6" w:space="0" w:color="auto"/>
            </w:tcBorders>
          </w:tcPr>
          <w:p w:rsidR="00FE4746" w:rsidRDefault="00FE4746" w:rsidP="003C7D14">
            <w:pPr>
              <w:pStyle w:val="TableHead"/>
            </w:pPr>
            <w:r>
              <w:t>Inputs</w:t>
            </w:r>
          </w:p>
        </w:tc>
        <w:tc>
          <w:tcPr>
            <w:tcW w:w="4932" w:type="dxa"/>
            <w:tcBorders>
              <w:top w:val="single" w:sz="6" w:space="0" w:color="auto"/>
              <w:left w:val="single" w:sz="6" w:space="0" w:color="auto"/>
              <w:right w:val="single" w:sz="6" w:space="0" w:color="auto"/>
            </w:tcBorders>
          </w:tcPr>
          <w:p w:rsidR="00FE4746" w:rsidRDefault="00FE4746" w:rsidP="003C7D14">
            <w:pPr>
              <w:pStyle w:val="TableHead"/>
            </w:pPr>
            <w:r>
              <w:t>Description</w:t>
            </w:r>
          </w:p>
        </w:tc>
        <w:tc>
          <w:tcPr>
            <w:tcW w:w="2089" w:type="dxa"/>
            <w:tcBorders>
              <w:top w:val="single" w:sz="6" w:space="0" w:color="auto"/>
              <w:left w:val="single" w:sz="6" w:space="0" w:color="auto"/>
              <w:right w:val="single" w:sz="6" w:space="0" w:color="auto"/>
            </w:tcBorders>
          </w:tcPr>
          <w:p w:rsidR="00FE4746" w:rsidRDefault="00FE4746" w:rsidP="003C7D14">
            <w:pPr>
              <w:pStyle w:val="TableHead"/>
            </w:pPr>
            <w:r>
              <w:t>Base Type</w:t>
            </w:r>
          </w:p>
        </w:tc>
      </w:tr>
      <w:tr w:rsidR="00D14602" w:rsidTr="00D94A03">
        <w:trPr>
          <w:cantSplit/>
        </w:trPr>
        <w:tc>
          <w:tcPr>
            <w:tcW w:w="1800" w:type="dxa"/>
            <w:tcBorders>
              <w:top w:val="single" w:sz="6" w:space="0" w:color="auto"/>
              <w:left w:val="single" w:sz="6" w:space="0" w:color="auto"/>
              <w:bottom w:val="single" w:sz="6" w:space="0" w:color="auto"/>
              <w:right w:val="single" w:sz="6" w:space="0" w:color="auto"/>
            </w:tcBorders>
          </w:tcPr>
          <w:p w:rsidR="00D14602" w:rsidRDefault="00D14602" w:rsidP="00D94A03">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D14602" w:rsidRDefault="00D14602" w:rsidP="00D94A03">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D14602" w:rsidRDefault="00D14602" w:rsidP="00D94A03">
            <w:pPr>
              <w:pStyle w:val="TableCellCourierNew"/>
            </w:pPr>
            <w:r>
              <w:t>ViSession</w:t>
            </w:r>
          </w:p>
        </w:tc>
      </w:tr>
      <w:tr w:rsidR="00D14602" w:rsidTr="00D94A03">
        <w:trPr>
          <w:cantSplit/>
        </w:trPr>
        <w:tc>
          <w:tcPr>
            <w:tcW w:w="1800" w:type="dxa"/>
            <w:tcBorders>
              <w:top w:val="single" w:sz="6" w:space="0" w:color="auto"/>
              <w:left w:val="single" w:sz="6" w:space="0" w:color="auto"/>
              <w:bottom w:val="single" w:sz="6" w:space="0" w:color="auto"/>
              <w:right w:val="single" w:sz="6" w:space="0" w:color="auto"/>
            </w:tcBorders>
          </w:tcPr>
          <w:p w:rsidR="00D14602" w:rsidRDefault="00D14602" w:rsidP="00D94A03">
            <w:pPr>
              <w:pStyle w:val="TableCellCourierNew"/>
            </w:pPr>
            <w:r>
              <w:t>ChannelName</w:t>
            </w:r>
          </w:p>
        </w:tc>
        <w:tc>
          <w:tcPr>
            <w:tcW w:w="4932" w:type="dxa"/>
            <w:tcBorders>
              <w:top w:val="single" w:sz="6" w:space="0" w:color="auto"/>
              <w:left w:val="single" w:sz="6" w:space="0" w:color="auto"/>
              <w:bottom w:val="single" w:sz="6" w:space="0" w:color="auto"/>
              <w:right w:val="single" w:sz="6" w:space="0" w:color="auto"/>
            </w:tcBorders>
          </w:tcPr>
          <w:p w:rsidR="00D14602" w:rsidRDefault="00D14602" w:rsidP="00D94A03">
            <w:pPr>
              <w:pStyle w:val="TableCell"/>
            </w:pPr>
            <w:r>
              <w:t>Name of the channel from which to read the temperature.</w:t>
            </w:r>
          </w:p>
        </w:tc>
        <w:tc>
          <w:tcPr>
            <w:tcW w:w="2089" w:type="dxa"/>
            <w:tcBorders>
              <w:top w:val="single" w:sz="6" w:space="0" w:color="auto"/>
              <w:left w:val="single" w:sz="6" w:space="0" w:color="auto"/>
              <w:bottom w:val="single" w:sz="6" w:space="0" w:color="auto"/>
              <w:right w:val="single" w:sz="6" w:space="0" w:color="auto"/>
            </w:tcBorders>
          </w:tcPr>
          <w:p w:rsidR="00D14602" w:rsidRDefault="00D14602" w:rsidP="00D94A03">
            <w:pPr>
              <w:pStyle w:val="TableCellCourierNew"/>
            </w:pPr>
            <w:r>
              <w:t>ViConstString</w:t>
            </w:r>
          </w:p>
        </w:tc>
      </w:tr>
    </w:tbl>
    <w:p w:rsidR="00FE4746" w:rsidRDefault="00FE4746" w:rsidP="00FE4746">
      <w:pPr>
        <w:pStyle w:val="FunctionHead"/>
      </w:pPr>
    </w:p>
    <w:tbl>
      <w:tblPr>
        <w:tblW w:w="8820" w:type="dxa"/>
        <w:tblInd w:w="710" w:type="dxa"/>
        <w:tblLayout w:type="fixed"/>
        <w:tblCellMar>
          <w:left w:w="80" w:type="dxa"/>
          <w:right w:w="80" w:type="dxa"/>
        </w:tblCellMar>
        <w:tblLook w:val="0000"/>
      </w:tblPr>
      <w:tblGrid>
        <w:gridCol w:w="1800"/>
        <w:gridCol w:w="4950"/>
        <w:gridCol w:w="2070"/>
      </w:tblGrid>
      <w:tr w:rsidR="00FE4746" w:rsidTr="00D94A03">
        <w:trPr>
          <w:cantSplit/>
        </w:trPr>
        <w:tc>
          <w:tcPr>
            <w:tcW w:w="1800" w:type="dxa"/>
            <w:tcBorders>
              <w:top w:val="single" w:sz="6" w:space="0" w:color="auto"/>
              <w:left w:val="single" w:sz="6" w:space="0" w:color="auto"/>
              <w:right w:val="single" w:sz="6" w:space="0" w:color="auto"/>
            </w:tcBorders>
          </w:tcPr>
          <w:p w:rsidR="00FE4746" w:rsidRDefault="00FE4746" w:rsidP="00D94A03">
            <w:pPr>
              <w:pStyle w:val="TableHead"/>
            </w:pPr>
            <w:r>
              <w:t>Outputs</w:t>
            </w:r>
          </w:p>
        </w:tc>
        <w:tc>
          <w:tcPr>
            <w:tcW w:w="4950" w:type="dxa"/>
            <w:tcBorders>
              <w:top w:val="single" w:sz="6" w:space="0" w:color="auto"/>
              <w:left w:val="single" w:sz="6" w:space="0" w:color="auto"/>
              <w:right w:val="single" w:sz="6" w:space="0" w:color="auto"/>
            </w:tcBorders>
          </w:tcPr>
          <w:p w:rsidR="00FE4746" w:rsidRDefault="00FE4746" w:rsidP="00D94A03">
            <w:pPr>
              <w:pStyle w:val="TableHead"/>
            </w:pPr>
            <w:r>
              <w:t>Description</w:t>
            </w:r>
          </w:p>
        </w:tc>
        <w:tc>
          <w:tcPr>
            <w:tcW w:w="2070" w:type="dxa"/>
            <w:tcBorders>
              <w:top w:val="single" w:sz="6" w:space="0" w:color="auto"/>
              <w:left w:val="single" w:sz="6" w:space="0" w:color="auto"/>
              <w:right w:val="single" w:sz="6" w:space="0" w:color="auto"/>
            </w:tcBorders>
          </w:tcPr>
          <w:p w:rsidR="00FE4746" w:rsidRDefault="00FE4746" w:rsidP="00D94A03">
            <w:pPr>
              <w:pStyle w:val="TableHead"/>
            </w:pPr>
            <w:r>
              <w:t>Base Type</w:t>
            </w:r>
          </w:p>
        </w:tc>
      </w:tr>
      <w:tr w:rsidR="00FE4746" w:rsidTr="00D94A03">
        <w:trPr>
          <w:cantSplit/>
        </w:trPr>
        <w:tc>
          <w:tcPr>
            <w:tcW w:w="1800" w:type="dxa"/>
            <w:tcBorders>
              <w:top w:val="double" w:sz="6" w:space="0" w:color="auto"/>
              <w:left w:val="single" w:sz="6" w:space="0" w:color="auto"/>
              <w:bottom w:val="single" w:sz="6" w:space="0" w:color="auto"/>
              <w:right w:val="single" w:sz="6" w:space="0" w:color="auto"/>
            </w:tcBorders>
          </w:tcPr>
          <w:p w:rsidR="00FE4746" w:rsidRDefault="00FE4746" w:rsidP="00D94A03">
            <w:pPr>
              <w:pStyle w:val="TableCellCourierNew"/>
            </w:pPr>
            <w:r>
              <w:t>Temperature</w:t>
            </w:r>
          </w:p>
        </w:tc>
        <w:tc>
          <w:tcPr>
            <w:tcW w:w="4950" w:type="dxa"/>
            <w:tcBorders>
              <w:top w:val="double" w:sz="6" w:space="0" w:color="auto"/>
              <w:left w:val="single" w:sz="6" w:space="0" w:color="auto"/>
              <w:bottom w:val="single" w:sz="6" w:space="0" w:color="auto"/>
              <w:right w:val="single" w:sz="6" w:space="0" w:color="auto"/>
            </w:tcBorders>
          </w:tcPr>
          <w:p w:rsidR="00FE4746" w:rsidRDefault="00FE4746" w:rsidP="00D94A03">
            <w:pPr>
              <w:pStyle w:val="TableCell"/>
            </w:pPr>
            <w:r>
              <w:t xml:space="preserve">Returns whether the </w:t>
            </w:r>
            <w:r w:rsidRPr="00D14602">
              <w:t>current temperature of the entire board</w:t>
            </w:r>
            <w:r w:rsidR="0080634C">
              <w:t xml:space="preserve">. </w:t>
            </w:r>
            <w:r w:rsidRPr="00D14602">
              <w:t>The units are governed by the Temperature Units attribute.</w:t>
            </w:r>
          </w:p>
        </w:tc>
        <w:tc>
          <w:tcPr>
            <w:tcW w:w="2070" w:type="dxa"/>
            <w:tcBorders>
              <w:top w:val="double" w:sz="6" w:space="0" w:color="auto"/>
              <w:left w:val="single" w:sz="6" w:space="0" w:color="auto"/>
              <w:bottom w:val="single" w:sz="6" w:space="0" w:color="auto"/>
              <w:right w:val="single" w:sz="6" w:space="0" w:color="auto"/>
            </w:tcBorders>
          </w:tcPr>
          <w:p w:rsidR="00FE4746" w:rsidRDefault="00FE4746" w:rsidP="00D94A03">
            <w:pPr>
              <w:pStyle w:val="TableCellCourierNew"/>
            </w:pPr>
            <w:r>
              <w:t>ViReal64</w:t>
            </w:r>
          </w:p>
        </w:tc>
      </w:tr>
    </w:tbl>
    <w:p w:rsidR="00FE4746" w:rsidRDefault="00FE4746" w:rsidP="00FE4746">
      <w:pPr>
        <w:pStyle w:val="FunctionHead"/>
      </w:pPr>
      <w:r>
        <w:t>Return Values</w:t>
      </w:r>
      <w:r w:rsidR="00856412">
        <w:t xml:space="preserve"> (C)</w:t>
      </w:r>
    </w:p>
    <w:p w:rsidR="00FE4746" w:rsidRDefault="00FE4746" w:rsidP="00FE4746">
      <w:pPr>
        <w:pStyle w:val="Body1"/>
      </w:pPr>
      <w:r>
        <w:t xml:space="preserve">The </w:t>
      </w:r>
      <w:r>
        <w:rPr>
          <w:rStyle w:val="Italic"/>
        </w:rPr>
        <w:t>IVI-3.2: Inherent Capabilities Specification</w:t>
      </w:r>
      <w:r>
        <w:t xml:space="preserve"> defines general status codes that this function can return.</w:t>
      </w:r>
    </w:p>
    <w:p w:rsidR="00FE4746" w:rsidRDefault="00FE4746" w:rsidP="00FE4746">
      <w:pPr>
        <w:pStyle w:val="Body1"/>
        <w:rPr>
          <w:sz w:val="12"/>
          <w:szCs w:val="12"/>
        </w:rPr>
      </w:pPr>
    </w:p>
    <w:p w:rsidR="00004825" w:rsidRDefault="00004825" w:rsidP="00FE4746">
      <w:pPr>
        <w:pStyle w:val="Body1"/>
        <w:rPr>
          <w:sz w:val="12"/>
          <w:szCs w:val="12"/>
        </w:rPr>
      </w:pPr>
      <w:r>
        <w:br w:type="page"/>
      </w:r>
    </w:p>
    <w:p w:rsidR="00004825" w:rsidRDefault="00004825">
      <w:pPr>
        <w:pStyle w:val="Heading2"/>
      </w:pPr>
      <w:bookmarkStart w:id="442" w:name="_Toc304583689"/>
      <w:bookmarkStart w:id="443" w:name="_Toc306374540"/>
      <w:r>
        <w:t>IviDigitizerChannelTemperature Behavior Model</w:t>
      </w:r>
      <w:bookmarkEnd w:id="442"/>
      <w:bookmarkEnd w:id="443"/>
    </w:p>
    <w:p w:rsidR="00004825" w:rsidRDefault="00004825">
      <w:pPr>
        <w:pStyle w:val="Body1"/>
      </w:pPr>
      <w:r>
        <w:t>The IviDigitizerChannelTemperature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004825" w:rsidRDefault="00004825">
      <w:pPr>
        <w:pStyle w:val="Heading2"/>
      </w:pPr>
      <w:bookmarkStart w:id="444" w:name="_Toc304583690"/>
      <w:bookmarkStart w:id="445" w:name="_Toc306374541"/>
      <w:r>
        <w:t>IviDigitizerChannelTemperature Compliance Notes</w:t>
      </w:r>
      <w:bookmarkEnd w:id="444"/>
      <w:bookmarkEnd w:id="445"/>
    </w:p>
    <w:p w:rsidR="00004825" w:rsidRDefault="00004825">
      <w:pPr>
        <w:pStyle w:val="Body1"/>
      </w:pPr>
      <w:r>
        <w:t>For a specific driver to comply with the IviDigitizerChannelTemperature extension, it shall be compliant with the IviDigitizerBase capability group and it shall implement all of the attributes and functions listed in this section.</w:t>
      </w:r>
    </w:p>
    <w:p w:rsidR="00004825" w:rsidRDefault="00F474DB">
      <w:pPr>
        <w:pStyle w:val="Heading1"/>
      </w:pPr>
      <w:bookmarkStart w:id="446" w:name="_Toc304583691"/>
      <w:bookmarkStart w:id="447" w:name="_Toc306374542"/>
      <w:r>
        <w:lastRenderedPageBreak/>
        <w:t>IviDigitizerTimeInterleavedChannels</w:t>
      </w:r>
      <w:r w:rsidR="00004825">
        <w:t xml:space="preserve"> Extension Group</w:t>
      </w:r>
      <w:bookmarkEnd w:id="446"/>
      <w:bookmarkEnd w:id="447"/>
    </w:p>
    <w:p w:rsidR="00004825" w:rsidRDefault="00F474DB">
      <w:pPr>
        <w:pStyle w:val="Heading2"/>
      </w:pPr>
      <w:bookmarkStart w:id="448" w:name="_Toc304583692"/>
      <w:bookmarkStart w:id="449" w:name="_Toc306374543"/>
      <w:r>
        <w:t>IviDigitizerTimeInterleavedChannels</w:t>
      </w:r>
      <w:r w:rsidR="00004825">
        <w:t xml:space="preserve"> Overview</w:t>
      </w:r>
      <w:bookmarkEnd w:id="448"/>
      <w:bookmarkEnd w:id="449"/>
    </w:p>
    <w:p w:rsidR="006526A2" w:rsidRDefault="006526A2" w:rsidP="00811877">
      <w:pPr>
        <w:pStyle w:val="Body"/>
      </w:pPr>
      <w:r>
        <w:t xml:space="preserve">The </w:t>
      </w:r>
      <w:r w:rsidR="00F474DB">
        <w:t>IviDigitizerTimeInterleavedChannels</w:t>
      </w:r>
      <w:r>
        <w:t xml:space="preserve"> extension group supports digitizers with the ability to combine two or more channels to achieve higher sample rates and/or greater memory depth</w:t>
      </w:r>
      <w:r w:rsidR="0080634C">
        <w:t xml:space="preserve">. </w:t>
      </w:r>
      <w:r w:rsidR="00871A60">
        <w:t>This is accomplished by routing the signal from a single physical input connector to multiple analog-to-digital converters, with each ADC’s sample clock offset from the others</w:t>
      </w:r>
      <w:r w:rsidR="0080634C">
        <w:t xml:space="preserve">. </w:t>
      </w:r>
      <w:r w:rsidR="00871A60">
        <w:t>(The other physical input connectors are not used.)</w:t>
      </w:r>
    </w:p>
    <w:p w:rsidR="00D775D4" w:rsidRPr="00D775D4" w:rsidRDefault="00D775D4" w:rsidP="00D775D4">
      <w:pPr>
        <w:pStyle w:val="Body"/>
      </w:pPr>
      <w:r w:rsidRPr="00D775D4">
        <w:t>Some multichannel digitizers offer the possibility of interleaving their channels: by combining the A/D converter and/or memory from several channels, interleaving allows the user to multiply the maximum sampling rate when not all input channels are required to be active. The number of channels available for signal acquisition is correspondingly reduced.</w:t>
      </w:r>
    </w:p>
    <w:p w:rsidR="00D775D4" w:rsidRDefault="00D775D4" w:rsidP="00D775D4">
      <w:pPr>
        <w:pStyle w:val="Body"/>
      </w:pPr>
      <w:r w:rsidRPr="00D775D4">
        <w:t>Digitizers usually support interleaving of 2 or 4 channels. Combining 2 channels doubles the maximum sampling rate and/or the maximum number of samples that can be acquired on one single input channel. The active channel may or may not be user selectable. For digitizers featuring segmentable memory (multiple records/segments per acquisition), depending on the design of the digitizer the maximum number of records may or may not increase when combining channels.</w:t>
      </w:r>
    </w:p>
    <w:p w:rsidR="00871A60" w:rsidRDefault="00871A60" w:rsidP="00D775D4">
      <w:pPr>
        <w:pStyle w:val="Body"/>
      </w:pPr>
      <w:r>
        <w:t>When combining channels, users should be careful to specify the desired sample rate</w:t>
      </w:r>
      <w:r w:rsidR="0080634C">
        <w:t xml:space="preserve">. </w:t>
      </w:r>
      <w:r>
        <w:t xml:space="preserve">Since sample rate is defined separately, combining channels does not automatically change the sample rate – it only changes the maximum available sample rate. </w:t>
      </w:r>
    </w:p>
    <w:p w:rsidR="00004825" w:rsidRDefault="00F474DB">
      <w:pPr>
        <w:pStyle w:val="Heading2"/>
      </w:pPr>
      <w:bookmarkStart w:id="450" w:name="_Toc304583693"/>
      <w:bookmarkStart w:id="451" w:name="_Toc306374544"/>
      <w:r>
        <w:t>IviDigitizerTimeInterleavedChannels</w:t>
      </w:r>
      <w:r w:rsidR="00004825">
        <w:t xml:space="preserve"> Attributes</w:t>
      </w:r>
      <w:bookmarkEnd w:id="450"/>
      <w:bookmarkEnd w:id="451"/>
    </w:p>
    <w:p w:rsidR="00004825" w:rsidRDefault="00004825">
      <w:pPr>
        <w:pStyle w:val="Body1"/>
      </w:pPr>
      <w:r>
        <w:t xml:space="preserve">The </w:t>
      </w:r>
      <w:r w:rsidR="00F474DB">
        <w:t>IviDigitizerTimeInterleavedChannels</w:t>
      </w:r>
      <w:r>
        <w:t xml:space="preserve"> extension group defines the following attributes:</w:t>
      </w:r>
    </w:p>
    <w:p w:rsidR="00004825" w:rsidRDefault="000D64DA" w:rsidP="00811877">
      <w:pPr>
        <w:pStyle w:val="ListBullet"/>
        <w:numPr>
          <w:ilvl w:val="0"/>
          <w:numId w:val="47"/>
        </w:numPr>
      </w:pPr>
      <w:r>
        <w:t>Time Interleaved Channel List</w:t>
      </w:r>
    </w:p>
    <w:p w:rsidR="00004825" w:rsidRDefault="000D64DA" w:rsidP="00811877">
      <w:pPr>
        <w:pStyle w:val="ListBullet"/>
        <w:numPr>
          <w:ilvl w:val="0"/>
          <w:numId w:val="47"/>
        </w:numPr>
      </w:pPr>
      <w:r>
        <w:t>Time Interleaved Channel List</w:t>
      </w:r>
      <w:r w:rsidR="00004825">
        <w:t xml:space="preserve"> Auto</w:t>
      </w:r>
    </w:p>
    <w:p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004825" w:rsidRDefault="00004825">
      <w:pPr>
        <w:pStyle w:val="Body1"/>
        <w:rPr>
          <w:sz w:val="12"/>
          <w:szCs w:val="12"/>
        </w:rPr>
      </w:pPr>
      <w:r>
        <w:br w:type="page"/>
      </w:r>
    </w:p>
    <w:p w:rsidR="00004825" w:rsidRDefault="000D64DA">
      <w:pPr>
        <w:pStyle w:val="Heading3"/>
      </w:pPr>
      <w:bookmarkStart w:id="452" w:name="_Toc304583694"/>
      <w:bookmarkStart w:id="453" w:name="_Toc306374545"/>
      <w:r>
        <w:t>Time Interleaved Channel List</w:t>
      </w:r>
      <w:bookmarkEnd w:id="452"/>
      <w:bookmarkEnd w:id="453"/>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ViString</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494B65">
            <w:pPr>
              <w:pStyle w:val="TableCell"/>
            </w:pPr>
            <w:r>
              <w:t>Channel</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DD02E4">
            <w:pPr>
              <w:pStyle w:val="TableCell"/>
            </w:pPr>
            <w:r>
              <w:t>Configure Time Interleaved Channel List (IVI-C only)</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Channels[].TimeInterleavedChannelList</w:t>
      </w:r>
    </w:p>
    <w:p w:rsidR="00004825" w:rsidRDefault="00004825">
      <w:pPr>
        <w:pStyle w:val="FunctionHead"/>
      </w:pPr>
      <w:r>
        <w:t>COM Property Name</w:t>
      </w:r>
    </w:p>
    <w:p w:rsidR="00004825" w:rsidRDefault="00AD54DD">
      <w:pPr>
        <w:pStyle w:val="Body1"/>
        <w:rPr>
          <w:rStyle w:val="monospace"/>
        </w:rPr>
      </w:pPr>
      <w:r>
        <w:rPr>
          <w:rStyle w:val="monospace"/>
        </w:rPr>
        <w:t>Channels.Item().</w:t>
      </w:r>
      <w:r w:rsidR="000D64DA">
        <w:rPr>
          <w:rStyle w:val="monospace"/>
        </w:rPr>
        <w:t>TimeInterleavedChannelList</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t>
      </w:r>
      <w:r w:rsidR="00ED3E0F">
        <w:rPr>
          <w:rFonts w:ascii="Courier New" w:hAnsi="Courier New" w:cs="Courier New"/>
          <w:sz w:val="18"/>
          <w:szCs w:val="18"/>
        </w:rPr>
        <w:t>TIME_INTERLEAVED_CHANNEL_LIST</w:t>
      </w:r>
    </w:p>
    <w:p w:rsidR="00004825" w:rsidRDefault="00004825">
      <w:pPr>
        <w:pStyle w:val="FunctionHead"/>
      </w:pPr>
      <w:r>
        <w:t>Description</w:t>
      </w:r>
    </w:p>
    <w:p w:rsidR="000A1363" w:rsidRDefault="000A1363">
      <w:pPr>
        <w:pStyle w:val="Body1"/>
      </w:pPr>
      <w:r w:rsidRPr="00B06C33">
        <w:t xml:space="preserve">This </w:t>
      </w:r>
      <w:r>
        <w:t xml:space="preserve">attribute </w:t>
      </w:r>
      <w:r w:rsidRPr="00B06C33">
        <w:t>is used to combine this channel with one or more other channels to achieve higher effective sampling rat</w:t>
      </w:r>
      <w:r>
        <w:t>es and/or greater memory depth</w:t>
      </w:r>
      <w:r w:rsidR="0080634C">
        <w:t xml:space="preserve">. </w:t>
      </w:r>
      <w:r>
        <w:t>The string provided here s</w:t>
      </w:r>
      <w:r w:rsidR="00004825">
        <w:t>pecifies which channels should operate in combined mode</w:t>
      </w:r>
      <w:r>
        <w:t xml:space="preserve"> with the current channel</w:t>
      </w:r>
      <w:r w:rsidR="0080634C">
        <w:t xml:space="preserve">. </w:t>
      </w:r>
      <w:r w:rsidR="00004825">
        <w:t xml:space="preserve">This attribute is a comma-separated list of </w:t>
      </w:r>
      <w:r>
        <w:t xml:space="preserve">one </w:t>
      </w:r>
      <w:r w:rsidR="00004825">
        <w:t>or more channel names</w:t>
      </w:r>
      <w:r w:rsidR="0080634C">
        <w:t xml:space="preserve">. </w:t>
      </w:r>
      <w:r w:rsidR="00004825">
        <w:t>Users may specify either physical or virtual repeated capability identifiers in this list</w:t>
      </w:r>
      <w:r w:rsidR="0080634C">
        <w:t xml:space="preserve">. </w:t>
      </w:r>
      <w:r w:rsidR="00004825">
        <w:t>An empty string or VI_NULL can be used to indicate that no channels should be combined (or that none are currently combined, in the case of a query)</w:t>
      </w:r>
      <w:r w:rsidR="0080634C">
        <w:t xml:space="preserve">. </w:t>
      </w:r>
    </w:p>
    <w:p w:rsidR="000A1363" w:rsidRDefault="000A1363">
      <w:pPr>
        <w:pStyle w:val="Body1"/>
      </w:pPr>
    </w:p>
    <w:p w:rsidR="000A1363" w:rsidRPr="000A1363" w:rsidRDefault="00004825" w:rsidP="000A1363">
      <w:pPr>
        <w:pStyle w:val="Body1"/>
      </w:pPr>
      <w:r>
        <w:t xml:space="preserve">Setting this attribute </w:t>
      </w:r>
      <w:r w:rsidR="000A1363">
        <w:t xml:space="preserve">on any channel </w:t>
      </w:r>
      <w:r>
        <w:t>disables automatic combined mode (Combined Channels Auto is set to False)</w:t>
      </w:r>
      <w:r w:rsidR="0080634C">
        <w:t xml:space="preserve">. </w:t>
      </w:r>
      <w:r>
        <w:t xml:space="preserve">Querying this attribute when Combined Channels Auto is True returns the </w:t>
      </w:r>
      <w:r w:rsidR="000A1363">
        <w:t xml:space="preserve">list </w:t>
      </w:r>
      <w:r>
        <w:t xml:space="preserve">of channels </w:t>
      </w:r>
      <w:r w:rsidR="000A1363">
        <w:t xml:space="preserve">(if any) </w:t>
      </w:r>
      <w:r>
        <w:t xml:space="preserve">the digitizer automatically combined </w:t>
      </w:r>
      <w:r w:rsidR="000A1363">
        <w:t xml:space="preserve">with the current channel </w:t>
      </w:r>
      <w:r>
        <w:t>to satisfy the sample rate requirements</w:t>
      </w:r>
      <w:r w:rsidR="0080634C">
        <w:t xml:space="preserve">. </w:t>
      </w:r>
      <w:r>
        <w:t>If a channel name specified in the list is not recognized, the driver generates the Unknown Channel Name error</w:t>
      </w:r>
      <w:r w:rsidR="0080634C">
        <w:t xml:space="preserve">. </w:t>
      </w:r>
      <w:r>
        <w:t>If a channel name specified in the list is not enabled, this attribute generates the error Channel Not Enabled.</w:t>
      </w:r>
    </w:p>
    <w:p w:rsidR="000A1363" w:rsidRDefault="000A1363" w:rsidP="000A1363">
      <w:pPr>
        <w:pStyle w:val="Body"/>
      </w:pPr>
      <w:r>
        <w:t>Setting this attribute on a channel designates that channel as the one on which subsequent channel-based operations should be made</w:t>
      </w:r>
      <w:r w:rsidR="0080634C">
        <w:t xml:space="preserve">. </w:t>
      </w:r>
      <w:r>
        <w:t xml:space="preserve">This includes configuration operations such as setting the Vertical Coupling, Vertical Offset, and </w:t>
      </w:r>
      <w:smartTag w:uri="urn:schemas-microsoft-com:office:smarttags" w:element="place">
        <w:smartTag w:uri="urn:schemas-microsoft-com:office:smarttags" w:element="PlaceName">
          <w:r>
            <w:t>Vertical</w:t>
          </w:r>
        </w:smartTag>
        <w:r>
          <w:t xml:space="preserve"> </w:t>
        </w:r>
        <w:smartTag w:uri="urn:schemas-microsoft-com:office:smarttags" w:element="PlaceType">
          <w:r>
            <w:t>Range</w:t>
          </w:r>
        </w:smartTag>
      </w:smartTag>
      <w:r>
        <w:t xml:space="preserve"> attributes, It also includes fetch and read operations.</w:t>
      </w:r>
    </w:p>
    <w:p w:rsidR="00856412" w:rsidRPr="00F7116C" w:rsidRDefault="00856412" w:rsidP="00856412">
      <w:pPr>
        <w:pStyle w:val="AttrFuncSubheading"/>
        <w:rPr>
          <w:color w:val="auto"/>
        </w:rPr>
      </w:pPr>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A1363" w:rsidRPr="000A1363" w:rsidRDefault="000A1363" w:rsidP="000A1363">
      <w:pPr>
        <w:pStyle w:val="Body"/>
      </w:pPr>
    </w:p>
    <w:p w:rsidR="00004825" w:rsidRDefault="00004825">
      <w:pPr>
        <w:pStyle w:val="Body1"/>
        <w:rPr>
          <w:sz w:val="12"/>
          <w:szCs w:val="12"/>
        </w:rPr>
      </w:pPr>
      <w:r>
        <w:br w:type="page"/>
      </w:r>
    </w:p>
    <w:p w:rsidR="00004825" w:rsidRDefault="000D64DA">
      <w:pPr>
        <w:pStyle w:val="Heading3"/>
      </w:pPr>
      <w:bookmarkStart w:id="454" w:name="_Toc304583695"/>
      <w:bookmarkStart w:id="455" w:name="_Toc306374546"/>
      <w:r>
        <w:t>Time Interleaved Channel List</w:t>
      </w:r>
      <w:r w:rsidR="00004825">
        <w:t xml:space="preserve"> Auto</w:t>
      </w:r>
      <w:bookmarkEnd w:id="454"/>
      <w:bookmarkEnd w:id="455"/>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ViBoolean</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004825">
            <w:pPr>
              <w:pStyle w:val="TableCell"/>
            </w:pPr>
            <w:r>
              <w:t>N/A</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Acquisition.TimeInterleavedChannelListAuto</w:t>
      </w:r>
    </w:p>
    <w:p w:rsidR="00004825" w:rsidRDefault="00004825">
      <w:pPr>
        <w:pStyle w:val="FunctionHead"/>
      </w:pPr>
      <w:r>
        <w:t>COM Property Name</w:t>
      </w:r>
    </w:p>
    <w:p w:rsidR="00004825" w:rsidRDefault="00004825">
      <w:pPr>
        <w:pStyle w:val="Body1"/>
        <w:rPr>
          <w:rStyle w:val="monospace"/>
        </w:rPr>
      </w:pPr>
      <w:r>
        <w:rPr>
          <w:rStyle w:val="monospace"/>
        </w:rPr>
        <w:t>Acquisition.</w:t>
      </w:r>
      <w:r w:rsidR="000D64DA">
        <w:rPr>
          <w:rStyle w:val="monospace"/>
        </w:rPr>
        <w:t>TimeInterleavedChannelList</w:t>
      </w:r>
      <w:r>
        <w:rPr>
          <w:rStyle w:val="monospace"/>
        </w:rPr>
        <w:t>Auto</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t>
      </w:r>
      <w:r w:rsidR="00ED3E0F">
        <w:rPr>
          <w:rFonts w:ascii="Courier New" w:hAnsi="Courier New" w:cs="Courier New"/>
          <w:sz w:val="18"/>
          <w:szCs w:val="18"/>
        </w:rPr>
        <w:t>TIME_INTERLEAVED_CHANNEL_LIST</w:t>
      </w:r>
      <w:r>
        <w:rPr>
          <w:rFonts w:ascii="Courier New" w:hAnsi="Courier New" w:cs="Courier New"/>
          <w:sz w:val="18"/>
          <w:szCs w:val="18"/>
        </w:rPr>
        <w:t>_AUTO</w:t>
      </w:r>
    </w:p>
    <w:p w:rsidR="00004825" w:rsidRDefault="00004825">
      <w:pPr>
        <w:pStyle w:val="FunctionHead"/>
      </w:pPr>
      <w:r>
        <w:t>Description</w:t>
      </w:r>
    </w:p>
    <w:p w:rsidR="00004825" w:rsidRDefault="00004825">
      <w:pPr>
        <w:pStyle w:val="Body1"/>
      </w:pPr>
      <w:r>
        <w:t>Specifies whether or not the instrument should automatically combine enabled channels to satisfy user-specified sample rates</w:t>
      </w:r>
      <w:r w:rsidR="0080634C">
        <w:t xml:space="preserve">. </w:t>
      </w:r>
      <w:r>
        <w:t>When set to True, the instrument will automatically combine channels to meet the sample rate requirements specified via the Sample Rate attribute</w:t>
      </w:r>
      <w:r w:rsidR="0080634C">
        <w:t xml:space="preserve">. </w:t>
      </w:r>
      <w:r>
        <w:t xml:space="preserve">Use the </w:t>
      </w:r>
      <w:r w:rsidR="000D64DA">
        <w:t>Time Interleaved Channel List</w:t>
      </w:r>
      <w:r>
        <w:t xml:space="preserve"> attribute to query which channels (if any) have been combined.</w:t>
      </w:r>
    </w:p>
    <w:p w:rsidR="00856412" w:rsidRPr="00F7116C" w:rsidRDefault="00856412" w:rsidP="00856412">
      <w:pPr>
        <w:pStyle w:val="AttrFuncSubheading"/>
        <w:rPr>
          <w:color w:val="auto"/>
        </w:rPr>
      </w:pPr>
      <w:bookmarkStart w:id="456" w:name="_Toc200087538"/>
      <w:bookmarkStart w:id="457" w:name="_Toc200087539"/>
      <w:bookmarkEnd w:id="456"/>
      <w:bookmarkEnd w:id="457"/>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F474DB" w:rsidP="00811877">
      <w:pPr>
        <w:pStyle w:val="Heading2"/>
        <w:pageBreakBefore/>
      </w:pPr>
      <w:bookmarkStart w:id="458" w:name="_Toc304583696"/>
      <w:bookmarkStart w:id="459" w:name="_Toc306374547"/>
      <w:r>
        <w:lastRenderedPageBreak/>
        <w:t>IviDigitizerTimeInterleavedChannels</w:t>
      </w:r>
      <w:r w:rsidR="00004825">
        <w:t xml:space="preserve"> Functions</w:t>
      </w:r>
      <w:bookmarkEnd w:id="458"/>
      <w:bookmarkEnd w:id="459"/>
    </w:p>
    <w:p w:rsidR="00004825" w:rsidRDefault="00004825" w:rsidP="00811877">
      <w:pPr>
        <w:pStyle w:val="Body1"/>
        <w:spacing w:before="200"/>
      </w:pPr>
      <w:r>
        <w:t xml:space="preserve">The </w:t>
      </w:r>
      <w:r w:rsidR="00F474DB">
        <w:t>IviDigitizerTimeInterleavedChannels</w:t>
      </w:r>
      <w:r>
        <w:t xml:space="preserve"> extension group defines the following function:</w:t>
      </w:r>
    </w:p>
    <w:p w:rsidR="00B06C33" w:rsidRPr="00B06C33" w:rsidRDefault="00A90AF4" w:rsidP="00811877">
      <w:pPr>
        <w:pStyle w:val="ListBullet"/>
        <w:numPr>
          <w:ilvl w:val="0"/>
          <w:numId w:val="48"/>
        </w:numPr>
      </w:pPr>
      <w:r>
        <w:t xml:space="preserve">Configure </w:t>
      </w:r>
      <w:r w:rsidR="000D64DA">
        <w:t>Time Interleaved Channel List</w:t>
      </w:r>
      <w:r w:rsidR="00BE4A13">
        <w:t xml:space="preserve"> (IVI-C only)</w:t>
      </w:r>
    </w:p>
    <w:p w:rsidR="00004825" w:rsidRDefault="00004825">
      <w:pPr>
        <w:pStyle w:val="Body"/>
        <w:rPr>
          <w:sz w:val="18"/>
          <w:szCs w:val="18"/>
        </w:rPr>
      </w:pPr>
      <w:r>
        <w:t>This section describes the behavior and requirements of this function.</w:t>
      </w:r>
    </w:p>
    <w:p w:rsidR="00B06C33" w:rsidRDefault="00B06C33">
      <w:pPr>
        <w:pStyle w:val="Body1"/>
      </w:pPr>
      <w:r>
        <w:br w:type="page"/>
      </w:r>
    </w:p>
    <w:p w:rsidR="00B06C33" w:rsidRDefault="00A90AF4" w:rsidP="00B06C33">
      <w:pPr>
        <w:pStyle w:val="Heading3"/>
      </w:pPr>
      <w:bookmarkStart w:id="460" w:name="_Toc304583697"/>
      <w:bookmarkStart w:id="461" w:name="_Toc306374548"/>
      <w:r>
        <w:t xml:space="preserve">Configure </w:t>
      </w:r>
      <w:r w:rsidR="000D64DA">
        <w:t>Time Interleaved Channel List</w:t>
      </w:r>
      <w:r>
        <w:t xml:space="preserve"> (IVI-C </w:t>
      </w:r>
      <w:r w:rsidR="001B5D92">
        <w:t>O</w:t>
      </w:r>
      <w:r>
        <w:t>nly)</w:t>
      </w:r>
      <w:bookmarkEnd w:id="460"/>
      <w:bookmarkEnd w:id="461"/>
    </w:p>
    <w:p w:rsidR="00B06C33" w:rsidRDefault="00B06C33" w:rsidP="00B06C33">
      <w:pPr>
        <w:pStyle w:val="FunctionHead"/>
      </w:pPr>
      <w:r>
        <w:t>Description</w:t>
      </w:r>
    </w:p>
    <w:p w:rsidR="00B06C33" w:rsidRDefault="00B06C33" w:rsidP="00B06C33">
      <w:pPr>
        <w:pStyle w:val="Body1"/>
      </w:pPr>
      <w:r w:rsidRPr="00B06C33">
        <w:t>This function is used to combine this channel with one or more other channels to achieve higher effective sampling rates and/or greater memory depth</w:t>
      </w:r>
      <w:r w:rsidR="0080634C">
        <w:t xml:space="preserve">. </w:t>
      </w:r>
      <w:r w:rsidRPr="00B06C33">
        <w:t xml:space="preserve">Calling this </w:t>
      </w:r>
      <w:r>
        <w:t>function</w:t>
      </w:r>
      <w:r w:rsidRPr="00B06C33">
        <w:t xml:space="preserve"> disables automatic combined mode (Combined Channels Auto is set to False).</w:t>
      </w:r>
    </w:p>
    <w:p w:rsidR="00AB07A7" w:rsidRDefault="00AB07A7" w:rsidP="00AB07A7">
      <w:pPr>
        <w:pStyle w:val="Body"/>
      </w:pPr>
      <w:r>
        <w:t>Calling this function on a channel designates that channel as the one on which subsequent channel-based operations should be made</w:t>
      </w:r>
      <w:r w:rsidR="0080634C">
        <w:t xml:space="preserve">. </w:t>
      </w:r>
      <w:r>
        <w:t>This includes configuration operations such as setting the Vertical Coupling, Vertical Offset,</w:t>
      </w:r>
      <w:r w:rsidR="001D1316">
        <w:t xml:space="preserve"> and Vertical Range attributes</w:t>
      </w:r>
      <w:r w:rsidR="003C4A91">
        <w:t>.</w:t>
      </w:r>
      <w:r>
        <w:t xml:space="preserve"> It also includes fetch and read operations.</w:t>
      </w:r>
    </w:p>
    <w:p w:rsidR="00856412" w:rsidRDefault="00856412" w:rsidP="00856412">
      <w:pPr>
        <w:pStyle w:val="FunctionHead"/>
      </w:pPr>
      <w:r>
        <w:t>.NET Method Prototype</w:t>
      </w:r>
    </w:p>
    <w:p w:rsidR="00856412" w:rsidRDefault="00856412" w:rsidP="00856412">
      <w:pPr>
        <w:pStyle w:val="Code1"/>
      </w:pPr>
      <w:r>
        <w:t>N/A</w:t>
      </w:r>
    </w:p>
    <w:p w:rsidR="00856412" w:rsidRDefault="00856412" w:rsidP="00856412">
      <w:pPr>
        <w:pStyle w:val="Code1"/>
      </w:pPr>
      <w:r w:rsidRPr="001B5D92">
        <w:rPr>
          <w:rFonts w:ascii="Times New Roman" w:hAnsi="Times New Roman" w:cs="Times New Roman"/>
          <w:sz w:val="20"/>
          <w:szCs w:val="20"/>
        </w:rPr>
        <w:t>(use the</w:t>
      </w:r>
      <w:r>
        <w:t xml:space="preserve"> Channels</w:t>
      </w:r>
      <w:r w:rsidR="008D76E9">
        <w:t>[]</w:t>
      </w:r>
      <w:r>
        <w:t xml:space="preserve">.TimeInterleavedChannelList </w:t>
      </w:r>
      <w:r w:rsidRPr="001B5D92">
        <w:rPr>
          <w:rFonts w:ascii="Times New Roman" w:hAnsi="Times New Roman" w:cs="Times New Roman"/>
          <w:sz w:val="20"/>
          <w:szCs w:val="20"/>
        </w:rPr>
        <w:t>property)</w:t>
      </w:r>
    </w:p>
    <w:p w:rsidR="00B06C33" w:rsidRDefault="00B06C33" w:rsidP="00B06C33">
      <w:pPr>
        <w:pStyle w:val="FunctionHead"/>
      </w:pPr>
      <w:r>
        <w:t>COM Method Prototype</w:t>
      </w:r>
    </w:p>
    <w:p w:rsidR="00B06C33" w:rsidRDefault="00A90AF4" w:rsidP="00B06C33">
      <w:pPr>
        <w:pStyle w:val="Code1"/>
      </w:pPr>
      <w:r>
        <w:t>N/A</w:t>
      </w:r>
    </w:p>
    <w:p w:rsidR="00A90AF4" w:rsidRDefault="00A90AF4" w:rsidP="00B06C33">
      <w:pPr>
        <w:pStyle w:val="Code1"/>
      </w:pPr>
      <w:r w:rsidRPr="001B5D92">
        <w:rPr>
          <w:rFonts w:ascii="Times New Roman" w:hAnsi="Times New Roman" w:cs="Times New Roman"/>
          <w:sz w:val="20"/>
          <w:szCs w:val="20"/>
        </w:rPr>
        <w:t>(use the</w:t>
      </w:r>
      <w:r>
        <w:t xml:space="preserve"> Channels.Item().</w:t>
      </w:r>
      <w:r w:rsidR="000D64DA">
        <w:t>TimeInterleavedChannelList</w:t>
      </w:r>
      <w:r>
        <w:t xml:space="preserve"> </w:t>
      </w:r>
      <w:r w:rsidRPr="001B5D92">
        <w:rPr>
          <w:rFonts w:ascii="Times New Roman" w:hAnsi="Times New Roman" w:cs="Times New Roman"/>
          <w:sz w:val="20"/>
          <w:szCs w:val="20"/>
        </w:rPr>
        <w:t>property)</w:t>
      </w:r>
    </w:p>
    <w:p w:rsidR="00B06C33" w:rsidRDefault="00B06C33" w:rsidP="00B06C33">
      <w:pPr>
        <w:pStyle w:val="FunctionHead"/>
      </w:pPr>
      <w:r>
        <w:t>C Prototype</w:t>
      </w:r>
    </w:p>
    <w:p w:rsidR="00B06C33" w:rsidRDefault="00B06C33" w:rsidP="00B06C33">
      <w:pPr>
        <w:pStyle w:val="Code1"/>
        <w:tabs>
          <w:tab w:val="left" w:pos="630"/>
        </w:tabs>
      </w:pPr>
      <w:r>
        <w:t>ViStatus IviDigitizer_Configure</w:t>
      </w:r>
      <w:r w:rsidR="000D64DA">
        <w:t>TimeInterleavedChannelList</w:t>
      </w:r>
      <w:r>
        <w:t xml:space="preserve"> (ViSession Vi,</w:t>
      </w:r>
      <w:r>
        <w:br/>
        <w:t xml:space="preserve">                                        </w:t>
      </w:r>
      <w:r w:rsidR="00A60173">
        <w:t xml:space="preserve">       </w:t>
      </w:r>
      <w:r w:rsidR="00D8063C">
        <w:t xml:space="preserve">     </w:t>
      </w:r>
      <w:r w:rsidR="0040121D">
        <w:t>ViConstString</w:t>
      </w:r>
      <w:r>
        <w:t xml:space="preserve"> </w:t>
      </w:r>
      <w:r w:rsidR="0040121D">
        <w:t>ChannelName</w:t>
      </w:r>
      <w:r>
        <w:t>,</w:t>
      </w:r>
      <w:r>
        <w:br/>
        <w:t xml:space="preserve">                                        </w:t>
      </w:r>
      <w:r w:rsidR="00A60173">
        <w:t xml:space="preserve">            </w:t>
      </w:r>
      <w:r w:rsidR="0040121D">
        <w:t>ViConstString ChannelList</w:t>
      </w:r>
      <w:r>
        <w:t>);</w:t>
      </w:r>
    </w:p>
    <w:p w:rsidR="00B06C33" w:rsidRDefault="00B06C33" w:rsidP="00B06C33">
      <w:pPr>
        <w:pStyle w:val="FunctionHead"/>
      </w:pPr>
      <w:r>
        <w:t>Parameters</w:t>
      </w:r>
    </w:p>
    <w:p w:rsidR="00B06C33" w:rsidRDefault="00B06C33" w:rsidP="00B06C33">
      <w:pPr>
        <w:pStyle w:val="Body1"/>
      </w:pPr>
    </w:p>
    <w:tbl>
      <w:tblPr>
        <w:tblW w:w="8821" w:type="dxa"/>
        <w:tblInd w:w="728" w:type="dxa"/>
        <w:tblLayout w:type="fixed"/>
        <w:tblCellMar>
          <w:left w:w="80" w:type="dxa"/>
          <w:right w:w="80" w:type="dxa"/>
        </w:tblCellMar>
        <w:tblLook w:val="0000"/>
      </w:tblPr>
      <w:tblGrid>
        <w:gridCol w:w="1800"/>
        <w:gridCol w:w="4932"/>
        <w:gridCol w:w="19"/>
        <w:gridCol w:w="2070"/>
      </w:tblGrid>
      <w:tr w:rsidR="00B06C33" w:rsidTr="0094340A">
        <w:trPr>
          <w:cantSplit/>
        </w:trPr>
        <w:tc>
          <w:tcPr>
            <w:tcW w:w="1800" w:type="dxa"/>
            <w:tcBorders>
              <w:top w:val="single" w:sz="6" w:space="0" w:color="auto"/>
              <w:left w:val="single" w:sz="6" w:space="0" w:color="auto"/>
              <w:right w:val="single" w:sz="6" w:space="0" w:color="auto"/>
            </w:tcBorders>
          </w:tcPr>
          <w:p w:rsidR="00B06C33" w:rsidRDefault="00B06C33" w:rsidP="003C7D14">
            <w:pPr>
              <w:pStyle w:val="TableHead"/>
            </w:pPr>
            <w:r>
              <w:t>Inputs</w:t>
            </w:r>
          </w:p>
        </w:tc>
        <w:tc>
          <w:tcPr>
            <w:tcW w:w="4951" w:type="dxa"/>
            <w:gridSpan w:val="2"/>
            <w:tcBorders>
              <w:top w:val="single" w:sz="6" w:space="0" w:color="auto"/>
              <w:left w:val="single" w:sz="6" w:space="0" w:color="auto"/>
              <w:right w:val="single" w:sz="6" w:space="0" w:color="auto"/>
            </w:tcBorders>
          </w:tcPr>
          <w:p w:rsidR="00B06C33" w:rsidRDefault="00B06C33" w:rsidP="003C7D14">
            <w:pPr>
              <w:pStyle w:val="TableHead"/>
            </w:pPr>
            <w:r>
              <w:t>Description</w:t>
            </w:r>
          </w:p>
        </w:tc>
        <w:tc>
          <w:tcPr>
            <w:tcW w:w="2070" w:type="dxa"/>
            <w:tcBorders>
              <w:top w:val="single" w:sz="6" w:space="0" w:color="auto"/>
              <w:left w:val="single" w:sz="6" w:space="0" w:color="auto"/>
              <w:right w:val="single" w:sz="6" w:space="0" w:color="auto"/>
            </w:tcBorders>
          </w:tcPr>
          <w:p w:rsidR="00B06C33" w:rsidRDefault="00B06C33" w:rsidP="003C7D14">
            <w:pPr>
              <w:pStyle w:val="TableHead"/>
            </w:pPr>
            <w:r>
              <w:t>Base Type</w:t>
            </w:r>
          </w:p>
        </w:tc>
      </w:tr>
      <w:tr w:rsidR="00F6088A" w:rsidTr="0094340A">
        <w:trPr>
          <w:cantSplit/>
        </w:trPr>
        <w:tc>
          <w:tcPr>
            <w:tcW w:w="1800" w:type="dxa"/>
            <w:tcBorders>
              <w:top w:val="single" w:sz="6" w:space="0" w:color="auto"/>
              <w:left w:val="single" w:sz="6" w:space="0" w:color="auto"/>
              <w:bottom w:val="single" w:sz="6" w:space="0" w:color="auto"/>
              <w:right w:val="single" w:sz="6" w:space="0" w:color="auto"/>
            </w:tcBorders>
          </w:tcPr>
          <w:p w:rsidR="00F6088A" w:rsidRDefault="00F6088A" w:rsidP="0094340A">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F6088A" w:rsidRDefault="00F6088A" w:rsidP="0094340A">
            <w:pPr>
              <w:pStyle w:val="TableCell"/>
            </w:pPr>
            <w:r>
              <w:t>Instrument handle.</w:t>
            </w:r>
          </w:p>
        </w:tc>
        <w:tc>
          <w:tcPr>
            <w:tcW w:w="2089" w:type="dxa"/>
            <w:gridSpan w:val="2"/>
            <w:tcBorders>
              <w:top w:val="single" w:sz="6" w:space="0" w:color="auto"/>
              <w:left w:val="single" w:sz="6" w:space="0" w:color="auto"/>
              <w:bottom w:val="single" w:sz="6" w:space="0" w:color="auto"/>
              <w:right w:val="single" w:sz="6" w:space="0" w:color="auto"/>
            </w:tcBorders>
          </w:tcPr>
          <w:p w:rsidR="00F6088A" w:rsidRDefault="00F6088A" w:rsidP="0094340A">
            <w:pPr>
              <w:pStyle w:val="TableCellCourierNew"/>
            </w:pPr>
            <w:r>
              <w:t>ViSession</w:t>
            </w:r>
          </w:p>
        </w:tc>
      </w:tr>
      <w:tr w:rsidR="0040121D" w:rsidTr="0094340A">
        <w:trPr>
          <w:cantSplit/>
        </w:trPr>
        <w:tc>
          <w:tcPr>
            <w:tcW w:w="1800" w:type="dxa"/>
            <w:tcBorders>
              <w:top w:val="single" w:sz="6" w:space="0" w:color="auto"/>
              <w:left w:val="single" w:sz="6" w:space="0" w:color="auto"/>
              <w:bottom w:val="single" w:sz="6" w:space="0" w:color="auto"/>
              <w:right w:val="single" w:sz="6" w:space="0" w:color="auto"/>
            </w:tcBorders>
          </w:tcPr>
          <w:p w:rsidR="0040121D" w:rsidRDefault="0040121D" w:rsidP="0094340A">
            <w:pPr>
              <w:pStyle w:val="TableCellCourierNew"/>
            </w:pPr>
            <w:r>
              <w:t>ChannelName</w:t>
            </w:r>
          </w:p>
        </w:tc>
        <w:tc>
          <w:tcPr>
            <w:tcW w:w="4932" w:type="dxa"/>
            <w:tcBorders>
              <w:top w:val="single" w:sz="6" w:space="0" w:color="auto"/>
              <w:left w:val="single" w:sz="6" w:space="0" w:color="auto"/>
              <w:bottom w:val="single" w:sz="6" w:space="0" w:color="auto"/>
              <w:right w:val="single" w:sz="6" w:space="0" w:color="auto"/>
            </w:tcBorders>
          </w:tcPr>
          <w:p w:rsidR="0040121D" w:rsidRDefault="0040121D" w:rsidP="0094340A">
            <w:pPr>
              <w:pStyle w:val="TableCell"/>
            </w:pPr>
            <w:r>
              <w:t>Name of the channel to be combined with those in ChannelList.</w:t>
            </w:r>
          </w:p>
        </w:tc>
        <w:tc>
          <w:tcPr>
            <w:tcW w:w="2089" w:type="dxa"/>
            <w:gridSpan w:val="2"/>
            <w:tcBorders>
              <w:top w:val="single" w:sz="6" w:space="0" w:color="auto"/>
              <w:left w:val="single" w:sz="6" w:space="0" w:color="auto"/>
              <w:bottom w:val="single" w:sz="6" w:space="0" w:color="auto"/>
              <w:right w:val="single" w:sz="6" w:space="0" w:color="auto"/>
            </w:tcBorders>
          </w:tcPr>
          <w:p w:rsidR="0040121D" w:rsidRDefault="0040121D" w:rsidP="0094340A">
            <w:pPr>
              <w:pStyle w:val="TableCellCourierNew"/>
            </w:pPr>
            <w:r>
              <w:t>ViConstString</w:t>
            </w:r>
          </w:p>
        </w:tc>
      </w:tr>
      <w:tr w:rsidR="00B06C33" w:rsidTr="0094340A">
        <w:trPr>
          <w:cantSplit/>
        </w:trPr>
        <w:tc>
          <w:tcPr>
            <w:tcW w:w="1800" w:type="dxa"/>
            <w:tcBorders>
              <w:top w:val="single" w:sz="6" w:space="0" w:color="auto"/>
              <w:left w:val="single" w:sz="6" w:space="0" w:color="auto"/>
              <w:bottom w:val="single" w:sz="6" w:space="0" w:color="auto"/>
              <w:right w:val="single" w:sz="6" w:space="0" w:color="auto"/>
            </w:tcBorders>
          </w:tcPr>
          <w:p w:rsidR="00B06C33" w:rsidRDefault="00F6088A" w:rsidP="0094340A">
            <w:pPr>
              <w:pStyle w:val="TableCellCourierNew"/>
            </w:pPr>
            <w:r>
              <w:t>Channel</w:t>
            </w:r>
            <w:r w:rsidR="0040121D">
              <w:t>List</w:t>
            </w:r>
          </w:p>
        </w:tc>
        <w:tc>
          <w:tcPr>
            <w:tcW w:w="4932" w:type="dxa"/>
            <w:tcBorders>
              <w:top w:val="single" w:sz="6" w:space="0" w:color="auto"/>
              <w:left w:val="single" w:sz="6" w:space="0" w:color="auto"/>
              <w:bottom w:val="single" w:sz="6" w:space="0" w:color="auto"/>
              <w:right w:val="single" w:sz="6" w:space="0" w:color="auto"/>
            </w:tcBorders>
          </w:tcPr>
          <w:p w:rsidR="00B06C33" w:rsidRDefault="0040121D" w:rsidP="00A90AF4">
            <w:pPr>
              <w:pStyle w:val="TableCell"/>
            </w:pPr>
            <w:r w:rsidRPr="0040121D">
              <w:t>A comma-separated list of one or more ch</w:t>
            </w:r>
            <w:r>
              <w:t>annel names to combine with the</w:t>
            </w:r>
            <w:r w:rsidRPr="0040121D">
              <w:t xml:space="preserve"> channel</w:t>
            </w:r>
            <w:r>
              <w:t xml:space="preserve"> specified by ChannelName</w:t>
            </w:r>
            <w:r w:rsidR="0080634C">
              <w:t xml:space="preserve">. </w:t>
            </w:r>
            <w:r w:rsidR="00A90AF4">
              <w:t xml:space="preserve">This value sets the </w:t>
            </w:r>
            <w:r w:rsidR="000D64DA">
              <w:t>Time Interleaved Channel List</w:t>
            </w:r>
            <w:r w:rsidR="00A90AF4">
              <w:t xml:space="preserve"> attribute</w:t>
            </w:r>
            <w:r w:rsidR="0080634C">
              <w:t xml:space="preserve">. </w:t>
            </w:r>
            <w:r w:rsidR="00A90AF4">
              <w:t>See the attribute description for more details.</w:t>
            </w:r>
          </w:p>
        </w:tc>
        <w:tc>
          <w:tcPr>
            <w:tcW w:w="2089" w:type="dxa"/>
            <w:gridSpan w:val="2"/>
            <w:tcBorders>
              <w:top w:val="single" w:sz="6" w:space="0" w:color="auto"/>
              <w:left w:val="single" w:sz="6" w:space="0" w:color="auto"/>
              <w:bottom w:val="single" w:sz="6" w:space="0" w:color="auto"/>
              <w:right w:val="single" w:sz="6" w:space="0" w:color="auto"/>
            </w:tcBorders>
          </w:tcPr>
          <w:p w:rsidR="00B06C33" w:rsidRDefault="00F6088A" w:rsidP="00F6088A">
            <w:pPr>
              <w:pStyle w:val="TableCellCourierNew"/>
            </w:pPr>
            <w:r>
              <w:t>ViConstString</w:t>
            </w:r>
          </w:p>
        </w:tc>
      </w:tr>
    </w:tbl>
    <w:p w:rsidR="00B06C33" w:rsidRDefault="00B06C33" w:rsidP="00B06C33">
      <w:pPr>
        <w:pStyle w:val="FunctionHead"/>
      </w:pPr>
      <w:r>
        <w:t>Return Values</w:t>
      </w:r>
      <w:r w:rsidR="00856412">
        <w:t xml:space="preserve"> (C)</w:t>
      </w:r>
    </w:p>
    <w:p w:rsidR="009E0E31" w:rsidRPr="004B021F" w:rsidRDefault="00B06C33" w:rsidP="009E0E31">
      <w:pPr>
        <w:pStyle w:val="Body1"/>
      </w:pPr>
      <w:r>
        <w:t xml:space="preserve">The </w:t>
      </w:r>
      <w:r>
        <w:rPr>
          <w:rStyle w:val="Italic"/>
        </w:rPr>
        <w:t>IVI-3.2: Inherent Capabilities Specification</w:t>
      </w:r>
      <w:r>
        <w:t xml:space="preserve"> defines general status codes that this function can return.</w:t>
      </w:r>
      <w:r w:rsidR="009E0E31" w:rsidRPr="009E0E31">
        <w:t xml:space="preserve"> </w:t>
      </w:r>
      <w:r w:rsidR="009E0E31" w:rsidRPr="004B021F">
        <w:t>T</w:t>
      </w:r>
      <w:r w:rsidR="009E0E31">
        <w:t>his function can also return thi</w:t>
      </w:r>
      <w:r w:rsidR="009E0E31" w:rsidRPr="004B021F">
        <w:t>s additional class</w:t>
      </w:r>
      <w:r w:rsidR="009E0E31">
        <w:t>-defined</w:t>
      </w:r>
      <w:r w:rsidR="009E0E31" w:rsidRPr="004B021F">
        <w:t xml:space="preserve"> status code:</w:t>
      </w:r>
    </w:p>
    <w:p w:rsidR="009E0E31" w:rsidRPr="00E6162F" w:rsidRDefault="009E0E31" w:rsidP="009E0E31">
      <w:pPr>
        <w:pStyle w:val="Body1"/>
        <w:numPr>
          <w:ilvl w:val="0"/>
          <w:numId w:val="65"/>
        </w:numPr>
      </w:pPr>
      <w:r>
        <w:t>Channel Not Enabled</w:t>
      </w:r>
    </w:p>
    <w:p w:rsidR="00004825" w:rsidRDefault="00F474DB" w:rsidP="003C7D14">
      <w:pPr>
        <w:pStyle w:val="Heading2"/>
        <w:pageBreakBefore/>
      </w:pPr>
      <w:bookmarkStart w:id="462" w:name="_Toc304583698"/>
      <w:bookmarkStart w:id="463" w:name="_Toc306374549"/>
      <w:r>
        <w:lastRenderedPageBreak/>
        <w:t>IviDigitizerTimeInterleavedChannels</w:t>
      </w:r>
      <w:r w:rsidR="00004825">
        <w:t xml:space="preserve"> Behavior Model</w:t>
      </w:r>
      <w:bookmarkEnd w:id="462"/>
      <w:bookmarkEnd w:id="463"/>
    </w:p>
    <w:p w:rsidR="00004825" w:rsidRDefault="00004825">
      <w:pPr>
        <w:pStyle w:val="Body1"/>
      </w:pPr>
      <w:r>
        <w:t xml:space="preserve">The </w:t>
      </w:r>
      <w:r w:rsidR="00F474DB">
        <w:t>IviDigitizerTimeInterleavedChannels</w:t>
      </w:r>
      <w:r>
        <w:t xml:space="preserve">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004825" w:rsidRDefault="00F474DB">
      <w:pPr>
        <w:pStyle w:val="Heading2"/>
      </w:pPr>
      <w:bookmarkStart w:id="464" w:name="_Toc304583699"/>
      <w:bookmarkStart w:id="465" w:name="_Toc306374550"/>
      <w:r>
        <w:t>IviDigitizerTimeInterleavedChannels</w:t>
      </w:r>
      <w:r w:rsidR="00004825">
        <w:t xml:space="preserve"> Compliance Notes</w:t>
      </w:r>
      <w:bookmarkEnd w:id="464"/>
      <w:bookmarkEnd w:id="465"/>
    </w:p>
    <w:p w:rsidR="00004825" w:rsidRDefault="00004825">
      <w:pPr>
        <w:pStyle w:val="Body1"/>
      </w:pPr>
      <w:r>
        <w:t xml:space="preserve">For a specific driver to comply with the </w:t>
      </w:r>
      <w:r w:rsidR="00F474DB">
        <w:t>IviDigitizerTimeInterleavedChannels</w:t>
      </w:r>
      <w:r>
        <w:t xml:space="preserve"> extension, it shall be compliant with the IviDigitizerBase capability group and it shall implement all of the attributes and functions listed in this section.</w:t>
      </w:r>
    </w:p>
    <w:p w:rsidR="000A03D0" w:rsidRDefault="000A03D0" w:rsidP="000A03D0">
      <w:pPr>
        <w:pStyle w:val="Heading1"/>
      </w:pPr>
      <w:bookmarkStart w:id="466" w:name="_Toc304583700"/>
      <w:bookmarkStart w:id="467" w:name="_Toc306374551"/>
      <w:r>
        <w:lastRenderedPageBreak/>
        <w:t>IviDigitizerDataInterleavedChannels Extension Group</w:t>
      </w:r>
      <w:bookmarkEnd w:id="466"/>
      <w:bookmarkEnd w:id="467"/>
    </w:p>
    <w:p w:rsidR="000A03D0" w:rsidRDefault="000A03D0" w:rsidP="000A03D0">
      <w:pPr>
        <w:pStyle w:val="Heading2"/>
      </w:pPr>
      <w:bookmarkStart w:id="468" w:name="_Toc304583701"/>
      <w:bookmarkStart w:id="469" w:name="_Toc306374552"/>
      <w:r>
        <w:t>IviDigitizerDataInterleavedChannels Overview</w:t>
      </w:r>
      <w:bookmarkEnd w:id="468"/>
      <w:bookmarkEnd w:id="469"/>
    </w:p>
    <w:p w:rsidR="000A03D0" w:rsidRDefault="000A03D0" w:rsidP="000A03D0">
      <w:pPr>
        <w:pStyle w:val="Body1"/>
      </w:pPr>
    </w:p>
    <w:p w:rsidR="00692946" w:rsidRDefault="000A03D0" w:rsidP="000A03D0">
      <w:pPr>
        <w:pStyle w:val="Body1"/>
      </w:pPr>
      <w:r>
        <w:t xml:space="preserve">The IviDigitizerDataInterleavedChannels extension group supports digitizers with the ability </w:t>
      </w:r>
      <w:r w:rsidR="00692946">
        <w:t>to interleave data samples from different channels into a single set of data</w:t>
      </w:r>
      <w:r w:rsidR="0080634C">
        <w:t xml:space="preserve">. </w:t>
      </w:r>
      <w:r w:rsidR="00692946">
        <w:t>This feature allows data from multiple digitizer channels  to be retured by the digitizer in a single data retrieval operation</w:t>
      </w:r>
      <w:r w:rsidR="0080634C">
        <w:t xml:space="preserve">. </w:t>
      </w:r>
      <w:r w:rsidR="00692946">
        <w:t>The retrieved data values from each combined channel are interleaved so that all data points taken at a single instant follow one another before the next time samples begin.</w:t>
      </w:r>
    </w:p>
    <w:p w:rsidR="00692946" w:rsidRDefault="00692946" w:rsidP="000A03D0">
      <w:pPr>
        <w:pStyle w:val="Body1"/>
      </w:pPr>
    </w:p>
    <w:p w:rsidR="000A03D0" w:rsidRDefault="00692946" w:rsidP="000A03D0">
      <w:pPr>
        <w:pStyle w:val="Body1"/>
      </w:pPr>
      <w:r>
        <w:t>This feature is most common in digitizers that are designed to read I/Q data</w:t>
      </w:r>
      <w:r w:rsidR="0080634C">
        <w:t xml:space="preserve">. </w:t>
      </w:r>
      <w:r>
        <w:t>The ‘I’ signal is attached to one digitizer channel and the ‘Q’ data to another</w:t>
      </w:r>
      <w:r w:rsidR="0080634C">
        <w:t xml:space="preserve">. </w:t>
      </w:r>
      <w:r>
        <w:t>The channels may be combined using the IviDigitizerDataInterleavedChannels extension group so that a single data retrieval call returns complex I/Q data from both channels.</w:t>
      </w:r>
    </w:p>
    <w:p w:rsidR="000A03D0" w:rsidRDefault="000A03D0" w:rsidP="000A03D0">
      <w:pPr>
        <w:pStyle w:val="Heading2"/>
      </w:pPr>
      <w:bookmarkStart w:id="470" w:name="_Toc304583702"/>
      <w:bookmarkStart w:id="471" w:name="_Toc306374553"/>
      <w:r>
        <w:t>IviDigitizerDataInterleavedChannels Attributes</w:t>
      </w:r>
      <w:bookmarkEnd w:id="470"/>
      <w:bookmarkEnd w:id="471"/>
    </w:p>
    <w:p w:rsidR="000A03D0" w:rsidRDefault="000A03D0" w:rsidP="00131C7C">
      <w:pPr>
        <w:pStyle w:val="Body1"/>
        <w:spacing w:before="200"/>
      </w:pPr>
      <w:r>
        <w:t>The IviDigitizerDataInterleavedChannels extension group defines the following attributes:</w:t>
      </w:r>
    </w:p>
    <w:p w:rsidR="000A03D0" w:rsidRDefault="002E5670" w:rsidP="00131C7C">
      <w:pPr>
        <w:pStyle w:val="ListBullet"/>
        <w:numPr>
          <w:ilvl w:val="0"/>
          <w:numId w:val="48"/>
        </w:numPr>
      </w:pPr>
      <w:r>
        <w:t>Data</w:t>
      </w:r>
      <w:r w:rsidR="000A03D0">
        <w:t xml:space="preserve"> Interleaved Channel List</w:t>
      </w:r>
    </w:p>
    <w:p w:rsidR="000A03D0" w:rsidRDefault="000A03D0" w:rsidP="000A03D0">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0A03D0" w:rsidRDefault="000A03D0" w:rsidP="000A03D0">
      <w:pPr>
        <w:pStyle w:val="Body1"/>
        <w:rPr>
          <w:sz w:val="12"/>
          <w:szCs w:val="12"/>
        </w:rPr>
      </w:pPr>
      <w:r>
        <w:br w:type="page"/>
      </w:r>
    </w:p>
    <w:p w:rsidR="000A03D0" w:rsidRDefault="002E5670" w:rsidP="000A03D0">
      <w:pPr>
        <w:pStyle w:val="Heading3"/>
      </w:pPr>
      <w:bookmarkStart w:id="472" w:name="_Toc304583703"/>
      <w:bookmarkStart w:id="473" w:name="_Toc306374554"/>
      <w:r>
        <w:t>Data</w:t>
      </w:r>
      <w:r w:rsidR="000A03D0">
        <w:t xml:space="preserve"> Interleaved Channel List</w:t>
      </w:r>
      <w:bookmarkEnd w:id="472"/>
      <w:bookmarkEnd w:id="473"/>
    </w:p>
    <w:p w:rsidR="000A03D0" w:rsidRDefault="000A03D0" w:rsidP="000A03D0"/>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0A03D0" w:rsidTr="003A334F">
        <w:trPr>
          <w:cantSplit/>
          <w:tblHeader/>
        </w:trPr>
        <w:tc>
          <w:tcPr>
            <w:tcW w:w="1170" w:type="dxa"/>
            <w:tcBorders>
              <w:top w:val="single" w:sz="4" w:space="0" w:color="auto"/>
              <w:left w:val="single" w:sz="4" w:space="0" w:color="auto"/>
              <w:bottom w:val="double" w:sz="6" w:space="0" w:color="auto"/>
            </w:tcBorders>
          </w:tcPr>
          <w:p w:rsidR="000A03D0" w:rsidRDefault="000A03D0" w:rsidP="003A334F">
            <w:pPr>
              <w:pStyle w:val="TableHead"/>
            </w:pPr>
            <w:r>
              <w:t>Data Type</w:t>
            </w:r>
          </w:p>
        </w:tc>
        <w:tc>
          <w:tcPr>
            <w:tcW w:w="810" w:type="dxa"/>
            <w:tcBorders>
              <w:top w:val="single" w:sz="4" w:space="0" w:color="auto"/>
              <w:bottom w:val="double" w:sz="6" w:space="0" w:color="auto"/>
            </w:tcBorders>
          </w:tcPr>
          <w:p w:rsidR="000A03D0" w:rsidRDefault="000A03D0" w:rsidP="003A334F">
            <w:pPr>
              <w:pStyle w:val="TableHead"/>
            </w:pPr>
            <w:r>
              <w:t>Access</w:t>
            </w:r>
          </w:p>
        </w:tc>
        <w:tc>
          <w:tcPr>
            <w:tcW w:w="1530" w:type="dxa"/>
            <w:tcBorders>
              <w:top w:val="single" w:sz="4" w:space="0" w:color="auto"/>
              <w:bottom w:val="double" w:sz="6" w:space="0" w:color="auto"/>
            </w:tcBorders>
          </w:tcPr>
          <w:p w:rsidR="000A03D0" w:rsidRDefault="000A03D0" w:rsidP="003A334F">
            <w:pPr>
              <w:pStyle w:val="TableHead"/>
            </w:pPr>
            <w:r>
              <w:t>Applies To</w:t>
            </w:r>
          </w:p>
        </w:tc>
        <w:tc>
          <w:tcPr>
            <w:tcW w:w="1080" w:type="dxa"/>
            <w:tcBorders>
              <w:top w:val="single" w:sz="4" w:space="0" w:color="auto"/>
              <w:bottom w:val="double" w:sz="6" w:space="0" w:color="auto"/>
            </w:tcBorders>
          </w:tcPr>
          <w:p w:rsidR="000A03D0" w:rsidRDefault="000A03D0" w:rsidP="003A334F">
            <w:pPr>
              <w:pStyle w:val="TableHead"/>
            </w:pPr>
            <w:r>
              <w:t>Coercion</w:t>
            </w:r>
          </w:p>
        </w:tc>
        <w:tc>
          <w:tcPr>
            <w:tcW w:w="4770" w:type="dxa"/>
            <w:tcBorders>
              <w:top w:val="single" w:sz="4" w:space="0" w:color="auto"/>
              <w:bottom w:val="double" w:sz="6" w:space="0" w:color="auto"/>
              <w:right w:val="single" w:sz="6" w:space="0" w:color="auto"/>
            </w:tcBorders>
          </w:tcPr>
          <w:p w:rsidR="000A03D0" w:rsidRDefault="000A03D0" w:rsidP="003A334F">
            <w:pPr>
              <w:pStyle w:val="TableHead"/>
            </w:pPr>
            <w:r>
              <w:t>High Level Functions</w:t>
            </w:r>
          </w:p>
        </w:tc>
      </w:tr>
      <w:tr w:rsidR="000A03D0" w:rsidTr="003A334F">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A03D0" w:rsidRDefault="000A03D0" w:rsidP="003A334F">
            <w:pPr>
              <w:pStyle w:val="TableCellCourierNew"/>
            </w:pPr>
            <w:r>
              <w:t>ViString</w:t>
            </w:r>
          </w:p>
        </w:tc>
        <w:tc>
          <w:tcPr>
            <w:tcW w:w="810" w:type="dxa"/>
            <w:tcBorders>
              <w:top w:val="double" w:sz="6" w:space="0" w:color="auto"/>
            </w:tcBorders>
          </w:tcPr>
          <w:p w:rsidR="000A03D0" w:rsidRDefault="000A03D0" w:rsidP="003A334F">
            <w:pPr>
              <w:pStyle w:val="TableCell"/>
            </w:pPr>
            <w:r>
              <w:t>R/W</w:t>
            </w:r>
          </w:p>
        </w:tc>
        <w:tc>
          <w:tcPr>
            <w:tcW w:w="1530" w:type="dxa"/>
            <w:tcBorders>
              <w:top w:val="double" w:sz="6" w:space="0" w:color="auto"/>
            </w:tcBorders>
          </w:tcPr>
          <w:p w:rsidR="000A03D0" w:rsidRDefault="000A03D0" w:rsidP="003A334F">
            <w:pPr>
              <w:pStyle w:val="TableCell"/>
            </w:pPr>
            <w:r>
              <w:t>Channel</w:t>
            </w:r>
          </w:p>
        </w:tc>
        <w:tc>
          <w:tcPr>
            <w:tcW w:w="1080" w:type="dxa"/>
            <w:tcBorders>
              <w:top w:val="double" w:sz="6" w:space="0" w:color="auto"/>
            </w:tcBorders>
          </w:tcPr>
          <w:p w:rsidR="000A03D0" w:rsidRDefault="000A03D0" w:rsidP="003A334F">
            <w:pPr>
              <w:pStyle w:val="TableCell"/>
            </w:pPr>
            <w:r>
              <w:t>None</w:t>
            </w:r>
          </w:p>
        </w:tc>
        <w:tc>
          <w:tcPr>
            <w:tcW w:w="4770" w:type="dxa"/>
            <w:tcBorders>
              <w:top w:val="double" w:sz="6" w:space="0" w:color="auto"/>
            </w:tcBorders>
          </w:tcPr>
          <w:p w:rsidR="000A03D0" w:rsidRDefault="00D90E31" w:rsidP="003A334F">
            <w:pPr>
              <w:pStyle w:val="TableCell"/>
            </w:pPr>
            <w:r>
              <w:t>Configure Data Interleaved Channel List (IVI-C only)</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Channels[].DataInterleavedChannelList</w:t>
      </w:r>
    </w:p>
    <w:p w:rsidR="000A03D0" w:rsidRDefault="000A03D0" w:rsidP="000A03D0">
      <w:pPr>
        <w:pStyle w:val="FunctionHead"/>
      </w:pPr>
      <w:r>
        <w:t>COM Property Name</w:t>
      </w:r>
    </w:p>
    <w:p w:rsidR="000A03D0" w:rsidRDefault="00AD54DD" w:rsidP="000A03D0">
      <w:pPr>
        <w:pStyle w:val="Body1"/>
        <w:rPr>
          <w:rStyle w:val="monospace"/>
        </w:rPr>
      </w:pPr>
      <w:r>
        <w:rPr>
          <w:rStyle w:val="monospace"/>
        </w:rPr>
        <w:t>Channels.Item().</w:t>
      </w:r>
      <w:r w:rsidR="000A03D0">
        <w:rPr>
          <w:rStyle w:val="monospace"/>
        </w:rPr>
        <w:t>DataInterleavedChannelList</w:t>
      </w:r>
    </w:p>
    <w:p w:rsidR="000A03D0" w:rsidRDefault="000A03D0" w:rsidP="000A03D0">
      <w:pPr>
        <w:pStyle w:val="FunctionHead"/>
      </w:pPr>
      <w:r>
        <w:t>C Constant Name</w:t>
      </w:r>
    </w:p>
    <w:p w:rsidR="000A03D0" w:rsidRDefault="000A03D0" w:rsidP="000A03D0">
      <w:pPr>
        <w:pStyle w:val="Body1"/>
      </w:pPr>
      <w:r>
        <w:rPr>
          <w:rFonts w:ascii="Courier New" w:hAnsi="Courier New" w:cs="Courier New"/>
          <w:sz w:val="18"/>
          <w:szCs w:val="18"/>
        </w:rPr>
        <w:t>IVIDIGITIZER_ATTR_</w:t>
      </w:r>
      <w:r w:rsidR="002E5670">
        <w:rPr>
          <w:rFonts w:ascii="Courier New" w:hAnsi="Courier New" w:cs="Courier New"/>
          <w:sz w:val="18"/>
          <w:szCs w:val="18"/>
        </w:rPr>
        <w:t>DATA</w:t>
      </w:r>
      <w:r>
        <w:rPr>
          <w:rFonts w:ascii="Courier New" w:hAnsi="Courier New" w:cs="Courier New"/>
          <w:sz w:val="18"/>
          <w:szCs w:val="18"/>
        </w:rPr>
        <w:t>_INTERLEAVED_CHANNEL_LIST</w:t>
      </w:r>
    </w:p>
    <w:p w:rsidR="000A03D0" w:rsidRDefault="000A03D0" w:rsidP="000A03D0">
      <w:pPr>
        <w:pStyle w:val="FunctionHead"/>
      </w:pPr>
      <w:r>
        <w:t>Description</w:t>
      </w:r>
    </w:p>
    <w:p w:rsidR="00692946" w:rsidRDefault="00692946" w:rsidP="00692946">
      <w:pPr>
        <w:pStyle w:val="Body1"/>
      </w:pPr>
      <w:r w:rsidRPr="00B06C33">
        <w:t xml:space="preserve">This </w:t>
      </w:r>
      <w:r>
        <w:t xml:space="preserve">attribute </w:t>
      </w:r>
      <w:r w:rsidRPr="00B06C33">
        <w:t xml:space="preserve">is used to combine this channel with one or more other channels to </w:t>
      </w:r>
      <w:r w:rsidR="004C51E5">
        <w:t>interleave the returned data</w:t>
      </w:r>
      <w:r w:rsidR="0080634C">
        <w:t xml:space="preserve">. </w:t>
      </w:r>
      <w:r>
        <w:t>The string provided here specifies which channels should operate in combined mode with the current channel</w:t>
      </w:r>
      <w:r w:rsidR="0080634C">
        <w:t xml:space="preserve">. </w:t>
      </w:r>
      <w:r>
        <w:t>This attribute is a comma-separated list of one or more channel names</w:t>
      </w:r>
      <w:r w:rsidR="0080634C">
        <w:t xml:space="preserve">. </w:t>
      </w:r>
      <w:r>
        <w:t>Users may specify either physical or virtual repeated capability identifiers in this list</w:t>
      </w:r>
      <w:r w:rsidR="0080634C">
        <w:t xml:space="preserve">. </w:t>
      </w:r>
      <w:r>
        <w:t>An empty string or VI_NULL can be used to indicate that no channels should be combined (or that none are currently combined, in the case of a query)</w:t>
      </w:r>
      <w:r w:rsidR="0080634C">
        <w:t xml:space="preserve">. </w:t>
      </w:r>
    </w:p>
    <w:p w:rsidR="00692946" w:rsidRDefault="00692946" w:rsidP="00692946">
      <w:pPr>
        <w:pStyle w:val="Body1"/>
      </w:pPr>
    </w:p>
    <w:p w:rsidR="00692946" w:rsidRPr="000A1363" w:rsidRDefault="00692946" w:rsidP="00692946">
      <w:pPr>
        <w:pStyle w:val="Body1"/>
      </w:pPr>
      <w:r>
        <w:t>If a channel name specified in the list is not recognized, the driver generates the Unknown Channel Name error</w:t>
      </w:r>
      <w:r w:rsidR="0080634C">
        <w:t xml:space="preserve">. </w:t>
      </w:r>
      <w:r>
        <w:t>If a channel name specified in the list is not enabled, this attribute generates the error Channel Not Enabled.</w:t>
      </w:r>
    </w:p>
    <w:p w:rsidR="00692946" w:rsidRDefault="00692946" w:rsidP="00692946">
      <w:pPr>
        <w:pStyle w:val="Body"/>
      </w:pPr>
      <w:r>
        <w:t xml:space="preserve">Setting this attribute on a channel designates that channel as the one on which subsequent </w:t>
      </w:r>
      <w:r w:rsidR="004C51E5">
        <w:t>fetch and read operations should be made</w:t>
      </w:r>
      <w:r w:rsidR="0080634C">
        <w:t xml:space="preserve">. </w:t>
      </w:r>
      <w:r w:rsidR="004C51E5">
        <w:t>Fetch and read operations will return the data from multiple channels, so care should be taken to ensure that sufficient memory is allocated.</w:t>
      </w:r>
    </w:p>
    <w:p w:rsidR="00856412" w:rsidRPr="00F7116C" w:rsidRDefault="00856412" w:rsidP="00856412">
      <w:pPr>
        <w:pStyle w:val="AttrFuncSubheading"/>
        <w:rPr>
          <w:color w:val="auto"/>
        </w:rPr>
      </w:pPr>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A03D0" w:rsidRDefault="000A03D0" w:rsidP="008F2D61">
      <w:pPr>
        <w:pStyle w:val="Heading2"/>
        <w:pageBreakBefore/>
      </w:pPr>
      <w:bookmarkStart w:id="474" w:name="_Toc304583704"/>
      <w:bookmarkStart w:id="475" w:name="_Toc306374555"/>
      <w:r>
        <w:lastRenderedPageBreak/>
        <w:t>IviDigitizerDataInterleavedChannels Functions</w:t>
      </w:r>
      <w:bookmarkEnd w:id="474"/>
      <w:bookmarkEnd w:id="475"/>
    </w:p>
    <w:p w:rsidR="000A03D0" w:rsidRDefault="000A03D0" w:rsidP="000A03D0">
      <w:pPr>
        <w:pStyle w:val="Body1"/>
      </w:pPr>
      <w:r>
        <w:t>The IviDigitizerDataInterleavedChannels extension group defines the following function:</w:t>
      </w:r>
    </w:p>
    <w:p w:rsidR="000A03D0" w:rsidRPr="00B06C33" w:rsidRDefault="000A03D0" w:rsidP="00131C7C">
      <w:pPr>
        <w:pStyle w:val="ListBullet"/>
        <w:numPr>
          <w:ilvl w:val="0"/>
          <w:numId w:val="48"/>
        </w:numPr>
      </w:pPr>
      <w:r>
        <w:t xml:space="preserve">Configure </w:t>
      </w:r>
      <w:r w:rsidR="005D0112">
        <w:t>Data</w:t>
      </w:r>
      <w:r>
        <w:t xml:space="preserve"> Interleaved Channel List</w:t>
      </w:r>
      <w:r w:rsidR="00BE4A13">
        <w:t xml:space="preserve"> (IVI-C only)</w:t>
      </w:r>
    </w:p>
    <w:p w:rsidR="000A03D0" w:rsidRDefault="000A03D0" w:rsidP="000A03D0">
      <w:pPr>
        <w:pStyle w:val="Body"/>
        <w:rPr>
          <w:sz w:val="18"/>
          <w:szCs w:val="18"/>
        </w:rPr>
      </w:pPr>
      <w:r>
        <w:t>This section describes the behavior and requirements of this function.</w:t>
      </w:r>
    </w:p>
    <w:p w:rsidR="000A03D0" w:rsidRDefault="000A03D0" w:rsidP="008F2D61">
      <w:pPr>
        <w:pStyle w:val="Heading3"/>
        <w:pageBreakBefore/>
      </w:pPr>
      <w:bookmarkStart w:id="476" w:name="_Toc304583705"/>
      <w:bookmarkStart w:id="477" w:name="_Toc306374556"/>
      <w:r>
        <w:lastRenderedPageBreak/>
        <w:t xml:space="preserve">Configure </w:t>
      </w:r>
      <w:r w:rsidR="005C0C83">
        <w:t>Data</w:t>
      </w:r>
      <w:r>
        <w:t xml:space="preserve"> Interleaved Channel List (IVI-C </w:t>
      </w:r>
      <w:r w:rsidR="004D3CDD">
        <w:t>O</w:t>
      </w:r>
      <w:r>
        <w:t>nly)</w:t>
      </w:r>
      <w:bookmarkEnd w:id="476"/>
      <w:bookmarkEnd w:id="477"/>
    </w:p>
    <w:p w:rsidR="000A03D0" w:rsidRDefault="000A03D0" w:rsidP="000A03D0">
      <w:pPr>
        <w:pStyle w:val="FunctionHead"/>
      </w:pPr>
      <w:r>
        <w:t>Description</w:t>
      </w:r>
    </w:p>
    <w:p w:rsidR="00A95AA3" w:rsidRDefault="00A95AA3" w:rsidP="00A95AA3">
      <w:pPr>
        <w:pStyle w:val="Body1"/>
      </w:pPr>
      <w:r w:rsidRPr="00B06C33">
        <w:t xml:space="preserve">This </w:t>
      </w:r>
      <w:r>
        <w:t xml:space="preserve">attribute </w:t>
      </w:r>
      <w:r w:rsidRPr="00B06C33">
        <w:t xml:space="preserve">is used to combine this channel with one or more other channels to </w:t>
      </w:r>
      <w:r>
        <w:t>interleave the returned data</w:t>
      </w:r>
      <w:r w:rsidR="0080634C">
        <w:t xml:space="preserve">. </w:t>
      </w:r>
      <w:r>
        <w:t>The string provided here specifies which channels should operate in combined mode with the current channel</w:t>
      </w:r>
      <w:r w:rsidR="0080634C">
        <w:t xml:space="preserve">. </w:t>
      </w:r>
      <w:r>
        <w:t>This attribute is a comma-separated list of one or more channel names</w:t>
      </w:r>
      <w:r w:rsidR="0080634C">
        <w:t xml:space="preserve">. </w:t>
      </w:r>
      <w:r>
        <w:t>Users may specify either physical or virtual repeated capability identifiers in this list</w:t>
      </w:r>
      <w:r w:rsidR="0080634C">
        <w:t xml:space="preserve">. </w:t>
      </w:r>
      <w:r>
        <w:t>An empty string or VI_NULL can be used to indicate that no channels should be combined (or that none are currently combined, in the case of a query)</w:t>
      </w:r>
      <w:r w:rsidR="0080634C">
        <w:t xml:space="preserve">. </w:t>
      </w:r>
    </w:p>
    <w:p w:rsidR="00A95AA3" w:rsidRDefault="00A95AA3" w:rsidP="00A95AA3">
      <w:pPr>
        <w:pStyle w:val="Body1"/>
      </w:pPr>
    </w:p>
    <w:p w:rsidR="00A95AA3" w:rsidRPr="000A1363" w:rsidRDefault="00A95AA3" w:rsidP="00A95AA3">
      <w:pPr>
        <w:pStyle w:val="Body1"/>
      </w:pPr>
      <w:r>
        <w:t>If a channel name specified in the list is not recognized, the driver generates the Unknown Channel Name error</w:t>
      </w:r>
      <w:r w:rsidR="0080634C">
        <w:t xml:space="preserve">. </w:t>
      </w:r>
      <w:r>
        <w:t>If a channel name specified in the list is not enabled, this attribute generates the error Channel Not Enabled.</w:t>
      </w:r>
    </w:p>
    <w:p w:rsidR="00A95AA3" w:rsidRDefault="00A95AA3" w:rsidP="00A95AA3">
      <w:pPr>
        <w:pStyle w:val="Body"/>
      </w:pPr>
      <w:r>
        <w:t>Setting this attribute on a channel designates that channel as the one on which subsequent fetch and read operations should be made</w:t>
      </w:r>
      <w:r w:rsidR="0080634C">
        <w:t xml:space="preserve">. </w:t>
      </w:r>
      <w:r>
        <w:t>Fetch and read operations will return the data from multiple channels, so care should be taken to ensure that sufficient memory is allocated.</w:t>
      </w:r>
    </w:p>
    <w:p w:rsidR="00856412" w:rsidRDefault="00856412" w:rsidP="00856412">
      <w:pPr>
        <w:pStyle w:val="FunctionHead"/>
      </w:pPr>
      <w:r>
        <w:t>.NET Method Prototype</w:t>
      </w:r>
    </w:p>
    <w:p w:rsidR="00856412" w:rsidRDefault="00856412" w:rsidP="00856412">
      <w:pPr>
        <w:pStyle w:val="Code1"/>
      </w:pPr>
      <w:r>
        <w:t>N/A</w:t>
      </w:r>
    </w:p>
    <w:p w:rsidR="00856412" w:rsidRDefault="00856412" w:rsidP="00856412">
      <w:pPr>
        <w:pStyle w:val="Code1"/>
      </w:pPr>
      <w:r w:rsidRPr="004D3CDD">
        <w:rPr>
          <w:rFonts w:ascii="Times New Roman" w:hAnsi="Times New Roman" w:cs="Times New Roman"/>
          <w:sz w:val="20"/>
          <w:szCs w:val="20"/>
        </w:rPr>
        <w:t>(use the</w:t>
      </w:r>
      <w:r>
        <w:t xml:space="preserve"> Channels[].DataInterleavedChannelList </w:t>
      </w:r>
      <w:r w:rsidRPr="004D3CDD">
        <w:rPr>
          <w:rFonts w:ascii="Times New Roman" w:hAnsi="Times New Roman" w:cs="Times New Roman"/>
          <w:sz w:val="20"/>
          <w:szCs w:val="20"/>
        </w:rPr>
        <w:t>property)</w:t>
      </w:r>
    </w:p>
    <w:p w:rsidR="000A03D0" w:rsidRDefault="000A03D0" w:rsidP="000A03D0">
      <w:pPr>
        <w:pStyle w:val="FunctionHead"/>
      </w:pPr>
      <w:r>
        <w:t>COM Method Prototype</w:t>
      </w:r>
    </w:p>
    <w:p w:rsidR="000A03D0" w:rsidRDefault="000A03D0" w:rsidP="000A03D0">
      <w:pPr>
        <w:pStyle w:val="Code1"/>
      </w:pPr>
      <w:r>
        <w:t>N/A</w:t>
      </w:r>
    </w:p>
    <w:p w:rsidR="000A03D0" w:rsidRDefault="000A03D0" w:rsidP="000A03D0">
      <w:pPr>
        <w:pStyle w:val="Code1"/>
      </w:pPr>
      <w:r w:rsidRPr="004D3CDD">
        <w:rPr>
          <w:rFonts w:ascii="Times New Roman" w:hAnsi="Times New Roman" w:cs="Times New Roman"/>
          <w:sz w:val="20"/>
          <w:szCs w:val="20"/>
        </w:rPr>
        <w:t>(use the</w:t>
      </w:r>
      <w:r>
        <w:t xml:space="preserve"> Channels.Item().DataInterleavedChannelList </w:t>
      </w:r>
      <w:r w:rsidRPr="004D3CDD">
        <w:rPr>
          <w:rFonts w:ascii="Times New Roman" w:hAnsi="Times New Roman" w:cs="Times New Roman"/>
          <w:sz w:val="20"/>
          <w:szCs w:val="20"/>
        </w:rPr>
        <w:t>property)</w:t>
      </w:r>
    </w:p>
    <w:p w:rsidR="000A03D0" w:rsidRDefault="000A03D0" w:rsidP="000A03D0">
      <w:pPr>
        <w:pStyle w:val="FunctionHead"/>
      </w:pPr>
      <w:r>
        <w:t>C Prototype</w:t>
      </w:r>
    </w:p>
    <w:p w:rsidR="000A03D0" w:rsidRDefault="000A03D0" w:rsidP="000A03D0">
      <w:pPr>
        <w:pStyle w:val="Code1"/>
        <w:tabs>
          <w:tab w:val="left" w:pos="630"/>
        </w:tabs>
      </w:pPr>
      <w:r>
        <w:t>ViStatus IviDigitizer_ConfigureDataInterleavedChannelList (ViSession Vi,</w:t>
      </w:r>
      <w:r>
        <w:br/>
        <w:t xml:space="preserve">                                        </w:t>
      </w:r>
      <w:r w:rsidR="00986AB9">
        <w:t xml:space="preserve">            </w:t>
      </w:r>
      <w:r>
        <w:t>ViConstString ChannelName,</w:t>
      </w:r>
      <w:r>
        <w:br/>
        <w:t xml:space="preserve">                                        </w:t>
      </w:r>
      <w:r w:rsidR="00986AB9">
        <w:t xml:space="preserve">            </w:t>
      </w:r>
      <w:r>
        <w:t>ViConstString ChannelList);</w:t>
      </w:r>
    </w:p>
    <w:p w:rsidR="000A03D0" w:rsidRDefault="000A03D0" w:rsidP="000A03D0">
      <w:pPr>
        <w:pStyle w:val="FunctionHead"/>
      </w:pPr>
      <w:r>
        <w:t>Parameters</w:t>
      </w:r>
    </w:p>
    <w:p w:rsidR="000A03D0" w:rsidRDefault="000A03D0" w:rsidP="000A03D0">
      <w:pPr>
        <w:pStyle w:val="Body1"/>
      </w:pPr>
    </w:p>
    <w:tbl>
      <w:tblPr>
        <w:tblW w:w="8821" w:type="dxa"/>
        <w:tblInd w:w="728" w:type="dxa"/>
        <w:tblLayout w:type="fixed"/>
        <w:tblCellMar>
          <w:left w:w="80" w:type="dxa"/>
          <w:right w:w="80" w:type="dxa"/>
        </w:tblCellMar>
        <w:tblLook w:val="0000"/>
      </w:tblPr>
      <w:tblGrid>
        <w:gridCol w:w="1800"/>
        <w:gridCol w:w="4932"/>
        <w:gridCol w:w="19"/>
        <w:gridCol w:w="2070"/>
      </w:tblGrid>
      <w:tr w:rsidR="000A03D0" w:rsidTr="003A334F">
        <w:trPr>
          <w:cantSplit/>
        </w:trPr>
        <w:tc>
          <w:tcPr>
            <w:tcW w:w="1800" w:type="dxa"/>
            <w:tcBorders>
              <w:top w:val="single" w:sz="6" w:space="0" w:color="auto"/>
              <w:left w:val="single" w:sz="6" w:space="0" w:color="auto"/>
              <w:right w:val="single" w:sz="6" w:space="0" w:color="auto"/>
            </w:tcBorders>
          </w:tcPr>
          <w:p w:rsidR="000A03D0" w:rsidRDefault="000A03D0" w:rsidP="008F2D61">
            <w:pPr>
              <w:pStyle w:val="TableHead"/>
            </w:pPr>
            <w:r>
              <w:t>Inputs</w:t>
            </w:r>
          </w:p>
        </w:tc>
        <w:tc>
          <w:tcPr>
            <w:tcW w:w="4951" w:type="dxa"/>
            <w:gridSpan w:val="2"/>
            <w:tcBorders>
              <w:top w:val="single" w:sz="6" w:space="0" w:color="auto"/>
              <w:left w:val="single" w:sz="6" w:space="0" w:color="auto"/>
              <w:right w:val="single" w:sz="6" w:space="0" w:color="auto"/>
            </w:tcBorders>
          </w:tcPr>
          <w:p w:rsidR="000A03D0" w:rsidRDefault="000A03D0" w:rsidP="008F2D61">
            <w:pPr>
              <w:pStyle w:val="TableHead"/>
            </w:pPr>
            <w:r>
              <w:t>Description</w:t>
            </w:r>
          </w:p>
        </w:tc>
        <w:tc>
          <w:tcPr>
            <w:tcW w:w="2070" w:type="dxa"/>
            <w:tcBorders>
              <w:top w:val="single" w:sz="6" w:space="0" w:color="auto"/>
              <w:left w:val="single" w:sz="6" w:space="0" w:color="auto"/>
              <w:right w:val="single" w:sz="6" w:space="0" w:color="auto"/>
            </w:tcBorders>
          </w:tcPr>
          <w:p w:rsidR="000A03D0" w:rsidRDefault="000A03D0" w:rsidP="008F2D61">
            <w:pPr>
              <w:pStyle w:val="TableHead"/>
            </w:pPr>
            <w:r>
              <w:t>Base Type</w:t>
            </w:r>
          </w:p>
        </w:tc>
      </w:tr>
      <w:tr w:rsidR="000A03D0" w:rsidTr="003A334F">
        <w:trPr>
          <w:cantSplit/>
        </w:trPr>
        <w:tc>
          <w:tcPr>
            <w:tcW w:w="1800" w:type="dxa"/>
            <w:tcBorders>
              <w:top w:val="single" w:sz="6" w:space="0" w:color="auto"/>
              <w:left w:val="single" w:sz="6" w:space="0" w:color="auto"/>
              <w:bottom w:val="single" w:sz="6" w:space="0" w:color="auto"/>
              <w:right w:val="single" w:sz="6" w:space="0" w:color="auto"/>
            </w:tcBorders>
          </w:tcPr>
          <w:p w:rsidR="000A03D0" w:rsidRDefault="000A03D0" w:rsidP="003A334F">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0A03D0" w:rsidRDefault="000A03D0" w:rsidP="003A334F">
            <w:pPr>
              <w:pStyle w:val="TableCell"/>
            </w:pPr>
            <w:r>
              <w:t>Instrument handle.</w:t>
            </w:r>
          </w:p>
        </w:tc>
        <w:tc>
          <w:tcPr>
            <w:tcW w:w="2089" w:type="dxa"/>
            <w:gridSpan w:val="2"/>
            <w:tcBorders>
              <w:top w:val="single" w:sz="6" w:space="0" w:color="auto"/>
              <w:left w:val="single" w:sz="6" w:space="0" w:color="auto"/>
              <w:bottom w:val="single" w:sz="6" w:space="0" w:color="auto"/>
              <w:right w:val="single" w:sz="6" w:space="0" w:color="auto"/>
            </w:tcBorders>
          </w:tcPr>
          <w:p w:rsidR="000A03D0" w:rsidRDefault="000A03D0" w:rsidP="003A334F">
            <w:pPr>
              <w:pStyle w:val="TableCellCourierNew"/>
            </w:pPr>
            <w:r>
              <w:t>ViSession</w:t>
            </w:r>
          </w:p>
        </w:tc>
      </w:tr>
      <w:tr w:rsidR="000A03D0" w:rsidTr="003A334F">
        <w:trPr>
          <w:cantSplit/>
        </w:trPr>
        <w:tc>
          <w:tcPr>
            <w:tcW w:w="1800" w:type="dxa"/>
            <w:tcBorders>
              <w:top w:val="single" w:sz="6" w:space="0" w:color="auto"/>
              <w:left w:val="single" w:sz="6" w:space="0" w:color="auto"/>
              <w:bottom w:val="single" w:sz="6" w:space="0" w:color="auto"/>
              <w:right w:val="single" w:sz="6" w:space="0" w:color="auto"/>
            </w:tcBorders>
          </w:tcPr>
          <w:p w:rsidR="000A03D0" w:rsidRDefault="000A03D0" w:rsidP="003A334F">
            <w:pPr>
              <w:pStyle w:val="TableCellCourierNew"/>
            </w:pPr>
            <w:r>
              <w:t>ChannelName</w:t>
            </w:r>
          </w:p>
        </w:tc>
        <w:tc>
          <w:tcPr>
            <w:tcW w:w="4932" w:type="dxa"/>
            <w:tcBorders>
              <w:top w:val="single" w:sz="6" w:space="0" w:color="auto"/>
              <w:left w:val="single" w:sz="6" w:space="0" w:color="auto"/>
              <w:bottom w:val="single" w:sz="6" w:space="0" w:color="auto"/>
              <w:right w:val="single" w:sz="6" w:space="0" w:color="auto"/>
            </w:tcBorders>
          </w:tcPr>
          <w:p w:rsidR="000A03D0" w:rsidRDefault="00A95AA3" w:rsidP="003A334F">
            <w:pPr>
              <w:pStyle w:val="TableCell"/>
            </w:pPr>
            <w:r>
              <w:t>Name of the channel to be combined with those in ChannelList.</w:t>
            </w:r>
          </w:p>
        </w:tc>
        <w:tc>
          <w:tcPr>
            <w:tcW w:w="2089" w:type="dxa"/>
            <w:gridSpan w:val="2"/>
            <w:tcBorders>
              <w:top w:val="single" w:sz="6" w:space="0" w:color="auto"/>
              <w:left w:val="single" w:sz="6" w:space="0" w:color="auto"/>
              <w:bottom w:val="single" w:sz="6" w:space="0" w:color="auto"/>
              <w:right w:val="single" w:sz="6" w:space="0" w:color="auto"/>
            </w:tcBorders>
          </w:tcPr>
          <w:p w:rsidR="000A03D0" w:rsidRDefault="000A03D0" w:rsidP="003A334F">
            <w:pPr>
              <w:pStyle w:val="TableCellCourierNew"/>
            </w:pPr>
            <w:r>
              <w:t>ViConstString</w:t>
            </w:r>
          </w:p>
        </w:tc>
      </w:tr>
      <w:tr w:rsidR="000A03D0" w:rsidTr="003A334F">
        <w:trPr>
          <w:cantSplit/>
        </w:trPr>
        <w:tc>
          <w:tcPr>
            <w:tcW w:w="1800" w:type="dxa"/>
            <w:tcBorders>
              <w:top w:val="single" w:sz="6" w:space="0" w:color="auto"/>
              <w:left w:val="single" w:sz="6" w:space="0" w:color="auto"/>
              <w:bottom w:val="single" w:sz="6" w:space="0" w:color="auto"/>
              <w:right w:val="single" w:sz="6" w:space="0" w:color="auto"/>
            </w:tcBorders>
          </w:tcPr>
          <w:p w:rsidR="000A03D0" w:rsidRDefault="000A03D0" w:rsidP="003A334F">
            <w:pPr>
              <w:pStyle w:val="TableCellCourierNew"/>
            </w:pPr>
            <w:r>
              <w:t>ChannelList</w:t>
            </w:r>
          </w:p>
        </w:tc>
        <w:tc>
          <w:tcPr>
            <w:tcW w:w="4932" w:type="dxa"/>
            <w:tcBorders>
              <w:top w:val="single" w:sz="6" w:space="0" w:color="auto"/>
              <w:left w:val="single" w:sz="6" w:space="0" w:color="auto"/>
              <w:bottom w:val="single" w:sz="6" w:space="0" w:color="auto"/>
              <w:right w:val="single" w:sz="6" w:space="0" w:color="auto"/>
            </w:tcBorders>
          </w:tcPr>
          <w:p w:rsidR="000A03D0" w:rsidRDefault="00A95AA3" w:rsidP="00A95AA3">
            <w:pPr>
              <w:pStyle w:val="TableCell"/>
            </w:pPr>
            <w:r w:rsidRPr="0040121D">
              <w:t>A comma-separated list of one or more ch</w:t>
            </w:r>
            <w:r>
              <w:t>annel names to combine with the</w:t>
            </w:r>
            <w:r w:rsidRPr="0040121D">
              <w:t xml:space="preserve"> channel</w:t>
            </w:r>
            <w:r>
              <w:t xml:space="preserve"> specified by ChannelName</w:t>
            </w:r>
            <w:r w:rsidR="0080634C">
              <w:t xml:space="preserve">. </w:t>
            </w:r>
            <w:r>
              <w:t>This value sets the Data Interleaved Channel List attribute</w:t>
            </w:r>
            <w:r w:rsidR="0080634C">
              <w:t xml:space="preserve">. </w:t>
            </w:r>
            <w:r>
              <w:t>See the attribute description for more details.</w:t>
            </w:r>
          </w:p>
        </w:tc>
        <w:tc>
          <w:tcPr>
            <w:tcW w:w="2089" w:type="dxa"/>
            <w:gridSpan w:val="2"/>
            <w:tcBorders>
              <w:top w:val="single" w:sz="6" w:space="0" w:color="auto"/>
              <w:left w:val="single" w:sz="6" w:space="0" w:color="auto"/>
              <w:bottom w:val="single" w:sz="6" w:space="0" w:color="auto"/>
              <w:right w:val="single" w:sz="6" w:space="0" w:color="auto"/>
            </w:tcBorders>
          </w:tcPr>
          <w:p w:rsidR="000A03D0" w:rsidRDefault="000A03D0" w:rsidP="003A334F">
            <w:pPr>
              <w:pStyle w:val="TableCellCourierNew"/>
            </w:pPr>
            <w:r>
              <w:t>ViConstString</w:t>
            </w:r>
          </w:p>
        </w:tc>
      </w:tr>
    </w:tbl>
    <w:p w:rsidR="000A03D0" w:rsidRDefault="000A03D0" w:rsidP="000A03D0">
      <w:pPr>
        <w:pStyle w:val="FunctionHead"/>
      </w:pPr>
      <w:r>
        <w:t>Return Values</w:t>
      </w:r>
      <w:r w:rsidR="00856412">
        <w:t xml:space="preserve"> (C)</w:t>
      </w:r>
    </w:p>
    <w:p w:rsidR="00134A70" w:rsidRPr="004B021F" w:rsidRDefault="000A03D0" w:rsidP="00134A70">
      <w:pPr>
        <w:pStyle w:val="Body1"/>
      </w:pPr>
      <w:r>
        <w:t xml:space="preserve">The </w:t>
      </w:r>
      <w:r>
        <w:rPr>
          <w:rStyle w:val="Italic"/>
        </w:rPr>
        <w:t>IVI-3.2: Inherent Capabilities Specification</w:t>
      </w:r>
      <w:r>
        <w:t xml:space="preserve"> defines general status codes that this function can return.</w:t>
      </w:r>
      <w:r w:rsidR="00134A70" w:rsidRPr="00134A70">
        <w:t xml:space="preserve"> </w:t>
      </w:r>
      <w:r w:rsidR="00134A70" w:rsidRPr="004B021F">
        <w:t>T</w:t>
      </w:r>
      <w:r w:rsidR="00134A70">
        <w:t>his function can also return thi</w:t>
      </w:r>
      <w:r w:rsidR="00134A70" w:rsidRPr="004B021F">
        <w:t>s additional class</w:t>
      </w:r>
      <w:r w:rsidR="00134A70">
        <w:t>-defined</w:t>
      </w:r>
      <w:r w:rsidR="00134A70" w:rsidRPr="004B021F">
        <w:t xml:space="preserve"> status code:</w:t>
      </w:r>
    </w:p>
    <w:p w:rsidR="00134A70" w:rsidRPr="00E6162F" w:rsidRDefault="00134A70" w:rsidP="00134A70">
      <w:pPr>
        <w:pStyle w:val="Body1"/>
        <w:numPr>
          <w:ilvl w:val="0"/>
          <w:numId w:val="65"/>
        </w:numPr>
      </w:pPr>
      <w:r>
        <w:t>Channel Not Enabled</w:t>
      </w:r>
    </w:p>
    <w:p w:rsidR="000A03D0" w:rsidRDefault="000A03D0" w:rsidP="00E91C36">
      <w:pPr>
        <w:pStyle w:val="Body1"/>
        <w:rPr>
          <w:sz w:val="12"/>
          <w:szCs w:val="12"/>
        </w:rPr>
      </w:pPr>
    </w:p>
    <w:p w:rsidR="000A03D0" w:rsidRDefault="000A03D0" w:rsidP="00E91C36">
      <w:pPr>
        <w:pStyle w:val="Heading2"/>
        <w:pageBreakBefore/>
      </w:pPr>
      <w:bookmarkStart w:id="478" w:name="_Toc304583706"/>
      <w:bookmarkStart w:id="479" w:name="_Toc306374557"/>
      <w:r>
        <w:lastRenderedPageBreak/>
        <w:t>IviDigitizerDataInterleavedChannels Behavior Model</w:t>
      </w:r>
      <w:bookmarkEnd w:id="478"/>
      <w:bookmarkEnd w:id="479"/>
    </w:p>
    <w:p w:rsidR="000A03D0" w:rsidRDefault="000A03D0" w:rsidP="00E91C36">
      <w:pPr>
        <w:pStyle w:val="Body1"/>
        <w:spacing w:before="200"/>
      </w:pPr>
      <w:r>
        <w:t>The IviDigitizerDataInterleavedChannels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0A03D0" w:rsidRDefault="000A03D0" w:rsidP="000A03D0">
      <w:pPr>
        <w:pStyle w:val="Heading2"/>
      </w:pPr>
      <w:bookmarkStart w:id="480" w:name="_Toc304583707"/>
      <w:bookmarkStart w:id="481" w:name="_Toc306374558"/>
      <w:r>
        <w:t>IviDigitizerDataInterleavedChannels Compliance Notes</w:t>
      </w:r>
      <w:bookmarkEnd w:id="480"/>
      <w:bookmarkEnd w:id="481"/>
    </w:p>
    <w:p w:rsidR="000A03D0" w:rsidRDefault="000A03D0" w:rsidP="00E91C36">
      <w:pPr>
        <w:pStyle w:val="Body1"/>
        <w:spacing w:before="200"/>
      </w:pPr>
      <w:r>
        <w:t xml:space="preserve">For a specific driver to comply with the </w:t>
      </w:r>
      <w:r w:rsidR="00F1576B">
        <w:t>IviDigitizerData</w:t>
      </w:r>
      <w:r>
        <w:t>InterleavedChannels extension, it shall be compliant with the IviDigitizerBase capability group and it shall implement all of the attributes and functions listed in this section.</w:t>
      </w:r>
    </w:p>
    <w:p w:rsidR="000A03D0" w:rsidRPr="000A03D0" w:rsidRDefault="000A03D0" w:rsidP="000A03D0">
      <w:pPr>
        <w:pStyle w:val="Body"/>
      </w:pPr>
    </w:p>
    <w:p w:rsidR="00004825" w:rsidRDefault="00004825">
      <w:pPr>
        <w:pStyle w:val="Heading1"/>
      </w:pPr>
      <w:bookmarkStart w:id="482" w:name="_943089072"/>
      <w:bookmarkStart w:id="483" w:name="_Toc193184384"/>
      <w:bookmarkStart w:id="484" w:name="_Toc193184749"/>
      <w:bookmarkStart w:id="485" w:name="_Toc193200326"/>
      <w:bookmarkStart w:id="486" w:name="_Toc193250691"/>
      <w:bookmarkStart w:id="487" w:name="_Toc193251256"/>
      <w:bookmarkStart w:id="488" w:name="_Toc193260002"/>
      <w:bookmarkStart w:id="489" w:name="_Toc193279031"/>
      <w:bookmarkStart w:id="490" w:name="_Toc193279624"/>
      <w:bookmarkStart w:id="491" w:name="_Toc193522364"/>
      <w:bookmarkStart w:id="492" w:name="_Toc193522957"/>
      <w:bookmarkStart w:id="493" w:name="_Toc193184386"/>
      <w:bookmarkStart w:id="494" w:name="_Toc193184751"/>
      <w:bookmarkStart w:id="495" w:name="_Toc193200328"/>
      <w:bookmarkStart w:id="496" w:name="_Toc193250693"/>
      <w:bookmarkStart w:id="497" w:name="_Toc193251258"/>
      <w:bookmarkStart w:id="498" w:name="_Toc193260004"/>
      <w:bookmarkStart w:id="499" w:name="_Toc193279033"/>
      <w:bookmarkStart w:id="500" w:name="_Toc193279626"/>
      <w:bookmarkStart w:id="501" w:name="_Toc193522366"/>
      <w:bookmarkStart w:id="502" w:name="_Toc193522959"/>
      <w:bookmarkStart w:id="503" w:name="_Toc193184404"/>
      <w:bookmarkStart w:id="504" w:name="_Toc193184769"/>
      <w:bookmarkStart w:id="505" w:name="_Toc193200346"/>
      <w:bookmarkStart w:id="506" w:name="_Toc193250711"/>
      <w:bookmarkStart w:id="507" w:name="_Toc193251276"/>
      <w:bookmarkStart w:id="508" w:name="_Toc193260022"/>
      <w:bookmarkStart w:id="509" w:name="_Toc193279051"/>
      <w:bookmarkStart w:id="510" w:name="_Toc193279644"/>
      <w:bookmarkStart w:id="511" w:name="_Toc193522384"/>
      <w:bookmarkStart w:id="512" w:name="_Toc193522977"/>
      <w:bookmarkStart w:id="513" w:name="_Toc193184407"/>
      <w:bookmarkStart w:id="514" w:name="_Toc193184772"/>
      <w:bookmarkStart w:id="515" w:name="_Toc193200349"/>
      <w:bookmarkStart w:id="516" w:name="_Toc193250714"/>
      <w:bookmarkStart w:id="517" w:name="_Toc193251279"/>
      <w:bookmarkStart w:id="518" w:name="_Toc193260025"/>
      <w:bookmarkStart w:id="519" w:name="_Toc193279054"/>
      <w:bookmarkStart w:id="520" w:name="_Toc193279647"/>
      <w:bookmarkStart w:id="521" w:name="_Toc193522387"/>
      <w:bookmarkStart w:id="522" w:name="_Toc193522980"/>
      <w:bookmarkStart w:id="523" w:name="_Toc193184411"/>
      <w:bookmarkStart w:id="524" w:name="_Toc193184776"/>
      <w:bookmarkStart w:id="525" w:name="_Toc193200353"/>
      <w:bookmarkStart w:id="526" w:name="_Toc193250718"/>
      <w:bookmarkStart w:id="527" w:name="_Toc193251283"/>
      <w:bookmarkStart w:id="528" w:name="_Toc193260029"/>
      <w:bookmarkStart w:id="529" w:name="_Toc193279058"/>
      <w:bookmarkStart w:id="530" w:name="_Toc193279651"/>
      <w:bookmarkStart w:id="531" w:name="_Toc193522391"/>
      <w:bookmarkStart w:id="532" w:name="_Toc193522984"/>
      <w:bookmarkStart w:id="533" w:name="_Toc193184412"/>
      <w:bookmarkStart w:id="534" w:name="_Toc193184777"/>
      <w:bookmarkStart w:id="535" w:name="_Toc193200354"/>
      <w:bookmarkStart w:id="536" w:name="_Toc193250719"/>
      <w:bookmarkStart w:id="537" w:name="_Toc193251284"/>
      <w:bookmarkStart w:id="538" w:name="_Toc193260030"/>
      <w:bookmarkStart w:id="539" w:name="_Toc193279059"/>
      <w:bookmarkStart w:id="540" w:name="_Toc193279652"/>
      <w:bookmarkStart w:id="541" w:name="_Toc193522392"/>
      <w:bookmarkStart w:id="542" w:name="_Toc193522985"/>
      <w:bookmarkStart w:id="543" w:name="_Toc193184415"/>
      <w:bookmarkStart w:id="544" w:name="_Toc193184780"/>
      <w:bookmarkStart w:id="545" w:name="_Toc193200357"/>
      <w:bookmarkStart w:id="546" w:name="_Toc193250722"/>
      <w:bookmarkStart w:id="547" w:name="_Toc193251287"/>
      <w:bookmarkStart w:id="548" w:name="_Toc193260033"/>
      <w:bookmarkStart w:id="549" w:name="_Toc193279062"/>
      <w:bookmarkStart w:id="550" w:name="_Toc193279655"/>
      <w:bookmarkStart w:id="551" w:name="_Toc193522395"/>
      <w:bookmarkStart w:id="552" w:name="_Toc193522988"/>
      <w:bookmarkStart w:id="553" w:name="_Toc193184421"/>
      <w:bookmarkStart w:id="554" w:name="_Toc193184786"/>
      <w:bookmarkStart w:id="555" w:name="_Toc193200363"/>
      <w:bookmarkStart w:id="556" w:name="_Toc193250728"/>
      <w:bookmarkStart w:id="557" w:name="_Toc193251293"/>
      <w:bookmarkStart w:id="558" w:name="_Toc193260039"/>
      <w:bookmarkStart w:id="559" w:name="_Toc193279068"/>
      <w:bookmarkStart w:id="560" w:name="_Toc193279661"/>
      <w:bookmarkStart w:id="561" w:name="_Toc193522401"/>
      <w:bookmarkStart w:id="562" w:name="_Toc193522994"/>
      <w:bookmarkStart w:id="563" w:name="_Toc193184436"/>
      <w:bookmarkStart w:id="564" w:name="_Toc193184801"/>
      <w:bookmarkStart w:id="565" w:name="_Toc193200378"/>
      <w:bookmarkStart w:id="566" w:name="_Toc193250743"/>
      <w:bookmarkStart w:id="567" w:name="_Toc193251308"/>
      <w:bookmarkStart w:id="568" w:name="_Toc193260054"/>
      <w:bookmarkStart w:id="569" w:name="_Toc193279083"/>
      <w:bookmarkStart w:id="570" w:name="_Toc193279676"/>
      <w:bookmarkStart w:id="571" w:name="_Toc193522416"/>
      <w:bookmarkStart w:id="572" w:name="_Toc193523009"/>
      <w:bookmarkStart w:id="573" w:name="_Toc193184438"/>
      <w:bookmarkStart w:id="574" w:name="_Toc193184803"/>
      <w:bookmarkStart w:id="575" w:name="_Toc193200380"/>
      <w:bookmarkStart w:id="576" w:name="_Toc193250745"/>
      <w:bookmarkStart w:id="577" w:name="_Toc193251310"/>
      <w:bookmarkStart w:id="578" w:name="_Toc193260056"/>
      <w:bookmarkStart w:id="579" w:name="_Toc193279085"/>
      <w:bookmarkStart w:id="580" w:name="_Toc193279678"/>
      <w:bookmarkStart w:id="581" w:name="_Toc193522418"/>
      <w:bookmarkStart w:id="582" w:name="_Toc193523011"/>
      <w:bookmarkStart w:id="583" w:name="_Toc304583708"/>
      <w:bookmarkStart w:id="584" w:name="_Toc306374559"/>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r>
        <w:lastRenderedPageBreak/>
        <w:t>IviDigitizerReferenceOscillator Extension Group</w:t>
      </w:r>
      <w:bookmarkEnd w:id="583"/>
      <w:bookmarkEnd w:id="584"/>
    </w:p>
    <w:p w:rsidR="00004825" w:rsidRDefault="00004825">
      <w:pPr>
        <w:pStyle w:val="Heading2"/>
      </w:pPr>
      <w:bookmarkStart w:id="585" w:name="_Toc304583709"/>
      <w:bookmarkStart w:id="586" w:name="_Toc306374560"/>
      <w:r>
        <w:t>IviDigitizerReferenceOscillator Overview</w:t>
      </w:r>
      <w:bookmarkEnd w:id="585"/>
      <w:bookmarkEnd w:id="586"/>
    </w:p>
    <w:p w:rsidR="00004825" w:rsidRDefault="00004825">
      <w:pPr>
        <w:pStyle w:val="Body1"/>
      </w:pPr>
      <w:r>
        <w:t xml:space="preserve">The IviDigitizerReferenceOscillator extension group supports </w:t>
      </w:r>
      <w:r w:rsidR="00701716">
        <w:t>digitizers with the ability to use an external reference oscillator.</w:t>
      </w:r>
    </w:p>
    <w:p w:rsidR="00004825" w:rsidRDefault="00004825">
      <w:pPr>
        <w:pStyle w:val="Heading2"/>
      </w:pPr>
      <w:bookmarkStart w:id="587" w:name="_Toc304583710"/>
      <w:bookmarkStart w:id="588" w:name="_Toc306374561"/>
      <w:r>
        <w:t>IviDigitizerReferenceOscillator Attributes</w:t>
      </w:r>
      <w:bookmarkEnd w:id="587"/>
      <w:bookmarkEnd w:id="588"/>
    </w:p>
    <w:p w:rsidR="00004825" w:rsidRDefault="00004825">
      <w:pPr>
        <w:pStyle w:val="Body1"/>
      </w:pPr>
      <w:r>
        <w:t>The IviDigitizerReferenceOscillator extension group defines the following attributes:</w:t>
      </w:r>
    </w:p>
    <w:p w:rsidR="00004825" w:rsidRDefault="00004825" w:rsidP="00796B9B">
      <w:pPr>
        <w:pStyle w:val="ListBullet"/>
        <w:numPr>
          <w:ilvl w:val="0"/>
          <w:numId w:val="48"/>
        </w:numPr>
      </w:pPr>
      <w:r>
        <w:t>Reference Oscillator External Frequency</w:t>
      </w:r>
    </w:p>
    <w:p w:rsidR="00004825" w:rsidRDefault="00004825" w:rsidP="00796B9B">
      <w:pPr>
        <w:pStyle w:val="ListBullet"/>
        <w:numPr>
          <w:ilvl w:val="0"/>
          <w:numId w:val="48"/>
        </w:numPr>
      </w:pPr>
      <w:r>
        <w:t>Reference Oscillator Output Enabled</w:t>
      </w:r>
    </w:p>
    <w:p w:rsidR="00004825" w:rsidRDefault="00004825" w:rsidP="00796B9B">
      <w:pPr>
        <w:pStyle w:val="ListBullet"/>
        <w:numPr>
          <w:ilvl w:val="0"/>
          <w:numId w:val="48"/>
        </w:numPr>
      </w:pPr>
      <w:r>
        <w:t>Reference Oscillator Source</w:t>
      </w:r>
    </w:p>
    <w:p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004825" w:rsidRDefault="00004825">
      <w:pPr>
        <w:pStyle w:val="Body1"/>
        <w:rPr>
          <w:sz w:val="12"/>
          <w:szCs w:val="12"/>
        </w:rPr>
      </w:pPr>
      <w:r>
        <w:br w:type="page"/>
      </w:r>
    </w:p>
    <w:p w:rsidR="00004825" w:rsidRDefault="00004825">
      <w:pPr>
        <w:pStyle w:val="Heading3"/>
      </w:pPr>
      <w:bookmarkStart w:id="589" w:name="_Toc304583711"/>
      <w:bookmarkStart w:id="590" w:name="_Toc306374562"/>
      <w:r>
        <w:t>Reference Oscillator External Frequency</w:t>
      </w:r>
      <w:bookmarkEnd w:id="589"/>
      <w:bookmarkEnd w:id="590"/>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D90E31">
            <w:pPr>
              <w:pStyle w:val="TableCell"/>
            </w:pPr>
            <w:r>
              <w:t>Configure Reference Oscillator</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ReferenceOscillator.ExternalFrequency</w:t>
      </w:r>
    </w:p>
    <w:p w:rsidR="00004825" w:rsidRDefault="00004825">
      <w:pPr>
        <w:pStyle w:val="FunctionHead"/>
      </w:pPr>
      <w:r>
        <w:t>COM Property Name</w:t>
      </w:r>
    </w:p>
    <w:p w:rsidR="00004825" w:rsidRDefault="00004825">
      <w:pPr>
        <w:pStyle w:val="Body1"/>
        <w:rPr>
          <w:rStyle w:val="monospace"/>
        </w:rPr>
      </w:pPr>
      <w:r>
        <w:rPr>
          <w:rStyle w:val="monospace"/>
        </w:rPr>
        <w:t>ReferenceOscillator.ExternalFrequency</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IVIDIGITIZER_ATTR_REFERENCE_OSCILLATOR_EXTERNAL_FREQUENCY</w:t>
      </w:r>
    </w:p>
    <w:p w:rsidR="00004825" w:rsidRDefault="00004825">
      <w:pPr>
        <w:pStyle w:val="FunctionHead"/>
      </w:pPr>
      <w:r>
        <w:t>Description</w:t>
      </w:r>
    </w:p>
    <w:p w:rsidR="00004825" w:rsidRDefault="00004825">
      <w:pPr>
        <w:pStyle w:val="Body1"/>
      </w:pPr>
      <w:r>
        <w:t xml:space="preserve">Specifies the frequency of the external signal which is </w:t>
      </w:r>
      <w:r w:rsidR="00173231">
        <w:t xml:space="preserve">used </w:t>
      </w:r>
      <w:r>
        <w:t>as a frequency reference. This value is used only if the Reference Oscillator Source attribute is set to External. The units are Hertz.</w:t>
      </w:r>
    </w:p>
    <w:p w:rsidR="00856412" w:rsidRPr="00F7116C" w:rsidRDefault="00856412" w:rsidP="00856412">
      <w:pPr>
        <w:pStyle w:val="AttrFuncSubheading"/>
        <w:rPr>
          <w:color w:val="auto"/>
        </w:rPr>
      </w:pPr>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591" w:name="_Toc304583712"/>
      <w:bookmarkStart w:id="592" w:name="_Toc306374563"/>
      <w:r>
        <w:t>Reference Oscillator Output Enabled</w:t>
      </w:r>
      <w:bookmarkEnd w:id="591"/>
      <w:bookmarkEnd w:id="592"/>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276"/>
        <w:gridCol w:w="1080"/>
        <w:gridCol w:w="5024"/>
      </w:tblGrid>
      <w:tr w:rsidR="00004825" w:rsidTr="00C44B06">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276"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5024"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rsidTr="00C44B06">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ViBoolean</w:t>
            </w:r>
          </w:p>
        </w:tc>
        <w:tc>
          <w:tcPr>
            <w:tcW w:w="810" w:type="dxa"/>
            <w:tcBorders>
              <w:top w:val="double" w:sz="6" w:space="0" w:color="auto"/>
            </w:tcBorders>
          </w:tcPr>
          <w:p w:rsidR="00004825" w:rsidRDefault="00004825">
            <w:pPr>
              <w:pStyle w:val="TableCell"/>
            </w:pPr>
            <w:r>
              <w:t>R/W</w:t>
            </w:r>
          </w:p>
        </w:tc>
        <w:tc>
          <w:tcPr>
            <w:tcW w:w="1276"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5024" w:type="dxa"/>
            <w:tcBorders>
              <w:top w:val="double" w:sz="6" w:space="0" w:color="auto"/>
            </w:tcBorders>
          </w:tcPr>
          <w:p w:rsidR="00004825" w:rsidRDefault="00C44B06">
            <w:pPr>
              <w:pStyle w:val="TableCell"/>
            </w:pPr>
            <w:r>
              <w:t>Configure Reference Oscillator Output Enabled (IVI-C only)</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ReferenceOscillator.OutputEnabled</w:t>
      </w:r>
    </w:p>
    <w:p w:rsidR="00004825" w:rsidRDefault="00004825">
      <w:pPr>
        <w:pStyle w:val="FunctionHead"/>
      </w:pPr>
      <w:r>
        <w:t>COM Property Name</w:t>
      </w:r>
    </w:p>
    <w:p w:rsidR="00004825" w:rsidRDefault="00004825">
      <w:pPr>
        <w:pStyle w:val="Body1"/>
        <w:rPr>
          <w:rStyle w:val="monospace"/>
        </w:rPr>
      </w:pPr>
      <w:r>
        <w:rPr>
          <w:rStyle w:val="monospace"/>
        </w:rPr>
        <w:t>ReferenceOscillator.OutputEnabled</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IVIDIGITIZER_ATTR_REFERENCE_OSCILLATOR_OUTPUT_ENABLED</w:t>
      </w:r>
    </w:p>
    <w:p w:rsidR="00004825" w:rsidRDefault="00004825">
      <w:pPr>
        <w:pStyle w:val="FunctionHead"/>
      </w:pPr>
      <w:r>
        <w:t>Description</w:t>
      </w:r>
    </w:p>
    <w:p w:rsidR="00004825" w:rsidRDefault="00004825">
      <w:pPr>
        <w:pStyle w:val="Body1"/>
      </w:pPr>
      <w:r>
        <w:t>Specifies whether or not the reference frequency signal appears at an output of the digitizer.</w:t>
      </w:r>
    </w:p>
    <w:p w:rsidR="00856412" w:rsidRPr="00F7116C" w:rsidRDefault="00856412" w:rsidP="00856412">
      <w:pPr>
        <w:pStyle w:val="AttrFuncSubheading"/>
        <w:rPr>
          <w:color w:val="auto"/>
        </w:rPr>
      </w:pPr>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593" w:name="_Toc304583713"/>
      <w:bookmarkStart w:id="594" w:name="_Toc306374564"/>
      <w:r>
        <w:t>Reference Oscillator Source</w:t>
      </w:r>
      <w:bookmarkEnd w:id="593"/>
      <w:bookmarkEnd w:id="594"/>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D90E31">
            <w:pPr>
              <w:pStyle w:val="TableCell"/>
            </w:pPr>
            <w:r>
              <w:t>Configure Reference Oscillator</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ReferenceOscillator.Source</w:t>
      </w:r>
    </w:p>
    <w:p w:rsidR="00856412" w:rsidRDefault="00856412" w:rsidP="00856412">
      <w:pPr>
        <w:pStyle w:val="FunctionHead"/>
      </w:pPr>
      <w:r>
        <w:t>.NET Enumeration Name</w:t>
      </w:r>
    </w:p>
    <w:p w:rsidR="00856412" w:rsidRDefault="00856412" w:rsidP="00856412">
      <w:pPr>
        <w:pStyle w:val="Code1"/>
      </w:pPr>
      <w:r>
        <w:t>ReferenceOscillatorSource</w:t>
      </w:r>
    </w:p>
    <w:p w:rsidR="00004825" w:rsidRDefault="00004825">
      <w:pPr>
        <w:pStyle w:val="FunctionHead"/>
      </w:pPr>
      <w:r>
        <w:t>COM Property Name</w:t>
      </w:r>
    </w:p>
    <w:p w:rsidR="00004825" w:rsidRDefault="00004825">
      <w:pPr>
        <w:pStyle w:val="Body1"/>
        <w:rPr>
          <w:rStyle w:val="monospace"/>
        </w:rPr>
      </w:pPr>
      <w:r>
        <w:rPr>
          <w:rStyle w:val="monospace"/>
        </w:rPr>
        <w:t>ReferenceOscillator.Source</w:t>
      </w:r>
    </w:p>
    <w:p w:rsidR="00004825" w:rsidRDefault="00004825">
      <w:pPr>
        <w:pStyle w:val="FunctionHead"/>
      </w:pPr>
      <w:r>
        <w:t>COM Enumeration Name</w:t>
      </w:r>
    </w:p>
    <w:p w:rsidR="00004825" w:rsidRDefault="00004825">
      <w:pPr>
        <w:pStyle w:val="Code1"/>
      </w:pPr>
      <w:r>
        <w:t>IviDigitizerReferenceOscillatorSourceEnum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IVIDIGITIZER_ATTR_REFERENCE_OSCILLATOR_SOURCE</w:t>
      </w:r>
    </w:p>
    <w:p w:rsidR="00004825" w:rsidRDefault="00004825">
      <w:pPr>
        <w:pStyle w:val="FunctionHead"/>
      </w:pPr>
      <w:r>
        <w:t>Description</w:t>
      </w:r>
    </w:p>
    <w:p w:rsidR="00004825" w:rsidRDefault="00004825">
      <w:pPr>
        <w:pStyle w:val="Body1"/>
      </w:pPr>
      <w:r>
        <w:t>Specifies the reference frequency source used.</w:t>
      </w:r>
    </w:p>
    <w:p w:rsidR="00004825" w:rsidRDefault="00004825">
      <w:pPr>
        <w:pStyle w:val="FunctionHead"/>
      </w:pPr>
      <w:r>
        <w:t>Defined Values</w:t>
      </w:r>
    </w:p>
    <w:tbl>
      <w:tblPr>
        <w:tblW w:w="0" w:type="auto"/>
        <w:tblInd w:w="722" w:type="dxa"/>
        <w:tblLayout w:type="fixed"/>
        <w:tblLook w:val="0000"/>
      </w:tblPr>
      <w:tblGrid>
        <w:gridCol w:w="1326"/>
        <w:gridCol w:w="283"/>
        <w:gridCol w:w="1134"/>
        <w:gridCol w:w="5529"/>
      </w:tblGrid>
      <w:tr w:rsidR="00004825" w:rsidTr="003F3736">
        <w:trPr>
          <w:cantSplit/>
          <w:trHeight w:val="158"/>
        </w:trPr>
        <w:tc>
          <w:tcPr>
            <w:tcW w:w="132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6946"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3F3736">
        <w:trPr>
          <w:cantSplit/>
          <w:trHeight w:val="157"/>
        </w:trPr>
        <w:tc>
          <w:tcPr>
            <w:tcW w:w="132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283"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13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529"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3F3736">
        <w:trPr>
          <w:cantSplit/>
          <w:trHeight w:val="324"/>
        </w:trPr>
        <w:tc>
          <w:tcPr>
            <w:tcW w:w="1326" w:type="dxa"/>
            <w:vMerge w:val="restart"/>
            <w:tcBorders>
              <w:top w:val="single" w:sz="6" w:space="0" w:color="auto"/>
              <w:left w:val="single" w:sz="6" w:space="0" w:color="auto"/>
              <w:right w:val="single" w:sz="6" w:space="0" w:color="auto"/>
            </w:tcBorders>
          </w:tcPr>
          <w:p w:rsidR="00004825" w:rsidRDefault="00004825">
            <w:pPr>
              <w:pStyle w:val="TableCell"/>
            </w:pPr>
            <w:r>
              <w:t>Internal</w:t>
            </w:r>
          </w:p>
        </w:tc>
        <w:tc>
          <w:tcPr>
            <w:tcW w:w="6946"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The internal reference oscillator is used.</w:t>
            </w:r>
          </w:p>
        </w:tc>
      </w:tr>
      <w:tr w:rsidR="00856412" w:rsidTr="003F3736">
        <w:trPr>
          <w:cantSplit/>
          <w:trHeight w:val="338"/>
        </w:trPr>
        <w:tc>
          <w:tcPr>
            <w:tcW w:w="1326" w:type="dxa"/>
            <w:vMerge/>
            <w:tcBorders>
              <w:left w:val="single" w:sz="6" w:space="0" w:color="auto"/>
              <w:right w:val="single" w:sz="6" w:space="0" w:color="auto"/>
            </w:tcBorders>
          </w:tcPr>
          <w:p w:rsidR="00856412" w:rsidRDefault="00856412">
            <w:pPr>
              <w:pStyle w:val="TableCell"/>
            </w:pPr>
          </w:p>
        </w:tc>
        <w:tc>
          <w:tcPr>
            <w:tcW w:w="283" w:type="dxa"/>
            <w:vMerge w:val="restart"/>
            <w:tcBorders>
              <w:top w:val="single" w:sz="4" w:space="0" w:color="auto"/>
              <w:left w:val="single" w:sz="6" w:space="0" w:color="auto"/>
              <w:right w:val="single" w:sz="6" w:space="0" w:color="auto"/>
            </w:tcBorders>
          </w:tcPr>
          <w:p w:rsidR="00856412" w:rsidRDefault="00856412">
            <w:pPr>
              <w:pStyle w:val="TableCell"/>
            </w:pPr>
          </w:p>
        </w:tc>
        <w:tc>
          <w:tcPr>
            <w:tcW w:w="1134" w:type="dxa"/>
            <w:tcBorders>
              <w:top w:val="single" w:sz="4" w:space="0" w:color="auto"/>
              <w:left w:val="single" w:sz="6" w:space="0" w:color="auto"/>
              <w:bottom w:val="single" w:sz="4" w:space="0" w:color="auto"/>
              <w:right w:val="single" w:sz="6" w:space="0" w:color="auto"/>
            </w:tcBorders>
          </w:tcPr>
          <w:p w:rsidR="00856412" w:rsidRDefault="00856412">
            <w:pPr>
              <w:pStyle w:val="TableCell"/>
            </w:pPr>
            <w:r>
              <w:t>.NET</w:t>
            </w:r>
          </w:p>
        </w:tc>
        <w:tc>
          <w:tcPr>
            <w:tcW w:w="5529" w:type="dxa"/>
            <w:tcBorders>
              <w:top w:val="single" w:sz="4" w:space="0" w:color="auto"/>
              <w:left w:val="single" w:sz="6" w:space="0" w:color="auto"/>
              <w:bottom w:val="single" w:sz="4" w:space="0" w:color="auto"/>
              <w:right w:val="single" w:sz="6" w:space="0" w:color="auto"/>
            </w:tcBorders>
          </w:tcPr>
          <w:p w:rsidR="00856412" w:rsidRDefault="00856412">
            <w:pPr>
              <w:pStyle w:val="TableCellCourierNew"/>
            </w:pPr>
            <w:r>
              <w:t>ReferenceOscillatorSource.Internal</w:t>
            </w:r>
          </w:p>
        </w:tc>
      </w:tr>
      <w:tr w:rsidR="00856412" w:rsidTr="003F3736">
        <w:trPr>
          <w:cantSplit/>
          <w:trHeight w:val="338"/>
        </w:trPr>
        <w:tc>
          <w:tcPr>
            <w:tcW w:w="1326" w:type="dxa"/>
            <w:vMerge/>
            <w:tcBorders>
              <w:left w:val="single" w:sz="6" w:space="0" w:color="auto"/>
              <w:right w:val="single" w:sz="6" w:space="0" w:color="auto"/>
            </w:tcBorders>
          </w:tcPr>
          <w:p w:rsidR="00856412" w:rsidRDefault="00856412">
            <w:pPr>
              <w:pStyle w:val="TableCell"/>
            </w:pPr>
          </w:p>
        </w:tc>
        <w:tc>
          <w:tcPr>
            <w:tcW w:w="283" w:type="dxa"/>
            <w:vMerge/>
            <w:tcBorders>
              <w:left w:val="single" w:sz="6" w:space="0" w:color="auto"/>
              <w:right w:val="single" w:sz="6" w:space="0" w:color="auto"/>
            </w:tcBorders>
          </w:tcPr>
          <w:p w:rsidR="00856412" w:rsidRDefault="00856412">
            <w:pPr>
              <w:pStyle w:val="TableCell"/>
            </w:pPr>
          </w:p>
        </w:tc>
        <w:tc>
          <w:tcPr>
            <w:tcW w:w="1134" w:type="dxa"/>
            <w:tcBorders>
              <w:top w:val="single" w:sz="4" w:space="0" w:color="auto"/>
              <w:left w:val="single" w:sz="6" w:space="0" w:color="auto"/>
              <w:bottom w:val="single" w:sz="4" w:space="0" w:color="auto"/>
              <w:right w:val="single" w:sz="6" w:space="0" w:color="auto"/>
            </w:tcBorders>
          </w:tcPr>
          <w:p w:rsidR="00856412" w:rsidRDefault="00856412">
            <w:pPr>
              <w:pStyle w:val="TableCell"/>
            </w:pPr>
            <w:r>
              <w:t>C</w:t>
            </w:r>
          </w:p>
        </w:tc>
        <w:tc>
          <w:tcPr>
            <w:tcW w:w="5529" w:type="dxa"/>
            <w:tcBorders>
              <w:top w:val="single" w:sz="4" w:space="0" w:color="auto"/>
              <w:left w:val="single" w:sz="6" w:space="0" w:color="auto"/>
              <w:bottom w:val="single" w:sz="4" w:space="0" w:color="auto"/>
              <w:right w:val="single" w:sz="6" w:space="0" w:color="auto"/>
            </w:tcBorders>
          </w:tcPr>
          <w:p w:rsidR="00856412" w:rsidRDefault="00856412">
            <w:pPr>
              <w:pStyle w:val="TableCellCourierNew"/>
            </w:pPr>
            <w:r>
              <w:t>IVIDIGITIZER_VAL_REFERENCE_OSCILLATOR_SOURCE_INTERNAL</w:t>
            </w:r>
          </w:p>
        </w:tc>
      </w:tr>
      <w:tr w:rsidR="00856412" w:rsidTr="003F3736">
        <w:trPr>
          <w:cantSplit/>
          <w:trHeight w:val="337"/>
        </w:trPr>
        <w:tc>
          <w:tcPr>
            <w:tcW w:w="1326" w:type="dxa"/>
            <w:vMerge/>
            <w:tcBorders>
              <w:left w:val="single" w:sz="6" w:space="0" w:color="auto"/>
              <w:bottom w:val="single" w:sz="6" w:space="0" w:color="auto"/>
              <w:right w:val="single" w:sz="6" w:space="0" w:color="auto"/>
            </w:tcBorders>
          </w:tcPr>
          <w:p w:rsidR="00856412" w:rsidRDefault="00856412">
            <w:pPr>
              <w:pStyle w:val="TableCell"/>
            </w:pPr>
          </w:p>
        </w:tc>
        <w:tc>
          <w:tcPr>
            <w:tcW w:w="283" w:type="dxa"/>
            <w:vMerge/>
            <w:tcBorders>
              <w:left w:val="single" w:sz="6" w:space="0" w:color="auto"/>
              <w:bottom w:val="single" w:sz="6" w:space="0" w:color="auto"/>
              <w:right w:val="single" w:sz="6" w:space="0" w:color="auto"/>
            </w:tcBorders>
          </w:tcPr>
          <w:p w:rsidR="00856412" w:rsidRDefault="00856412">
            <w:pPr>
              <w:pStyle w:val="TableCell"/>
            </w:pPr>
          </w:p>
        </w:tc>
        <w:tc>
          <w:tcPr>
            <w:tcW w:w="1134" w:type="dxa"/>
            <w:tcBorders>
              <w:top w:val="single" w:sz="4" w:space="0" w:color="auto"/>
              <w:left w:val="single" w:sz="6" w:space="0" w:color="auto"/>
              <w:bottom w:val="single" w:sz="6" w:space="0" w:color="auto"/>
              <w:right w:val="single" w:sz="6" w:space="0" w:color="auto"/>
            </w:tcBorders>
          </w:tcPr>
          <w:p w:rsidR="00856412" w:rsidRDefault="00856412">
            <w:pPr>
              <w:pStyle w:val="TableCell"/>
            </w:pPr>
            <w:r>
              <w:t>COM</w:t>
            </w:r>
          </w:p>
        </w:tc>
        <w:tc>
          <w:tcPr>
            <w:tcW w:w="5529" w:type="dxa"/>
            <w:tcBorders>
              <w:top w:val="single" w:sz="4" w:space="0" w:color="auto"/>
              <w:left w:val="single" w:sz="6" w:space="0" w:color="auto"/>
              <w:bottom w:val="single" w:sz="6" w:space="0" w:color="auto"/>
              <w:right w:val="single" w:sz="6" w:space="0" w:color="auto"/>
            </w:tcBorders>
          </w:tcPr>
          <w:p w:rsidR="00856412" w:rsidRDefault="00856412">
            <w:pPr>
              <w:pStyle w:val="TableCell"/>
              <w:rPr>
                <w:rFonts w:ascii="Courier New" w:hAnsi="Courier New" w:cs="Courier New"/>
                <w:sz w:val="18"/>
                <w:szCs w:val="18"/>
              </w:rPr>
            </w:pPr>
            <w:r>
              <w:rPr>
                <w:rFonts w:ascii="Courier New" w:hAnsi="Courier New" w:cs="Courier New"/>
                <w:sz w:val="18"/>
                <w:szCs w:val="18"/>
              </w:rPr>
              <w:t>IviDigitizerReferenceOscillatorSourceInternal</w:t>
            </w:r>
          </w:p>
        </w:tc>
      </w:tr>
      <w:tr w:rsidR="00101579" w:rsidTr="003F3736">
        <w:trPr>
          <w:cantSplit/>
          <w:trHeight w:val="345"/>
        </w:trPr>
        <w:tc>
          <w:tcPr>
            <w:tcW w:w="1326" w:type="dxa"/>
            <w:vMerge w:val="restart"/>
            <w:tcBorders>
              <w:top w:val="single" w:sz="6" w:space="0" w:color="auto"/>
              <w:left w:val="single" w:sz="6" w:space="0" w:color="auto"/>
              <w:right w:val="single" w:sz="6" w:space="0" w:color="auto"/>
            </w:tcBorders>
          </w:tcPr>
          <w:p w:rsidR="00101579" w:rsidRDefault="00101579" w:rsidP="008D2338">
            <w:pPr>
              <w:pStyle w:val="TableCell"/>
            </w:pPr>
            <w:r>
              <w:t>External</w:t>
            </w:r>
          </w:p>
        </w:tc>
        <w:tc>
          <w:tcPr>
            <w:tcW w:w="6946" w:type="dxa"/>
            <w:gridSpan w:val="3"/>
            <w:tcBorders>
              <w:top w:val="single" w:sz="6" w:space="0" w:color="auto"/>
              <w:left w:val="single" w:sz="6" w:space="0" w:color="auto"/>
              <w:bottom w:val="single" w:sz="4" w:space="0" w:color="auto"/>
              <w:right w:val="single" w:sz="6" w:space="0" w:color="auto"/>
            </w:tcBorders>
          </w:tcPr>
          <w:p w:rsidR="00101579" w:rsidRDefault="00101579" w:rsidP="008D2338">
            <w:pPr>
              <w:pStyle w:val="TableCell"/>
            </w:pPr>
            <w:r>
              <w:t>An external reference oscillator is used.</w:t>
            </w:r>
          </w:p>
        </w:tc>
      </w:tr>
      <w:tr w:rsidR="00101579" w:rsidTr="003F3736">
        <w:trPr>
          <w:cantSplit/>
          <w:trHeight w:val="338"/>
        </w:trPr>
        <w:tc>
          <w:tcPr>
            <w:tcW w:w="1326" w:type="dxa"/>
            <w:vMerge/>
            <w:tcBorders>
              <w:left w:val="single" w:sz="6" w:space="0" w:color="auto"/>
              <w:right w:val="single" w:sz="6" w:space="0" w:color="auto"/>
            </w:tcBorders>
          </w:tcPr>
          <w:p w:rsidR="00101579" w:rsidRDefault="00101579" w:rsidP="008D2338">
            <w:pPr>
              <w:pStyle w:val="TableCell"/>
            </w:pPr>
          </w:p>
        </w:tc>
        <w:tc>
          <w:tcPr>
            <w:tcW w:w="283" w:type="dxa"/>
            <w:vMerge w:val="restart"/>
            <w:tcBorders>
              <w:top w:val="single" w:sz="4" w:space="0" w:color="auto"/>
              <w:left w:val="single" w:sz="6" w:space="0" w:color="auto"/>
              <w:right w:val="single" w:sz="6" w:space="0" w:color="auto"/>
            </w:tcBorders>
          </w:tcPr>
          <w:p w:rsidR="00101579" w:rsidRDefault="00101579" w:rsidP="008D2338">
            <w:pPr>
              <w:pStyle w:val="TableCell"/>
            </w:pPr>
          </w:p>
        </w:tc>
        <w:tc>
          <w:tcPr>
            <w:tcW w:w="1134" w:type="dxa"/>
            <w:tcBorders>
              <w:top w:val="single" w:sz="4" w:space="0" w:color="auto"/>
              <w:left w:val="single" w:sz="6" w:space="0" w:color="auto"/>
              <w:bottom w:val="single" w:sz="4" w:space="0" w:color="auto"/>
              <w:right w:val="single" w:sz="6" w:space="0" w:color="auto"/>
            </w:tcBorders>
          </w:tcPr>
          <w:p w:rsidR="00101579" w:rsidRDefault="00101579" w:rsidP="008D2338">
            <w:pPr>
              <w:pStyle w:val="TableCell"/>
            </w:pPr>
            <w:r>
              <w:t>.NET</w:t>
            </w:r>
          </w:p>
        </w:tc>
        <w:tc>
          <w:tcPr>
            <w:tcW w:w="5529" w:type="dxa"/>
            <w:tcBorders>
              <w:top w:val="single" w:sz="4" w:space="0" w:color="auto"/>
              <w:left w:val="single" w:sz="6" w:space="0" w:color="auto"/>
              <w:bottom w:val="single" w:sz="4" w:space="0" w:color="auto"/>
              <w:right w:val="single" w:sz="6" w:space="0" w:color="auto"/>
            </w:tcBorders>
          </w:tcPr>
          <w:p w:rsidR="00101579" w:rsidRDefault="00101579" w:rsidP="008D2338">
            <w:pPr>
              <w:pStyle w:val="TableCellCourierNew"/>
            </w:pPr>
            <w:r>
              <w:t>ReferenceOscillatorSource.External</w:t>
            </w:r>
          </w:p>
        </w:tc>
      </w:tr>
      <w:tr w:rsidR="00101579" w:rsidTr="003F3736">
        <w:trPr>
          <w:cantSplit/>
          <w:trHeight w:val="338"/>
        </w:trPr>
        <w:tc>
          <w:tcPr>
            <w:tcW w:w="1326" w:type="dxa"/>
            <w:vMerge/>
            <w:tcBorders>
              <w:left w:val="single" w:sz="6" w:space="0" w:color="auto"/>
              <w:right w:val="single" w:sz="6" w:space="0" w:color="auto"/>
            </w:tcBorders>
          </w:tcPr>
          <w:p w:rsidR="00101579" w:rsidRDefault="00101579" w:rsidP="008D2338">
            <w:pPr>
              <w:pStyle w:val="TableCell"/>
            </w:pPr>
          </w:p>
        </w:tc>
        <w:tc>
          <w:tcPr>
            <w:tcW w:w="283" w:type="dxa"/>
            <w:vMerge/>
            <w:tcBorders>
              <w:left w:val="single" w:sz="6" w:space="0" w:color="auto"/>
              <w:right w:val="single" w:sz="6" w:space="0" w:color="auto"/>
            </w:tcBorders>
          </w:tcPr>
          <w:p w:rsidR="00101579" w:rsidRDefault="00101579" w:rsidP="008D2338">
            <w:pPr>
              <w:pStyle w:val="TableCell"/>
            </w:pPr>
          </w:p>
        </w:tc>
        <w:tc>
          <w:tcPr>
            <w:tcW w:w="1134" w:type="dxa"/>
            <w:tcBorders>
              <w:top w:val="single" w:sz="4" w:space="0" w:color="auto"/>
              <w:left w:val="single" w:sz="6" w:space="0" w:color="auto"/>
              <w:bottom w:val="single" w:sz="4" w:space="0" w:color="auto"/>
              <w:right w:val="single" w:sz="6" w:space="0" w:color="auto"/>
            </w:tcBorders>
          </w:tcPr>
          <w:p w:rsidR="00101579" w:rsidRDefault="00101579" w:rsidP="008D2338">
            <w:pPr>
              <w:pStyle w:val="TableCell"/>
            </w:pPr>
            <w:r>
              <w:t>C</w:t>
            </w:r>
          </w:p>
        </w:tc>
        <w:tc>
          <w:tcPr>
            <w:tcW w:w="5529" w:type="dxa"/>
            <w:tcBorders>
              <w:top w:val="single" w:sz="4" w:space="0" w:color="auto"/>
              <w:left w:val="single" w:sz="6" w:space="0" w:color="auto"/>
              <w:bottom w:val="single" w:sz="4" w:space="0" w:color="auto"/>
              <w:right w:val="single" w:sz="6" w:space="0" w:color="auto"/>
            </w:tcBorders>
          </w:tcPr>
          <w:p w:rsidR="00101579" w:rsidRDefault="00101579" w:rsidP="008D2338">
            <w:pPr>
              <w:pStyle w:val="TableCellCourierNew"/>
            </w:pPr>
            <w:r>
              <w:t>IVIDIGITIZER_VAL_REFERENCE_OSCILLATOR_SOURCE_EXTERNAL</w:t>
            </w:r>
          </w:p>
        </w:tc>
      </w:tr>
      <w:tr w:rsidR="00101579" w:rsidTr="003F3736">
        <w:trPr>
          <w:cantSplit/>
          <w:trHeight w:val="337"/>
        </w:trPr>
        <w:tc>
          <w:tcPr>
            <w:tcW w:w="1326" w:type="dxa"/>
            <w:vMerge/>
            <w:tcBorders>
              <w:left w:val="single" w:sz="6" w:space="0" w:color="auto"/>
              <w:bottom w:val="single" w:sz="6" w:space="0" w:color="auto"/>
              <w:right w:val="single" w:sz="6" w:space="0" w:color="auto"/>
            </w:tcBorders>
          </w:tcPr>
          <w:p w:rsidR="00101579" w:rsidRDefault="00101579" w:rsidP="008D2338">
            <w:pPr>
              <w:pStyle w:val="TableCell"/>
            </w:pPr>
          </w:p>
        </w:tc>
        <w:tc>
          <w:tcPr>
            <w:tcW w:w="283" w:type="dxa"/>
            <w:vMerge/>
            <w:tcBorders>
              <w:left w:val="single" w:sz="6" w:space="0" w:color="auto"/>
              <w:bottom w:val="single" w:sz="6" w:space="0" w:color="auto"/>
              <w:right w:val="single" w:sz="6" w:space="0" w:color="auto"/>
            </w:tcBorders>
          </w:tcPr>
          <w:p w:rsidR="00101579" w:rsidRDefault="00101579"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rsidR="00101579" w:rsidRDefault="00101579" w:rsidP="008D2338">
            <w:pPr>
              <w:pStyle w:val="TableCell"/>
            </w:pPr>
            <w:r>
              <w:t>COM</w:t>
            </w:r>
          </w:p>
        </w:tc>
        <w:tc>
          <w:tcPr>
            <w:tcW w:w="5529" w:type="dxa"/>
            <w:tcBorders>
              <w:top w:val="single" w:sz="4" w:space="0" w:color="auto"/>
              <w:left w:val="single" w:sz="6" w:space="0" w:color="auto"/>
              <w:bottom w:val="single" w:sz="6" w:space="0" w:color="auto"/>
              <w:right w:val="single" w:sz="6" w:space="0" w:color="auto"/>
            </w:tcBorders>
          </w:tcPr>
          <w:p w:rsidR="00101579" w:rsidRDefault="00101579" w:rsidP="008D2338">
            <w:pPr>
              <w:pStyle w:val="TableCell"/>
              <w:rPr>
                <w:rFonts w:ascii="Courier New" w:hAnsi="Courier New" w:cs="Courier New"/>
                <w:sz w:val="18"/>
                <w:szCs w:val="18"/>
              </w:rPr>
            </w:pPr>
            <w:r>
              <w:rPr>
                <w:rFonts w:ascii="Courier New" w:hAnsi="Courier New" w:cs="Courier New"/>
                <w:sz w:val="18"/>
                <w:szCs w:val="18"/>
              </w:rPr>
              <w:t>IviDigitizerReferenceOscillatorSourceExternal</w:t>
            </w:r>
          </w:p>
        </w:tc>
      </w:tr>
      <w:tr w:rsidR="00101579" w:rsidTr="003F3736">
        <w:trPr>
          <w:cantSplit/>
          <w:trHeight w:val="337"/>
          <w:ins w:id="595" w:author="MAUMARY,YVES (A-Switzerland,ex1)" w:date="2011-10-14T15:38:00Z"/>
        </w:trPr>
        <w:tc>
          <w:tcPr>
            <w:tcW w:w="1326" w:type="dxa"/>
            <w:vMerge w:val="restart"/>
            <w:tcBorders>
              <w:left w:val="single" w:sz="6" w:space="0" w:color="auto"/>
              <w:right w:val="single" w:sz="6" w:space="0" w:color="auto"/>
            </w:tcBorders>
          </w:tcPr>
          <w:p w:rsidR="00101579" w:rsidRDefault="00101579" w:rsidP="00AD1140">
            <w:pPr>
              <w:pStyle w:val="TableCell"/>
              <w:rPr>
                <w:ins w:id="596" w:author="MAUMARY,YVES (A-Switzerland,ex1)" w:date="2011-10-14T15:38:00Z"/>
              </w:rPr>
            </w:pPr>
            <w:ins w:id="597" w:author="MAUMARY,YVES (A-Switzerland,ex1)" w:date="2011-10-14T15:38:00Z">
              <w:r>
                <w:t>PXIC</w:t>
              </w:r>
              <w:r w:rsidR="00AD1140">
                <w:t>lk</w:t>
              </w:r>
              <w:r>
                <w:t>10</w:t>
              </w:r>
            </w:ins>
          </w:p>
        </w:tc>
        <w:tc>
          <w:tcPr>
            <w:tcW w:w="6946" w:type="dxa"/>
            <w:gridSpan w:val="3"/>
            <w:tcBorders>
              <w:left w:val="single" w:sz="6" w:space="0" w:color="auto"/>
              <w:bottom w:val="single" w:sz="6" w:space="0" w:color="auto"/>
              <w:right w:val="single" w:sz="6" w:space="0" w:color="auto"/>
            </w:tcBorders>
          </w:tcPr>
          <w:p w:rsidR="00101579" w:rsidRDefault="00101579" w:rsidP="008D2338">
            <w:pPr>
              <w:pStyle w:val="TableCell"/>
              <w:rPr>
                <w:ins w:id="598" w:author="MAUMARY,YVES (A-Switzerland,ex1)" w:date="2011-10-14T15:38:00Z"/>
                <w:rFonts w:ascii="Courier New" w:hAnsi="Courier New" w:cs="Courier New"/>
                <w:sz w:val="18"/>
                <w:szCs w:val="18"/>
              </w:rPr>
            </w:pPr>
            <w:ins w:id="599" w:author="MAUMARY,YVES (A-Switzerland,ex1)" w:date="2011-10-14T15:38:00Z">
              <w:r>
                <w:rPr>
                  <w:rFonts w:ascii="Courier New" w:hAnsi="Courier New" w:cs="Courier New"/>
                  <w:sz w:val="18"/>
                  <w:szCs w:val="18"/>
                </w:rPr>
                <w:t>The PXI</w:t>
              </w:r>
              <w:r w:rsidR="00510997">
                <w:rPr>
                  <w:rFonts w:ascii="Courier New" w:hAnsi="Courier New" w:cs="Courier New"/>
                  <w:sz w:val="18"/>
                  <w:szCs w:val="18"/>
                </w:rPr>
                <w:t>/PXIe</w:t>
              </w:r>
              <w:r>
                <w:rPr>
                  <w:rFonts w:ascii="Courier New" w:hAnsi="Courier New" w:cs="Courier New"/>
                  <w:sz w:val="18"/>
                  <w:szCs w:val="18"/>
                </w:rPr>
                <w:t xml:space="preserve"> backplane 10 MHz reference.</w:t>
              </w:r>
            </w:ins>
          </w:p>
        </w:tc>
      </w:tr>
      <w:tr w:rsidR="00101579" w:rsidTr="003F3736">
        <w:trPr>
          <w:cantSplit/>
          <w:trHeight w:val="337"/>
          <w:ins w:id="600" w:author="MAUMARY,YVES (A-Switzerland,ex1)" w:date="2011-10-14T15:38:00Z"/>
        </w:trPr>
        <w:tc>
          <w:tcPr>
            <w:tcW w:w="1326" w:type="dxa"/>
            <w:vMerge/>
            <w:tcBorders>
              <w:left w:val="single" w:sz="6" w:space="0" w:color="auto"/>
              <w:right w:val="single" w:sz="6" w:space="0" w:color="auto"/>
            </w:tcBorders>
          </w:tcPr>
          <w:p w:rsidR="00101579" w:rsidRDefault="00101579" w:rsidP="008D2338">
            <w:pPr>
              <w:pStyle w:val="TableCell"/>
              <w:rPr>
                <w:ins w:id="601" w:author="MAUMARY,YVES (A-Switzerland,ex1)" w:date="2011-10-14T15:38:00Z"/>
              </w:rPr>
            </w:pPr>
          </w:p>
        </w:tc>
        <w:tc>
          <w:tcPr>
            <w:tcW w:w="283" w:type="dxa"/>
            <w:vMerge w:val="restart"/>
            <w:tcBorders>
              <w:left w:val="single" w:sz="6" w:space="0" w:color="auto"/>
              <w:right w:val="single" w:sz="6" w:space="0" w:color="auto"/>
            </w:tcBorders>
          </w:tcPr>
          <w:p w:rsidR="00101579" w:rsidRDefault="00101579" w:rsidP="008D2338">
            <w:pPr>
              <w:pStyle w:val="TableCell"/>
              <w:rPr>
                <w:ins w:id="602" w:author="MAUMARY,YVES (A-Switzerland,ex1)" w:date="2011-10-14T15:38:00Z"/>
              </w:rPr>
            </w:pPr>
          </w:p>
        </w:tc>
        <w:tc>
          <w:tcPr>
            <w:tcW w:w="1134" w:type="dxa"/>
            <w:tcBorders>
              <w:top w:val="single" w:sz="4" w:space="0" w:color="auto"/>
              <w:left w:val="single" w:sz="6" w:space="0" w:color="auto"/>
              <w:bottom w:val="single" w:sz="6" w:space="0" w:color="auto"/>
              <w:right w:val="single" w:sz="6" w:space="0" w:color="auto"/>
            </w:tcBorders>
          </w:tcPr>
          <w:p w:rsidR="00101579" w:rsidRDefault="00101579" w:rsidP="008D2338">
            <w:pPr>
              <w:pStyle w:val="TableCell"/>
              <w:rPr>
                <w:ins w:id="603" w:author="MAUMARY,YVES (A-Switzerland,ex1)" w:date="2011-10-14T15:38:00Z"/>
              </w:rPr>
            </w:pPr>
            <w:ins w:id="604" w:author="MAUMARY,YVES (A-Switzerland,ex1)" w:date="2011-10-14T15:38:00Z">
              <w:r>
                <w:t>.NET</w:t>
              </w:r>
            </w:ins>
          </w:p>
        </w:tc>
        <w:tc>
          <w:tcPr>
            <w:tcW w:w="5529" w:type="dxa"/>
            <w:tcBorders>
              <w:top w:val="single" w:sz="4" w:space="0" w:color="auto"/>
              <w:left w:val="single" w:sz="6" w:space="0" w:color="auto"/>
              <w:bottom w:val="single" w:sz="6" w:space="0" w:color="auto"/>
              <w:right w:val="single" w:sz="6" w:space="0" w:color="auto"/>
            </w:tcBorders>
          </w:tcPr>
          <w:p w:rsidR="00101579" w:rsidRDefault="00101579" w:rsidP="00AD1140">
            <w:pPr>
              <w:pStyle w:val="TableCellCourierNew"/>
              <w:rPr>
                <w:ins w:id="605" w:author="MAUMARY,YVES (A-Switzerland,ex1)" w:date="2011-10-14T15:38:00Z"/>
              </w:rPr>
            </w:pPr>
            <w:ins w:id="606" w:author="MAUMARY,YVES (A-Switzerland,ex1)" w:date="2011-10-14T15:38:00Z">
              <w:r>
                <w:t>ReferenceOscillatorSource.PXI</w:t>
              </w:r>
              <w:r w:rsidR="00AD1140">
                <w:t>Clk</w:t>
              </w:r>
              <w:r>
                <w:t>10</w:t>
              </w:r>
            </w:ins>
          </w:p>
        </w:tc>
      </w:tr>
      <w:tr w:rsidR="00101579" w:rsidTr="003F3736">
        <w:trPr>
          <w:cantSplit/>
          <w:trHeight w:val="337"/>
          <w:ins w:id="607" w:author="MAUMARY,YVES (A-Switzerland,ex1)" w:date="2011-10-14T15:38:00Z"/>
        </w:trPr>
        <w:tc>
          <w:tcPr>
            <w:tcW w:w="1326" w:type="dxa"/>
            <w:vMerge/>
            <w:tcBorders>
              <w:left w:val="single" w:sz="6" w:space="0" w:color="auto"/>
              <w:right w:val="single" w:sz="6" w:space="0" w:color="auto"/>
            </w:tcBorders>
          </w:tcPr>
          <w:p w:rsidR="00101579" w:rsidRDefault="00101579" w:rsidP="008D2338">
            <w:pPr>
              <w:pStyle w:val="TableCell"/>
              <w:rPr>
                <w:ins w:id="608" w:author="MAUMARY,YVES (A-Switzerland,ex1)" w:date="2011-10-14T15:38:00Z"/>
              </w:rPr>
            </w:pPr>
          </w:p>
        </w:tc>
        <w:tc>
          <w:tcPr>
            <w:tcW w:w="283" w:type="dxa"/>
            <w:vMerge/>
            <w:tcBorders>
              <w:left w:val="single" w:sz="6" w:space="0" w:color="auto"/>
              <w:right w:val="single" w:sz="6" w:space="0" w:color="auto"/>
            </w:tcBorders>
          </w:tcPr>
          <w:p w:rsidR="00101579" w:rsidRDefault="00101579" w:rsidP="008D2338">
            <w:pPr>
              <w:pStyle w:val="TableCell"/>
              <w:rPr>
                <w:ins w:id="609" w:author="MAUMARY,YVES (A-Switzerland,ex1)" w:date="2011-10-14T15:38:00Z"/>
              </w:rPr>
            </w:pPr>
          </w:p>
        </w:tc>
        <w:tc>
          <w:tcPr>
            <w:tcW w:w="1134" w:type="dxa"/>
            <w:tcBorders>
              <w:top w:val="single" w:sz="4" w:space="0" w:color="auto"/>
              <w:left w:val="single" w:sz="6" w:space="0" w:color="auto"/>
              <w:bottom w:val="single" w:sz="6" w:space="0" w:color="auto"/>
              <w:right w:val="single" w:sz="6" w:space="0" w:color="auto"/>
            </w:tcBorders>
          </w:tcPr>
          <w:p w:rsidR="00101579" w:rsidRDefault="00101579" w:rsidP="008D2338">
            <w:pPr>
              <w:pStyle w:val="TableCell"/>
              <w:rPr>
                <w:ins w:id="610" w:author="MAUMARY,YVES (A-Switzerland,ex1)" w:date="2011-10-14T15:38:00Z"/>
              </w:rPr>
            </w:pPr>
            <w:ins w:id="611" w:author="MAUMARY,YVES (A-Switzerland,ex1)" w:date="2011-10-14T15:38:00Z">
              <w:r>
                <w:t>C</w:t>
              </w:r>
            </w:ins>
          </w:p>
        </w:tc>
        <w:tc>
          <w:tcPr>
            <w:tcW w:w="5529" w:type="dxa"/>
            <w:tcBorders>
              <w:top w:val="single" w:sz="4" w:space="0" w:color="auto"/>
              <w:left w:val="single" w:sz="6" w:space="0" w:color="auto"/>
              <w:bottom w:val="single" w:sz="6" w:space="0" w:color="auto"/>
              <w:right w:val="single" w:sz="6" w:space="0" w:color="auto"/>
            </w:tcBorders>
          </w:tcPr>
          <w:p w:rsidR="00101579" w:rsidRDefault="00101579" w:rsidP="00101579">
            <w:pPr>
              <w:pStyle w:val="TableCellCourierNew"/>
              <w:rPr>
                <w:ins w:id="612" w:author="MAUMARY,YVES (A-Switzerland,ex1)" w:date="2011-10-14T15:38:00Z"/>
              </w:rPr>
            </w:pPr>
            <w:ins w:id="613" w:author="MAUMARY,YVES (A-Switzerland,ex1)" w:date="2011-10-14T15:38:00Z">
              <w:r>
                <w:t>IVIDIGITIZER_VAL_REFERENCE_OSCILLATOR_SOURCE_PXI_CLK10</w:t>
              </w:r>
            </w:ins>
          </w:p>
        </w:tc>
      </w:tr>
      <w:tr w:rsidR="00101579" w:rsidTr="003F3736">
        <w:trPr>
          <w:cantSplit/>
          <w:trHeight w:val="337"/>
          <w:ins w:id="614" w:author="MAUMARY,YVES (A-Switzerland,ex1)" w:date="2011-10-14T15:38:00Z"/>
        </w:trPr>
        <w:tc>
          <w:tcPr>
            <w:tcW w:w="1326" w:type="dxa"/>
            <w:vMerge/>
            <w:tcBorders>
              <w:left w:val="single" w:sz="6" w:space="0" w:color="auto"/>
              <w:bottom w:val="single" w:sz="6" w:space="0" w:color="auto"/>
              <w:right w:val="single" w:sz="6" w:space="0" w:color="auto"/>
            </w:tcBorders>
          </w:tcPr>
          <w:p w:rsidR="00101579" w:rsidRDefault="00101579" w:rsidP="008D2338">
            <w:pPr>
              <w:pStyle w:val="TableCell"/>
              <w:rPr>
                <w:ins w:id="615" w:author="MAUMARY,YVES (A-Switzerland,ex1)" w:date="2011-10-14T15:38:00Z"/>
              </w:rPr>
            </w:pPr>
          </w:p>
        </w:tc>
        <w:tc>
          <w:tcPr>
            <w:tcW w:w="283" w:type="dxa"/>
            <w:vMerge/>
            <w:tcBorders>
              <w:left w:val="single" w:sz="6" w:space="0" w:color="auto"/>
              <w:bottom w:val="single" w:sz="6" w:space="0" w:color="auto"/>
              <w:right w:val="single" w:sz="6" w:space="0" w:color="auto"/>
            </w:tcBorders>
          </w:tcPr>
          <w:p w:rsidR="00101579" w:rsidRDefault="00101579" w:rsidP="008D2338">
            <w:pPr>
              <w:pStyle w:val="TableCell"/>
              <w:rPr>
                <w:ins w:id="616" w:author="MAUMARY,YVES (A-Switzerland,ex1)" w:date="2011-10-14T15:38:00Z"/>
              </w:rPr>
            </w:pPr>
          </w:p>
        </w:tc>
        <w:tc>
          <w:tcPr>
            <w:tcW w:w="1134" w:type="dxa"/>
            <w:tcBorders>
              <w:top w:val="single" w:sz="4" w:space="0" w:color="auto"/>
              <w:left w:val="single" w:sz="6" w:space="0" w:color="auto"/>
              <w:bottom w:val="single" w:sz="6" w:space="0" w:color="auto"/>
              <w:right w:val="single" w:sz="6" w:space="0" w:color="auto"/>
            </w:tcBorders>
          </w:tcPr>
          <w:p w:rsidR="00101579" w:rsidRDefault="00101579" w:rsidP="008D2338">
            <w:pPr>
              <w:pStyle w:val="TableCell"/>
              <w:rPr>
                <w:ins w:id="617" w:author="MAUMARY,YVES (A-Switzerland,ex1)" w:date="2011-10-14T15:38:00Z"/>
              </w:rPr>
            </w:pPr>
            <w:ins w:id="618" w:author="MAUMARY,YVES (A-Switzerland,ex1)" w:date="2011-10-14T15:38:00Z">
              <w:r>
                <w:t>COM</w:t>
              </w:r>
            </w:ins>
          </w:p>
        </w:tc>
        <w:tc>
          <w:tcPr>
            <w:tcW w:w="5529" w:type="dxa"/>
            <w:tcBorders>
              <w:top w:val="single" w:sz="4" w:space="0" w:color="auto"/>
              <w:left w:val="single" w:sz="6" w:space="0" w:color="auto"/>
              <w:bottom w:val="single" w:sz="6" w:space="0" w:color="auto"/>
              <w:right w:val="single" w:sz="6" w:space="0" w:color="auto"/>
            </w:tcBorders>
          </w:tcPr>
          <w:p w:rsidR="00101579" w:rsidRDefault="00101579" w:rsidP="00AD1140">
            <w:pPr>
              <w:pStyle w:val="TableCell"/>
              <w:rPr>
                <w:ins w:id="619" w:author="MAUMARY,YVES (A-Switzerland,ex1)" w:date="2011-10-14T15:38:00Z"/>
                <w:rFonts w:ascii="Courier New" w:hAnsi="Courier New" w:cs="Courier New"/>
                <w:sz w:val="18"/>
                <w:szCs w:val="18"/>
              </w:rPr>
            </w:pPr>
            <w:ins w:id="620" w:author="MAUMARY,YVES (A-Switzerland,ex1)" w:date="2011-10-14T15:38:00Z">
              <w:r>
                <w:rPr>
                  <w:rFonts w:ascii="Courier New" w:hAnsi="Courier New" w:cs="Courier New"/>
                  <w:sz w:val="18"/>
                  <w:szCs w:val="18"/>
                </w:rPr>
                <w:t>IviDigitizerReferenceOscillatorSourcePXI</w:t>
              </w:r>
              <w:r w:rsidR="00AD1140">
                <w:rPr>
                  <w:rFonts w:ascii="Courier New" w:hAnsi="Courier New" w:cs="Courier New"/>
                  <w:sz w:val="18"/>
                  <w:szCs w:val="18"/>
                </w:rPr>
                <w:t>Clk</w:t>
              </w:r>
              <w:r>
                <w:rPr>
                  <w:rFonts w:ascii="Courier New" w:hAnsi="Courier New" w:cs="Courier New"/>
                  <w:sz w:val="18"/>
                  <w:szCs w:val="18"/>
                </w:rPr>
                <w:t>10</w:t>
              </w:r>
            </w:ins>
          </w:p>
        </w:tc>
      </w:tr>
      <w:tr w:rsidR="003F3736" w:rsidTr="003F3736">
        <w:trPr>
          <w:cantSplit/>
          <w:trHeight w:val="337"/>
          <w:ins w:id="621" w:author="MAUMARY,YVES (A-Switzerland,ex1)" w:date="2011-10-14T15:38:00Z"/>
        </w:trPr>
        <w:tc>
          <w:tcPr>
            <w:tcW w:w="1326" w:type="dxa"/>
            <w:vMerge w:val="restart"/>
            <w:tcBorders>
              <w:left w:val="single" w:sz="6" w:space="0" w:color="auto"/>
              <w:right w:val="single" w:sz="6" w:space="0" w:color="auto"/>
            </w:tcBorders>
          </w:tcPr>
          <w:p w:rsidR="003F3736" w:rsidRDefault="00510997" w:rsidP="00AD1140">
            <w:pPr>
              <w:pStyle w:val="TableCell"/>
              <w:rPr>
                <w:ins w:id="622" w:author="MAUMARY,YVES (A-Switzerland,ex1)" w:date="2011-10-14T15:38:00Z"/>
              </w:rPr>
            </w:pPr>
            <w:ins w:id="623" w:author="MAUMARY,YVES (A-Switzerland,ex1)" w:date="2011-10-14T15:38:00Z">
              <w:r>
                <w:t>PXI</w:t>
              </w:r>
              <w:r w:rsidR="00AD1140">
                <w:t>e</w:t>
              </w:r>
              <w:r w:rsidR="003F3736">
                <w:t>C</w:t>
              </w:r>
              <w:r w:rsidR="00AD1140">
                <w:t>lk</w:t>
              </w:r>
              <w:r w:rsidR="003F3736">
                <w:t>100</w:t>
              </w:r>
            </w:ins>
          </w:p>
        </w:tc>
        <w:tc>
          <w:tcPr>
            <w:tcW w:w="6946" w:type="dxa"/>
            <w:gridSpan w:val="3"/>
            <w:tcBorders>
              <w:left w:val="single" w:sz="6" w:space="0" w:color="auto"/>
              <w:bottom w:val="single" w:sz="6" w:space="0" w:color="auto"/>
              <w:right w:val="single" w:sz="6" w:space="0" w:color="auto"/>
            </w:tcBorders>
          </w:tcPr>
          <w:p w:rsidR="003F3736" w:rsidRDefault="003F3736">
            <w:pPr>
              <w:pStyle w:val="TableCell"/>
              <w:rPr>
                <w:ins w:id="624" w:author="MAUMARY,YVES (A-Switzerland,ex1)" w:date="2011-10-14T15:38:00Z"/>
                <w:rFonts w:ascii="Courier New" w:hAnsi="Courier New" w:cs="Courier New"/>
                <w:sz w:val="18"/>
                <w:szCs w:val="18"/>
              </w:rPr>
            </w:pPr>
            <w:ins w:id="625" w:author="MAUMARY,YVES (A-Switzerland,ex1)" w:date="2011-10-14T15:38:00Z">
              <w:r>
                <w:rPr>
                  <w:rFonts w:ascii="Courier New" w:hAnsi="Courier New" w:cs="Courier New"/>
                  <w:sz w:val="18"/>
                  <w:szCs w:val="18"/>
                </w:rPr>
                <w:t>The PXIe backplane 100 MHz reference.</w:t>
              </w:r>
            </w:ins>
          </w:p>
        </w:tc>
      </w:tr>
      <w:tr w:rsidR="003F3736" w:rsidTr="003F3736">
        <w:trPr>
          <w:cantSplit/>
          <w:trHeight w:val="337"/>
          <w:ins w:id="626" w:author="MAUMARY,YVES (A-Switzerland,ex1)" w:date="2011-10-14T15:38:00Z"/>
        </w:trPr>
        <w:tc>
          <w:tcPr>
            <w:tcW w:w="1326" w:type="dxa"/>
            <w:vMerge/>
            <w:tcBorders>
              <w:left w:val="single" w:sz="6" w:space="0" w:color="auto"/>
              <w:right w:val="single" w:sz="6" w:space="0" w:color="auto"/>
            </w:tcBorders>
          </w:tcPr>
          <w:p w:rsidR="003F3736" w:rsidRDefault="003F3736">
            <w:pPr>
              <w:pStyle w:val="TableCell"/>
              <w:rPr>
                <w:ins w:id="627" w:author="MAUMARY,YVES (A-Switzerland,ex1)" w:date="2011-10-14T15:38:00Z"/>
              </w:rPr>
            </w:pPr>
          </w:p>
        </w:tc>
        <w:tc>
          <w:tcPr>
            <w:tcW w:w="283" w:type="dxa"/>
            <w:vMerge w:val="restart"/>
            <w:tcBorders>
              <w:left w:val="single" w:sz="6" w:space="0" w:color="auto"/>
              <w:right w:val="single" w:sz="6" w:space="0" w:color="auto"/>
            </w:tcBorders>
          </w:tcPr>
          <w:p w:rsidR="003F3736" w:rsidRDefault="003F3736">
            <w:pPr>
              <w:pStyle w:val="TableCell"/>
              <w:rPr>
                <w:ins w:id="628" w:author="MAUMARY,YVES (A-Switzerland,ex1)" w:date="2011-10-14T15:38:00Z"/>
              </w:rPr>
            </w:pPr>
          </w:p>
        </w:tc>
        <w:tc>
          <w:tcPr>
            <w:tcW w:w="1134" w:type="dxa"/>
            <w:tcBorders>
              <w:top w:val="single" w:sz="4" w:space="0" w:color="auto"/>
              <w:left w:val="single" w:sz="6" w:space="0" w:color="auto"/>
              <w:bottom w:val="single" w:sz="6" w:space="0" w:color="auto"/>
              <w:right w:val="single" w:sz="6" w:space="0" w:color="auto"/>
            </w:tcBorders>
          </w:tcPr>
          <w:p w:rsidR="003F3736" w:rsidRDefault="003F3736">
            <w:pPr>
              <w:pStyle w:val="TableCell"/>
              <w:rPr>
                <w:ins w:id="629" w:author="MAUMARY,YVES (A-Switzerland,ex1)" w:date="2011-10-14T15:38:00Z"/>
              </w:rPr>
            </w:pPr>
            <w:ins w:id="630" w:author="MAUMARY,YVES (A-Switzerland,ex1)" w:date="2011-10-14T15:38:00Z">
              <w:r>
                <w:t>.NET</w:t>
              </w:r>
            </w:ins>
          </w:p>
        </w:tc>
        <w:tc>
          <w:tcPr>
            <w:tcW w:w="5529" w:type="dxa"/>
            <w:tcBorders>
              <w:top w:val="single" w:sz="4" w:space="0" w:color="auto"/>
              <w:left w:val="single" w:sz="6" w:space="0" w:color="auto"/>
              <w:bottom w:val="single" w:sz="6" w:space="0" w:color="auto"/>
              <w:right w:val="single" w:sz="6" w:space="0" w:color="auto"/>
            </w:tcBorders>
          </w:tcPr>
          <w:p w:rsidR="003F3736" w:rsidRDefault="003F3736" w:rsidP="003F3736">
            <w:pPr>
              <w:pStyle w:val="TableCellCourierNew"/>
              <w:rPr>
                <w:ins w:id="631" w:author="MAUMARY,YVES (A-Switzerland,ex1)" w:date="2011-10-14T15:38:00Z"/>
              </w:rPr>
            </w:pPr>
            <w:ins w:id="632" w:author="MAUMARY,YVES (A-Switzerland,ex1)" w:date="2011-10-14T15:38:00Z">
              <w:r>
                <w:t>ReferenceOsc</w:t>
              </w:r>
              <w:r w:rsidR="00B55002">
                <w:t>illatorSource.PXIeClk</w:t>
              </w:r>
              <w:r>
                <w:t>100</w:t>
              </w:r>
            </w:ins>
          </w:p>
        </w:tc>
      </w:tr>
      <w:tr w:rsidR="003F3736" w:rsidTr="003F3736">
        <w:trPr>
          <w:cantSplit/>
          <w:trHeight w:val="337"/>
          <w:ins w:id="633" w:author="MAUMARY,YVES (A-Switzerland,ex1)" w:date="2011-10-14T15:38:00Z"/>
        </w:trPr>
        <w:tc>
          <w:tcPr>
            <w:tcW w:w="1326" w:type="dxa"/>
            <w:vMerge/>
            <w:tcBorders>
              <w:left w:val="single" w:sz="6" w:space="0" w:color="auto"/>
              <w:right w:val="single" w:sz="6" w:space="0" w:color="auto"/>
            </w:tcBorders>
          </w:tcPr>
          <w:p w:rsidR="003F3736" w:rsidRDefault="003F3736">
            <w:pPr>
              <w:pStyle w:val="TableCell"/>
              <w:rPr>
                <w:ins w:id="634" w:author="MAUMARY,YVES (A-Switzerland,ex1)" w:date="2011-10-14T15:38:00Z"/>
              </w:rPr>
            </w:pPr>
          </w:p>
        </w:tc>
        <w:tc>
          <w:tcPr>
            <w:tcW w:w="283" w:type="dxa"/>
            <w:vMerge/>
            <w:tcBorders>
              <w:left w:val="single" w:sz="6" w:space="0" w:color="auto"/>
              <w:right w:val="single" w:sz="6" w:space="0" w:color="auto"/>
            </w:tcBorders>
          </w:tcPr>
          <w:p w:rsidR="003F3736" w:rsidRDefault="003F3736">
            <w:pPr>
              <w:pStyle w:val="TableCell"/>
              <w:rPr>
                <w:ins w:id="635" w:author="MAUMARY,YVES (A-Switzerland,ex1)" w:date="2011-10-14T15:38:00Z"/>
              </w:rPr>
            </w:pPr>
          </w:p>
        </w:tc>
        <w:tc>
          <w:tcPr>
            <w:tcW w:w="1134" w:type="dxa"/>
            <w:tcBorders>
              <w:top w:val="single" w:sz="4" w:space="0" w:color="auto"/>
              <w:left w:val="single" w:sz="6" w:space="0" w:color="auto"/>
              <w:bottom w:val="single" w:sz="6" w:space="0" w:color="auto"/>
              <w:right w:val="single" w:sz="6" w:space="0" w:color="auto"/>
            </w:tcBorders>
          </w:tcPr>
          <w:p w:rsidR="003F3736" w:rsidRDefault="003F3736">
            <w:pPr>
              <w:pStyle w:val="TableCell"/>
              <w:rPr>
                <w:ins w:id="636" w:author="MAUMARY,YVES (A-Switzerland,ex1)" w:date="2011-10-14T15:38:00Z"/>
              </w:rPr>
            </w:pPr>
            <w:ins w:id="637" w:author="MAUMARY,YVES (A-Switzerland,ex1)" w:date="2011-10-14T15:38:00Z">
              <w:r>
                <w:t>C</w:t>
              </w:r>
            </w:ins>
          </w:p>
        </w:tc>
        <w:tc>
          <w:tcPr>
            <w:tcW w:w="5529" w:type="dxa"/>
            <w:tcBorders>
              <w:top w:val="single" w:sz="4" w:space="0" w:color="auto"/>
              <w:left w:val="single" w:sz="6" w:space="0" w:color="auto"/>
              <w:bottom w:val="single" w:sz="6" w:space="0" w:color="auto"/>
              <w:right w:val="single" w:sz="6" w:space="0" w:color="auto"/>
            </w:tcBorders>
          </w:tcPr>
          <w:p w:rsidR="003F3736" w:rsidRDefault="003F3736" w:rsidP="00101579">
            <w:pPr>
              <w:pStyle w:val="TableCellCourierNew"/>
              <w:rPr>
                <w:ins w:id="638" w:author="MAUMARY,YVES (A-Switzerland,ex1)" w:date="2011-10-14T15:38:00Z"/>
              </w:rPr>
            </w:pPr>
            <w:ins w:id="639" w:author="MAUMARY,YVES (A-Switzerland,ex1)" w:date="2011-10-14T15:38:00Z">
              <w:r>
                <w:t>IVIDIGITIZER_VAL_REFERENCE_OSCILLATOR_SOURCE_PXI</w:t>
              </w:r>
              <w:r w:rsidR="00B55002">
                <w:t>E</w:t>
              </w:r>
              <w:r>
                <w:t>_CLK100</w:t>
              </w:r>
            </w:ins>
          </w:p>
        </w:tc>
      </w:tr>
      <w:tr w:rsidR="003F3736" w:rsidTr="003F3736">
        <w:trPr>
          <w:cantSplit/>
          <w:trHeight w:val="337"/>
          <w:ins w:id="640" w:author="MAUMARY,YVES (A-Switzerland,ex1)" w:date="2011-10-14T15:38:00Z"/>
        </w:trPr>
        <w:tc>
          <w:tcPr>
            <w:tcW w:w="1326" w:type="dxa"/>
            <w:vMerge/>
            <w:tcBorders>
              <w:left w:val="single" w:sz="6" w:space="0" w:color="auto"/>
              <w:bottom w:val="single" w:sz="6" w:space="0" w:color="auto"/>
              <w:right w:val="single" w:sz="6" w:space="0" w:color="auto"/>
            </w:tcBorders>
          </w:tcPr>
          <w:p w:rsidR="003F3736" w:rsidRDefault="003F3736">
            <w:pPr>
              <w:pStyle w:val="TableCell"/>
              <w:rPr>
                <w:ins w:id="641" w:author="MAUMARY,YVES (A-Switzerland,ex1)" w:date="2011-10-14T15:38:00Z"/>
              </w:rPr>
            </w:pPr>
          </w:p>
        </w:tc>
        <w:tc>
          <w:tcPr>
            <w:tcW w:w="283" w:type="dxa"/>
            <w:vMerge/>
            <w:tcBorders>
              <w:left w:val="single" w:sz="6" w:space="0" w:color="auto"/>
              <w:bottom w:val="single" w:sz="6" w:space="0" w:color="auto"/>
              <w:right w:val="single" w:sz="6" w:space="0" w:color="auto"/>
            </w:tcBorders>
          </w:tcPr>
          <w:p w:rsidR="003F3736" w:rsidRDefault="003F3736">
            <w:pPr>
              <w:pStyle w:val="TableCell"/>
              <w:rPr>
                <w:ins w:id="642" w:author="MAUMARY,YVES (A-Switzerland,ex1)" w:date="2011-10-14T15:38:00Z"/>
              </w:rPr>
            </w:pPr>
          </w:p>
        </w:tc>
        <w:tc>
          <w:tcPr>
            <w:tcW w:w="1134" w:type="dxa"/>
            <w:tcBorders>
              <w:top w:val="single" w:sz="4" w:space="0" w:color="auto"/>
              <w:left w:val="single" w:sz="6" w:space="0" w:color="auto"/>
              <w:bottom w:val="single" w:sz="6" w:space="0" w:color="auto"/>
              <w:right w:val="single" w:sz="6" w:space="0" w:color="auto"/>
            </w:tcBorders>
          </w:tcPr>
          <w:p w:rsidR="003F3736" w:rsidRDefault="003F3736">
            <w:pPr>
              <w:pStyle w:val="TableCell"/>
              <w:rPr>
                <w:ins w:id="643" w:author="MAUMARY,YVES (A-Switzerland,ex1)" w:date="2011-10-14T15:38:00Z"/>
              </w:rPr>
            </w:pPr>
            <w:ins w:id="644" w:author="MAUMARY,YVES (A-Switzerland,ex1)" w:date="2011-10-14T15:38:00Z">
              <w:r>
                <w:t>COM</w:t>
              </w:r>
            </w:ins>
          </w:p>
        </w:tc>
        <w:tc>
          <w:tcPr>
            <w:tcW w:w="5529" w:type="dxa"/>
            <w:tcBorders>
              <w:top w:val="single" w:sz="4" w:space="0" w:color="auto"/>
              <w:left w:val="single" w:sz="6" w:space="0" w:color="auto"/>
              <w:bottom w:val="single" w:sz="6" w:space="0" w:color="auto"/>
              <w:right w:val="single" w:sz="6" w:space="0" w:color="auto"/>
            </w:tcBorders>
          </w:tcPr>
          <w:p w:rsidR="003F3736" w:rsidRDefault="003F3736">
            <w:pPr>
              <w:pStyle w:val="TableCell"/>
              <w:rPr>
                <w:ins w:id="645" w:author="MAUMARY,YVES (A-Switzerland,ex1)" w:date="2011-10-14T15:38:00Z"/>
                <w:rFonts w:ascii="Courier New" w:hAnsi="Courier New" w:cs="Courier New"/>
                <w:sz w:val="18"/>
                <w:szCs w:val="18"/>
              </w:rPr>
            </w:pPr>
            <w:ins w:id="646" w:author="MAUMARY,YVES (A-Switzerland,ex1)" w:date="2011-10-14T15:38:00Z">
              <w:r>
                <w:rPr>
                  <w:rFonts w:ascii="Courier New" w:hAnsi="Courier New" w:cs="Courier New"/>
                  <w:sz w:val="18"/>
                  <w:szCs w:val="18"/>
                </w:rPr>
                <w:t>IviDigitizer</w:t>
              </w:r>
              <w:r w:rsidR="00B55002">
                <w:rPr>
                  <w:rFonts w:ascii="Courier New" w:hAnsi="Courier New" w:cs="Courier New"/>
                  <w:sz w:val="18"/>
                  <w:szCs w:val="18"/>
                </w:rPr>
                <w:t>ReferenceOscillatorSourcePXIeClk</w:t>
              </w:r>
              <w:r>
                <w:rPr>
                  <w:rFonts w:ascii="Courier New" w:hAnsi="Courier New" w:cs="Courier New"/>
                  <w:sz w:val="18"/>
                  <w:szCs w:val="18"/>
                </w:rPr>
                <w:t>100</w:t>
              </w:r>
            </w:ins>
          </w:p>
        </w:tc>
      </w:tr>
    </w:tbl>
    <w:p w:rsidR="00856412" w:rsidRPr="00F7116C" w:rsidRDefault="00856412" w:rsidP="00856412">
      <w:pPr>
        <w:pStyle w:val="AttrFuncSubheading"/>
        <w:rPr>
          <w:color w:val="auto"/>
        </w:rPr>
      </w:pPr>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2"/>
      </w:pPr>
      <w:bookmarkStart w:id="647" w:name="_Toc304583714"/>
      <w:bookmarkStart w:id="648" w:name="_Toc306374565"/>
      <w:r>
        <w:t>IviDigitizerReferenceOscillator Functions</w:t>
      </w:r>
      <w:bookmarkEnd w:id="647"/>
      <w:bookmarkEnd w:id="648"/>
    </w:p>
    <w:p w:rsidR="00004825" w:rsidRDefault="00004825">
      <w:pPr>
        <w:pStyle w:val="Body1"/>
      </w:pPr>
      <w:r>
        <w:t>The IviDigitizerReferenceOscillator extension group defines the following function</w:t>
      </w:r>
      <w:r w:rsidR="00E44E70">
        <w:t>s</w:t>
      </w:r>
      <w:r>
        <w:t>:</w:t>
      </w:r>
    </w:p>
    <w:p w:rsidR="00004825" w:rsidRDefault="00004825" w:rsidP="009D4096">
      <w:pPr>
        <w:pStyle w:val="ListBullet"/>
        <w:numPr>
          <w:ilvl w:val="0"/>
          <w:numId w:val="49"/>
        </w:numPr>
      </w:pPr>
      <w:r>
        <w:t>Configure Reference Oscillator</w:t>
      </w:r>
    </w:p>
    <w:p w:rsidR="00FF0119" w:rsidRDefault="00FF0119" w:rsidP="009D4096">
      <w:pPr>
        <w:pStyle w:val="ListBullet"/>
        <w:numPr>
          <w:ilvl w:val="0"/>
          <w:numId w:val="49"/>
        </w:numPr>
      </w:pPr>
      <w:r>
        <w:t>Configure Reference Oscillator Output</w:t>
      </w:r>
      <w:r w:rsidR="00E44E70">
        <w:t xml:space="preserve"> Enabled</w:t>
      </w:r>
      <w:r w:rsidR="00BE4A13">
        <w:t xml:space="preserve"> (IVI-C only)</w:t>
      </w:r>
    </w:p>
    <w:p w:rsidR="00004825" w:rsidRDefault="00004825">
      <w:pPr>
        <w:pStyle w:val="Body"/>
        <w:rPr>
          <w:sz w:val="18"/>
          <w:szCs w:val="18"/>
        </w:rPr>
      </w:pPr>
      <w:r>
        <w:t>This section describes the behavior and requirements of this function.</w:t>
      </w:r>
    </w:p>
    <w:p w:rsidR="00004825" w:rsidRDefault="00004825">
      <w:pPr>
        <w:pStyle w:val="Body1"/>
        <w:rPr>
          <w:sz w:val="12"/>
          <w:szCs w:val="12"/>
        </w:rPr>
      </w:pPr>
      <w:r>
        <w:br w:type="page"/>
      </w:r>
    </w:p>
    <w:p w:rsidR="00004825" w:rsidRDefault="00004825">
      <w:pPr>
        <w:pStyle w:val="Heading3"/>
      </w:pPr>
      <w:bookmarkStart w:id="649" w:name="_Toc304583715"/>
      <w:bookmarkStart w:id="650" w:name="_Toc306374566"/>
      <w:r>
        <w:t>Configure Reference Oscillator</w:t>
      </w:r>
      <w:bookmarkEnd w:id="649"/>
      <w:bookmarkEnd w:id="650"/>
    </w:p>
    <w:p w:rsidR="00004825" w:rsidRDefault="00004825">
      <w:pPr>
        <w:pStyle w:val="FunctionHead"/>
      </w:pPr>
      <w:r>
        <w:t>Description</w:t>
      </w:r>
    </w:p>
    <w:p w:rsidR="00004825" w:rsidRDefault="00004825">
      <w:pPr>
        <w:pStyle w:val="Body1"/>
      </w:pPr>
      <w:r>
        <w:t>Configures the digitizer's reference oscillator.</w:t>
      </w:r>
    </w:p>
    <w:p w:rsidR="00A43241" w:rsidRDefault="00A43241" w:rsidP="00A43241">
      <w:pPr>
        <w:pStyle w:val="FunctionHead"/>
      </w:pPr>
      <w:r>
        <w:t>.NET Method Prototype</w:t>
      </w:r>
    </w:p>
    <w:p w:rsidR="00A43241" w:rsidRDefault="00A43241" w:rsidP="00A43241">
      <w:pPr>
        <w:pStyle w:val="Code1"/>
      </w:pPr>
      <w:r>
        <w:t>void ReferenceOscillator.Configure (ReferenceOscillatorSource source,</w:t>
      </w:r>
    </w:p>
    <w:p w:rsidR="00A43241" w:rsidRDefault="00A43241" w:rsidP="00A43241">
      <w:pPr>
        <w:pStyle w:val="Code1"/>
        <w:spacing w:before="0"/>
      </w:pPr>
      <w:r>
        <w:t xml:space="preserve">                                    Double frequency);</w:t>
      </w:r>
    </w:p>
    <w:p w:rsidR="00004825" w:rsidRDefault="00004825">
      <w:pPr>
        <w:pStyle w:val="FunctionHead"/>
      </w:pPr>
      <w:r>
        <w:t>COM Method Prototype</w:t>
      </w:r>
    </w:p>
    <w:p w:rsidR="00004825" w:rsidRDefault="00004825">
      <w:pPr>
        <w:pStyle w:val="Code1"/>
      </w:pPr>
      <w:r>
        <w:t>HRESULT ReferenceOscillator.Configure (</w:t>
      </w:r>
      <w:r w:rsidR="00A7634F">
        <w:br/>
        <w:t xml:space="preserve">                         </w:t>
      </w:r>
      <w:r>
        <w:t>[in] IviDigitizerReferenceOscillatorSourceEnum Source,</w:t>
      </w:r>
      <w:r w:rsidR="00A7634F">
        <w:br/>
        <w:t xml:space="preserve">                         </w:t>
      </w:r>
      <w:r>
        <w:t>[in] double Frequency);</w:t>
      </w:r>
    </w:p>
    <w:p w:rsidR="00004825" w:rsidRDefault="00004825">
      <w:pPr>
        <w:pStyle w:val="FunctionHead"/>
      </w:pPr>
      <w:r>
        <w:t>C Prototype</w:t>
      </w:r>
    </w:p>
    <w:p w:rsidR="00004825" w:rsidRDefault="00004825">
      <w:pPr>
        <w:pStyle w:val="Code1"/>
        <w:tabs>
          <w:tab w:val="left" w:pos="630"/>
        </w:tabs>
      </w:pPr>
      <w:r>
        <w:t>ViStatus IviDigitizer_ConfigureReferenceOscillator (ViSession Vi,</w:t>
      </w:r>
      <w:r>
        <w:br/>
        <w:t xml:space="preserve">                                     </w:t>
      </w:r>
      <w:r w:rsidR="00A7634F">
        <w:t xml:space="preserve">            </w:t>
      </w:r>
      <w:r>
        <w:t xml:space="preserve">   ViInt32 Source,</w:t>
      </w:r>
      <w:r>
        <w:br/>
        <w:t xml:space="preserve">                                        </w:t>
      </w:r>
      <w:r w:rsidR="00A7634F">
        <w:t xml:space="preserve">            </w:t>
      </w:r>
      <w:r>
        <w:t>ViReal64 Frequency);</w:t>
      </w:r>
    </w:p>
    <w:p w:rsidR="00004825" w:rsidRDefault="00004825">
      <w:pPr>
        <w:pStyle w:val="FunctionHead"/>
      </w:pPr>
      <w:r>
        <w:t>Parameters</w:t>
      </w:r>
    </w:p>
    <w:p w:rsidR="00004825" w:rsidRDefault="00004825">
      <w:pPr>
        <w:pStyle w:val="Body1"/>
      </w:pPr>
    </w:p>
    <w:tbl>
      <w:tblPr>
        <w:tblW w:w="8821" w:type="dxa"/>
        <w:tblInd w:w="728" w:type="dxa"/>
        <w:tblLayout w:type="fixed"/>
        <w:tblCellMar>
          <w:left w:w="80" w:type="dxa"/>
          <w:right w:w="80" w:type="dxa"/>
        </w:tblCellMar>
        <w:tblLook w:val="0000"/>
      </w:tblPr>
      <w:tblGrid>
        <w:gridCol w:w="1800"/>
        <w:gridCol w:w="4932"/>
        <w:gridCol w:w="2089"/>
      </w:tblGrid>
      <w:tr w:rsidR="00004825" w:rsidTr="006B78FC">
        <w:trPr>
          <w:cantSplit/>
        </w:trPr>
        <w:tc>
          <w:tcPr>
            <w:tcW w:w="1800" w:type="dxa"/>
            <w:tcBorders>
              <w:top w:val="single" w:sz="6" w:space="0" w:color="auto"/>
              <w:left w:val="single" w:sz="6" w:space="0" w:color="auto"/>
              <w:right w:val="single" w:sz="6" w:space="0" w:color="auto"/>
            </w:tcBorders>
          </w:tcPr>
          <w:p w:rsidR="00004825" w:rsidRDefault="00004825" w:rsidP="003330F5">
            <w:pPr>
              <w:pStyle w:val="TableHead"/>
            </w:pPr>
            <w:r>
              <w:t>Inputs</w:t>
            </w:r>
          </w:p>
        </w:tc>
        <w:tc>
          <w:tcPr>
            <w:tcW w:w="4932" w:type="dxa"/>
            <w:tcBorders>
              <w:top w:val="single" w:sz="6" w:space="0" w:color="auto"/>
              <w:left w:val="single" w:sz="6" w:space="0" w:color="auto"/>
              <w:right w:val="single" w:sz="6" w:space="0" w:color="auto"/>
            </w:tcBorders>
          </w:tcPr>
          <w:p w:rsidR="00004825" w:rsidRDefault="00004825" w:rsidP="003330F5">
            <w:pPr>
              <w:pStyle w:val="TableHead"/>
            </w:pPr>
            <w:r>
              <w:t>Description</w:t>
            </w:r>
          </w:p>
        </w:tc>
        <w:tc>
          <w:tcPr>
            <w:tcW w:w="2089" w:type="dxa"/>
            <w:tcBorders>
              <w:top w:val="single" w:sz="6" w:space="0" w:color="auto"/>
              <w:left w:val="single" w:sz="6" w:space="0" w:color="auto"/>
              <w:right w:val="single" w:sz="6" w:space="0" w:color="auto"/>
            </w:tcBorders>
          </w:tcPr>
          <w:p w:rsidR="00004825" w:rsidRDefault="00004825" w:rsidP="003330F5">
            <w:pPr>
              <w:pStyle w:val="TableHead"/>
            </w:pPr>
            <w:r>
              <w:t>Base Type</w:t>
            </w:r>
          </w:p>
        </w:tc>
      </w:tr>
      <w:tr w:rsidR="004438CB" w:rsidTr="006B78FC">
        <w:trPr>
          <w:cantSplit/>
        </w:trPr>
        <w:tc>
          <w:tcPr>
            <w:tcW w:w="1800"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ViSession</w:t>
            </w:r>
          </w:p>
        </w:tc>
      </w:tr>
      <w:tr w:rsidR="00004825" w:rsidTr="006B78FC">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Source</w:t>
            </w:r>
          </w:p>
        </w:tc>
        <w:tc>
          <w:tcPr>
            <w:tcW w:w="493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source of the reference frequency signal. The driver uses this value to set the Reference Oscillator Source attribute. See the attribute description for more details.</w:t>
            </w:r>
          </w:p>
        </w:tc>
        <w:tc>
          <w:tcPr>
            <w:tcW w:w="208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del w:id="651" w:author="MAUMARY,YVES (A-Switzerland,ex1)" w:date="2011-10-14T15:38:00Z">
              <w:r>
                <w:delText>ViString</w:delText>
              </w:r>
            </w:del>
            <w:ins w:id="652" w:author="MAUMARY,YVES (A-Switzerland,ex1)" w:date="2011-10-14T15:38:00Z">
              <w:r w:rsidR="004843B1">
                <w:t>ViInt32</w:t>
              </w:r>
            </w:ins>
          </w:p>
        </w:tc>
      </w:tr>
      <w:tr w:rsidR="00004825" w:rsidTr="006B78FC">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Frequency</w:t>
            </w:r>
          </w:p>
        </w:tc>
        <w:tc>
          <w:tcPr>
            <w:tcW w:w="493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frequency of the external reference oscillator. This parameter is only used if the Source is set to External. The driver uses this value to set the Reference Oscillator Frequency attribute. See the attribute description for more details.</w:t>
            </w:r>
          </w:p>
        </w:tc>
        <w:tc>
          <w:tcPr>
            <w:tcW w:w="208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ViReal64</w:t>
            </w:r>
          </w:p>
        </w:tc>
      </w:tr>
    </w:tbl>
    <w:p w:rsidR="00004825" w:rsidRDefault="00004825">
      <w:pPr>
        <w:pStyle w:val="AttrFuncSubheading"/>
      </w:pPr>
      <w:r>
        <w:t>Defined Values for the Source Parameter</w:t>
      </w:r>
    </w:p>
    <w:tbl>
      <w:tblPr>
        <w:tblW w:w="0" w:type="auto"/>
        <w:tblInd w:w="722" w:type="dxa"/>
        <w:tblLayout w:type="fixed"/>
        <w:tblLook w:val="0000"/>
      </w:tblPr>
      <w:tblGrid>
        <w:gridCol w:w="1326"/>
        <w:gridCol w:w="283"/>
        <w:gridCol w:w="1134"/>
        <w:gridCol w:w="5529"/>
        <w:tblGridChange w:id="653">
          <w:tblGrid>
            <w:gridCol w:w="722"/>
            <w:gridCol w:w="604"/>
            <w:gridCol w:w="283"/>
            <w:gridCol w:w="439"/>
            <w:gridCol w:w="283"/>
            <w:gridCol w:w="412"/>
            <w:gridCol w:w="722"/>
            <w:gridCol w:w="4807"/>
            <w:gridCol w:w="722"/>
          </w:tblGrid>
        </w:tblGridChange>
      </w:tblGrid>
      <w:tr w:rsidR="005D0454" w:rsidTr="008D2338">
        <w:trPr>
          <w:cantSplit/>
          <w:trHeight w:val="158"/>
        </w:trPr>
        <w:tc>
          <w:tcPr>
            <w:tcW w:w="1326" w:type="dxa"/>
            <w:vMerge w:val="restart"/>
            <w:tcBorders>
              <w:top w:val="single" w:sz="4" w:space="0" w:color="auto"/>
              <w:left w:val="single" w:sz="6" w:space="0" w:color="auto"/>
              <w:right w:val="single" w:sz="6" w:space="0" w:color="auto"/>
            </w:tcBorders>
            <w:shd w:val="clear" w:color="auto" w:fill="C0C0C0"/>
          </w:tcPr>
          <w:p w:rsidR="005D0454" w:rsidRDefault="005D0454" w:rsidP="008D2338">
            <w:pPr>
              <w:pStyle w:val="TableHead"/>
              <w:jc w:val="left"/>
              <w:rPr>
                <w:i/>
                <w:iCs/>
              </w:rPr>
            </w:pPr>
            <w:r>
              <w:rPr>
                <w:i/>
                <w:iCs/>
              </w:rPr>
              <w:t>Name</w:t>
            </w:r>
          </w:p>
        </w:tc>
        <w:tc>
          <w:tcPr>
            <w:tcW w:w="6946" w:type="dxa"/>
            <w:gridSpan w:val="3"/>
            <w:tcBorders>
              <w:top w:val="single" w:sz="4" w:space="0" w:color="auto"/>
              <w:left w:val="single" w:sz="6" w:space="0" w:color="auto"/>
              <w:bottom w:val="single" w:sz="4" w:space="0" w:color="auto"/>
              <w:right w:val="single" w:sz="6" w:space="0" w:color="auto"/>
            </w:tcBorders>
            <w:shd w:val="clear" w:color="auto" w:fill="C0C0C0"/>
          </w:tcPr>
          <w:p w:rsidR="005D0454" w:rsidRDefault="005D0454" w:rsidP="008D2338">
            <w:pPr>
              <w:pStyle w:val="TableHead"/>
              <w:jc w:val="left"/>
              <w:rPr>
                <w:i/>
                <w:iCs/>
              </w:rPr>
            </w:pPr>
            <w:r>
              <w:rPr>
                <w:i/>
                <w:iCs/>
              </w:rPr>
              <w:t>Description</w:t>
            </w:r>
          </w:p>
        </w:tc>
      </w:tr>
      <w:tr w:rsidR="005D0454" w:rsidTr="008D2338">
        <w:trPr>
          <w:cantSplit/>
          <w:trHeight w:val="157"/>
        </w:trPr>
        <w:tc>
          <w:tcPr>
            <w:tcW w:w="1326" w:type="dxa"/>
            <w:vMerge/>
            <w:tcBorders>
              <w:left w:val="single" w:sz="6" w:space="0" w:color="auto"/>
              <w:bottom w:val="double" w:sz="6" w:space="0" w:color="auto"/>
              <w:right w:val="single" w:sz="6" w:space="0" w:color="auto"/>
            </w:tcBorders>
            <w:shd w:val="clear" w:color="auto" w:fill="C0C0C0"/>
          </w:tcPr>
          <w:p w:rsidR="005D0454" w:rsidRDefault="005D0454" w:rsidP="008D2338">
            <w:pPr>
              <w:pStyle w:val="TableHead"/>
              <w:jc w:val="left"/>
              <w:rPr>
                <w:i/>
                <w:iCs/>
              </w:rPr>
            </w:pPr>
          </w:p>
        </w:tc>
        <w:tc>
          <w:tcPr>
            <w:tcW w:w="283" w:type="dxa"/>
            <w:tcBorders>
              <w:top w:val="single" w:sz="4" w:space="0" w:color="auto"/>
              <w:left w:val="single" w:sz="6" w:space="0" w:color="auto"/>
              <w:bottom w:val="double" w:sz="6" w:space="0" w:color="auto"/>
              <w:right w:val="single" w:sz="6" w:space="0" w:color="auto"/>
            </w:tcBorders>
            <w:shd w:val="clear" w:color="auto" w:fill="C0C0C0"/>
          </w:tcPr>
          <w:p w:rsidR="005D0454" w:rsidRDefault="005D0454" w:rsidP="008D2338">
            <w:pPr>
              <w:pStyle w:val="TableHead"/>
              <w:jc w:val="left"/>
              <w:rPr>
                <w:i/>
                <w:iCs/>
              </w:rPr>
            </w:pPr>
          </w:p>
        </w:tc>
        <w:tc>
          <w:tcPr>
            <w:tcW w:w="1134" w:type="dxa"/>
            <w:tcBorders>
              <w:top w:val="single" w:sz="4" w:space="0" w:color="auto"/>
              <w:left w:val="single" w:sz="6" w:space="0" w:color="auto"/>
              <w:bottom w:val="double" w:sz="6" w:space="0" w:color="auto"/>
              <w:right w:val="single" w:sz="6" w:space="0" w:color="auto"/>
            </w:tcBorders>
            <w:shd w:val="clear" w:color="auto" w:fill="C0C0C0"/>
          </w:tcPr>
          <w:p w:rsidR="005D0454" w:rsidRDefault="005D0454" w:rsidP="008D2338">
            <w:pPr>
              <w:pStyle w:val="TableHead"/>
              <w:jc w:val="left"/>
              <w:rPr>
                <w:i/>
                <w:iCs/>
              </w:rPr>
            </w:pPr>
            <w:r>
              <w:rPr>
                <w:i/>
                <w:iCs/>
              </w:rPr>
              <w:t>Language</w:t>
            </w:r>
          </w:p>
        </w:tc>
        <w:tc>
          <w:tcPr>
            <w:tcW w:w="5529" w:type="dxa"/>
            <w:tcBorders>
              <w:top w:val="single" w:sz="4" w:space="0" w:color="auto"/>
              <w:left w:val="single" w:sz="6" w:space="0" w:color="auto"/>
              <w:bottom w:val="double" w:sz="6" w:space="0" w:color="auto"/>
              <w:right w:val="single" w:sz="6" w:space="0" w:color="auto"/>
            </w:tcBorders>
            <w:shd w:val="clear" w:color="auto" w:fill="C0C0C0"/>
          </w:tcPr>
          <w:p w:rsidR="005D0454" w:rsidRDefault="005D0454" w:rsidP="008D2338">
            <w:pPr>
              <w:pStyle w:val="TableHead"/>
              <w:jc w:val="left"/>
              <w:rPr>
                <w:i/>
                <w:iCs/>
              </w:rPr>
            </w:pPr>
            <w:r>
              <w:rPr>
                <w:i/>
                <w:iCs/>
              </w:rPr>
              <w:t>Identifier</w:t>
            </w:r>
          </w:p>
        </w:tc>
      </w:tr>
      <w:tr w:rsidR="005D0454" w:rsidTr="008D2338">
        <w:trPr>
          <w:cantSplit/>
          <w:trHeight w:val="324"/>
        </w:trPr>
        <w:tc>
          <w:tcPr>
            <w:tcW w:w="1326" w:type="dxa"/>
            <w:vMerge w:val="restart"/>
            <w:tcBorders>
              <w:top w:val="single" w:sz="6" w:space="0" w:color="auto"/>
              <w:left w:val="single" w:sz="6" w:space="0" w:color="auto"/>
              <w:right w:val="single" w:sz="6" w:space="0" w:color="auto"/>
            </w:tcBorders>
          </w:tcPr>
          <w:p w:rsidR="005D0454" w:rsidRDefault="005D0454" w:rsidP="008D2338">
            <w:pPr>
              <w:pStyle w:val="TableCell"/>
            </w:pPr>
            <w:r>
              <w:t>Internal</w:t>
            </w:r>
          </w:p>
        </w:tc>
        <w:tc>
          <w:tcPr>
            <w:tcW w:w="6946" w:type="dxa"/>
            <w:gridSpan w:val="3"/>
            <w:tcBorders>
              <w:top w:val="single" w:sz="6" w:space="0" w:color="auto"/>
              <w:left w:val="single" w:sz="6" w:space="0" w:color="auto"/>
              <w:bottom w:val="single" w:sz="4" w:space="0" w:color="auto"/>
              <w:right w:val="single" w:sz="6" w:space="0" w:color="auto"/>
            </w:tcBorders>
          </w:tcPr>
          <w:p w:rsidR="005D0454" w:rsidRDefault="005D0454" w:rsidP="008D2338">
            <w:pPr>
              <w:pStyle w:val="TableCell"/>
            </w:pPr>
            <w:r>
              <w:t>The internal reference oscillator is used.</w:t>
            </w:r>
          </w:p>
        </w:tc>
      </w:tr>
      <w:tr w:rsidR="005D0454" w:rsidTr="008D2338">
        <w:trPr>
          <w:cantSplit/>
          <w:trHeight w:val="338"/>
        </w:trPr>
        <w:tc>
          <w:tcPr>
            <w:tcW w:w="1326" w:type="dxa"/>
            <w:vMerge/>
            <w:tcBorders>
              <w:left w:val="single" w:sz="6" w:space="0" w:color="auto"/>
              <w:right w:val="single" w:sz="6" w:space="0" w:color="auto"/>
            </w:tcBorders>
          </w:tcPr>
          <w:p w:rsidR="005D0454" w:rsidRDefault="005D0454" w:rsidP="008D2338">
            <w:pPr>
              <w:pStyle w:val="TableCell"/>
            </w:pPr>
          </w:p>
        </w:tc>
        <w:tc>
          <w:tcPr>
            <w:tcW w:w="283" w:type="dxa"/>
            <w:vMerge w:val="restart"/>
            <w:tcBorders>
              <w:top w:val="single" w:sz="4" w:space="0" w:color="auto"/>
              <w:left w:val="single" w:sz="6" w:space="0" w:color="auto"/>
              <w:right w:val="single" w:sz="6" w:space="0" w:color="auto"/>
            </w:tcBorders>
          </w:tcPr>
          <w:p w:rsidR="005D0454" w:rsidRDefault="005D0454" w:rsidP="008D2338">
            <w:pPr>
              <w:pStyle w:val="TableCell"/>
            </w:pPr>
          </w:p>
        </w:tc>
        <w:tc>
          <w:tcPr>
            <w:tcW w:w="1134" w:type="dxa"/>
            <w:tcBorders>
              <w:top w:val="single" w:sz="4" w:space="0" w:color="auto"/>
              <w:left w:val="single" w:sz="6" w:space="0" w:color="auto"/>
              <w:bottom w:val="single" w:sz="4" w:space="0" w:color="auto"/>
              <w:right w:val="single" w:sz="6" w:space="0" w:color="auto"/>
            </w:tcBorders>
          </w:tcPr>
          <w:p w:rsidR="005D0454" w:rsidRDefault="005D0454" w:rsidP="008D2338">
            <w:pPr>
              <w:pStyle w:val="TableCell"/>
            </w:pPr>
            <w:r>
              <w:t>.NET</w:t>
            </w:r>
          </w:p>
        </w:tc>
        <w:tc>
          <w:tcPr>
            <w:tcW w:w="5529" w:type="dxa"/>
            <w:tcBorders>
              <w:top w:val="single" w:sz="4" w:space="0" w:color="auto"/>
              <w:left w:val="single" w:sz="6" w:space="0" w:color="auto"/>
              <w:bottom w:val="single" w:sz="4" w:space="0" w:color="auto"/>
              <w:right w:val="single" w:sz="6" w:space="0" w:color="auto"/>
            </w:tcBorders>
          </w:tcPr>
          <w:p w:rsidR="005D0454" w:rsidRDefault="005D0454" w:rsidP="008D2338">
            <w:pPr>
              <w:pStyle w:val="TableCellCourierNew"/>
            </w:pPr>
            <w:r>
              <w:t>ReferenceOscillatorSource.Internal</w:t>
            </w:r>
          </w:p>
        </w:tc>
      </w:tr>
      <w:tr w:rsidR="005D0454" w:rsidTr="008D2338">
        <w:trPr>
          <w:cantSplit/>
          <w:trHeight w:val="338"/>
        </w:trPr>
        <w:tc>
          <w:tcPr>
            <w:tcW w:w="1326" w:type="dxa"/>
            <w:vMerge/>
            <w:tcBorders>
              <w:left w:val="single" w:sz="6" w:space="0" w:color="auto"/>
              <w:right w:val="single" w:sz="6" w:space="0" w:color="auto"/>
            </w:tcBorders>
          </w:tcPr>
          <w:p w:rsidR="005D0454" w:rsidRDefault="005D0454" w:rsidP="008D2338">
            <w:pPr>
              <w:pStyle w:val="TableCell"/>
            </w:pPr>
          </w:p>
        </w:tc>
        <w:tc>
          <w:tcPr>
            <w:tcW w:w="283" w:type="dxa"/>
            <w:vMerge/>
            <w:tcBorders>
              <w:left w:val="single" w:sz="6" w:space="0" w:color="auto"/>
              <w:right w:val="single" w:sz="6" w:space="0" w:color="auto"/>
            </w:tcBorders>
          </w:tcPr>
          <w:p w:rsidR="005D0454" w:rsidRDefault="005D0454" w:rsidP="008D2338">
            <w:pPr>
              <w:pStyle w:val="TableCell"/>
            </w:pPr>
          </w:p>
        </w:tc>
        <w:tc>
          <w:tcPr>
            <w:tcW w:w="1134" w:type="dxa"/>
            <w:tcBorders>
              <w:top w:val="single" w:sz="4" w:space="0" w:color="auto"/>
              <w:left w:val="single" w:sz="6" w:space="0" w:color="auto"/>
              <w:bottom w:val="single" w:sz="4" w:space="0" w:color="auto"/>
              <w:right w:val="single" w:sz="6" w:space="0" w:color="auto"/>
            </w:tcBorders>
          </w:tcPr>
          <w:p w:rsidR="005D0454" w:rsidRDefault="005D0454" w:rsidP="008D2338">
            <w:pPr>
              <w:pStyle w:val="TableCell"/>
            </w:pPr>
            <w:r>
              <w:t>C</w:t>
            </w:r>
          </w:p>
        </w:tc>
        <w:tc>
          <w:tcPr>
            <w:tcW w:w="5529" w:type="dxa"/>
            <w:tcBorders>
              <w:top w:val="single" w:sz="4" w:space="0" w:color="auto"/>
              <w:left w:val="single" w:sz="6" w:space="0" w:color="auto"/>
              <w:bottom w:val="single" w:sz="4" w:space="0" w:color="auto"/>
              <w:right w:val="single" w:sz="6" w:space="0" w:color="auto"/>
            </w:tcBorders>
          </w:tcPr>
          <w:p w:rsidR="005D0454" w:rsidRDefault="005D0454" w:rsidP="008D2338">
            <w:pPr>
              <w:pStyle w:val="TableCellCourierNew"/>
            </w:pPr>
            <w:r>
              <w:t>IVIDIGITIZER_VAL_REFERENCE_OSCILLATOR_SOURCE_INTERNAL</w:t>
            </w:r>
          </w:p>
        </w:tc>
      </w:tr>
      <w:tr w:rsidR="005D0454" w:rsidTr="008D2338">
        <w:trPr>
          <w:cantSplit/>
          <w:trHeight w:val="337"/>
        </w:trPr>
        <w:tc>
          <w:tcPr>
            <w:tcW w:w="1326" w:type="dxa"/>
            <w:vMerge/>
            <w:tcBorders>
              <w:left w:val="single" w:sz="6" w:space="0" w:color="auto"/>
              <w:bottom w:val="single" w:sz="6" w:space="0" w:color="auto"/>
              <w:right w:val="single" w:sz="6" w:space="0" w:color="auto"/>
            </w:tcBorders>
          </w:tcPr>
          <w:p w:rsidR="005D0454" w:rsidRDefault="005D0454" w:rsidP="008D2338">
            <w:pPr>
              <w:pStyle w:val="TableCell"/>
            </w:pPr>
          </w:p>
        </w:tc>
        <w:tc>
          <w:tcPr>
            <w:tcW w:w="283" w:type="dxa"/>
            <w:vMerge/>
            <w:tcBorders>
              <w:left w:val="single" w:sz="6" w:space="0" w:color="auto"/>
              <w:bottom w:val="single" w:sz="6" w:space="0" w:color="auto"/>
              <w:right w:val="single" w:sz="6" w:space="0" w:color="auto"/>
            </w:tcBorders>
          </w:tcPr>
          <w:p w:rsidR="005D0454" w:rsidRDefault="005D0454"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
            </w:pPr>
            <w:r>
              <w:t>COM</w:t>
            </w:r>
          </w:p>
        </w:tc>
        <w:tc>
          <w:tcPr>
            <w:tcW w:w="5529"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
              <w:rPr>
                <w:rFonts w:ascii="Courier New" w:hAnsi="Courier New" w:cs="Courier New"/>
                <w:sz w:val="18"/>
                <w:szCs w:val="18"/>
              </w:rPr>
            </w:pPr>
            <w:r>
              <w:rPr>
                <w:rFonts w:ascii="Courier New" w:hAnsi="Courier New" w:cs="Courier New"/>
                <w:sz w:val="18"/>
                <w:szCs w:val="18"/>
              </w:rPr>
              <w:t>IviDigitizerReferenceOscillatorSourceInternal</w:t>
            </w:r>
          </w:p>
        </w:tc>
      </w:tr>
      <w:tr w:rsidR="005D0454" w:rsidTr="008D2338">
        <w:trPr>
          <w:cantSplit/>
          <w:trHeight w:val="345"/>
        </w:trPr>
        <w:tc>
          <w:tcPr>
            <w:tcW w:w="1326" w:type="dxa"/>
            <w:vMerge w:val="restart"/>
            <w:tcBorders>
              <w:top w:val="single" w:sz="6" w:space="0" w:color="auto"/>
              <w:left w:val="single" w:sz="6" w:space="0" w:color="auto"/>
              <w:right w:val="single" w:sz="6" w:space="0" w:color="auto"/>
            </w:tcBorders>
          </w:tcPr>
          <w:p w:rsidR="005D0454" w:rsidRDefault="005D0454" w:rsidP="008D2338">
            <w:pPr>
              <w:pStyle w:val="TableCell"/>
            </w:pPr>
            <w:r>
              <w:t>External</w:t>
            </w:r>
          </w:p>
        </w:tc>
        <w:tc>
          <w:tcPr>
            <w:tcW w:w="6946" w:type="dxa"/>
            <w:gridSpan w:val="3"/>
            <w:tcBorders>
              <w:top w:val="single" w:sz="6" w:space="0" w:color="auto"/>
              <w:left w:val="single" w:sz="6" w:space="0" w:color="auto"/>
              <w:bottom w:val="single" w:sz="4" w:space="0" w:color="auto"/>
              <w:right w:val="single" w:sz="6" w:space="0" w:color="auto"/>
            </w:tcBorders>
          </w:tcPr>
          <w:p w:rsidR="005D0454" w:rsidRDefault="005D0454" w:rsidP="008D2338">
            <w:pPr>
              <w:pStyle w:val="TableCell"/>
            </w:pPr>
            <w:r>
              <w:t>An external reference oscillator is used.</w:t>
            </w:r>
          </w:p>
        </w:tc>
      </w:tr>
      <w:tr w:rsidR="005D0454" w:rsidTr="008D2338">
        <w:trPr>
          <w:cantSplit/>
          <w:trHeight w:val="338"/>
        </w:trPr>
        <w:tc>
          <w:tcPr>
            <w:tcW w:w="1326" w:type="dxa"/>
            <w:vMerge/>
            <w:tcBorders>
              <w:left w:val="single" w:sz="6" w:space="0" w:color="auto"/>
              <w:right w:val="single" w:sz="6" w:space="0" w:color="auto"/>
            </w:tcBorders>
          </w:tcPr>
          <w:p w:rsidR="005D0454" w:rsidRDefault="005D0454" w:rsidP="008D2338">
            <w:pPr>
              <w:pStyle w:val="TableCell"/>
            </w:pPr>
          </w:p>
        </w:tc>
        <w:tc>
          <w:tcPr>
            <w:tcW w:w="283" w:type="dxa"/>
            <w:vMerge w:val="restart"/>
            <w:tcBorders>
              <w:top w:val="single" w:sz="4" w:space="0" w:color="auto"/>
              <w:left w:val="single" w:sz="6" w:space="0" w:color="auto"/>
              <w:right w:val="single" w:sz="6" w:space="0" w:color="auto"/>
            </w:tcBorders>
          </w:tcPr>
          <w:p w:rsidR="005D0454" w:rsidRDefault="005D0454" w:rsidP="008D2338">
            <w:pPr>
              <w:pStyle w:val="TableCell"/>
            </w:pPr>
          </w:p>
        </w:tc>
        <w:tc>
          <w:tcPr>
            <w:tcW w:w="1134" w:type="dxa"/>
            <w:tcBorders>
              <w:top w:val="single" w:sz="4" w:space="0" w:color="auto"/>
              <w:left w:val="single" w:sz="6" w:space="0" w:color="auto"/>
              <w:bottom w:val="single" w:sz="4" w:space="0" w:color="auto"/>
              <w:right w:val="single" w:sz="6" w:space="0" w:color="auto"/>
            </w:tcBorders>
          </w:tcPr>
          <w:p w:rsidR="005D0454" w:rsidRDefault="005D0454" w:rsidP="008D2338">
            <w:pPr>
              <w:pStyle w:val="TableCell"/>
            </w:pPr>
            <w:r>
              <w:t>.NET</w:t>
            </w:r>
          </w:p>
        </w:tc>
        <w:tc>
          <w:tcPr>
            <w:tcW w:w="5529" w:type="dxa"/>
            <w:tcBorders>
              <w:top w:val="single" w:sz="4" w:space="0" w:color="auto"/>
              <w:left w:val="single" w:sz="6" w:space="0" w:color="auto"/>
              <w:bottom w:val="single" w:sz="4" w:space="0" w:color="auto"/>
              <w:right w:val="single" w:sz="6" w:space="0" w:color="auto"/>
            </w:tcBorders>
          </w:tcPr>
          <w:p w:rsidR="005D0454" w:rsidRDefault="005D0454" w:rsidP="008D2338">
            <w:pPr>
              <w:pStyle w:val="TableCellCourierNew"/>
            </w:pPr>
            <w:r>
              <w:t>ReferenceOscillatorSource.External</w:t>
            </w:r>
          </w:p>
        </w:tc>
      </w:tr>
      <w:tr w:rsidR="005D0454" w:rsidTr="008D2338">
        <w:trPr>
          <w:cantSplit/>
          <w:trHeight w:val="338"/>
        </w:trPr>
        <w:tc>
          <w:tcPr>
            <w:tcW w:w="1326" w:type="dxa"/>
            <w:vMerge/>
            <w:tcBorders>
              <w:left w:val="single" w:sz="6" w:space="0" w:color="auto"/>
              <w:right w:val="single" w:sz="6" w:space="0" w:color="auto"/>
            </w:tcBorders>
          </w:tcPr>
          <w:p w:rsidR="005D0454" w:rsidRDefault="005D0454" w:rsidP="008D2338">
            <w:pPr>
              <w:pStyle w:val="TableCell"/>
            </w:pPr>
          </w:p>
        </w:tc>
        <w:tc>
          <w:tcPr>
            <w:tcW w:w="283" w:type="dxa"/>
            <w:vMerge/>
            <w:tcBorders>
              <w:left w:val="single" w:sz="6" w:space="0" w:color="auto"/>
              <w:right w:val="single" w:sz="6" w:space="0" w:color="auto"/>
            </w:tcBorders>
          </w:tcPr>
          <w:p w:rsidR="005D0454" w:rsidRDefault="005D0454" w:rsidP="008D2338">
            <w:pPr>
              <w:pStyle w:val="TableCell"/>
            </w:pPr>
          </w:p>
        </w:tc>
        <w:tc>
          <w:tcPr>
            <w:tcW w:w="1134" w:type="dxa"/>
            <w:tcBorders>
              <w:top w:val="single" w:sz="4" w:space="0" w:color="auto"/>
              <w:left w:val="single" w:sz="6" w:space="0" w:color="auto"/>
              <w:bottom w:val="single" w:sz="4" w:space="0" w:color="auto"/>
              <w:right w:val="single" w:sz="6" w:space="0" w:color="auto"/>
            </w:tcBorders>
          </w:tcPr>
          <w:p w:rsidR="005D0454" w:rsidRDefault="005D0454" w:rsidP="008D2338">
            <w:pPr>
              <w:pStyle w:val="TableCell"/>
            </w:pPr>
            <w:r>
              <w:t>C</w:t>
            </w:r>
          </w:p>
        </w:tc>
        <w:tc>
          <w:tcPr>
            <w:tcW w:w="5529" w:type="dxa"/>
            <w:tcBorders>
              <w:top w:val="single" w:sz="4" w:space="0" w:color="auto"/>
              <w:left w:val="single" w:sz="6" w:space="0" w:color="auto"/>
              <w:bottom w:val="single" w:sz="4" w:space="0" w:color="auto"/>
              <w:right w:val="single" w:sz="6" w:space="0" w:color="auto"/>
            </w:tcBorders>
          </w:tcPr>
          <w:p w:rsidR="005D0454" w:rsidRDefault="005D0454" w:rsidP="008D2338">
            <w:pPr>
              <w:pStyle w:val="TableCellCourierNew"/>
            </w:pPr>
            <w:r>
              <w:t>IVIDIGITIZER_VAL_REFERENCE_OSCILLATOR_SOURCE_EXTERNAL</w:t>
            </w:r>
          </w:p>
        </w:tc>
      </w:tr>
      <w:tr w:rsidR="005D0454" w:rsidTr="008D2338">
        <w:tblPrEx>
          <w:tblW w:w="0" w:type="auto"/>
          <w:tblInd w:w="722" w:type="dxa"/>
          <w:tblLayout w:type="fixed"/>
          <w:tblLook w:val="0000"/>
          <w:tblPrExChange w:id="654" w:author="MAUMARY,YVES (A-Switzerland,ex1)" w:date="2011-10-14T15:38:00Z">
            <w:tblPrEx>
              <w:tblW w:w="0" w:type="auto"/>
              <w:tblInd w:w="722" w:type="dxa"/>
              <w:tblLayout w:type="fixed"/>
              <w:tblLook w:val="0000"/>
            </w:tblPrEx>
          </w:tblPrExChange>
        </w:tblPrEx>
        <w:trPr>
          <w:cantSplit/>
          <w:trHeight w:val="337"/>
          <w:trPrChange w:id="655" w:author="MAUMARY,YVES (A-Switzerland,ex1)" w:date="2011-10-14T15:38:00Z">
            <w:trPr>
              <w:gridAfter w:val="0"/>
              <w:cantSplit/>
            </w:trPr>
          </w:trPrChange>
        </w:trPr>
        <w:tc>
          <w:tcPr>
            <w:tcW w:w="1326" w:type="dxa"/>
            <w:vMerge/>
            <w:tcBorders>
              <w:left w:val="single" w:sz="6" w:space="0" w:color="auto"/>
              <w:bottom w:val="single" w:sz="6" w:space="0" w:color="auto"/>
              <w:right w:val="single" w:sz="6" w:space="0" w:color="auto"/>
            </w:tcBorders>
            <w:tcPrChange w:id="656" w:author="MAUMARY,YVES (A-Switzerland,ex1)" w:date="2011-10-14T15:38:00Z">
              <w:tcPr>
                <w:tcW w:w="1186" w:type="dxa"/>
                <w:gridSpan w:val="2"/>
                <w:vMerge/>
                <w:tcBorders>
                  <w:left w:val="single" w:sz="6" w:space="0" w:color="auto"/>
                  <w:bottom w:val="single" w:sz="4" w:space="0" w:color="auto"/>
                  <w:right w:val="single" w:sz="6" w:space="0" w:color="auto"/>
                </w:tcBorders>
              </w:tcPr>
            </w:tcPrChange>
          </w:tcPr>
          <w:p w:rsidR="005D0454" w:rsidRDefault="005D0454" w:rsidP="008D2338">
            <w:pPr>
              <w:pStyle w:val="TableCell"/>
            </w:pPr>
          </w:p>
        </w:tc>
        <w:tc>
          <w:tcPr>
            <w:tcW w:w="283" w:type="dxa"/>
            <w:vMerge/>
            <w:tcBorders>
              <w:left w:val="single" w:sz="6" w:space="0" w:color="auto"/>
              <w:bottom w:val="single" w:sz="6" w:space="0" w:color="auto"/>
              <w:right w:val="single" w:sz="6" w:space="0" w:color="auto"/>
            </w:tcBorders>
            <w:tcPrChange w:id="657" w:author="MAUMARY,YVES (A-Switzerland,ex1)" w:date="2011-10-14T15:38:00Z">
              <w:tcPr>
                <w:tcW w:w="360" w:type="dxa"/>
                <w:vMerge/>
                <w:tcBorders>
                  <w:left w:val="single" w:sz="6" w:space="0" w:color="auto"/>
                  <w:bottom w:val="single" w:sz="4" w:space="0" w:color="auto"/>
                  <w:right w:val="single" w:sz="6" w:space="0" w:color="auto"/>
                </w:tcBorders>
              </w:tcPr>
            </w:tcPrChange>
          </w:tcPr>
          <w:p w:rsidR="005D0454" w:rsidRDefault="005D0454" w:rsidP="008D2338">
            <w:pPr>
              <w:pStyle w:val="TableCell"/>
            </w:pPr>
          </w:p>
        </w:tc>
        <w:tc>
          <w:tcPr>
            <w:tcW w:w="1134" w:type="dxa"/>
            <w:tcBorders>
              <w:top w:val="single" w:sz="4" w:space="0" w:color="auto"/>
              <w:left w:val="single" w:sz="6" w:space="0" w:color="auto"/>
              <w:bottom w:val="single" w:sz="6" w:space="0" w:color="auto"/>
              <w:right w:val="single" w:sz="6" w:space="0" w:color="auto"/>
            </w:tcBorders>
            <w:tcPrChange w:id="658" w:author="MAUMARY,YVES (A-Switzerland,ex1)" w:date="2011-10-14T15:38:00Z">
              <w:tcPr>
                <w:tcW w:w="1080" w:type="dxa"/>
                <w:gridSpan w:val="3"/>
                <w:tcBorders>
                  <w:top w:val="single" w:sz="4" w:space="0" w:color="auto"/>
                  <w:left w:val="single" w:sz="6" w:space="0" w:color="auto"/>
                  <w:bottom w:val="single" w:sz="4" w:space="0" w:color="auto"/>
                  <w:right w:val="single" w:sz="6" w:space="0" w:color="auto"/>
                </w:tcBorders>
              </w:tcPr>
            </w:tcPrChange>
          </w:tcPr>
          <w:p w:rsidR="005D0454" w:rsidRDefault="005D0454" w:rsidP="008D2338">
            <w:pPr>
              <w:pStyle w:val="TableCell"/>
            </w:pPr>
            <w:r>
              <w:t>COM</w:t>
            </w:r>
          </w:p>
        </w:tc>
        <w:tc>
          <w:tcPr>
            <w:tcW w:w="5529" w:type="dxa"/>
            <w:tcBorders>
              <w:top w:val="single" w:sz="4" w:space="0" w:color="auto"/>
              <w:left w:val="single" w:sz="6" w:space="0" w:color="auto"/>
              <w:bottom w:val="single" w:sz="6" w:space="0" w:color="auto"/>
              <w:right w:val="single" w:sz="6" w:space="0" w:color="auto"/>
            </w:tcBorders>
            <w:tcPrChange w:id="659" w:author="MAUMARY,YVES (A-Switzerland,ex1)" w:date="2011-10-14T15:38:00Z">
              <w:tcPr>
                <w:tcW w:w="6014" w:type="dxa"/>
                <w:gridSpan w:val="2"/>
                <w:tcBorders>
                  <w:top w:val="single" w:sz="4" w:space="0" w:color="auto"/>
                  <w:left w:val="single" w:sz="6" w:space="0" w:color="auto"/>
                  <w:bottom w:val="single" w:sz="4" w:space="0" w:color="auto"/>
                  <w:right w:val="single" w:sz="6" w:space="0" w:color="auto"/>
                </w:tcBorders>
              </w:tcPr>
            </w:tcPrChange>
          </w:tcPr>
          <w:p w:rsidR="005D0454" w:rsidRDefault="005D0454" w:rsidP="008D2338">
            <w:pPr>
              <w:pStyle w:val="TableCell"/>
              <w:rPr>
                <w:rFonts w:ascii="Courier New" w:hAnsi="Courier New" w:cs="Courier New"/>
                <w:sz w:val="18"/>
                <w:szCs w:val="18"/>
              </w:rPr>
            </w:pPr>
            <w:r>
              <w:rPr>
                <w:rFonts w:ascii="Courier New" w:hAnsi="Courier New" w:cs="Courier New"/>
                <w:sz w:val="18"/>
                <w:szCs w:val="18"/>
              </w:rPr>
              <w:t>IviDigitizerReferenceOscillatorSourceExternal</w:t>
            </w:r>
          </w:p>
        </w:tc>
      </w:tr>
      <w:tr w:rsidR="005D0454" w:rsidTr="008D2338">
        <w:trPr>
          <w:cantSplit/>
          <w:trHeight w:val="337"/>
          <w:ins w:id="660" w:author="MAUMARY,YVES (A-Switzerland,ex1)" w:date="2011-10-14T15:38:00Z"/>
        </w:trPr>
        <w:tc>
          <w:tcPr>
            <w:tcW w:w="1326" w:type="dxa"/>
            <w:vMerge w:val="restart"/>
            <w:tcBorders>
              <w:left w:val="single" w:sz="6" w:space="0" w:color="auto"/>
              <w:right w:val="single" w:sz="6" w:space="0" w:color="auto"/>
            </w:tcBorders>
          </w:tcPr>
          <w:p w:rsidR="005D0454" w:rsidRDefault="00EE4795" w:rsidP="00EE4795">
            <w:pPr>
              <w:pStyle w:val="TableCell"/>
              <w:rPr>
                <w:ins w:id="661" w:author="MAUMARY,YVES (A-Switzerland,ex1)" w:date="2011-10-14T15:38:00Z"/>
              </w:rPr>
            </w:pPr>
            <w:ins w:id="662" w:author="MAUMARY,YVES (A-Switzerland,ex1)" w:date="2011-10-14T15:38:00Z">
              <w:r>
                <w:t>PXI</w:t>
              </w:r>
              <w:r w:rsidR="005D0454">
                <w:t>C</w:t>
              </w:r>
              <w:r>
                <w:t>lk</w:t>
              </w:r>
              <w:r w:rsidR="005D0454">
                <w:t>10</w:t>
              </w:r>
            </w:ins>
          </w:p>
        </w:tc>
        <w:tc>
          <w:tcPr>
            <w:tcW w:w="6946" w:type="dxa"/>
            <w:gridSpan w:val="3"/>
            <w:tcBorders>
              <w:left w:val="single" w:sz="6" w:space="0" w:color="auto"/>
              <w:bottom w:val="single" w:sz="6" w:space="0" w:color="auto"/>
              <w:right w:val="single" w:sz="6" w:space="0" w:color="auto"/>
            </w:tcBorders>
          </w:tcPr>
          <w:p w:rsidR="005D0454" w:rsidRDefault="005D0454" w:rsidP="008D2338">
            <w:pPr>
              <w:pStyle w:val="TableCell"/>
              <w:rPr>
                <w:ins w:id="663" w:author="MAUMARY,YVES (A-Switzerland,ex1)" w:date="2011-10-14T15:38:00Z"/>
                <w:rFonts w:ascii="Courier New" w:hAnsi="Courier New" w:cs="Courier New"/>
                <w:sz w:val="18"/>
                <w:szCs w:val="18"/>
              </w:rPr>
            </w:pPr>
            <w:ins w:id="664" w:author="MAUMARY,YVES (A-Switzerland,ex1)" w:date="2011-10-14T15:38:00Z">
              <w:r>
                <w:rPr>
                  <w:rFonts w:ascii="Courier New" w:hAnsi="Courier New" w:cs="Courier New"/>
                  <w:sz w:val="18"/>
                  <w:szCs w:val="18"/>
                </w:rPr>
                <w:t>The PXI</w:t>
              </w:r>
              <w:r w:rsidR="0059001E">
                <w:rPr>
                  <w:rFonts w:ascii="Courier New" w:hAnsi="Courier New" w:cs="Courier New"/>
                  <w:sz w:val="18"/>
                  <w:szCs w:val="18"/>
                </w:rPr>
                <w:t>/PXIe</w:t>
              </w:r>
              <w:r>
                <w:rPr>
                  <w:rFonts w:ascii="Courier New" w:hAnsi="Courier New" w:cs="Courier New"/>
                  <w:sz w:val="18"/>
                  <w:szCs w:val="18"/>
                </w:rPr>
                <w:t xml:space="preserve"> backplane 10 MHz reference.</w:t>
              </w:r>
            </w:ins>
          </w:p>
        </w:tc>
      </w:tr>
      <w:tr w:rsidR="005D0454" w:rsidTr="008D2338">
        <w:trPr>
          <w:cantSplit/>
          <w:trHeight w:val="337"/>
          <w:ins w:id="665" w:author="MAUMARY,YVES (A-Switzerland,ex1)" w:date="2011-10-14T15:38:00Z"/>
        </w:trPr>
        <w:tc>
          <w:tcPr>
            <w:tcW w:w="1326" w:type="dxa"/>
            <w:vMerge/>
            <w:tcBorders>
              <w:left w:val="single" w:sz="6" w:space="0" w:color="auto"/>
              <w:right w:val="single" w:sz="6" w:space="0" w:color="auto"/>
            </w:tcBorders>
          </w:tcPr>
          <w:p w:rsidR="005D0454" w:rsidRDefault="005D0454" w:rsidP="008D2338">
            <w:pPr>
              <w:pStyle w:val="TableCell"/>
              <w:rPr>
                <w:ins w:id="666" w:author="MAUMARY,YVES (A-Switzerland,ex1)" w:date="2011-10-14T15:38:00Z"/>
              </w:rPr>
            </w:pPr>
          </w:p>
        </w:tc>
        <w:tc>
          <w:tcPr>
            <w:tcW w:w="283" w:type="dxa"/>
            <w:vMerge w:val="restart"/>
            <w:tcBorders>
              <w:left w:val="single" w:sz="6" w:space="0" w:color="auto"/>
              <w:right w:val="single" w:sz="6" w:space="0" w:color="auto"/>
            </w:tcBorders>
          </w:tcPr>
          <w:p w:rsidR="005D0454" w:rsidRDefault="005D0454" w:rsidP="008D2338">
            <w:pPr>
              <w:pStyle w:val="TableCell"/>
              <w:rPr>
                <w:ins w:id="667" w:author="MAUMARY,YVES (A-Switzerland,ex1)" w:date="2011-10-14T15:38:00Z"/>
              </w:rPr>
            </w:pPr>
          </w:p>
        </w:tc>
        <w:tc>
          <w:tcPr>
            <w:tcW w:w="1134"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
              <w:rPr>
                <w:ins w:id="668" w:author="MAUMARY,YVES (A-Switzerland,ex1)" w:date="2011-10-14T15:38:00Z"/>
              </w:rPr>
            </w:pPr>
            <w:ins w:id="669" w:author="MAUMARY,YVES (A-Switzerland,ex1)" w:date="2011-10-14T15:38:00Z">
              <w:r>
                <w:t>.NET</w:t>
              </w:r>
            </w:ins>
          </w:p>
        </w:tc>
        <w:tc>
          <w:tcPr>
            <w:tcW w:w="5529" w:type="dxa"/>
            <w:tcBorders>
              <w:top w:val="single" w:sz="4" w:space="0" w:color="auto"/>
              <w:left w:val="single" w:sz="6" w:space="0" w:color="auto"/>
              <w:bottom w:val="single" w:sz="6" w:space="0" w:color="auto"/>
              <w:right w:val="single" w:sz="6" w:space="0" w:color="auto"/>
            </w:tcBorders>
          </w:tcPr>
          <w:p w:rsidR="005D0454" w:rsidRDefault="005D0454" w:rsidP="00EE4795">
            <w:pPr>
              <w:pStyle w:val="TableCellCourierNew"/>
              <w:rPr>
                <w:ins w:id="670" w:author="MAUMARY,YVES (A-Switzerland,ex1)" w:date="2011-10-14T15:38:00Z"/>
              </w:rPr>
            </w:pPr>
            <w:ins w:id="671" w:author="MAUMARY,YVES (A-Switzerland,ex1)" w:date="2011-10-14T15:38:00Z">
              <w:r>
                <w:t>ReferenceOscillatorSource.PXI</w:t>
              </w:r>
              <w:r w:rsidR="00EE4795">
                <w:t>Clk</w:t>
              </w:r>
              <w:r>
                <w:t>10</w:t>
              </w:r>
            </w:ins>
          </w:p>
        </w:tc>
      </w:tr>
      <w:tr w:rsidR="005D0454" w:rsidTr="008D2338">
        <w:trPr>
          <w:cantSplit/>
          <w:trHeight w:val="337"/>
          <w:ins w:id="672" w:author="MAUMARY,YVES (A-Switzerland,ex1)" w:date="2011-10-14T15:38:00Z"/>
        </w:trPr>
        <w:tc>
          <w:tcPr>
            <w:tcW w:w="1326" w:type="dxa"/>
            <w:vMerge/>
            <w:tcBorders>
              <w:left w:val="single" w:sz="6" w:space="0" w:color="auto"/>
              <w:right w:val="single" w:sz="6" w:space="0" w:color="auto"/>
            </w:tcBorders>
          </w:tcPr>
          <w:p w:rsidR="005D0454" w:rsidRDefault="005D0454" w:rsidP="008D2338">
            <w:pPr>
              <w:pStyle w:val="TableCell"/>
              <w:rPr>
                <w:ins w:id="673" w:author="MAUMARY,YVES (A-Switzerland,ex1)" w:date="2011-10-14T15:38:00Z"/>
              </w:rPr>
            </w:pPr>
          </w:p>
        </w:tc>
        <w:tc>
          <w:tcPr>
            <w:tcW w:w="283" w:type="dxa"/>
            <w:vMerge/>
            <w:tcBorders>
              <w:left w:val="single" w:sz="6" w:space="0" w:color="auto"/>
              <w:right w:val="single" w:sz="6" w:space="0" w:color="auto"/>
            </w:tcBorders>
          </w:tcPr>
          <w:p w:rsidR="005D0454" w:rsidRDefault="005D0454" w:rsidP="008D2338">
            <w:pPr>
              <w:pStyle w:val="TableCell"/>
              <w:rPr>
                <w:ins w:id="674" w:author="MAUMARY,YVES (A-Switzerland,ex1)" w:date="2011-10-14T15:38:00Z"/>
              </w:rPr>
            </w:pPr>
          </w:p>
        </w:tc>
        <w:tc>
          <w:tcPr>
            <w:tcW w:w="1134"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
              <w:rPr>
                <w:ins w:id="675" w:author="MAUMARY,YVES (A-Switzerland,ex1)" w:date="2011-10-14T15:38:00Z"/>
              </w:rPr>
            </w:pPr>
            <w:ins w:id="676" w:author="MAUMARY,YVES (A-Switzerland,ex1)" w:date="2011-10-14T15:38:00Z">
              <w:r>
                <w:t>C</w:t>
              </w:r>
            </w:ins>
          </w:p>
        </w:tc>
        <w:tc>
          <w:tcPr>
            <w:tcW w:w="5529"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CourierNew"/>
              <w:rPr>
                <w:ins w:id="677" w:author="MAUMARY,YVES (A-Switzerland,ex1)" w:date="2011-10-14T15:38:00Z"/>
              </w:rPr>
            </w:pPr>
            <w:ins w:id="678" w:author="MAUMARY,YVES (A-Switzerland,ex1)" w:date="2011-10-14T15:38:00Z">
              <w:r>
                <w:t>IVIDIGITIZER_VAL_REFERENCE_OSCILLATOR_SOURCE_PXI_CLK10</w:t>
              </w:r>
            </w:ins>
          </w:p>
        </w:tc>
      </w:tr>
      <w:tr w:rsidR="005D0454" w:rsidTr="008D2338">
        <w:trPr>
          <w:cantSplit/>
          <w:trHeight w:val="337"/>
          <w:ins w:id="679" w:author="MAUMARY,YVES (A-Switzerland,ex1)" w:date="2011-10-14T15:38:00Z"/>
        </w:trPr>
        <w:tc>
          <w:tcPr>
            <w:tcW w:w="1326" w:type="dxa"/>
            <w:vMerge/>
            <w:tcBorders>
              <w:left w:val="single" w:sz="6" w:space="0" w:color="auto"/>
              <w:bottom w:val="single" w:sz="6" w:space="0" w:color="auto"/>
              <w:right w:val="single" w:sz="6" w:space="0" w:color="auto"/>
            </w:tcBorders>
          </w:tcPr>
          <w:p w:rsidR="005D0454" w:rsidRDefault="005D0454" w:rsidP="008D2338">
            <w:pPr>
              <w:pStyle w:val="TableCell"/>
              <w:rPr>
                <w:ins w:id="680" w:author="MAUMARY,YVES (A-Switzerland,ex1)" w:date="2011-10-14T15:38:00Z"/>
              </w:rPr>
            </w:pPr>
          </w:p>
        </w:tc>
        <w:tc>
          <w:tcPr>
            <w:tcW w:w="283" w:type="dxa"/>
            <w:vMerge/>
            <w:tcBorders>
              <w:left w:val="single" w:sz="6" w:space="0" w:color="auto"/>
              <w:bottom w:val="single" w:sz="6" w:space="0" w:color="auto"/>
              <w:right w:val="single" w:sz="6" w:space="0" w:color="auto"/>
            </w:tcBorders>
          </w:tcPr>
          <w:p w:rsidR="005D0454" w:rsidRDefault="005D0454" w:rsidP="008D2338">
            <w:pPr>
              <w:pStyle w:val="TableCell"/>
              <w:rPr>
                <w:ins w:id="681" w:author="MAUMARY,YVES (A-Switzerland,ex1)" w:date="2011-10-14T15:38:00Z"/>
              </w:rPr>
            </w:pPr>
          </w:p>
        </w:tc>
        <w:tc>
          <w:tcPr>
            <w:tcW w:w="1134"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
              <w:rPr>
                <w:ins w:id="682" w:author="MAUMARY,YVES (A-Switzerland,ex1)" w:date="2011-10-14T15:38:00Z"/>
              </w:rPr>
            </w:pPr>
            <w:ins w:id="683" w:author="MAUMARY,YVES (A-Switzerland,ex1)" w:date="2011-10-14T15:38:00Z">
              <w:r>
                <w:t>COM</w:t>
              </w:r>
            </w:ins>
          </w:p>
        </w:tc>
        <w:tc>
          <w:tcPr>
            <w:tcW w:w="5529" w:type="dxa"/>
            <w:tcBorders>
              <w:top w:val="single" w:sz="4" w:space="0" w:color="auto"/>
              <w:left w:val="single" w:sz="6" w:space="0" w:color="auto"/>
              <w:bottom w:val="single" w:sz="6" w:space="0" w:color="auto"/>
              <w:right w:val="single" w:sz="6" w:space="0" w:color="auto"/>
            </w:tcBorders>
          </w:tcPr>
          <w:p w:rsidR="005D0454" w:rsidRDefault="005D0454" w:rsidP="00EE4795">
            <w:pPr>
              <w:pStyle w:val="TableCell"/>
              <w:rPr>
                <w:ins w:id="684" w:author="MAUMARY,YVES (A-Switzerland,ex1)" w:date="2011-10-14T15:38:00Z"/>
                <w:rFonts w:ascii="Courier New" w:hAnsi="Courier New" w:cs="Courier New"/>
                <w:sz w:val="18"/>
                <w:szCs w:val="18"/>
              </w:rPr>
            </w:pPr>
            <w:ins w:id="685" w:author="MAUMARY,YVES (A-Switzerland,ex1)" w:date="2011-10-14T15:38:00Z">
              <w:r>
                <w:rPr>
                  <w:rFonts w:ascii="Courier New" w:hAnsi="Courier New" w:cs="Courier New"/>
                  <w:sz w:val="18"/>
                  <w:szCs w:val="18"/>
                </w:rPr>
                <w:t>IviDigitizerReferenceOscillatorSourcePXI</w:t>
              </w:r>
              <w:r w:rsidR="00EE4795">
                <w:rPr>
                  <w:rFonts w:ascii="Courier New" w:hAnsi="Courier New" w:cs="Courier New"/>
                  <w:sz w:val="18"/>
                  <w:szCs w:val="18"/>
                </w:rPr>
                <w:t>Clk</w:t>
              </w:r>
              <w:r>
                <w:rPr>
                  <w:rFonts w:ascii="Courier New" w:hAnsi="Courier New" w:cs="Courier New"/>
                  <w:sz w:val="18"/>
                  <w:szCs w:val="18"/>
                </w:rPr>
                <w:t>10</w:t>
              </w:r>
            </w:ins>
          </w:p>
        </w:tc>
      </w:tr>
      <w:tr w:rsidR="005D0454" w:rsidTr="008D2338">
        <w:trPr>
          <w:cantSplit/>
          <w:trHeight w:val="337"/>
          <w:ins w:id="686" w:author="MAUMARY,YVES (A-Switzerland,ex1)" w:date="2011-10-14T15:38:00Z"/>
        </w:trPr>
        <w:tc>
          <w:tcPr>
            <w:tcW w:w="1326" w:type="dxa"/>
            <w:vMerge w:val="restart"/>
            <w:tcBorders>
              <w:left w:val="single" w:sz="6" w:space="0" w:color="auto"/>
              <w:right w:val="single" w:sz="6" w:space="0" w:color="auto"/>
            </w:tcBorders>
          </w:tcPr>
          <w:p w:rsidR="005D0454" w:rsidRDefault="0059001E" w:rsidP="00EE4795">
            <w:pPr>
              <w:pStyle w:val="TableCell"/>
              <w:rPr>
                <w:ins w:id="687" w:author="MAUMARY,YVES (A-Switzerland,ex1)" w:date="2011-10-14T15:38:00Z"/>
              </w:rPr>
            </w:pPr>
            <w:ins w:id="688" w:author="MAUMARY,YVES (A-Switzerland,ex1)" w:date="2011-10-14T15:38:00Z">
              <w:r>
                <w:t>PXI</w:t>
              </w:r>
              <w:r w:rsidR="00EE4795">
                <w:t>e</w:t>
              </w:r>
              <w:r w:rsidR="005D0454">
                <w:t>C</w:t>
              </w:r>
              <w:r w:rsidR="00EE4795">
                <w:t>lk</w:t>
              </w:r>
              <w:r w:rsidR="005D0454">
                <w:t>100</w:t>
              </w:r>
            </w:ins>
          </w:p>
        </w:tc>
        <w:tc>
          <w:tcPr>
            <w:tcW w:w="6946" w:type="dxa"/>
            <w:gridSpan w:val="3"/>
            <w:tcBorders>
              <w:left w:val="single" w:sz="6" w:space="0" w:color="auto"/>
              <w:bottom w:val="single" w:sz="6" w:space="0" w:color="auto"/>
              <w:right w:val="single" w:sz="6" w:space="0" w:color="auto"/>
            </w:tcBorders>
          </w:tcPr>
          <w:p w:rsidR="005D0454" w:rsidRDefault="005D0454" w:rsidP="008D2338">
            <w:pPr>
              <w:pStyle w:val="TableCell"/>
              <w:rPr>
                <w:ins w:id="689" w:author="MAUMARY,YVES (A-Switzerland,ex1)" w:date="2011-10-14T15:38:00Z"/>
                <w:rFonts w:ascii="Courier New" w:hAnsi="Courier New" w:cs="Courier New"/>
                <w:sz w:val="18"/>
                <w:szCs w:val="18"/>
              </w:rPr>
            </w:pPr>
            <w:ins w:id="690" w:author="MAUMARY,YVES (A-Switzerland,ex1)" w:date="2011-10-14T15:38:00Z">
              <w:r>
                <w:rPr>
                  <w:rFonts w:ascii="Courier New" w:hAnsi="Courier New" w:cs="Courier New"/>
                  <w:sz w:val="18"/>
                  <w:szCs w:val="18"/>
                </w:rPr>
                <w:t>The PXIe backplane 100 MHz reference.</w:t>
              </w:r>
            </w:ins>
          </w:p>
        </w:tc>
      </w:tr>
      <w:tr w:rsidR="005D0454" w:rsidTr="008D2338">
        <w:trPr>
          <w:cantSplit/>
          <w:trHeight w:val="337"/>
          <w:ins w:id="691" w:author="MAUMARY,YVES (A-Switzerland,ex1)" w:date="2011-10-14T15:38:00Z"/>
        </w:trPr>
        <w:tc>
          <w:tcPr>
            <w:tcW w:w="1326" w:type="dxa"/>
            <w:vMerge/>
            <w:tcBorders>
              <w:left w:val="single" w:sz="6" w:space="0" w:color="auto"/>
              <w:right w:val="single" w:sz="6" w:space="0" w:color="auto"/>
            </w:tcBorders>
          </w:tcPr>
          <w:p w:rsidR="005D0454" w:rsidRDefault="005D0454" w:rsidP="008D2338">
            <w:pPr>
              <w:pStyle w:val="TableCell"/>
              <w:rPr>
                <w:ins w:id="692" w:author="MAUMARY,YVES (A-Switzerland,ex1)" w:date="2011-10-14T15:38:00Z"/>
              </w:rPr>
            </w:pPr>
          </w:p>
        </w:tc>
        <w:tc>
          <w:tcPr>
            <w:tcW w:w="283" w:type="dxa"/>
            <w:vMerge w:val="restart"/>
            <w:tcBorders>
              <w:left w:val="single" w:sz="6" w:space="0" w:color="auto"/>
              <w:right w:val="single" w:sz="6" w:space="0" w:color="auto"/>
            </w:tcBorders>
          </w:tcPr>
          <w:p w:rsidR="005D0454" w:rsidRDefault="005D0454" w:rsidP="008D2338">
            <w:pPr>
              <w:pStyle w:val="TableCell"/>
              <w:rPr>
                <w:ins w:id="693" w:author="MAUMARY,YVES (A-Switzerland,ex1)" w:date="2011-10-14T15:38:00Z"/>
              </w:rPr>
            </w:pPr>
          </w:p>
        </w:tc>
        <w:tc>
          <w:tcPr>
            <w:tcW w:w="1134"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
              <w:rPr>
                <w:ins w:id="694" w:author="MAUMARY,YVES (A-Switzerland,ex1)" w:date="2011-10-14T15:38:00Z"/>
              </w:rPr>
            </w:pPr>
            <w:ins w:id="695" w:author="MAUMARY,YVES (A-Switzerland,ex1)" w:date="2011-10-14T15:38:00Z">
              <w:r>
                <w:t>.NET</w:t>
              </w:r>
            </w:ins>
          </w:p>
        </w:tc>
        <w:tc>
          <w:tcPr>
            <w:tcW w:w="5529" w:type="dxa"/>
            <w:tcBorders>
              <w:top w:val="single" w:sz="4" w:space="0" w:color="auto"/>
              <w:left w:val="single" w:sz="6" w:space="0" w:color="auto"/>
              <w:bottom w:val="single" w:sz="6" w:space="0" w:color="auto"/>
              <w:right w:val="single" w:sz="6" w:space="0" w:color="auto"/>
            </w:tcBorders>
          </w:tcPr>
          <w:p w:rsidR="005D0454" w:rsidRDefault="0059001E" w:rsidP="00EE4795">
            <w:pPr>
              <w:pStyle w:val="TableCellCourierNew"/>
              <w:rPr>
                <w:ins w:id="696" w:author="MAUMARY,YVES (A-Switzerland,ex1)" w:date="2011-10-14T15:38:00Z"/>
              </w:rPr>
            </w:pPr>
            <w:ins w:id="697" w:author="MAUMARY,YVES (A-Switzerland,ex1)" w:date="2011-10-14T15:38:00Z">
              <w:r>
                <w:t>ReferenceOscillatorSource.PXI</w:t>
              </w:r>
              <w:r w:rsidR="00EE4795">
                <w:t>eClk</w:t>
              </w:r>
              <w:r w:rsidR="005D0454">
                <w:t>100</w:t>
              </w:r>
            </w:ins>
          </w:p>
        </w:tc>
      </w:tr>
      <w:tr w:rsidR="005D0454" w:rsidTr="008D2338">
        <w:trPr>
          <w:cantSplit/>
          <w:trHeight w:val="337"/>
          <w:ins w:id="698" w:author="MAUMARY,YVES (A-Switzerland,ex1)" w:date="2011-10-14T15:38:00Z"/>
        </w:trPr>
        <w:tc>
          <w:tcPr>
            <w:tcW w:w="1326" w:type="dxa"/>
            <w:vMerge/>
            <w:tcBorders>
              <w:left w:val="single" w:sz="6" w:space="0" w:color="auto"/>
              <w:right w:val="single" w:sz="6" w:space="0" w:color="auto"/>
            </w:tcBorders>
          </w:tcPr>
          <w:p w:rsidR="005D0454" w:rsidRDefault="005D0454" w:rsidP="008D2338">
            <w:pPr>
              <w:pStyle w:val="TableCell"/>
              <w:rPr>
                <w:ins w:id="699" w:author="MAUMARY,YVES (A-Switzerland,ex1)" w:date="2011-10-14T15:38:00Z"/>
              </w:rPr>
            </w:pPr>
          </w:p>
        </w:tc>
        <w:tc>
          <w:tcPr>
            <w:tcW w:w="283" w:type="dxa"/>
            <w:vMerge/>
            <w:tcBorders>
              <w:left w:val="single" w:sz="6" w:space="0" w:color="auto"/>
              <w:right w:val="single" w:sz="6" w:space="0" w:color="auto"/>
            </w:tcBorders>
          </w:tcPr>
          <w:p w:rsidR="005D0454" w:rsidRDefault="005D0454" w:rsidP="008D2338">
            <w:pPr>
              <w:pStyle w:val="TableCell"/>
              <w:rPr>
                <w:ins w:id="700" w:author="MAUMARY,YVES (A-Switzerland,ex1)" w:date="2011-10-14T15:38:00Z"/>
              </w:rPr>
            </w:pPr>
          </w:p>
        </w:tc>
        <w:tc>
          <w:tcPr>
            <w:tcW w:w="1134"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
              <w:rPr>
                <w:ins w:id="701" w:author="MAUMARY,YVES (A-Switzerland,ex1)" w:date="2011-10-14T15:38:00Z"/>
              </w:rPr>
            </w:pPr>
            <w:ins w:id="702" w:author="MAUMARY,YVES (A-Switzerland,ex1)" w:date="2011-10-14T15:38:00Z">
              <w:r>
                <w:t>C</w:t>
              </w:r>
            </w:ins>
          </w:p>
        </w:tc>
        <w:tc>
          <w:tcPr>
            <w:tcW w:w="5529"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CourierNew"/>
              <w:rPr>
                <w:ins w:id="703" w:author="MAUMARY,YVES (A-Switzerland,ex1)" w:date="2011-10-14T15:38:00Z"/>
              </w:rPr>
            </w:pPr>
            <w:ins w:id="704" w:author="MAUMARY,YVES (A-Switzerland,ex1)" w:date="2011-10-14T15:38:00Z">
              <w:r>
                <w:t>IVIDIGITIZER_VAL_</w:t>
              </w:r>
              <w:r w:rsidR="0059001E">
                <w:t>REFERENCE_OSCILLATOR_SOURCE_PXI</w:t>
              </w:r>
              <w:r w:rsidR="00EE4795">
                <w:t>E</w:t>
              </w:r>
              <w:r>
                <w:t>_CLK100</w:t>
              </w:r>
            </w:ins>
          </w:p>
        </w:tc>
      </w:tr>
      <w:tr w:rsidR="005D0454" w:rsidTr="008D2338">
        <w:trPr>
          <w:cantSplit/>
          <w:trHeight w:val="337"/>
          <w:ins w:id="705" w:author="MAUMARY,YVES (A-Switzerland,ex1)" w:date="2011-10-14T15:38:00Z"/>
        </w:trPr>
        <w:tc>
          <w:tcPr>
            <w:tcW w:w="1326" w:type="dxa"/>
            <w:vMerge/>
            <w:tcBorders>
              <w:left w:val="single" w:sz="6" w:space="0" w:color="auto"/>
              <w:bottom w:val="single" w:sz="6" w:space="0" w:color="auto"/>
              <w:right w:val="single" w:sz="6" w:space="0" w:color="auto"/>
            </w:tcBorders>
          </w:tcPr>
          <w:p w:rsidR="005D0454" w:rsidRDefault="005D0454" w:rsidP="008D2338">
            <w:pPr>
              <w:pStyle w:val="TableCell"/>
              <w:rPr>
                <w:ins w:id="706" w:author="MAUMARY,YVES (A-Switzerland,ex1)" w:date="2011-10-14T15:38:00Z"/>
              </w:rPr>
            </w:pPr>
          </w:p>
        </w:tc>
        <w:tc>
          <w:tcPr>
            <w:tcW w:w="283" w:type="dxa"/>
            <w:vMerge/>
            <w:tcBorders>
              <w:left w:val="single" w:sz="6" w:space="0" w:color="auto"/>
              <w:bottom w:val="single" w:sz="6" w:space="0" w:color="auto"/>
              <w:right w:val="single" w:sz="6" w:space="0" w:color="auto"/>
            </w:tcBorders>
          </w:tcPr>
          <w:p w:rsidR="005D0454" w:rsidRDefault="005D0454" w:rsidP="008D2338">
            <w:pPr>
              <w:pStyle w:val="TableCell"/>
              <w:rPr>
                <w:ins w:id="707" w:author="MAUMARY,YVES (A-Switzerland,ex1)" w:date="2011-10-14T15:38:00Z"/>
              </w:rPr>
            </w:pPr>
          </w:p>
        </w:tc>
        <w:tc>
          <w:tcPr>
            <w:tcW w:w="1134"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
              <w:rPr>
                <w:ins w:id="708" w:author="MAUMARY,YVES (A-Switzerland,ex1)" w:date="2011-10-14T15:38:00Z"/>
              </w:rPr>
            </w:pPr>
            <w:ins w:id="709" w:author="MAUMARY,YVES (A-Switzerland,ex1)" w:date="2011-10-14T15:38:00Z">
              <w:r>
                <w:t>COM</w:t>
              </w:r>
            </w:ins>
          </w:p>
        </w:tc>
        <w:tc>
          <w:tcPr>
            <w:tcW w:w="5529" w:type="dxa"/>
            <w:tcBorders>
              <w:top w:val="single" w:sz="4" w:space="0" w:color="auto"/>
              <w:left w:val="single" w:sz="6" w:space="0" w:color="auto"/>
              <w:bottom w:val="single" w:sz="6" w:space="0" w:color="auto"/>
              <w:right w:val="single" w:sz="6" w:space="0" w:color="auto"/>
            </w:tcBorders>
          </w:tcPr>
          <w:p w:rsidR="005D0454" w:rsidRDefault="005D0454" w:rsidP="00EE4795">
            <w:pPr>
              <w:pStyle w:val="TableCell"/>
              <w:rPr>
                <w:ins w:id="710" w:author="MAUMARY,YVES (A-Switzerland,ex1)" w:date="2011-10-14T15:38:00Z"/>
                <w:rFonts w:ascii="Courier New" w:hAnsi="Courier New" w:cs="Courier New"/>
                <w:sz w:val="18"/>
                <w:szCs w:val="18"/>
              </w:rPr>
            </w:pPr>
            <w:ins w:id="711" w:author="MAUMARY,YVES (A-Switzerland,ex1)" w:date="2011-10-14T15:38:00Z">
              <w:r>
                <w:rPr>
                  <w:rFonts w:ascii="Courier New" w:hAnsi="Courier New" w:cs="Courier New"/>
                  <w:sz w:val="18"/>
                  <w:szCs w:val="18"/>
                </w:rPr>
                <w:t>IviDigiti</w:t>
              </w:r>
              <w:r w:rsidR="0059001E">
                <w:rPr>
                  <w:rFonts w:ascii="Courier New" w:hAnsi="Courier New" w:cs="Courier New"/>
                  <w:sz w:val="18"/>
                  <w:szCs w:val="18"/>
                </w:rPr>
                <w:t>zerReferenceOscillatorSourcePXI</w:t>
              </w:r>
              <w:r w:rsidR="00EE4795">
                <w:rPr>
                  <w:rFonts w:ascii="Courier New" w:hAnsi="Courier New" w:cs="Courier New"/>
                  <w:sz w:val="18"/>
                  <w:szCs w:val="18"/>
                </w:rPr>
                <w:t>eClk</w:t>
              </w:r>
              <w:r>
                <w:rPr>
                  <w:rFonts w:ascii="Courier New" w:hAnsi="Courier New" w:cs="Courier New"/>
                  <w:sz w:val="18"/>
                  <w:szCs w:val="18"/>
                </w:rPr>
                <w:t>100</w:t>
              </w:r>
            </w:ins>
          </w:p>
        </w:tc>
      </w:tr>
    </w:tbl>
    <w:p w:rsidR="00004825" w:rsidRDefault="00004825">
      <w:pPr>
        <w:pStyle w:val="FunctionHead"/>
      </w:pPr>
      <w:r>
        <w:t>Return Values</w:t>
      </w:r>
      <w:r w:rsidR="00A43241">
        <w:t xml:space="preserve"> (C/COM)</w:t>
      </w:r>
    </w:p>
    <w:p w:rsidR="00FF0119" w:rsidRDefault="00004825">
      <w:pPr>
        <w:pStyle w:val="Body1"/>
      </w:pPr>
      <w:r>
        <w:t xml:space="preserve">The </w:t>
      </w:r>
      <w:r>
        <w:rPr>
          <w:rStyle w:val="Italic"/>
        </w:rPr>
        <w:t>IVI-3.2: Inherent Capabilities Specification</w:t>
      </w:r>
      <w:r>
        <w:t xml:space="preserve"> defines general status codes that this function can return.</w:t>
      </w:r>
    </w:p>
    <w:p w:rsidR="00A43241" w:rsidRPr="00F7116C" w:rsidRDefault="00A43241" w:rsidP="00A43241">
      <w:pPr>
        <w:pStyle w:val="AttrFuncSubheading"/>
        <w:rPr>
          <w:color w:val="auto"/>
        </w:rPr>
      </w:pPr>
      <w:r w:rsidRPr="00F7116C">
        <w:rPr>
          <w:color w:val="auto"/>
        </w:rPr>
        <w:t>.NET Exceptions</w:t>
      </w:r>
    </w:p>
    <w:p w:rsidR="00A43241" w:rsidRDefault="00A43241" w:rsidP="00A4324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FF0119" w:rsidRDefault="00FF0119" w:rsidP="00270636">
      <w:pPr>
        <w:pStyle w:val="Heading3"/>
        <w:pageBreakBefore/>
      </w:pPr>
      <w:bookmarkStart w:id="712" w:name="_Toc304583716"/>
      <w:bookmarkStart w:id="713" w:name="_Toc306374567"/>
      <w:r>
        <w:lastRenderedPageBreak/>
        <w:t xml:space="preserve">Configure Reference Oscillator Output Enabled (IVI-C </w:t>
      </w:r>
      <w:r w:rsidR="00C15CB5">
        <w:t>O</w:t>
      </w:r>
      <w:r>
        <w:t>nly)</w:t>
      </w:r>
      <w:bookmarkEnd w:id="712"/>
      <w:bookmarkEnd w:id="713"/>
    </w:p>
    <w:p w:rsidR="00FF0119" w:rsidRDefault="00FF0119" w:rsidP="00FF0119">
      <w:pPr>
        <w:pStyle w:val="FunctionHead"/>
      </w:pPr>
      <w:r>
        <w:t>Description</w:t>
      </w:r>
    </w:p>
    <w:p w:rsidR="00FF0119" w:rsidRDefault="00FF0119" w:rsidP="00FF0119">
      <w:pPr>
        <w:pStyle w:val="Body1"/>
      </w:pPr>
      <w:r>
        <w:t>Configures whether or not the reference frequency signal appears at an output of the digitizer.</w:t>
      </w:r>
    </w:p>
    <w:p w:rsidR="00A43241" w:rsidRDefault="00A43241" w:rsidP="00A43241">
      <w:pPr>
        <w:pStyle w:val="FunctionHead"/>
      </w:pPr>
      <w:r>
        <w:t>.NET Method Prototype</w:t>
      </w:r>
    </w:p>
    <w:p w:rsidR="00A43241" w:rsidRDefault="00A43241" w:rsidP="00A43241">
      <w:pPr>
        <w:pStyle w:val="Code1"/>
      </w:pPr>
      <w:r>
        <w:t>(N/A)</w:t>
      </w:r>
    </w:p>
    <w:p w:rsidR="00A43241" w:rsidRDefault="00A43241" w:rsidP="00A43241">
      <w:pPr>
        <w:pStyle w:val="Code1"/>
      </w:pPr>
      <w:r w:rsidRPr="00C15CB5">
        <w:rPr>
          <w:rFonts w:ascii="Times New Roman" w:hAnsi="Times New Roman" w:cs="Times New Roman"/>
          <w:sz w:val="20"/>
          <w:szCs w:val="20"/>
        </w:rPr>
        <w:t>(use the</w:t>
      </w:r>
      <w:r>
        <w:t xml:space="preserve"> ReferenceOscillator.OutputEnabled </w:t>
      </w:r>
      <w:r w:rsidRPr="00C15CB5">
        <w:rPr>
          <w:rFonts w:ascii="Times New Roman" w:hAnsi="Times New Roman" w:cs="Times New Roman"/>
          <w:sz w:val="20"/>
          <w:szCs w:val="20"/>
        </w:rPr>
        <w:t>property)</w:t>
      </w:r>
    </w:p>
    <w:p w:rsidR="00FF0119" w:rsidRDefault="00FF0119" w:rsidP="00FF0119">
      <w:pPr>
        <w:pStyle w:val="FunctionHead"/>
      </w:pPr>
      <w:r>
        <w:t>COM Method Prototype</w:t>
      </w:r>
    </w:p>
    <w:p w:rsidR="00FF0119" w:rsidRDefault="00FF0119" w:rsidP="00FF0119">
      <w:pPr>
        <w:pStyle w:val="Code1"/>
      </w:pPr>
      <w:r>
        <w:t>(N/A)</w:t>
      </w:r>
    </w:p>
    <w:p w:rsidR="00FF0119" w:rsidRDefault="00FF0119" w:rsidP="00FF0119">
      <w:pPr>
        <w:pStyle w:val="Code1"/>
      </w:pPr>
      <w:r w:rsidRPr="00C15CB5">
        <w:rPr>
          <w:rFonts w:ascii="Times New Roman" w:hAnsi="Times New Roman" w:cs="Times New Roman"/>
          <w:sz w:val="20"/>
          <w:szCs w:val="20"/>
        </w:rPr>
        <w:t>(use the</w:t>
      </w:r>
      <w:r>
        <w:t xml:space="preserve"> ReferenceOscillator.OutputEnabled </w:t>
      </w:r>
      <w:r w:rsidRPr="00C15CB5">
        <w:rPr>
          <w:rFonts w:ascii="Times New Roman" w:hAnsi="Times New Roman" w:cs="Times New Roman"/>
          <w:sz w:val="20"/>
          <w:szCs w:val="20"/>
        </w:rPr>
        <w:t>property)</w:t>
      </w:r>
    </w:p>
    <w:p w:rsidR="00FF0119" w:rsidRDefault="00FF0119" w:rsidP="00FF0119">
      <w:pPr>
        <w:pStyle w:val="FunctionHead"/>
      </w:pPr>
      <w:r>
        <w:t>C Prototype</w:t>
      </w:r>
    </w:p>
    <w:p w:rsidR="00FF0119" w:rsidRDefault="00FF0119" w:rsidP="00FF0119">
      <w:pPr>
        <w:pStyle w:val="Code1"/>
        <w:tabs>
          <w:tab w:val="left" w:pos="630"/>
        </w:tabs>
      </w:pPr>
      <w:r>
        <w:t>ViStatus IviDigitizer_ConfigureReferenceOscillatorOutputEnabled(ViSession Vi,</w:t>
      </w:r>
      <w:r>
        <w:br/>
        <w:t xml:space="preserve">                                        </w:t>
      </w:r>
      <w:r w:rsidR="00462EFD">
        <w:t xml:space="preserve">                    </w:t>
      </w:r>
      <w:r>
        <w:t>ViBoolean Enabled);</w:t>
      </w:r>
    </w:p>
    <w:p w:rsidR="00FF0119" w:rsidRDefault="00FF0119" w:rsidP="00FF0119">
      <w:pPr>
        <w:pStyle w:val="FunctionHead"/>
      </w:pPr>
      <w:r>
        <w:t>Parameters</w:t>
      </w:r>
    </w:p>
    <w:p w:rsidR="00FF0119" w:rsidRDefault="00FF0119" w:rsidP="00FF0119">
      <w:pPr>
        <w:pStyle w:val="Body1"/>
      </w:pPr>
    </w:p>
    <w:tbl>
      <w:tblPr>
        <w:tblW w:w="8821" w:type="dxa"/>
        <w:tblInd w:w="728" w:type="dxa"/>
        <w:tblLayout w:type="fixed"/>
        <w:tblCellMar>
          <w:left w:w="80" w:type="dxa"/>
          <w:right w:w="80" w:type="dxa"/>
        </w:tblCellMar>
        <w:tblLook w:val="0000"/>
      </w:tblPr>
      <w:tblGrid>
        <w:gridCol w:w="1800"/>
        <w:gridCol w:w="5022"/>
        <w:gridCol w:w="1999"/>
      </w:tblGrid>
      <w:tr w:rsidR="00FF0119" w:rsidTr="00BD489C">
        <w:trPr>
          <w:cantSplit/>
        </w:trPr>
        <w:tc>
          <w:tcPr>
            <w:tcW w:w="1800" w:type="dxa"/>
            <w:tcBorders>
              <w:top w:val="single" w:sz="6" w:space="0" w:color="auto"/>
              <w:left w:val="single" w:sz="6" w:space="0" w:color="auto"/>
              <w:right w:val="single" w:sz="6" w:space="0" w:color="auto"/>
            </w:tcBorders>
          </w:tcPr>
          <w:p w:rsidR="00FF0119" w:rsidRDefault="00FF0119" w:rsidP="003330F5">
            <w:pPr>
              <w:pStyle w:val="TableHead"/>
            </w:pPr>
            <w:r>
              <w:t>Inputs</w:t>
            </w:r>
          </w:p>
        </w:tc>
        <w:tc>
          <w:tcPr>
            <w:tcW w:w="5022" w:type="dxa"/>
            <w:tcBorders>
              <w:top w:val="single" w:sz="6" w:space="0" w:color="auto"/>
              <w:left w:val="single" w:sz="6" w:space="0" w:color="auto"/>
              <w:right w:val="single" w:sz="6" w:space="0" w:color="auto"/>
            </w:tcBorders>
          </w:tcPr>
          <w:p w:rsidR="00FF0119" w:rsidRDefault="00FF0119" w:rsidP="003330F5">
            <w:pPr>
              <w:pStyle w:val="TableHead"/>
            </w:pPr>
            <w:r>
              <w:t>Description</w:t>
            </w:r>
          </w:p>
        </w:tc>
        <w:tc>
          <w:tcPr>
            <w:tcW w:w="1999" w:type="dxa"/>
            <w:tcBorders>
              <w:top w:val="single" w:sz="6" w:space="0" w:color="auto"/>
              <w:left w:val="single" w:sz="6" w:space="0" w:color="auto"/>
              <w:right w:val="single" w:sz="6" w:space="0" w:color="auto"/>
            </w:tcBorders>
          </w:tcPr>
          <w:p w:rsidR="00FF0119" w:rsidRDefault="00FF0119" w:rsidP="003330F5">
            <w:pPr>
              <w:pStyle w:val="TableHead"/>
            </w:pPr>
            <w:r>
              <w:t>Base Type</w:t>
            </w:r>
          </w:p>
        </w:tc>
      </w:tr>
      <w:tr w:rsidR="00FF0119" w:rsidTr="00BD489C">
        <w:trPr>
          <w:cantSplit/>
        </w:trPr>
        <w:tc>
          <w:tcPr>
            <w:tcW w:w="1800" w:type="dxa"/>
            <w:tcBorders>
              <w:top w:val="single" w:sz="6" w:space="0" w:color="auto"/>
              <w:left w:val="single" w:sz="6" w:space="0" w:color="auto"/>
              <w:bottom w:val="single" w:sz="6" w:space="0" w:color="auto"/>
              <w:right w:val="single" w:sz="6" w:space="0" w:color="auto"/>
            </w:tcBorders>
          </w:tcPr>
          <w:p w:rsidR="00FF0119" w:rsidRDefault="00FF0119" w:rsidP="00BD489C">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rsidR="00FF0119" w:rsidRDefault="00FF0119" w:rsidP="00BD489C">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FF0119" w:rsidRDefault="00FF0119" w:rsidP="00BD489C">
            <w:pPr>
              <w:pStyle w:val="TableCellCourierNew"/>
            </w:pPr>
            <w:r>
              <w:t>ViSession</w:t>
            </w:r>
          </w:p>
        </w:tc>
      </w:tr>
      <w:tr w:rsidR="00FF0119" w:rsidTr="00BD489C">
        <w:trPr>
          <w:cantSplit/>
        </w:trPr>
        <w:tc>
          <w:tcPr>
            <w:tcW w:w="1800" w:type="dxa"/>
            <w:tcBorders>
              <w:top w:val="single" w:sz="6" w:space="0" w:color="auto"/>
              <w:left w:val="single" w:sz="6" w:space="0" w:color="auto"/>
              <w:bottom w:val="single" w:sz="6" w:space="0" w:color="auto"/>
              <w:right w:val="single" w:sz="6" w:space="0" w:color="auto"/>
            </w:tcBorders>
          </w:tcPr>
          <w:p w:rsidR="00FF0119" w:rsidRDefault="00FF0119" w:rsidP="00BD489C">
            <w:pPr>
              <w:pStyle w:val="TableCellCourierNew"/>
            </w:pPr>
            <w:r>
              <w:t>Enabled</w:t>
            </w:r>
          </w:p>
        </w:tc>
        <w:tc>
          <w:tcPr>
            <w:tcW w:w="5022" w:type="dxa"/>
            <w:tcBorders>
              <w:top w:val="single" w:sz="6" w:space="0" w:color="auto"/>
              <w:left w:val="single" w:sz="6" w:space="0" w:color="auto"/>
              <w:bottom w:val="single" w:sz="6" w:space="0" w:color="auto"/>
              <w:right w:val="single" w:sz="6" w:space="0" w:color="auto"/>
            </w:tcBorders>
          </w:tcPr>
          <w:p w:rsidR="00FF0119" w:rsidRDefault="00FF0119" w:rsidP="00FF0119">
            <w:pPr>
              <w:pStyle w:val="TableCell"/>
            </w:pPr>
            <w:r>
              <w:t>Specifies whether or not the reference frequency signal appears at a reference output of the digitizer. This value sets the Reference Oscillator Output Enabled attribute</w:t>
            </w:r>
            <w:r w:rsidR="0080634C">
              <w:t xml:space="preserve">. </w:t>
            </w:r>
            <w:r>
              <w:t>See the attribute description for more details.</w:t>
            </w:r>
          </w:p>
        </w:tc>
        <w:tc>
          <w:tcPr>
            <w:tcW w:w="1999" w:type="dxa"/>
            <w:tcBorders>
              <w:top w:val="single" w:sz="6" w:space="0" w:color="auto"/>
              <w:left w:val="single" w:sz="6" w:space="0" w:color="auto"/>
              <w:bottom w:val="single" w:sz="6" w:space="0" w:color="auto"/>
              <w:right w:val="single" w:sz="6" w:space="0" w:color="auto"/>
            </w:tcBorders>
          </w:tcPr>
          <w:p w:rsidR="00FF0119" w:rsidRDefault="00FF0119" w:rsidP="00BD489C">
            <w:pPr>
              <w:pStyle w:val="TableCellCourierNew"/>
            </w:pPr>
            <w:r>
              <w:t>ViBoolean</w:t>
            </w:r>
          </w:p>
        </w:tc>
      </w:tr>
    </w:tbl>
    <w:p w:rsidR="00FF0119" w:rsidRDefault="00FF0119" w:rsidP="00FF0119">
      <w:pPr>
        <w:pStyle w:val="FunctionHead"/>
      </w:pPr>
      <w:r>
        <w:t>Return Values</w:t>
      </w:r>
      <w:r w:rsidR="00A43241">
        <w:t xml:space="preserve"> (C)</w:t>
      </w:r>
    </w:p>
    <w:p w:rsidR="00FF0119" w:rsidRDefault="00FF0119" w:rsidP="00FF0119">
      <w:pPr>
        <w:pStyle w:val="Body1"/>
      </w:pPr>
      <w:r>
        <w:t xml:space="preserve">The </w:t>
      </w:r>
      <w:r>
        <w:rPr>
          <w:rStyle w:val="Italic"/>
        </w:rPr>
        <w:t>IVI-3.2: Inherent Capabilities Specification</w:t>
      </w:r>
      <w:r>
        <w:t xml:space="preserve"> defines general status codes that this function can return.</w:t>
      </w:r>
    </w:p>
    <w:p w:rsidR="00004825" w:rsidRDefault="00004825">
      <w:pPr>
        <w:pStyle w:val="Body1"/>
        <w:rPr>
          <w:sz w:val="12"/>
          <w:szCs w:val="12"/>
        </w:rPr>
      </w:pPr>
      <w:r>
        <w:br w:type="page"/>
      </w:r>
    </w:p>
    <w:p w:rsidR="00004825" w:rsidRDefault="00004825">
      <w:pPr>
        <w:pStyle w:val="Heading2"/>
      </w:pPr>
      <w:bookmarkStart w:id="714" w:name="_Toc304583717"/>
      <w:bookmarkStart w:id="715" w:name="_Toc306374568"/>
      <w:r>
        <w:t>IviDigitizerReferenceOscillator Behavior Model</w:t>
      </w:r>
      <w:bookmarkEnd w:id="714"/>
      <w:bookmarkEnd w:id="715"/>
    </w:p>
    <w:p w:rsidR="00004825" w:rsidRDefault="00004825">
      <w:pPr>
        <w:pStyle w:val="Body1"/>
      </w:pPr>
      <w:r>
        <w:t>The IviDigitizerReferenceOscillator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004825" w:rsidRDefault="00004825">
      <w:pPr>
        <w:pStyle w:val="Heading2"/>
      </w:pPr>
      <w:bookmarkStart w:id="716" w:name="_Toc304583718"/>
      <w:bookmarkStart w:id="717" w:name="_Toc306374569"/>
      <w:r>
        <w:t>IviDigitizerReferenceOscillator Compliance Notes</w:t>
      </w:r>
      <w:bookmarkEnd w:id="716"/>
      <w:bookmarkEnd w:id="717"/>
    </w:p>
    <w:p w:rsidR="00004825" w:rsidRDefault="00004825">
      <w:pPr>
        <w:pStyle w:val="Body1"/>
      </w:pPr>
      <w:r>
        <w:t>For a specific driver to comply with the IviDigitizerReferenceOscillator extension, it shall be compliant with the IviDigitizerBase capability group and it shall implement all of the attributes and functions listed in this section.</w:t>
      </w:r>
    </w:p>
    <w:p w:rsidR="00D034B7" w:rsidRDefault="00D034B7" w:rsidP="00D034B7">
      <w:pPr>
        <w:pStyle w:val="Body"/>
      </w:pPr>
    </w:p>
    <w:p w:rsidR="00D034B7" w:rsidRDefault="00D034B7" w:rsidP="00D034B7">
      <w:pPr>
        <w:pStyle w:val="Heading1"/>
      </w:pPr>
      <w:bookmarkStart w:id="718" w:name="_Toc304583719"/>
      <w:bookmarkStart w:id="719" w:name="_Toc306374570"/>
      <w:r>
        <w:lastRenderedPageBreak/>
        <w:t>IviDigitizerSampleClock Extension Group</w:t>
      </w:r>
      <w:bookmarkEnd w:id="718"/>
      <w:bookmarkEnd w:id="719"/>
    </w:p>
    <w:p w:rsidR="00D034B7" w:rsidRDefault="00D034B7" w:rsidP="00D034B7">
      <w:pPr>
        <w:pStyle w:val="Heading2"/>
      </w:pPr>
      <w:bookmarkStart w:id="720" w:name="_Toc304583720"/>
      <w:bookmarkStart w:id="721" w:name="_Toc306374571"/>
      <w:r>
        <w:t>IviDigitizerSampleClock Overview</w:t>
      </w:r>
      <w:bookmarkEnd w:id="720"/>
      <w:bookmarkEnd w:id="721"/>
    </w:p>
    <w:p w:rsidR="00D034B7" w:rsidRDefault="00D034B7" w:rsidP="00D034B7">
      <w:pPr>
        <w:pStyle w:val="Body1"/>
      </w:pPr>
      <w:r>
        <w:t xml:space="preserve">The IviDigitizerSampleClock extension group supports with the ability to use </w:t>
      </w:r>
      <w:r w:rsidR="004128E9">
        <w:t xml:space="preserve">(or provide) </w:t>
      </w:r>
      <w:r>
        <w:t>an external sample clock.</w:t>
      </w:r>
    </w:p>
    <w:p w:rsidR="00D034B7" w:rsidRDefault="00D034B7" w:rsidP="00D034B7">
      <w:pPr>
        <w:pStyle w:val="Heading2"/>
      </w:pPr>
      <w:bookmarkStart w:id="722" w:name="_Toc304583721"/>
      <w:bookmarkStart w:id="723" w:name="_Toc306374572"/>
      <w:r>
        <w:t>IviDigitizerSampleClock Attributes</w:t>
      </w:r>
      <w:bookmarkEnd w:id="722"/>
      <w:bookmarkEnd w:id="723"/>
    </w:p>
    <w:p w:rsidR="00D034B7" w:rsidRDefault="00D034B7" w:rsidP="00D034B7">
      <w:pPr>
        <w:pStyle w:val="Body1"/>
      </w:pPr>
      <w:r>
        <w:t>The IviDigitizerSampleClock extension group defines the following attributes:</w:t>
      </w:r>
    </w:p>
    <w:p w:rsidR="00D034B7" w:rsidRDefault="00D034B7" w:rsidP="00D248B2">
      <w:pPr>
        <w:pStyle w:val="ListBullet"/>
        <w:numPr>
          <w:ilvl w:val="0"/>
          <w:numId w:val="50"/>
        </w:numPr>
      </w:pPr>
      <w:r>
        <w:t xml:space="preserve">Sample Clock </w:t>
      </w:r>
      <w:r w:rsidR="00C91675">
        <w:t xml:space="preserve">External </w:t>
      </w:r>
      <w:r>
        <w:t>Divider</w:t>
      </w:r>
    </w:p>
    <w:p w:rsidR="00D034B7" w:rsidRDefault="00D034B7" w:rsidP="00D248B2">
      <w:pPr>
        <w:pStyle w:val="ListBullet"/>
        <w:numPr>
          <w:ilvl w:val="0"/>
          <w:numId w:val="50"/>
        </w:numPr>
      </w:pPr>
      <w:r>
        <w:t>Sample Clock External Frequency</w:t>
      </w:r>
    </w:p>
    <w:p w:rsidR="00D034B7" w:rsidRDefault="00D034B7" w:rsidP="00D248B2">
      <w:pPr>
        <w:pStyle w:val="ListBullet"/>
        <w:numPr>
          <w:ilvl w:val="0"/>
          <w:numId w:val="50"/>
        </w:numPr>
      </w:pPr>
      <w:r>
        <w:t>Sample Clock Source</w:t>
      </w:r>
    </w:p>
    <w:p w:rsidR="004128E9" w:rsidRDefault="004128E9" w:rsidP="00D248B2">
      <w:pPr>
        <w:pStyle w:val="ListBullet"/>
        <w:numPr>
          <w:ilvl w:val="0"/>
          <w:numId w:val="50"/>
        </w:numPr>
      </w:pPr>
      <w:r>
        <w:t>Sample Clock Output Enabled</w:t>
      </w:r>
    </w:p>
    <w:p w:rsidR="00D034B7" w:rsidRDefault="00D034B7" w:rsidP="00D034B7">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D034B7" w:rsidRDefault="00D034B7" w:rsidP="00D034B7">
      <w:pPr>
        <w:pStyle w:val="Body1"/>
        <w:rPr>
          <w:sz w:val="12"/>
          <w:szCs w:val="12"/>
        </w:rPr>
      </w:pPr>
      <w:r>
        <w:br w:type="page"/>
      </w:r>
    </w:p>
    <w:p w:rsidR="00D034B7" w:rsidRDefault="00D034B7" w:rsidP="00D034B7">
      <w:pPr>
        <w:pStyle w:val="Heading3"/>
      </w:pPr>
      <w:bookmarkStart w:id="724" w:name="_Toc304583722"/>
      <w:bookmarkStart w:id="725" w:name="_Toc306374573"/>
      <w:r>
        <w:t xml:space="preserve">Sample Clock </w:t>
      </w:r>
      <w:r w:rsidR="00C91675">
        <w:t xml:space="preserve">External </w:t>
      </w:r>
      <w:r>
        <w:t>Divider</w:t>
      </w:r>
      <w:bookmarkEnd w:id="724"/>
      <w:bookmarkEnd w:id="725"/>
    </w:p>
    <w:p w:rsidR="00D034B7" w:rsidRDefault="00D034B7" w:rsidP="00D034B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D034B7" w:rsidTr="00B61087">
        <w:trPr>
          <w:cantSplit/>
          <w:tblHeader/>
        </w:trPr>
        <w:tc>
          <w:tcPr>
            <w:tcW w:w="1170" w:type="dxa"/>
            <w:tcBorders>
              <w:top w:val="single" w:sz="4" w:space="0" w:color="auto"/>
              <w:left w:val="single" w:sz="4" w:space="0" w:color="auto"/>
              <w:bottom w:val="double" w:sz="6" w:space="0" w:color="auto"/>
            </w:tcBorders>
          </w:tcPr>
          <w:p w:rsidR="00D034B7" w:rsidRDefault="00D034B7" w:rsidP="00B61087">
            <w:pPr>
              <w:pStyle w:val="TableHead"/>
            </w:pPr>
            <w:r>
              <w:t>Data Type</w:t>
            </w:r>
          </w:p>
        </w:tc>
        <w:tc>
          <w:tcPr>
            <w:tcW w:w="810" w:type="dxa"/>
            <w:tcBorders>
              <w:top w:val="single" w:sz="4" w:space="0" w:color="auto"/>
              <w:bottom w:val="double" w:sz="6" w:space="0" w:color="auto"/>
            </w:tcBorders>
          </w:tcPr>
          <w:p w:rsidR="00D034B7" w:rsidRDefault="00D034B7" w:rsidP="00B61087">
            <w:pPr>
              <w:pStyle w:val="TableHead"/>
            </w:pPr>
            <w:r>
              <w:t>Access</w:t>
            </w:r>
          </w:p>
        </w:tc>
        <w:tc>
          <w:tcPr>
            <w:tcW w:w="1530" w:type="dxa"/>
            <w:tcBorders>
              <w:top w:val="single" w:sz="4" w:space="0" w:color="auto"/>
              <w:bottom w:val="double" w:sz="6" w:space="0" w:color="auto"/>
            </w:tcBorders>
          </w:tcPr>
          <w:p w:rsidR="00D034B7" w:rsidRDefault="00D034B7" w:rsidP="00B61087">
            <w:pPr>
              <w:pStyle w:val="TableHead"/>
            </w:pPr>
            <w:r>
              <w:t>Applies To</w:t>
            </w:r>
          </w:p>
        </w:tc>
        <w:tc>
          <w:tcPr>
            <w:tcW w:w="1080" w:type="dxa"/>
            <w:tcBorders>
              <w:top w:val="single" w:sz="4" w:space="0" w:color="auto"/>
              <w:bottom w:val="double" w:sz="6" w:space="0" w:color="auto"/>
            </w:tcBorders>
          </w:tcPr>
          <w:p w:rsidR="00D034B7" w:rsidRDefault="00D034B7" w:rsidP="00B61087">
            <w:pPr>
              <w:pStyle w:val="TableHead"/>
            </w:pPr>
            <w:r>
              <w:t>Coercion</w:t>
            </w:r>
          </w:p>
        </w:tc>
        <w:tc>
          <w:tcPr>
            <w:tcW w:w="4770" w:type="dxa"/>
            <w:tcBorders>
              <w:top w:val="single" w:sz="4" w:space="0" w:color="auto"/>
              <w:bottom w:val="double" w:sz="6" w:space="0" w:color="auto"/>
              <w:right w:val="single" w:sz="6" w:space="0" w:color="auto"/>
            </w:tcBorders>
          </w:tcPr>
          <w:p w:rsidR="00D034B7" w:rsidRDefault="00D034B7" w:rsidP="00B61087">
            <w:pPr>
              <w:pStyle w:val="TableHead"/>
            </w:pPr>
            <w:r>
              <w:t>High Level Functions</w:t>
            </w:r>
          </w:p>
        </w:tc>
      </w:tr>
      <w:tr w:rsidR="00D034B7" w:rsidTr="00B6108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D034B7" w:rsidRDefault="00D034B7" w:rsidP="00B61087">
            <w:pPr>
              <w:pStyle w:val="TableCellCourierNew"/>
            </w:pPr>
            <w:r>
              <w:t>ViReal64</w:t>
            </w:r>
          </w:p>
        </w:tc>
        <w:tc>
          <w:tcPr>
            <w:tcW w:w="810" w:type="dxa"/>
            <w:tcBorders>
              <w:top w:val="double" w:sz="6" w:space="0" w:color="auto"/>
            </w:tcBorders>
          </w:tcPr>
          <w:p w:rsidR="00D034B7" w:rsidRDefault="00D034B7" w:rsidP="00B61087">
            <w:pPr>
              <w:pStyle w:val="TableCell"/>
            </w:pPr>
            <w:r>
              <w:t>R/W</w:t>
            </w:r>
          </w:p>
        </w:tc>
        <w:tc>
          <w:tcPr>
            <w:tcW w:w="1530" w:type="dxa"/>
            <w:tcBorders>
              <w:top w:val="double" w:sz="6" w:space="0" w:color="auto"/>
            </w:tcBorders>
          </w:tcPr>
          <w:p w:rsidR="00D034B7" w:rsidRDefault="00D034B7" w:rsidP="00B61087">
            <w:pPr>
              <w:pStyle w:val="TableCell"/>
            </w:pPr>
            <w:r>
              <w:t>N/A</w:t>
            </w:r>
          </w:p>
        </w:tc>
        <w:tc>
          <w:tcPr>
            <w:tcW w:w="1080" w:type="dxa"/>
            <w:tcBorders>
              <w:top w:val="double" w:sz="6" w:space="0" w:color="auto"/>
            </w:tcBorders>
          </w:tcPr>
          <w:p w:rsidR="00D034B7" w:rsidRDefault="005F2E2F" w:rsidP="00B61087">
            <w:pPr>
              <w:pStyle w:val="TableCell"/>
            </w:pPr>
            <w:r>
              <w:t>Down</w:t>
            </w:r>
          </w:p>
        </w:tc>
        <w:tc>
          <w:tcPr>
            <w:tcW w:w="4770" w:type="dxa"/>
            <w:tcBorders>
              <w:top w:val="double" w:sz="6" w:space="0" w:color="auto"/>
            </w:tcBorders>
          </w:tcPr>
          <w:p w:rsidR="00D034B7" w:rsidRDefault="00932714" w:rsidP="00B61087">
            <w:pPr>
              <w:pStyle w:val="TableCell"/>
            </w:pPr>
            <w:r>
              <w:t>Configure Sample Clock</w:t>
            </w:r>
          </w:p>
        </w:tc>
      </w:tr>
    </w:tbl>
    <w:p w:rsidR="00A43241" w:rsidRDefault="00A43241" w:rsidP="00A43241">
      <w:pPr>
        <w:pStyle w:val="FunctionHead"/>
      </w:pPr>
      <w:r>
        <w:t>.NET Property Name</w:t>
      </w:r>
    </w:p>
    <w:p w:rsidR="00A43241" w:rsidRDefault="00A43241" w:rsidP="00A43241">
      <w:pPr>
        <w:pStyle w:val="Body1"/>
        <w:rPr>
          <w:rStyle w:val="monospace"/>
        </w:rPr>
      </w:pPr>
      <w:r>
        <w:rPr>
          <w:rStyle w:val="monospace"/>
        </w:rPr>
        <w:t>SampleClock.ExternalDivider</w:t>
      </w:r>
    </w:p>
    <w:p w:rsidR="00D034B7" w:rsidRDefault="00D034B7" w:rsidP="00D034B7">
      <w:pPr>
        <w:pStyle w:val="FunctionHead"/>
      </w:pPr>
      <w:r>
        <w:t>COM Property Name</w:t>
      </w:r>
    </w:p>
    <w:p w:rsidR="00D034B7" w:rsidRDefault="00D034B7" w:rsidP="00D034B7">
      <w:pPr>
        <w:pStyle w:val="Body1"/>
        <w:rPr>
          <w:rStyle w:val="monospace"/>
        </w:rPr>
      </w:pPr>
      <w:r>
        <w:rPr>
          <w:rStyle w:val="monospace"/>
        </w:rPr>
        <w:t>SampleClock.ExternalDivider</w:t>
      </w:r>
    </w:p>
    <w:p w:rsidR="00D034B7" w:rsidRDefault="00D034B7" w:rsidP="00D034B7">
      <w:pPr>
        <w:pStyle w:val="FunctionHead"/>
      </w:pPr>
      <w:r>
        <w:t>C Constant Name</w:t>
      </w:r>
    </w:p>
    <w:p w:rsidR="00D034B7" w:rsidRDefault="00D034B7" w:rsidP="00D034B7">
      <w:pPr>
        <w:pStyle w:val="Body1"/>
      </w:pPr>
      <w:r>
        <w:rPr>
          <w:rFonts w:ascii="Courier New" w:hAnsi="Courier New" w:cs="Courier New"/>
          <w:sz w:val="18"/>
          <w:szCs w:val="18"/>
        </w:rPr>
        <w:t>IVIDIGITIZER_ATTR_SAMPLE_CLOCK_</w:t>
      </w:r>
      <w:r w:rsidR="00FD3D54">
        <w:rPr>
          <w:rFonts w:ascii="Courier New" w:hAnsi="Courier New" w:cs="Courier New"/>
          <w:sz w:val="18"/>
          <w:szCs w:val="18"/>
        </w:rPr>
        <w:t>EXTERNAL_</w:t>
      </w:r>
      <w:r>
        <w:rPr>
          <w:rFonts w:ascii="Courier New" w:hAnsi="Courier New" w:cs="Courier New"/>
          <w:sz w:val="18"/>
          <w:szCs w:val="18"/>
        </w:rPr>
        <w:t>DIVIDER</w:t>
      </w:r>
    </w:p>
    <w:p w:rsidR="00D034B7" w:rsidRDefault="00D034B7" w:rsidP="00D034B7">
      <w:pPr>
        <w:pStyle w:val="FunctionHead"/>
      </w:pPr>
      <w:r>
        <w:t>Description</w:t>
      </w:r>
    </w:p>
    <w:p w:rsidR="00D034B7" w:rsidRDefault="00D034B7" w:rsidP="00D034B7">
      <w:pPr>
        <w:pStyle w:val="Body1"/>
      </w:pPr>
      <w:r>
        <w:t>Specifies the value by which the external sample clock should be divided</w:t>
      </w:r>
      <w:r w:rsidR="0080634C">
        <w:t xml:space="preserve">. </w:t>
      </w:r>
      <w:r>
        <w:t>This value is used only if the Sample Clock Source attribute is set to External.</w:t>
      </w:r>
    </w:p>
    <w:p w:rsidR="00A43241" w:rsidRPr="00F7116C" w:rsidRDefault="00A43241" w:rsidP="00A43241">
      <w:pPr>
        <w:pStyle w:val="AttrFuncSubheading"/>
        <w:rPr>
          <w:color w:val="auto"/>
        </w:rPr>
      </w:pPr>
      <w:r w:rsidRPr="00F7116C">
        <w:rPr>
          <w:color w:val="auto"/>
        </w:rPr>
        <w:t>.NET Exceptions</w:t>
      </w:r>
    </w:p>
    <w:p w:rsidR="00A43241" w:rsidRDefault="00A43241" w:rsidP="00A4324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D034B7" w:rsidRDefault="00D034B7" w:rsidP="00D034B7">
      <w:pPr>
        <w:pStyle w:val="Body1"/>
        <w:rPr>
          <w:sz w:val="12"/>
          <w:szCs w:val="12"/>
        </w:rPr>
      </w:pPr>
    </w:p>
    <w:p w:rsidR="00D034B7" w:rsidRDefault="00D034B7" w:rsidP="00D034B7">
      <w:pPr>
        <w:pStyle w:val="Heading3"/>
      </w:pPr>
      <w:bookmarkStart w:id="726" w:name="_Toc304583723"/>
      <w:bookmarkStart w:id="727" w:name="_Toc306374574"/>
      <w:r>
        <w:t>Sample Clock External Frequency</w:t>
      </w:r>
      <w:bookmarkEnd w:id="726"/>
      <w:bookmarkEnd w:id="727"/>
    </w:p>
    <w:p w:rsidR="00D034B7" w:rsidRDefault="00D034B7" w:rsidP="00D034B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D034B7" w:rsidTr="00B61087">
        <w:trPr>
          <w:cantSplit/>
          <w:tblHeader/>
        </w:trPr>
        <w:tc>
          <w:tcPr>
            <w:tcW w:w="1170" w:type="dxa"/>
            <w:tcBorders>
              <w:top w:val="single" w:sz="4" w:space="0" w:color="auto"/>
              <w:left w:val="single" w:sz="4" w:space="0" w:color="auto"/>
              <w:bottom w:val="double" w:sz="6" w:space="0" w:color="auto"/>
            </w:tcBorders>
          </w:tcPr>
          <w:p w:rsidR="00D034B7" w:rsidRDefault="00D034B7" w:rsidP="00B61087">
            <w:pPr>
              <w:pStyle w:val="TableHead"/>
            </w:pPr>
            <w:r>
              <w:t>Data Type</w:t>
            </w:r>
          </w:p>
        </w:tc>
        <w:tc>
          <w:tcPr>
            <w:tcW w:w="810" w:type="dxa"/>
            <w:tcBorders>
              <w:top w:val="single" w:sz="4" w:space="0" w:color="auto"/>
              <w:bottom w:val="double" w:sz="6" w:space="0" w:color="auto"/>
            </w:tcBorders>
          </w:tcPr>
          <w:p w:rsidR="00D034B7" w:rsidRDefault="00D034B7" w:rsidP="00B61087">
            <w:pPr>
              <w:pStyle w:val="TableHead"/>
            </w:pPr>
            <w:r>
              <w:t>Access</w:t>
            </w:r>
          </w:p>
        </w:tc>
        <w:tc>
          <w:tcPr>
            <w:tcW w:w="1530" w:type="dxa"/>
            <w:tcBorders>
              <w:top w:val="single" w:sz="4" w:space="0" w:color="auto"/>
              <w:bottom w:val="double" w:sz="6" w:space="0" w:color="auto"/>
            </w:tcBorders>
          </w:tcPr>
          <w:p w:rsidR="00D034B7" w:rsidRDefault="00D034B7" w:rsidP="00B61087">
            <w:pPr>
              <w:pStyle w:val="TableHead"/>
            </w:pPr>
            <w:r>
              <w:t>Applies To</w:t>
            </w:r>
          </w:p>
        </w:tc>
        <w:tc>
          <w:tcPr>
            <w:tcW w:w="1080" w:type="dxa"/>
            <w:tcBorders>
              <w:top w:val="single" w:sz="4" w:space="0" w:color="auto"/>
              <w:bottom w:val="double" w:sz="6" w:space="0" w:color="auto"/>
            </w:tcBorders>
          </w:tcPr>
          <w:p w:rsidR="00D034B7" w:rsidRDefault="00D034B7" w:rsidP="00B61087">
            <w:pPr>
              <w:pStyle w:val="TableHead"/>
            </w:pPr>
            <w:r>
              <w:t>Coercion</w:t>
            </w:r>
          </w:p>
        </w:tc>
        <w:tc>
          <w:tcPr>
            <w:tcW w:w="4770" w:type="dxa"/>
            <w:tcBorders>
              <w:top w:val="single" w:sz="4" w:space="0" w:color="auto"/>
              <w:bottom w:val="double" w:sz="6" w:space="0" w:color="auto"/>
              <w:right w:val="single" w:sz="6" w:space="0" w:color="auto"/>
            </w:tcBorders>
          </w:tcPr>
          <w:p w:rsidR="00D034B7" w:rsidRDefault="00D034B7" w:rsidP="00B61087">
            <w:pPr>
              <w:pStyle w:val="TableHead"/>
            </w:pPr>
            <w:r>
              <w:t>High Level Functions</w:t>
            </w:r>
          </w:p>
        </w:tc>
      </w:tr>
      <w:tr w:rsidR="00D034B7" w:rsidTr="00B6108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D034B7" w:rsidRDefault="00D034B7" w:rsidP="00B61087">
            <w:pPr>
              <w:pStyle w:val="TableCellCourierNew"/>
            </w:pPr>
            <w:r>
              <w:t>ViReal64</w:t>
            </w:r>
          </w:p>
        </w:tc>
        <w:tc>
          <w:tcPr>
            <w:tcW w:w="810" w:type="dxa"/>
            <w:tcBorders>
              <w:top w:val="double" w:sz="6" w:space="0" w:color="auto"/>
            </w:tcBorders>
          </w:tcPr>
          <w:p w:rsidR="00D034B7" w:rsidRDefault="00D034B7" w:rsidP="00B61087">
            <w:pPr>
              <w:pStyle w:val="TableCell"/>
            </w:pPr>
            <w:r>
              <w:t>R/W</w:t>
            </w:r>
          </w:p>
        </w:tc>
        <w:tc>
          <w:tcPr>
            <w:tcW w:w="1530" w:type="dxa"/>
            <w:tcBorders>
              <w:top w:val="double" w:sz="6" w:space="0" w:color="auto"/>
            </w:tcBorders>
          </w:tcPr>
          <w:p w:rsidR="00D034B7" w:rsidRDefault="00D034B7" w:rsidP="00B61087">
            <w:pPr>
              <w:pStyle w:val="TableCell"/>
            </w:pPr>
            <w:r>
              <w:t>N/A</w:t>
            </w:r>
          </w:p>
        </w:tc>
        <w:tc>
          <w:tcPr>
            <w:tcW w:w="1080" w:type="dxa"/>
            <w:tcBorders>
              <w:top w:val="double" w:sz="6" w:space="0" w:color="auto"/>
            </w:tcBorders>
          </w:tcPr>
          <w:p w:rsidR="00D034B7" w:rsidRDefault="00D034B7" w:rsidP="00B61087">
            <w:pPr>
              <w:pStyle w:val="TableCell"/>
            </w:pPr>
            <w:r>
              <w:t>None</w:t>
            </w:r>
          </w:p>
        </w:tc>
        <w:tc>
          <w:tcPr>
            <w:tcW w:w="4770" w:type="dxa"/>
            <w:tcBorders>
              <w:top w:val="double" w:sz="6" w:space="0" w:color="auto"/>
            </w:tcBorders>
          </w:tcPr>
          <w:p w:rsidR="00D034B7" w:rsidRDefault="00932714" w:rsidP="00B61087">
            <w:pPr>
              <w:pStyle w:val="TableCell"/>
            </w:pPr>
            <w:r>
              <w:t>Configure Sample Clock</w:t>
            </w:r>
          </w:p>
        </w:tc>
      </w:tr>
    </w:tbl>
    <w:p w:rsidR="00A43241" w:rsidRDefault="00A43241" w:rsidP="00A43241">
      <w:pPr>
        <w:pStyle w:val="FunctionHead"/>
      </w:pPr>
      <w:r>
        <w:t>.NET Property Name</w:t>
      </w:r>
    </w:p>
    <w:p w:rsidR="00A43241" w:rsidRDefault="00A43241" w:rsidP="00A43241">
      <w:pPr>
        <w:pStyle w:val="Body1"/>
        <w:rPr>
          <w:rStyle w:val="monospace"/>
        </w:rPr>
      </w:pPr>
      <w:r>
        <w:rPr>
          <w:rStyle w:val="monospace"/>
        </w:rPr>
        <w:t>SampleClock.ExternalFrequency</w:t>
      </w:r>
    </w:p>
    <w:p w:rsidR="00D034B7" w:rsidRDefault="00D034B7" w:rsidP="00D034B7">
      <w:pPr>
        <w:pStyle w:val="FunctionHead"/>
      </w:pPr>
      <w:r>
        <w:t>COM Property Name</w:t>
      </w:r>
    </w:p>
    <w:p w:rsidR="00D034B7" w:rsidRDefault="00D034B7" w:rsidP="00D034B7">
      <w:pPr>
        <w:pStyle w:val="Body1"/>
        <w:rPr>
          <w:rStyle w:val="monospace"/>
        </w:rPr>
      </w:pPr>
      <w:r>
        <w:rPr>
          <w:rStyle w:val="monospace"/>
        </w:rPr>
        <w:t>SampleClock.ExternalFrequency</w:t>
      </w:r>
    </w:p>
    <w:p w:rsidR="00D034B7" w:rsidRDefault="00D034B7" w:rsidP="00D034B7">
      <w:pPr>
        <w:pStyle w:val="FunctionHead"/>
      </w:pPr>
      <w:r>
        <w:t>C Constant Name</w:t>
      </w:r>
    </w:p>
    <w:p w:rsidR="00D034B7" w:rsidRDefault="00D034B7" w:rsidP="00D034B7">
      <w:pPr>
        <w:pStyle w:val="Body1"/>
      </w:pPr>
      <w:r>
        <w:rPr>
          <w:rFonts w:ascii="Courier New" w:hAnsi="Courier New" w:cs="Courier New"/>
          <w:sz w:val="18"/>
          <w:szCs w:val="18"/>
        </w:rPr>
        <w:t>IVIDIGITIZER_ATTR_SAMPLE_CLOCK_EXTERNAL_FREQUENCY</w:t>
      </w:r>
    </w:p>
    <w:p w:rsidR="00D034B7" w:rsidRDefault="00D034B7" w:rsidP="00D034B7">
      <w:pPr>
        <w:pStyle w:val="FunctionHead"/>
      </w:pPr>
      <w:r>
        <w:t>Description</w:t>
      </w:r>
    </w:p>
    <w:p w:rsidR="00D034B7" w:rsidRDefault="00D034B7" w:rsidP="00D034B7">
      <w:pPr>
        <w:pStyle w:val="Body1"/>
      </w:pPr>
      <w:r>
        <w:t xml:space="preserve">Specifies the frequency of the external signal which is </w:t>
      </w:r>
      <w:r w:rsidR="00355659">
        <w:t xml:space="preserve">used </w:t>
      </w:r>
      <w:r>
        <w:t>as a sample clock. This value is used only if the Sample Clock Source attribute is set to External. The units are Hertz.</w:t>
      </w:r>
    </w:p>
    <w:p w:rsidR="00A43241" w:rsidRPr="00F7116C" w:rsidRDefault="00A43241" w:rsidP="00A43241">
      <w:pPr>
        <w:pStyle w:val="AttrFuncSubheading"/>
        <w:rPr>
          <w:color w:val="auto"/>
        </w:rPr>
      </w:pPr>
      <w:r w:rsidRPr="00F7116C">
        <w:rPr>
          <w:color w:val="auto"/>
        </w:rPr>
        <w:t>.NET Exceptions</w:t>
      </w:r>
    </w:p>
    <w:p w:rsidR="00A43241" w:rsidRDefault="00A43241" w:rsidP="00A4324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D034B7" w:rsidRDefault="00D034B7" w:rsidP="00D034B7">
      <w:pPr>
        <w:pStyle w:val="Body1"/>
        <w:rPr>
          <w:sz w:val="12"/>
          <w:szCs w:val="12"/>
        </w:rPr>
      </w:pPr>
      <w:r>
        <w:br w:type="page"/>
      </w:r>
    </w:p>
    <w:p w:rsidR="00D034B7" w:rsidRDefault="00D034B7" w:rsidP="00D034B7">
      <w:pPr>
        <w:pStyle w:val="Heading3"/>
      </w:pPr>
      <w:bookmarkStart w:id="728" w:name="_Toc304583724"/>
      <w:bookmarkStart w:id="729" w:name="_Toc306374575"/>
      <w:r>
        <w:t>Sample Clock Source</w:t>
      </w:r>
      <w:bookmarkEnd w:id="728"/>
      <w:bookmarkEnd w:id="729"/>
    </w:p>
    <w:p w:rsidR="00D034B7" w:rsidRDefault="00D034B7" w:rsidP="00D034B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D034B7" w:rsidTr="00B61087">
        <w:trPr>
          <w:cantSplit/>
          <w:tblHeader/>
        </w:trPr>
        <w:tc>
          <w:tcPr>
            <w:tcW w:w="1170" w:type="dxa"/>
            <w:tcBorders>
              <w:top w:val="single" w:sz="4" w:space="0" w:color="auto"/>
              <w:left w:val="single" w:sz="4" w:space="0" w:color="auto"/>
              <w:bottom w:val="double" w:sz="6" w:space="0" w:color="auto"/>
            </w:tcBorders>
          </w:tcPr>
          <w:p w:rsidR="00D034B7" w:rsidRDefault="00D034B7" w:rsidP="00B61087">
            <w:pPr>
              <w:pStyle w:val="TableHead"/>
            </w:pPr>
            <w:r>
              <w:t>Data Type</w:t>
            </w:r>
          </w:p>
        </w:tc>
        <w:tc>
          <w:tcPr>
            <w:tcW w:w="810" w:type="dxa"/>
            <w:tcBorders>
              <w:top w:val="single" w:sz="4" w:space="0" w:color="auto"/>
              <w:bottom w:val="double" w:sz="6" w:space="0" w:color="auto"/>
            </w:tcBorders>
          </w:tcPr>
          <w:p w:rsidR="00D034B7" w:rsidRDefault="00D034B7" w:rsidP="00B61087">
            <w:pPr>
              <w:pStyle w:val="TableHead"/>
            </w:pPr>
            <w:r>
              <w:t>Access</w:t>
            </w:r>
          </w:p>
        </w:tc>
        <w:tc>
          <w:tcPr>
            <w:tcW w:w="1530" w:type="dxa"/>
            <w:tcBorders>
              <w:top w:val="single" w:sz="4" w:space="0" w:color="auto"/>
              <w:bottom w:val="double" w:sz="6" w:space="0" w:color="auto"/>
            </w:tcBorders>
          </w:tcPr>
          <w:p w:rsidR="00D034B7" w:rsidRDefault="00D034B7" w:rsidP="00B61087">
            <w:pPr>
              <w:pStyle w:val="TableHead"/>
            </w:pPr>
            <w:r>
              <w:t>Applies To</w:t>
            </w:r>
          </w:p>
        </w:tc>
        <w:tc>
          <w:tcPr>
            <w:tcW w:w="1080" w:type="dxa"/>
            <w:tcBorders>
              <w:top w:val="single" w:sz="4" w:space="0" w:color="auto"/>
              <w:bottom w:val="double" w:sz="6" w:space="0" w:color="auto"/>
            </w:tcBorders>
          </w:tcPr>
          <w:p w:rsidR="00D034B7" w:rsidRDefault="00D034B7" w:rsidP="00B61087">
            <w:pPr>
              <w:pStyle w:val="TableHead"/>
            </w:pPr>
            <w:r>
              <w:t>Coercion</w:t>
            </w:r>
          </w:p>
        </w:tc>
        <w:tc>
          <w:tcPr>
            <w:tcW w:w="4770" w:type="dxa"/>
            <w:tcBorders>
              <w:top w:val="single" w:sz="4" w:space="0" w:color="auto"/>
              <w:bottom w:val="double" w:sz="6" w:space="0" w:color="auto"/>
              <w:right w:val="single" w:sz="6" w:space="0" w:color="auto"/>
            </w:tcBorders>
          </w:tcPr>
          <w:p w:rsidR="00D034B7" w:rsidRDefault="00D034B7" w:rsidP="00B61087">
            <w:pPr>
              <w:pStyle w:val="TableHead"/>
            </w:pPr>
            <w:r>
              <w:t>High Level Functions</w:t>
            </w:r>
          </w:p>
        </w:tc>
      </w:tr>
      <w:tr w:rsidR="00D034B7" w:rsidTr="00B6108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D034B7" w:rsidRDefault="00D034B7" w:rsidP="00B61087">
            <w:pPr>
              <w:pStyle w:val="TableCellCourierNew"/>
            </w:pPr>
            <w:r>
              <w:t>ViInt32</w:t>
            </w:r>
          </w:p>
        </w:tc>
        <w:tc>
          <w:tcPr>
            <w:tcW w:w="810" w:type="dxa"/>
            <w:tcBorders>
              <w:top w:val="double" w:sz="6" w:space="0" w:color="auto"/>
            </w:tcBorders>
          </w:tcPr>
          <w:p w:rsidR="00D034B7" w:rsidRDefault="00D034B7" w:rsidP="00B61087">
            <w:pPr>
              <w:pStyle w:val="TableCell"/>
            </w:pPr>
            <w:r>
              <w:t>R/W</w:t>
            </w:r>
          </w:p>
        </w:tc>
        <w:tc>
          <w:tcPr>
            <w:tcW w:w="1530" w:type="dxa"/>
            <w:tcBorders>
              <w:top w:val="double" w:sz="6" w:space="0" w:color="auto"/>
            </w:tcBorders>
          </w:tcPr>
          <w:p w:rsidR="00D034B7" w:rsidRDefault="00D034B7" w:rsidP="00B61087">
            <w:pPr>
              <w:pStyle w:val="TableCell"/>
            </w:pPr>
            <w:r>
              <w:t>N/A</w:t>
            </w:r>
          </w:p>
        </w:tc>
        <w:tc>
          <w:tcPr>
            <w:tcW w:w="1080" w:type="dxa"/>
            <w:tcBorders>
              <w:top w:val="double" w:sz="6" w:space="0" w:color="auto"/>
            </w:tcBorders>
          </w:tcPr>
          <w:p w:rsidR="00D034B7" w:rsidRDefault="00D034B7" w:rsidP="00B61087">
            <w:pPr>
              <w:pStyle w:val="TableCell"/>
            </w:pPr>
            <w:r>
              <w:t>None</w:t>
            </w:r>
          </w:p>
        </w:tc>
        <w:tc>
          <w:tcPr>
            <w:tcW w:w="4770" w:type="dxa"/>
            <w:tcBorders>
              <w:top w:val="double" w:sz="6" w:space="0" w:color="auto"/>
            </w:tcBorders>
          </w:tcPr>
          <w:p w:rsidR="00D034B7" w:rsidRDefault="00932714" w:rsidP="00B61087">
            <w:pPr>
              <w:pStyle w:val="TableCell"/>
            </w:pPr>
            <w:r>
              <w:t>Configure Sample Clock</w:t>
            </w:r>
          </w:p>
        </w:tc>
      </w:tr>
    </w:tbl>
    <w:p w:rsidR="00A43241" w:rsidRDefault="00A43241" w:rsidP="00A43241">
      <w:pPr>
        <w:pStyle w:val="FunctionHead"/>
      </w:pPr>
      <w:r>
        <w:t>.NET Property Name</w:t>
      </w:r>
    </w:p>
    <w:p w:rsidR="00A43241" w:rsidRDefault="00A43241" w:rsidP="00A43241">
      <w:pPr>
        <w:pStyle w:val="Body1"/>
        <w:rPr>
          <w:rStyle w:val="monospace"/>
        </w:rPr>
      </w:pPr>
      <w:r>
        <w:rPr>
          <w:rStyle w:val="monospace"/>
        </w:rPr>
        <w:t>SampleClock.Source</w:t>
      </w:r>
    </w:p>
    <w:p w:rsidR="00A43241" w:rsidRDefault="00A43241" w:rsidP="00A43241">
      <w:pPr>
        <w:pStyle w:val="FunctionHead"/>
      </w:pPr>
      <w:r>
        <w:t>.NET Enumeration Name</w:t>
      </w:r>
    </w:p>
    <w:p w:rsidR="00A43241" w:rsidRDefault="00A43241" w:rsidP="00A43241">
      <w:pPr>
        <w:pStyle w:val="Code1"/>
      </w:pPr>
      <w:r>
        <w:t>SampleClockSource</w:t>
      </w:r>
    </w:p>
    <w:p w:rsidR="00D034B7" w:rsidRDefault="00D034B7" w:rsidP="00D034B7">
      <w:pPr>
        <w:pStyle w:val="FunctionHead"/>
      </w:pPr>
      <w:r>
        <w:t>COM Property Name</w:t>
      </w:r>
    </w:p>
    <w:p w:rsidR="00D034B7" w:rsidRDefault="00D034B7" w:rsidP="00D034B7">
      <w:pPr>
        <w:pStyle w:val="Body1"/>
        <w:rPr>
          <w:rStyle w:val="monospace"/>
        </w:rPr>
      </w:pPr>
      <w:r>
        <w:rPr>
          <w:rStyle w:val="monospace"/>
        </w:rPr>
        <w:t>SampleClock.Source</w:t>
      </w:r>
    </w:p>
    <w:p w:rsidR="00D034B7" w:rsidRDefault="00D034B7" w:rsidP="00D034B7">
      <w:pPr>
        <w:pStyle w:val="FunctionHead"/>
      </w:pPr>
      <w:r>
        <w:t>COM Enumeration Name</w:t>
      </w:r>
    </w:p>
    <w:p w:rsidR="00D034B7" w:rsidRDefault="00D034B7" w:rsidP="00D034B7">
      <w:pPr>
        <w:pStyle w:val="Code1"/>
      </w:pPr>
      <w:r>
        <w:t>IviDigitizerSampleClockSourceEnum</w:t>
      </w:r>
    </w:p>
    <w:p w:rsidR="00D034B7" w:rsidRDefault="00D034B7" w:rsidP="00D034B7">
      <w:pPr>
        <w:pStyle w:val="FunctionHead"/>
      </w:pPr>
      <w:r>
        <w:t>C Constant Name</w:t>
      </w:r>
    </w:p>
    <w:p w:rsidR="00D034B7" w:rsidRDefault="00D034B7" w:rsidP="00D034B7">
      <w:pPr>
        <w:pStyle w:val="Body1"/>
      </w:pPr>
      <w:r>
        <w:rPr>
          <w:rFonts w:ascii="Courier New" w:hAnsi="Courier New" w:cs="Courier New"/>
          <w:sz w:val="18"/>
          <w:szCs w:val="18"/>
        </w:rPr>
        <w:t>IVIDIGITIZER_ATTR_SAMPLE_CLOCK_SOURCE</w:t>
      </w:r>
    </w:p>
    <w:p w:rsidR="00D034B7" w:rsidRDefault="00D034B7" w:rsidP="00D034B7">
      <w:pPr>
        <w:pStyle w:val="FunctionHead"/>
      </w:pPr>
      <w:r>
        <w:t>Description</w:t>
      </w:r>
    </w:p>
    <w:p w:rsidR="00D034B7" w:rsidRDefault="00D034B7" w:rsidP="00D034B7">
      <w:pPr>
        <w:pStyle w:val="Body1"/>
      </w:pPr>
      <w:r>
        <w:t>Specifies the clock used to pace acquisition sampling.</w:t>
      </w:r>
    </w:p>
    <w:p w:rsidR="00D034B7" w:rsidRDefault="00D034B7" w:rsidP="00D034B7">
      <w:pPr>
        <w:pStyle w:val="FunctionHead"/>
      </w:pPr>
      <w:r>
        <w:t>Defined Values</w:t>
      </w:r>
    </w:p>
    <w:tbl>
      <w:tblPr>
        <w:tblW w:w="0" w:type="auto"/>
        <w:tblInd w:w="722" w:type="dxa"/>
        <w:tblLayout w:type="fixed"/>
        <w:tblLook w:val="0000"/>
      </w:tblPr>
      <w:tblGrid>
        <w:gridCol w:w="1456"/>
        <w:gridCol w:w="450"/>
        <w:gridCol w:w="1170"/>
        <w:gridCol w:w="5564"/>
      </w:tblGrid>
      <w:tr w:rsidR="00D034B7" w:rsidTr="00D248B2">
        <w:trPr>
          <w:cantSplit/>
          <w:trHeight w:val="158"/>
        </w:trPr>
        <w:tc>
          <w:tcPr>
            <w:tcW w:w="1456" w:type="dxa"/>
            <w:vMerge w:val="restart"/>
            <w:tcBorders>
              <w:top w:val="single" w:sz="4" w:space="0" w:color="auto"/>
              <w:left w:val="single" w:sz="6" w:space="0" w:color="auto"/>
              <w:right w:val="single" w:sz="6" w:space="0" w:color="auto"/>
            </w:tcBorders>
            <w:shd w:val="clear" w:color="auto" w:fill="C0C0C0"/>
          </w:tcPr>
          <w:p w:rsidR="00D034B7" w:rsidRDefault="00D034B7" w:rsidP="00B61087">
            <w:pPr>
              <w:pStyle w:val="TableHead"/>
              <w:jc w:val="left"/>
              <w:rPr>
                <w:i/>
                <w:iCs/>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rsidR="00D034B7" w:rsidRDefault="00D034B7" w:rsidP="00B61087">
            <w:pPr>
              <w:pStyle w:val="TableHead"/>
              <w:jc w:val="left"/>
              <w:rPr>
                <w:i/>
                <w:iCs/>
              </w:rPr>
            </w:pPr>
            <w:r>
              <w:rPr>
                <w:i/>
                <w:iCs/>
              </w:rPr>
              <w:t>Description</w:t>
            </w:r>
          </w:p>
        </w:tc>
      </w:tr>
      <w:tr w:rsidR="00D034B7" w:rsidTr="00D248B2">
        <w:trPr>
          <w:cantSplit/>
          <w:trHeight w:val="157"/>
        </w:trPr>
        <w:tc>
          <w:tcPr>
            <w:tcW w:w="1456" w:type="dxa"/>
            <w:vMerge/>
            <w:tcBorders>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r>
              <w:rPr>
                <w:i/>
                <w:iCs/>
              </w:rPr>
              <w:t>Language</w:t>
            </w:r>
          </w:p>
        </w:tc>
        <w:tc>
          <w:tcPr>
            <w:tcW w:w="5564" w:type="dxa"/>
            <w:tcBorders>
              <w:top w:val="single" w:sz="4" w:space="0" w:color="auto"/>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r>
              <w:rPr>
                <w:i/>
                <w:iCs/>
              </w:rPr>
              <w:t>Identifier</w:t>
            </w:r>
          </w:p>
        </w:tc>
      </w:tr>
      <w:tr w:rsidR="00D034B7" w:rsidTr="00D248B2">
        <w:trPr>
          <w:cantSplit/>
          <w:trHeight w:val="324"/>
        </w:trPr>
        <w:tc>
          <w:tcPr>
            <w:tcW w:w="1456" w:type="dxa"/>
            <w:vMerge w:val="restart"/>
            <w:tcBorders>
              <w:top w:val="single" w:sz="6" w:space="0" w:color="auto"/>
              <w:left w:val="single" w:sz="6" w:space="0" w:color="auto"/>
              <w:right w:val="single" w:sz="6" w:space="0" w:color="auto"/>
            </w:tcBorders>
          </w:tcPr>
          <w:p w:rsidR="00D034B7" w:rsidRDefault="00D034B7" w:rsidP="00B61087">
            <w:pPr>
              <w:pStyle w:val="TableCell"/>
            </w:pPr>
            <w:r>
              <w:t>Internal</w:t>
            </w:r>
          </w:p>
        </w:tc>
        <w:tc>
          <w:tcPr>
            <w:tcW w:w="7184" w:type="dxa"/>
            <w:gridSpan w:val="3"/>
            <w:tcBorders>
              <w:top w:val="single" w:sz="6" w:space="0" w:color="auto"/>
              <w:left w:val="single" w:sz="6" w:space="0" w:color="auto"/>
              <w:bottom w:val="single" w:sz="4" w:space="0" w:color="auto"/>
              <w:right w:val="single" w:sz="6" w:space="0" w:color="auto"/>
            </w:tcBorders>
          </w:tcPr>
          <w:p w:rsidR="00D034B7" w:rsidRDefault="00D034B7" w:rsidP="00B61087">
            <w:pPr>
              <w:pStyle w:val="TableCell"/>
            </w:pPr>
            <w:r>
              <w:t>The internal sample clock is used.</w:t>
            </w:r>
          </w:p>
        </w:tc>
      </w:tr>
      <w:tr w:rsidR="00A43241" w:rsidTr="00D248B2">
        <w:trPr>
          <w:cantSplit/>
          <w:trHeight w:val="338"/>
        </w:trPr>
        <w:tc>
          <w:tcPr>
            <w:tcW w:w="1456" w:type="dxa"/>
            <w:vMerge/>
            <w:tcBorders>
              <w:left w:val="single" w:sz="6" w:space="0" w:color="auto"/>
              <w:right w:val="single" w:sz="6" w:space="0" w:color="auto"/>
            </w:tcBorders>
          </w:tcPr>
          <w:p w:rsidR="00A43241" w:rsidRDefault="00A43241" w:rsidP="00B61087">
            <w:pPr>
              <w:pStyle w:val="TableCell"/>
            </w:pPr>
          </w:p>
        </w:tc>
        <w:tc>
          <w:tcPr>
            <w:tcW w:w="450" w:type="dxa"/>
            <w:vMerge w:val="restart"/>
            <w:tcBorders>
              <w:top w:val="single" w:sz="4" w:space="0" w:color="auto"/>
              <w:left w:val="single" w:sz="6" w:space="0" w:color="auto"/>
              <w:right w:val="single" w:sz="6" w:space="0" w:color="auto"/>
            </w:tcBorders>
          </w:tcPr>
          <w:p w:rsidR="00A43241" w:rsidRDefault="00A43241" w:rsidP="00B61087">
            <w:pPr>
              <w:pStyle w:val="TableCell"/>
            </w:pPr>
          </w:p>
        </w:tc>
        <w:tc>
          <w:tcPr>
            <w:tcW w:w="117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.NET</w:t>
            </w:r>
          </w:p>
        </w:tc>
        <w:tc>
          <w:tcPr>
            <w:tcW w:w="5564"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CourierNew"/>
            </w:pPr>
            <w:r>
              <w:t>SampleClockSource.Internal</w:t>
            </w:r>
          </w:p>
        </w:tc>
      </w:tr>
      <w:tr w:rsidR="00A43241" w:rsidTr="003672BF">
        <w:trPr>
          <w:cantSplit/>
          <w:trHeight w:val="338"/>
        </w:trPr>
        <w:tc>
          <w:tcPr>
            <w:tcW w:w="1456" w:type="dxa"/>
            <w:vMerge/>
            <w:tcBorders>
              <w:left w:val="single" w:sz="6" w:space="0" w:color="auto"/>
              <w:right w:val="single" w:sz="6" w:space="0" w:color="auto"/>
            </w:tcBorders>
          </w:tcPr>
          <w:p w:rsidR="00A43241" w:rsidRDefault="00A43241" w:rsidP="00B61087">
            <w:pPr>
              <w:pStyle w:val="TableCell"/>
            </w:pPr>
          </w:p>
        </w:tc>
        <w:tc>
          <w:tcPr>
            <w:tcW w:w="450" w:type="dxa"/>
            <w:vMerge/>
            <w:tcBorders>
              <w:left w:val="single" w:sz="6" w:space="0" w:color="auto"/>
              <w:right w:val="single" w:sz="6" w:space="0" w:color="auto"/>
            </w:tcBorders>
          </w:tcPr>
          <w:p w:rsidR="00A43241" w:rsidRDefault="00A43241" w:rsidP="00B61087">
            <w:pPr>
              <w:pStyle w:val="TableCell"/>
            </w:pPr>
          </w:p>
        </w:tc>
        <w:tc>
          <w:tcPr>
            <w:tcW w:w="117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CourierNew"/>
            </w:pPr>
            <w:r>
              <w:t>IVIDIGITIZER_VAL_SAMPLE_CLOCK_SOURCE_INTERNAL</w:t>
            </w:r>
          </w:p>
        </w:tc>
      </w:tr>
      <w:tr w:rsidR="00A43241" w:rsidTr="00D248B2">
        <w:trPr>
          <w:cantSplit/>
          <w:trHeight w:val="337"/>
        </w:trPr>
        <w:tc>
          <w:tcPr>
            <w:tcW w:w="1456" w:type="dxa"/>
            <w:vMerge/>
            <w:tcBorders>
              <w:left w:val="single" w:sz="6" w:space="0" w:color="auto"/>
              <w:bottom w:val="single" w:sz="6" w:space="0" w:color="auto"/>
              <w:right w:val="single" w:sz="6" w:space="0" w:color="auto"/>
            </w:tcBorders>
          </w:tcPr>
          <w:p w:rsidR="00A43241" w:rsidRDefault="00A43241" w:rsidP="00B61087">
            <w:pPr>
              <w:pStyle w:val="TableCell"/>
            </w:pPr>
          </w:p>
        </w:tc>
        <w:tc>
          <w:tcPr>
            <w:tcW w:w="450" w:type="dxa"/>
            <w:vMerge/>
            <w:tcBorders>
              <w:left w:val="single" w:sz="6" w:space="0" w:color="auto"/>
              <w:bottom w:val="single" w:sz="6" w:space="0" w:color="auto"/>
              <w:right w:val="single" w:sz="6" w:space="0" w:color="auto"/>
            </w:tcBorders>
          </w:tcPr>
          <w:p w:rsidR="00A43241" w:rsidRDefault="00A43241" w:rsidP="00B61087">
            <w:pPr>
              <w:pStyle w:val="TableCell"/>
            </w:pPr>
          </w:p>
        </w:tc>
        <w:tc>
          <w:tcPr>
            <w:tcW w:w="1170" w:type="dxa"/>
            <w:tcBorders>
              <w:top w:val="single" w:sz="4" w:space="0" w:color="auto"/>
              <w:left w:val="single" w:sz="6" w:space="0" w:color="auto"/>
              <w:bottom w:val="single" w:sz="6" w:space="0" w:color="auto"/>
              <w:right w:val="single" w:sz="6" w:space="0" w:color="auto"/>
            </w:tcBorders>
          </w:tcPr>
          <w:p w:rsidR="00A43241" w:rsidRDefault="00A43241" w:rsidP="00B61087">
            <w:pPr>
              <w:pStyle w:val="TableCell"/>
            </w:pPr>
            <w:r>
              <w:t>COM</w:t>
            </w:r>
          </w:p>
        </w:tc>
        <w:tc>
          <w:tcPr>
            <w:tcW w:w="5564" w:type="dxa"/>
            <w:tcBorders>
              <w:top w:val="single" w:sz="4" w:space="0" w:color="auto"/>
              <w:left w:val="single" w:sz="6" w:space="0" w:color="auto"/>
              <w:bottom w:val="single" w:sz="6" w:space="0" w:color="auto"/>
              <w:right w:val="single" w:sz="6" w:space="0" w:color="auto"/>
            </w:tcBorders>
          </w:tcPr>
          <w:p w:rsidR="00A43241" w:rsidRDefault="00A43241" w:rsidP="00B61087">
            <w:pPr>
              <w:pStyle w:val="TableCell"/>
              <w:rPr>
                <w:rFonts w:ascii="Courier New" w:hAnsi="Courier New" w:cs="Courier New"/>
                <w:sz w:val="18"/>
                <w:szCs w:val="18"/>
              </w:rPr>
            </w:pPr>
            <w:r>
              <w:rPr>
                <w:rFonts w:ascii="Courier New" w:hAnsi="Courier New" w:cs="Courier New"/>
                <w:sz w:val="18"/>
                <w:szCs w:val="18"/>
              </w:rPr>
              <w:t>IviDigitizerSampleClockSourceInternal</w:t>
            </w:r>
          </w:p>
        </w:tc>
      </w:tr>
      <w:tr w:rsidR="00D034B7" w:rsidTr="00D248B2">
        <w:trPr>
          <w:cantSplit/>
          <w:trHeight w:val="345"/>
        </w:trPr>
        <w:tc>
          <w:tcPr>
            <w:tcW w:w="1456" w:type="dxa"/>
            <w:vMerge w:val="restart"/>
            <w:tcBorders>
              <w:top w:val="single" w:sz="6" w:space="0" w:color="auto"/>
              <w:left w:val="single" w:sz="6" w:space="0" w:color="auto"/>
              <w:right w:val="single" w:sz="6" w:space="0" w:color="auto"/>
            </w:tcBorders>
          </w:tcPr>
          <w:p w:rsidR="00D034B7" w:rsidRDefault="00D034B7" w:rsidP="00B61087">
            <w:pPr>
              <w:pStyle w:val="TableCell"/>
            </w:pPr>
            <w:r>
              <w:t>External</w:t>
            </w:r>
          </w:p>
        </w:tc>
        <w:tc>
          <w:tcPr>
            <w:tcW w:w="7184" w:type="dxa"/>
            <w:gridSpan w:val="3"/>
            <w:tcBorders>
              <w:top w:val="single" w:sz="6" w:space="0" w:color="auto"/>
              <w:left w:val="single" w:sz="6" w:space="0" w:color="auto"/>
              <w:bottom w:val="single" w:sz="4" w:space="0" w:color="auto"/>
              <w:right w:val="single" w:sz="6" w:space="0" w:color="auto"/>
            </w:tcBorders>
          </w:tcPr>
          <w:p w:rsidR="00D034B7" w:rsidRDefault="00D034B7" w:rsidP="00B61087">
            <w:pPr>
              <w:pStyle w:val="TableCell"/>
            </w:pPr>
            <w:r>
              <w:t>An external sample clock is used.</w:t>
            </w:r>
          </w:p>
        </w:tc>
      </w:tr>
      <w:tr w:rsidR="00A43241" w:rsidTr="00D248B2">
        <w:trPr>
          <w:cantSplit/>
          <w:trHeight w:val="338"/>
        </w:trPr>
        <w:tc>
          <w:tcPr>
            <w:tcW w:w="1456" w:type="dxa"/>
            <w:vMerge/>
            <w:tcBorders>
              <w:left w:val="single" w:sz="6" w:space="0" w:color="auto"/>
              <w:right w:val="single" w:sz="6" w:space="0" w:color="auto"/>
            </w:tcBorders>
          </w:tcPr>
          <w:p w:rsidR="00A43241" w:rsidRDefault="00A43241" w:rsidP="00B61087">
            <w:pPr>
              <w:pStyle w:val="TableCell"/>
            </w:pPr>
          </w:p>
        </w:tc>
        <w:tc>
          <w:tcPr>
            <w:tcW w:w="450" w:type="dxa"/>
            <w:vMerge w:val="restart"/>
            <w:tcBorders>
              <w:top w:val="single" w:sz="4" w:space="0" w:color="auto"/>
              <w:left w:val="single" w:sz="6" w:space="0" w:color="auto"/>
              <w:right w:val="single" w:sz="6" w:space="0" w:color="auto"/>
            </w:tcBorders>
          </w:tcPr>
          <w:p w:rsidR="00A43241" w:rsidRDefault="00A43241" w:rsidP="00B61087">
            <w:pPr>
              <w:pStyle w:val="TableCell"/>
            </w:pPr>
          </w:p>
        </w:tc>
        <w:tc>
          <w:tcPr>
            <w:tcW w:w="117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.NET</w:t>
            </w:r>
          </w:p>
        </w:tc>
        <w:tc>
          <w:tcPr>
            <w:tcW w:w="5564"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CourierNew"/>
            </w:pPr>
            <w:r>
              <w:t>SampleClockSource.External</w:t>
            </w:r>
          </w:p>
        </w:tc>
      </w:tr>
      <w:tr w:rsidR="00A43241" w:rsidTr="003672BF">
        <w:trPr>
          <w:cantSplit/>
          <w:trHeight w:val="338"/>
        </w:trPr>
        <w:tc>
          <w:tcPr>
            <w:tcW w:w="1456" w:type="dxa"/>
            <w:vMerge/>
            <w:tcBorders>
              <w:left w:val="single" w:sz="6" w:space="0" w:color="auto"/>
              <w:right w:val="single" w:sz="6" w:space="0" w:color="auto"/>
            </w:tcBorders>
          </w:tcPr>
          <w:p w:rsidR="00A43241" w:rsidRDefault="00A43241" w:rsidP="00B61087">
            <w:pPr>
              <w:pStyle w:val="TableCell"/>
            </w:pPr>
          </w:p>
        </w:tc>
        <w:tc>
          <w:tcPr>
            <w:tcW w:w="450" w:type="dxa"/>
            <w:vMerge/>
            <w:tcBorders>
              <w:left w:val="single" w:sz="6" w:space="0" w:color="auto"/>
              <w:right w:val="single" w:sz="6" w:space="0" w:color="auto"/>
            </w:tcBorders>
          </w:tcPr>
          <w:p w:rsidR="00A43241" w:rsidRDefault="00A43241" w:rsidP="00B61087">
            <w:pPr>
              <w:pStyle w:val="TableCell"/>
            </w:pPr>
          </w:p>
        </w:tc>
        <w:tc>
          <w:tcPr>
            <w:tcW w:w="117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CourierNew"/>
            </w:pPr>
            <w:r>
              <w:t>IVIDIGITIZER_VAL_SAMPLE_CLOCK_SOURCE_EXTERNAL</w:t>
            </w:r>
          </w:p>
        </w:tc>
      </w:tr>
      <w:tr w:rsidR="00A43241" w:rsidTr="00D248B2">
        <w:trPr>
          <w:cantSplit/>
          <w:trHeight w:val="337"/>
        </w:trPr>
        <w:tc>
          <w:tcPr>
            <w:tcW w:w="1456" w:type="dxa"/>
            <w:vMerge/>
            <w:tcBorders>
              <w:left w:val="single" w:sz="6" w:space="0" w:color="auto"/>
              <w:bottom w:val="single" w:sz="6" w:space="0" w:color="auto"/>
              <w:right w:val="single" w:sz="6" w:space="0" w:color="auto"/>
            </w:tcBorders>
          </w:tcPr>
          <w:p w:rsidR="00A43241" w:rsidRDefault="00A43241" w:rsidP="00B61087">
            <w:pPr>
              <w:pStyle w:val="TableCell"/>
            </w:pPr>
          </w:p>
        </w:tc>
        <w:tc>
          <w:tcPr>
            <w:tcW w:w="450" w:type="dxa"/>
            <w:vMerge/>
            <w:tcBorders>
              <w:left w:val="single" w:sz="6" w:space="0" w:color="auto"/>
              <w:bottom w:val="single" w:sz="6" w:space="0" w:color="auto"/>
              <w:right w:val="single" w:sz="6" w:space="0" w:color="auto"/>
            </w:tcBorders>
          </w:tcPr>
          <w:p w:rsidR="00A43241" w:rsidRDefault="00A43241" w:rsidP="00B61087">
            <w:pPr>
              <w:pStyle w:val="TableCell"/>
            </w:pPr>
          </w:p>
        </w:tc>
        <w:tc>
          <w:tcPr>
            <w:tcW w:w="1170" w:type="dxa"/>
            <w:tcBorders>
              <w:top w:val="single" w:sz="4" w:space="0" w:color="auto"/>
              <w:left w:val="single" w:sz="6" w:space="0" w:color="auto"/>
              <w:bottom w:val="single" w:sz="6" w:space="0" w:color="auto"/>
              <w:right w:val="single" w:sz="6" w:space="0" w:color="auto"/>
            </w:tcBorders>
          </w:tcPr>
          <w:p w:rsidR="00A43241" w:rsidRDefault="00A43241" w:rsidP="00B61087">
            <w:pPr>
              <w:pStyle w:val="TableCell"/>
            </w:pPr>
            <w:r>
              <w:t>COM</w:t>
            </w:r>
          </w:p>
        </w:tc>
        <w:tc>
          <w:tcPr>
            <w:tcW w:w="5564" w:type="dxa"/>
            <w:tcBorders>
              <w:top w:val="single" w:sz="4" w:space="0" w:color="auto"/>
              <w:left w:val="single" w:sz="6" w:space="0" w:color="auto"/>
              <w:bottom w:val="single" w:sz="6" w:space="0" w:color="auto"/>
              <w:right w:val="single" w:sz="6" w:space="0" w:color="auto"/>
            </w:tcBorders>
          </w:tcPr>
          <w:p w:rsidR="00A43241" w:rsidRDefault="00A43241" w:rsidP="00B61087">
            <w:pPr>
              <w:pStyle w:val="TableCell"/>
              <w:rPr>
                <w:rFonts w:ascii="Courier New" w:hAnsi="Courier New" w:cs="Courier New"/>
                <w:sz w:val="18"/>
                <w:szCs w:val="18"/>
              </w:rPr>
            </w:pPr>
            <w:r>
              <w:rPr>
                <w:rFonts w:ascii="Courier New" w:hAnsi="Courier New" w:cs="Courier New"/>
                <w:sz w:val="18"/>
                <w:szCs w:val="18"/>
              </w:rPr>
              <w:t>IviDigitizerSampleClockSourceExternal</w:t>
            </w:r>
          </w:p>
        </w:tc>
      </w:tr>
    </w:tbl>
    <w:p w:rsidR="00A43241" w:rsidRPr="00F7116C" w:rsidRDefault="00A43241" w:rsidP="00A43241">
      <w:pPr>
        <w:pStyle w:val="AttrFuncSubheading"/>
        <w:rPr>
          <w:color w:val="auto"/>
        </w:rPr>
      </w:pPr>
      <w:r w:rsidRPr="00F7116C">
        <w:rPr>
          <w:color w:val="auto"/>
        </w:rPr>
        <w:t>.NET Exceptions</w:t>
      </w:r>
    </w:p>
    <w:p w:rsidR="00A43241" w:rsidRDefault="00A43241" w:rsidP="00A4324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4128E9" w:rsidRDefault="004128E9" w:rsidP="004128E9">
      <w:pPr>
        <w:pStyle w:val="Heading3"/>
      </w:pPr>
      <w:r>
        <w:br w:type="page"/>
      </w:r>
      <w:bookmarkStart w:id="730" w:name="_Toc304583725"/>
      <w:bookmarkStart w:id="731" w:name="_Toc306374576"/>
      <w:r>
        <w:lastRenderedPageBreak/>
        <w:t>Sample Clock Output Enabled</w:t>
      </w:r>
      <w:bookmarkEnd w:id="730"/>
      <w:bookmarkEnd w:id="731"/>
    </w:p>
    <w:p w:rsidR="004128E9" w:rsidRDefault="004128E9" w:rsidP="004128E9"/>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4128E9" w:rsidTr="00BD489C">
        <w:trPr>
          <w:cantSplit/>
          <w:tblHeader/>
        </w:trPr>
        <w:tc>
          <w:tcPr>
            <w:tcW w:w="1170" w:type="dxa"/>
            <w:tcBorders>
              <w:top w:val="single" w:sz="4" w:space="0" w:color="auto"/>
              <w:left w:val="single" w:sz="4" w:space="0" w:color="auto"/>
              <w:bottom w:val="double" w:sz="6" w:space="0" w:color="auto"/>
            </w:tcBorders>
          </w:tcPr>
          <w:p w:rsidR="004128E9" w:rsidRDefault="004128E9" w:rsidP="00BD489C">
            <w:pPr>
              <w:pStyle w:val="TableHead"/>
            </w:pPr>
            <w:r>
              <w:t>Data Type</w:t>
            </w:r>
          </w:p>
        </w:tc>
        <w:tc>
          <w:tcPr>
            <w:tcW w:w="810" w:type="dxa"/>
            <w:tcBorders>
              <w:top w:val="single" w:sz="4" w:space="0" w:color="auto"/>
              <w:bottom w:val="double" w:sz="6" w:space="0" w:color="auto"/>
            </w:tcBorders>
          </w:tcPr>
          <w:p w:rsidR="004128E9" w:rsidRDefault="004128E9" w:rsidP="00BD489C">
            <w:pPr>
              <w:pStyle w:val="TableHead"/>
            </w:pPr>
            <w:r>
              <w:t>Access</w:t>
            </w:r>
          </w:p>
        </w:tc>
        <w:tc>
          <w:tcPr>
            <w:tcW w:w="1530" w:type="dxa"/>
            <w:tcBorders>
              <w:top w:val="single" w:sz="4" w:space="0" w:color="auto"/>
              <w:bottom w:val="double" w:sz="6" w:space="0" w:color="auto"/>
            </w:tcBorders>
          </w:tcPr>
          <w:p w:rsidR="004128E9" w:rsidRDefault="004128E9" w:rsidP="00BD489C">
            <w:pPr>
              <w:pStyle w:val="TableHead"/>
            </w:pPr>
            <w:r>
              <w:t>Applies To</w:t>
            </w:r>
          </w:p>
        </w:tc>
        <w:tc>
          <w:tcPr>
            <w:tcW w:w="1080" w:type="dxa"/>
            <w:tcBorders>
              <w:top w:val="single" w:sz="4" w:space="0" w:color="auto"/>
              <w:bottom w:val="double" w:sz="6" w:space="0" w:color="auto"/>
            </w:tcBorders>
          </w:tcPr>
          <w:p w:rsidR="004128E9" w:rsidRDefault="004128E9" w:rsidP="00BD489C">
            <w:pPr>
              <w:pStyle w:val="TableHead"/>
            </w:pPr>
            <w:r>
              <w:t>Coercion</w:t>
            </w:r>
          </w:p>
        </w:tc>
        <w:tc>
          <w:tcPr>
            <w:tcW w:w="4770" w:type="dxa"/>
            <w:tcBorders>
              <w:top w:val="single" w:sz="4" w:space="0" w:color="auto"/>
              <w:bottom w:val="double" w:sz="6" w:space="0" w:color="auto"/>
              <w:right w:val="single" w:sz="6" w:space="0" w:color="auto"/>
            </w:tcBorders>
          </w:tcPr>
          <w:p w:rsidR="004128E9" w:rsidRDefault="004128E9" w:rsidP="00BD489C">
            <w:pPr>
              <w:pStyle w:val="TableHead"/>
            </w:pPr>
            <w:r>
              <w:t>High Level Functions</w:t>
            </w:r>
          </w:p>
        </w:tc>
      </w:tr>
      <w:tr w:rsidR="004128E9" w:rsidTr="00BD489C">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4128E9" w:rsidRDefault="004128E9" w:rsidP="00BD489C">
            <w:pPr>
              <w:pStyle w:val="TableCellCourierNew"/>
            </w:pPr>
            <w:r>
              <w:t>ViBoolean</w:t>
            </w:r>
          </w:p>
        </w:tc>
        <w:tc>
          <w:tcPr>
            <w:tcW w:w="810" w:type="dxa"/>
            <w:tcBorders>
              <w:top w:val="double" w:sz="6" w:space="0" w:color="auto"/>
            </w:tcBorders>
          </w:tcPr>
          <w:p w:rsidR="004128E9" w:rsidRDefault="004128E9" w:rsidP="00BD489C">
            <w:pPr>
              <w:pStyle w:val="TableCell"/>
            </w:pPr>
            <w:r>
              <w:t>R/W</w:t>
            </w:r>
          </w:p>
        </w:tc>
        <w:tc>
          <w:tcPr>
            <w:tcW w:w="1530" w:type="dxa"/>
            <w:tcBorders>
              <w:top w:val="double" w:sz="6" w:space="0" w:color="auto"/>
            </w:tcBorders>
          </w:tcPr>
          <w:p w:rsidR="004128E9" w:rsidRDefault="004128E9" w:rsidP="00BD489C">
            <w:pPr>
              <w:pStyle w:val="TableCell"/>
            </w:pPr>
            <w:r>
              <w:t>N/A</w:t>
            </w:r>
          </w:p>
        </w:tc>
        <w:tc>
          <w:tcPr>
            <w:tcW w:w="1080" w:type="dxa"/>
            <w:tcBorders>
              <w:top w:val="double" w:sz="6" w:space="0" w:color="auto"/>
            </w:tcBorders>
          </w:tcPr>
          <w:p w:rsidR="004128E9" w:rsidRDefault="004128E9" w:rsidP="00BD489C">
            <w:pPr>
              <w:pStyle w:val="TableCell"/>
            </w:pPr>
            <w:r>
              <w:t>None</w:t>
            </w:r>
          </w:p>
        </w:tc>
        <w:tc>
          <w:tcPr>
            <w:tcW w:w="4770" w:type="dxa"/>
            <w:tcBorders>
              <w:top w:val="double" w:sz="6" w:space="0" w:color="auto"/>
            </w:tcBorders>
          </w:tcPr>
          <w:p w:rsidR="004128E9" w:rsidRDefault="00932714" w:rsidP="00BD489C">
            <w:pPr>
              <w:pStyle w:val="TableCell"/>
            </w:pPr>
            <w:r>
              <w:t>Configure Sample Clock Output Enabled (IVI-C only)</w:t>
            </w:r>
          </w:p>
        </w:tc>
      </w:tr>
    </w:tbl>
    <w:p w:rsidR="00A43241" w:rsidRDefault="00A43241" w:rsidP="00A43241">
      <w:pPr>
        <w:pStyle w:val="FunctionHead"/>
      </w:pPr>
      <w:r>
        <w:t>.NET Property Name</w:t>
      </w:r>
    </w:p>
    <w:p w:rsidR="00A43241" w:rsidRDefault="00A43241" w:rsidP="00A43241">
      <w:pPr>
        <w:pStyle w:val="Body1"/>
        <w:rPr>
          <w:rStyle w:val="monospace"/>
        </w:rPr>
      </w:pPr>
      <w:r>
        <w:rPr>
          <w:rStyle w:val="monospace"/>
        </w:rPr>
        <w:t>SampleClock.OutputEnabled</w:t>
      </w:r>
    </w:p>
    <w:p w:rsidR="004128E9" w:rsidRDefault="004128E9" w:rsidP="004128E9">
      <w:pPr>
        <w:pStyle w:val="FunctionHead"/>
      </w:pPr>
      <w:r>
        <w:t>COM Property Name</w:t>
      </w:r>
    </w:p>
    <w:p w:rsidR="004128E9" w:rsidRDefault="004128E9" w:rsidP="004128E9">
      <w:pPr>
        <w:pStyle w:val="Body1"/>
        <w:rPr>
          <w:rStyle w:val="monospace"/>
        </w:rPr>
      </w:pPr>
      <w:r>
        <w:rPr>
          <w:rStyle w:val="monospace"/>
        </w:rPr>
        <w:t>SampleClock.OutputEnabled</w:t>
      </w:r>
    </w:p>
    <w:p w:rsidR="004128E9" w:rsidRDefault="004128E9" w:rsidP="004128E9">
      <w:pPr>
        <w:pStyle w:val="FunctionHead"/>
      </w:pPr>
      <w:r>
        <w:t>C Constant Name</w:t>
      </w:r>
    </w:p>
    <w:p w:rsidR="004128E9" w:rsidRDefault="004128E9" w:rsidP="004128E9">
      <w:pPr>
        <w:pStyle w:val="Body1"/>
      </w:pPr>
      <w:r>
        <w:rPr>
          <w:rFonts w:ascii="Courier New" w:hAnsi="Courier New" w:cs="Courier New"/>
          <w:sz w:val="18"/>
          <w:szCs w:val="18"/>
        </w:rPr>
        <w:t>IVIDIGITIZER_ATTR_SAMPLE_CLOCK_OUTPUT_ENABLED</w:t>
      </w:r>
    </w:p>
    <w:p w:rsidR="004128E9" w:rsidRDefault="004128E9" w:rsidP="004128E9">
      <w:pPr>
        <w:pStyle w:val="FunctionHead"/>
      </w:pPr>
      <w:r>
        <w:t>Description</w:t>
      </w:r>
    </w:p>
    <w:p w:rsidR="004128E9" w:rsidRDefault="004128E9" w:rsidP="004128E9">
      <w:pPr>
        <w:pStyle w:val="Body1"/>
      </w:pPr>
      <w:r>
        <w:t>Specifies whether or not the sample clock appears at a reference output of the digitizer.</w:t>
      </w:r>
    </w:p>
    <w:p w:rsidR="00A43241" w:rsidRPr="00F7116C" w:rsidRDefault="00A43241" w:rsidP="00A43241">
      <w:pPr>
        <w:pStyle w:val="AttrFuncSubheading"/>
        <w:rPr>
          <w:color w:val="auto"/>
        </w:rPr>
      </w:pPr>
      <w:r w:rsidRPr="00F7116C">
        <w:rPr>
          <w:color w:val="auto"/>
        </w:rPr>
        <w:t>.NET Exceptions</w:t>
      </w:r>
    </w:p>
    <w:p w:rsidR="00A43241" w:rsidRDefault="00A43241" w:rsidP="00A4324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D034B7" w:rsidRDefault="00D034B7" w:rsidP="004128E9">
      <w:pPr>
        <w:pStyle w:val="Body1"/>
        <w:ind w:left="0"/>
        <w:rPr>
          <w:sz w:val="12"/>
          <w:szCs w:val="12"/>
        </w:rPr>
      </w:pPr>
    </w:p>
    <w:p w:rsidR="00D034B7" w:rsidRDefault="00D034B7" w:rsidP="00842DC8">
      <w:pPr>
        <w:pStyle w:val="Heading2"/>
        <w:pageBreakBefore/>
      </w:pPr>
      <w:bookmarkStart w:id="732" w:name="_Toc304583726"/>
      <w:bookmarkStart w:id="733" w:name="_Toc306374577"/>
      <w:r>
        <w:lastRenderedPageBreak/>
        <w:t>IviDigitizerSampleClock Functions</w:t>
      </w:r>
      <w:bookmarkEnd w:id="732"/>
      <w:bookmarkEnd w:id="733"/>
    </w:p>
    <w:p w:rsidR="00D034B7" w:rsidRDefault="00D034B7" w:rsidP="00D034B7">
      <w:pPr>
        <w:pStyle w:val="Body1"/>
      </w:pPr>
      <w:r>
        <w:t>The IviDigitizerSampleClock extension group defines the following function</w:t>
      </w:r>
      <w:r w:rsidR="00B034B7">
        <w:t>s</w:t>
      </w:r>
      <w:r>
        <w:t>:</w:t>
      </w:r>
    </w:p>
    <w:p w:rsidR="00D034B7" w:rsidRDefault="00D034B7" w:rsidP="002F24C7">
      <w:pPr>
        <w:pStyle w:val="ListBullet"/>
        <w:numPr>
          <w:ilvl w:val="0"/>
          <w:numId w:val="51"/>
        </w:numPr>
      </w:pPr>
      <w:r>
        <w:t>Configure Sample Clock</w:t>
      </w:r>
    </w:p>
    <w:p w:rsidR="004128E9" w:rsidRDefault="004128E9" w:rsidP="002F24C7">
      <w:pPr>
        <w:pStyle w:val="ListBullet"/>
        <w:numPr>
          <w:ilvl w:val="0"/>
          <w:numId w:val="51"/>
        </w:numPr>
      </w:pPr>
      <w:r>
        <w:t>Configure Sample Clock Output</w:t>
      </w:r>
      <w:r w:rsidR="00B034B7">
        <w:t xml:space="preserve"> Enabled</w:t>
      </w:r>
      <w:r w:rsidR="00BE4A13">
        <w:t xml:space="preserve"> (IVI-C only)</w:t>
      </w:r>
    </w:p>
    <w:p w:rsidR="00D034B7" w:rsidRDefault="00D034B7" w:rsidP="006511FD">
      <w:pPr>
        <w:pStyle w:val="Body"/>
        <w:rPr>
          <w:sz w:val="12"/>
          <w:szCs w:val="12"/>
        </w:rPr>
      </w:pPr>
      <w:r>
        <w:t>This section describes the behavior and requirements of this function.</w:t>
      </w:r>
    </w:p>
    <w:p w:rsidR="00D034B7" w:rsidRDefault="00D034B7" w:rsidP="006511FD">
      <w:pPr>
        <w:pStyle w:val="Heading3"/>
        <w:pageBreakBefore/>
      </w:pPr>
      <w:bookmarkStart w:id="734" w:name="_Toc304583727"/>
      <w:bookmarkStart w:id="735" w:name="_Toc306374578"/>
      <w:r>
        <w:lastRenderedPageBreak/>
        <w:t>Configure Sample Clock</w:t>
      </w:r>
      <w:bookmarkEnd w:id="734"/>
      <w:bookmarkEnd w:id="735"/>
    </w:p>
    <w:p w:rsidR="00D034B7" w:rsidRDefault="00D034B7" w:rsidP="00D034B7">
      <w:pPr>
        <w:pStyle w:val="FunctionHead"/>
      </w:pPr>
      <w:r>
        <w:t>Description</w:t>
      </w:r>
    </w:p>
    <w:p w:rsidR="00D034B7" w:rsidRDefault="00D034B7" w:rsidP="00D034B7">
      <w:pPr>
        <w:pStyle w:val="Body1"/>
      </w:pPr>
      <w:r>
        <w:t>Configures the digitizer's sample clock.</w:t>
      </w:r>
    </w:p>
    <w:p w:rsidR="00A43241" w:rsidRDefault="00A43241" w:rsidP="00A43241">
      <w:pPr>
        <w:pStyle w:val="FunctionHead"/>
      </w:pPr>
      <w:r>
        <w:t>.NET Method Prototype</w:t>
      </w:r>
    </w:p>
    <w:p w:rsidR="00A43241" w:rsidRDefault="00A43241" w:rsidP="00A43241">
      <w:pPr>
        <w:pStyle w:val="Code1"/>
      </w:pPr>
      <w:r>
        <w:t>void SampleClock.Configure (</w:t>
      </w:r>
      <w:r w:rsidR="00264950">
        <w:t xml:space="preserve">SampleClockSource </w:t>
      </w:r>
      <w:r>
        <w:t>source,</w:t>
      </w:r>
      <w:r>
        <w:br/>
        <w:t xml:space="preserve">                            Double frequency,</w:t>
      </w:r>
      <w:r>
        <w:br/>
        <w:t xml:space="preserve">                            Double divider);</w:t>
      </w:r>
    </w:p>
    <w:p w:rsidR="00D034B7" w:rsidRDefault="00D034B7" w:rsidP="00D034B7">
      <w:pPr>
        <w:pStyle w:val="FunctionHead"/>
      </w:pPr>
      <w:r>
        <w:t>COM Method Prototype</w:t>
      </w:r>
    </w:p>
    <w:p w:rsidR="00D034B7" w:rsidRDefault="00D034B7" w:rsidP="00D034B7">
      <w:pPr>
        <w:pStyle w:val="Code1"/>
      </w:pPr>
      <w:r>
        <w:t>HRESULT SampleClock.Configure (</w:t>
      </w:r>
      <w:r w:rsidR="00462EFD">
        <w:br/>
        <w:t xml:space="preserve">                         </w:t>
      </w:r>
      <w:r>
        <w:t xml:space="preserve">[in] </w:t>
      </w:r>
      <w:r w:rsidR="008B712E">
        <w:t xml:space="preserve">IviDigitizerSampleClockSourceEnum </w:t>
      </w:r>
      <w:r>
        <w:t>Source,</w:t>
      </w:r>
      <w:r w:rsidR="00462EFD">
        <w:br/>
        <w:t xml:space="preserve">                        </w:t>
      </w:r>
      <w:r>
        <w:t xml:space="preserve"> [in] double Frequency</w:t>
      </w:r>
      <w:r w:rsidR="00462EFD">
        <w:t>,</w:t>
      </w:r>
      <w:r w:rsidR="00462EFD">
        <w:br/>
        <w:t xml:space="preserve">                         </w:t>
      </w:r>
      <w:r w:rsidR="00BA7FE1">
        <w:t xml:space="preserve">[in] </w:t>
      </w:r>
      <w:r w:rsidR="00A43241">
        <w:t>double</w:t>
      </w:r>
      <w:r w:rsidR="00BA7FE1">
        <w:t xml:space="preserve"> Divider</w:t>
      </w:r>
      <w:r>
        <w:t>);</w:t>
      </w:r>
    </w:p>
    <w:p w:rsidR="00D034B7" w:rsidRDefault="00D034B7" w:rsidP="00D034B7">
      <w:pPr>
        <w:pStyle w:val="FunctionHead"/>
      </w:pPr>
      <w:r>
        <w:t>C Prototype</w:t>
      </w:r>
    </w:p>
    <w:p w:rsidR="00D034B7" w:rsidRDefault="00D034B7" w:rsidP="00D034B7">
      <w:pPr>
        <w:pStyle w:val="Code1"/>
        <w:tabs>
          <w:tab w:val="left" w:pos="630"/>
        </w:tabs>
      </w:pPr>
      <w:r>
        <w:t>ViStatus IviDigitizer_ConfigureSampleClock (ViSession Vi,</w:t>
      </w:r>
      <w:r w:rsidR="00462EFD">
        <w:br/>
        <w:t xml:space="preserve">                                            </w:t>
      </w:r>
      <w:r>
        <w:t>ViInt32 Source,</w:t>
      </w:r>
      <w:r w:rsidR="00462EFD">
        <w:br/>
        <w:t xml:space="preserve">                                            </w:t>
      </w:r>
      <w:r>
        <w:t>ViReal64 Frequency</w:t>
      </w:r>
      <w:r w:rsidR="00462EFD">
        <w:t>,</w:t>
      </w:r>
      <w:r w:rsidR="00462EFD">
        <w:br/>
        <w:t xml:space="preserve">                                            </w:t>
      </w:r>
      <w:r w:rsidR="00BA7FE1">
        <w:t>ViReal64 Divider</w:t>
      </w:r>
      <w:r>
        <w:t>);</w:t>
      </w:r>
    </w:p>
    <w:p w:rsidR="00D034B7" w:rsidRDefault="00D034B7" w:rsidP="00D034B7">
      <w:pPr>
        <w:pStyle w:val="FunctionHead"/>
      </w:pPr>
      <w:r>
        <w:t>Parameters</w:t>
      </w:r>
    </w:p>
    <w:p w:rsidR="00D034B7" w:rsidRDefault="00D034B7" w:rsidP="00D034B7">
      <w:pPr>
        <w:pStyle w:val="Body1"/>
      </w:pPr>
    </w:p>
    <w:tbl>
      <w:tblPr>
        <w:tblW w:w="8821" w:type="dxa"/>
        <w:tblInd w:w="728" w:type="dxa"/>
        <w:tblLayout w:type="fixed"/>
        <w:tblCellMar>
          <w:left w:w="80" w:type="dxa"/>
          <w:right w:w="80" w:type="dxa"/>
        </w:tblCellMar>
        <w:tblLook w:val="0000"/>
      </w:tblPr>
      <w:tblGrid>
        <w:gridCol w:w="1800"/>
        <w:gridCol w:w="4932"/>
        <w:gridCol w:w="2089"/>
      </w:tblGrid>
      <w:tr w:rsidR="00D034B7" w:rsidTr="00462EFD">
        <w:trPr>
          <w:cantSplit/>
        </w:trPr>
        <w:tc>
          <w:tcPr>
            <w:tcW w:w="1800" w:type="dxa"/>
            <w:tcBorders>
              <w:top w:val="single" w:sz="6" w:space="0" w:color="auto"/>
              <w:left w:val="single" w:sz="6" w:space="0" w:color="auto"/>
              <w:right w:val="single" w:sz="6" w:space="0" w:color="auto"/>
            </w:tcBorders>
          </w:tcPr>
          <w:p w:rsidR="00D034B7" w:rsidRDefault="00D034B7" w:rsidP="003330F5">
            <w:pPr>
              <w:pStyle w:val="TableHead"/>
            </w:pPr>
            <w:r>
              <w:t>Inputs</w:t>
            </w:r>
          </w:p>
        </w:tc>
        <w:tc>
          <w:tcPr>
            <w:tcW w:w="4932" w:type="dxa"/>
            <w:tcBorders>
              <w:top w:val="single" w:sz="6" w:space="0" w:color="auto"/>
              <w:left w:val="single" w:sz="6" w:space="0" w:color="auto"/>
              <w:right w:val="single" w:sz="6" w:space="0" w:color="auto"/>
            </w:tcBorders>
          </w:tcPr>
          <w:p w:rsidR="00D034B7" w:rsidRDefault="00D034B7" w:rsidP="003330F5">
            <w:pPr>
              <w:pStyle w:val="TableHead"/>
            </w:pPr>
            <w:r>
              <w:t>Description</w:t>
            </w:r>
          </w:p>
        </w:tc>
        <w:tc>
          <w:tcPr>
            <w:tcW w:w="2089" w:type="dxa"/>
            <w:tcBorders>
              <w:top w:val="single" w:sz="6" w:space="0" w:color="auto"/>
              <w:left w:val="single" w:sz="6" w:space="0" w:color="auto"/>
              <w:right w:val="single" w:sz="6" w:space="0" w:color="auto"/>
            </w:tcBorders>
          </w:tcPr>
          <w:p w:rsidR="00D034B7" w:rsidRDefault="00D034B7" w:rsidP="003330F5">
            <w:pPr>
              <w:pStyle w:val="TableHead"/>
            </w:pPr>
            <w:r>
              <w:t>Base Type</w:t>
            </w:r>
          </w:p>
        </w:tc>
      </w:tr>
      <w:tr w:rsidR="00D034B7" w:rsidTr="00462EFD">
        <w:trPr>
          <w:cantSplit/>
        </w:trPr>
        <w:tc>
          <w:tcPr>
            <w:tcW w:w="1800"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CourierNew"/>
            </w:pPr>
            <w:r>
              <w:t>ViSession</w:t>
            </w:r>
          </w:p>
        </w:tc>
      </w:tr>
      <w:tr w:rsidR="00D034B7" w:rsidTr="00462EFD">
        <w:trPr>
          <w:cantSplit/>
        </w:trPr>
        <w:tc>
          <w:tcPr>
            <w:tcW w:w="1800"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CourierNew"/>
            </w:pPr>
            <w:r>
              <w:t>Source</w:t>
            </w:r>
          </w:p>
        </w:tc>
        <w:tc>
          <w:tcPr>
            <w:tcW w:w="4932"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
            </w:pPr>
            <w:r>
              <w:t>Specifies the source of the sample clock signal. The driver uses this value to set the Sample Clock Source attribute. See the attribute description for more details.</w:t>
            </w:r>
          </w:p>
        </w:tc>
        <w:tc>
          <w:tcPr>
            <w:tcW w:w="2089" w:type="dxa"/>
            <w:tcBorders>
              <w:top w:val="single" w:sz="6" w:space="0" w:color="auto"/>
              <w:left w:val="single" w:sz="6" w:space="0" w:color="auto"/>
              <w:bottom w:val="single" w:sz="6" w:space="0" w:color="auto"/>
              <w:right w:val="single" w:sz="6" w:space="0" w:color="auto"/>
            </w:tcBorders>
          </w:tcPr>
          <w:p w:rsidR="00D034B7" w:rsidRDefault="008B712E" w:rsidP="00B61087">
            <w:pPr>
              <w:pStyle w:val="TableCellCourierNew"/>
            </w:pPr>
            <w:r>
              <w:t>ViInt32</w:t>
            </w:r>
          </w:p>
        </w:tc>
      </w:tr>
      <w:tr w:rsidR="00D034B7" w:rsidTr="00462EFD">
        <w:trPr>
          <w:cantSplit/>
        </w:trPr>
        <w:tc>
          <w:tcPr>
            <w:tcW w:w="1800"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CourierNew"/>
            </w:pPr>
            <w:r>
              <w:t>Frequency</w:t>
            </w:r>
          </w:p>
        </w:tc>
        <w:tc>
          <w:tcPr>
            <w:tcW w:w="4932"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
            </w:pPr>
            <w:r>
              <w:t>Specifies the frequency of the external sample clock. This parameter is only used if the Sample Clock Source attribute is set to External. The driver uses this value to set the External Sample Clock Frequency attribute. See the attribute description for more details.</w:t>
            </w:r>
          </w:p>
        </w:tc>
        <w:tc>
          <w:tcPr>
            <w:tcW w:w="2089"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CourierNew"/>
            </w:pPr>
            <w:r>
              <w:t>ViReal64</w:t>
            </w:r>
          </w:p>
        </w:tc>
      </w:tr>
      <w:tr w:rsidR="00DF54AC" w:rsidTr="00462EFD">
        <w:trPr>
          <w:cantSplit/>
        </w:trPr>
        <w:tc>
          <w:tcPr>
            <w:tcW w:w="1800" w:type="dxa"/>
            <w:tcBorders>
              <w:top w:val="single" w:sz="6" w:space="0" w:color="auto"/>
              <w:left w:val="single" w:sz="6" w:space="0" w:color="auto"/>
              <w:bottom w:val="single" w:sz="6" w:space="0" w:color="auto"/>
              <w:right w:val="single" w:sz="6" w:space="0" w:color="auto"/>
            </w:tcBorders>
          </w:tcPr>
          <w:p w:rsidR="00DF54AC" w:rsidRDefault="00DF54AC" w:rsidP="00B61087">
            <w:pPr>
              <w:pStyle w:val="TableCellCourierNew"/>
            </w:pPr>
            <w:r>
              <w:t>Divider</w:t>
            </w:r>
          </w:p>
        </w:tc>
        <w:tc>
          <w:tcPr>
            <w:tcW w:w="4932" w:type="dxa"/>
            <w:tcBorders>
              <w:top w:val="single" w:sz="6" w:space="0" w:color="auto"/>
              <w:left w:val="single" w:sz="6" w:space="0" w:color="auto"/>
              <w:bottom w:val="single" w:sz="6" w:space="0" w:color="auto"/>
              <w:right w:val="single" w:sz="6" w:space="0" w:color="auto"/>
            </w:tcBorders>
          </w:tcPr>
          <w:p w:rsidR="00DF54AC" w:rsidRDefault="00DF54AC" w:rsidP="00B61087">
            <w:pPr>
              <w:pStyle w:val="TableCell"/>
            </w:pPr>
            <w:r>
              <w:t>Specifies the value by which the external sample clock should be divided</w:t>
            </w:r>
            <w:r w:rsidR="0080634C">
              <w:t xml:space="preserve">. </w:t>
            </w:r>
            <w:r>
              <w:t>This value is used only if the Sample Clock Source attribute is set to External.</w:t>
            </w:r>
          </w:p>
        </w:tc>
        <w:tc>
          <w:tcPr>
            <w:tcW w:w="2089" w:type="dxa"/>
            <w:tcBorders>
              <w:top w:val="single" w:sz="6" w:space="0" w:color="auto"/>
              <w:left w:val="single" w:sz="6" w:space="0" w:color="auto"/>
              <w:bottom w:val="single" w:sz="6" w:space="0" w:color="auto"/>
              <w:right w:val="single" w:sz="6" w:space="0" w:color="auto"/>
            </w:tcBorders>
          </w:tcPr>
          <w:p w:rsidR="00DF54AC" w:rsidRDefault="00DF54AC" w:rsidP="00B61087">
            <w:pPr>
              <w:pStyle w:val="TableCellCourierNew"/>
            </w:pPr>
            <w:r>
              <w:t>ViReal64</w:t>
            </w:r>
          </w:p>
        </w:tc>
      </w:tr>
    </w:tbl>
    <w:p w:rsidR="00D034B7" w:rsidRDefault="00D034B7" w:rsidP="00D034B7">
      <w:pPr>
        <w:pStyle w:val="AttrFuncSubheading"/>
      </w:pPr>
      <w:r>
        <w:t>Defined Values for the Source Parameter</w:t>
      </w:r>
    </w:p>
    <w:tbl>
      <w:tblPr>
        <w:tblW w:w="0" w:type="auto"/>
        <w:tblInd w:w="722" w:type="dxa"/>
        <w:tblLayout w:type="fixed"/>
        <w:tblLook w:val="0000"/>
      </w:tblPr>
      <w:tblGrid>
        <w:gridCol w:w="1186"/>
        <w:gridCol w:w="360"/>
        <w:gridCol w:w="1080"/>
        <w:gridCol w:w="6014"/>
      </w:tblGrid>
      <w:tr w:rsidR="00D034B7" w:rsidTr="006511FD">
        <w:trPr>
          <w:cantSplit/>
        </w:trPr>
        <w:tc>
          <w:tcPr>
            <w:tcW w:w="1186" w:type="dxa"/>
            <w:vMerge w:val="restart"/>
            <w:tcBorders>
              <w:top w:val="single" w:sz="4" w:space="0" w:color="auto"/>
              <w:left w:val="single" w:sz="6" w:space="0" w:color="auto"/>
              <w:right w:val="single" w:sz="6" w:space="0" w:color="auto"/>
            </w:tcBorders>
            <w:shd w:val="clear" w:color="auto" w:fill="C0C0C0"/>
          </w:tcPr>
          <w:p w:rsidR="00D034B7" w:rsidRDefault="00D034B7" w:rsidP="00B61087">
            <w:pPr>
              <w:pStyle w:val="TableHead"/>
              <w:jc w:val="left"/>
              <w:rPr>
                <w:rFonts w:ascii="Courier" w:hAnsi="Courier" w:cs="Courier"/>
                <w:i/>
                <w:iCs/>
                <w:sz w:val="18"/>
                <w:szCs w:val="18"/>
              </w:rPr>
            </w:pPr>
            <w:r>
              <w:rPr>
                <w:i/>
                <w:iCs/>
              </w:rPr>
              <w:t>Name</w:t>
            </w:r>
          </w:p>
        </w:tc>
        <w:tc>
          <w:tcPr>
            <w:tcW w:w="7454" w:type="dxa"/>
            <w:gridSpan w:val="3"/>
            <w:tcBorders>
              <w:top w:val="single" w:sz="4" w:space="0" w:color="auto"/>
              <w:left w:val="single" w:sz="6" w:space="0" w:color="auto"/>
              <w:bottom w:val="single" w:sz="4" w:space="0" w:color="auto"/>
              <w:right w:val="single" w:sz="6" w:space="0" w:color="auto"/>
            </w:tcBorders>
            <w:shd w:val="clear" w:color="auto" w:fill="C0C0C0"/>
          </w:tcPr>
          <w:p w:rsidR="00D034B7" w:rsidRDefault="00D034B7" w:rsidP="00B61087">
            <w:pPr>
              <w:pStyle w:val="TableHead"/>
              <w:jc w:val="left"/>
              <w:rPr>
                <w:i/>
                <w:iCs/>
                <w:lang w:val="fr-FR"/>
              </w:rPr>
            </w:pPr>
            <w:r>
              <w:rPr>
                <w:i/>
                <w:iCs/>
                <w:lang w:val="fr-FR"/>
              </w:rPr>
              <w:t>Description</w:t>
            </w:r>
          </w:p>
        </w:tc>
      </w:tr>
      <w:tr w:rsidR="00D034B7" w:rsidTr="006511FD">
        <w:trPr>
          <w:cantSplit/>
        </w:trPr>
        <w:tc>
          <w:tcPr>
            <w:tcW w:w="1186" w:type="dxa"/>
            <w:vMerge/>
            <w:tcBorders>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r>
              <w:rPr>
                <w:i/>
                <w:iCs/>
              </w:rPr>
              <w:t>Language</w:t>
            </w:r>
          </w:p>
        </w:tc>
        <w:tc>
          <w:tcPr>
            <w:tcW w:w="6014" w:type="dxa"/>
            <w:tcBorders>
              <w:top w:val="single" w:sz="4" w:space="0" w:color="auto"/>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r>
              <w:rPr>
                <w:i/>
                <w:iCs/>
              </w:rPr>
              <w:t>Identifier</w:t>
            </w:r>
          </w:p>
        </w:tc>
      </w:tr>
      <w:tr w:rsidR="00D034B7" w:rsidTr="006511FD">
        <w:trPr>
          <w:cantSplit/>
        </w:trPr>
        <w:tc>
          <w:tcPr>
            <w:tcW w:w="1186" w:type="dxa"/>
            <w:vMerge w:val="restart"/>
            <w:tcBorders>
              <w:top w:val="single" w:sz="4" w:space="0" w:color="auto"/>
              <w:left w:val="single" w:sz="6" w:space="0" w:color="auto"/>
              <w:right w:val="single" w:sz="6" w:space="0" w:color="auto"/>
            </w:tcBorders>
          </w:tcPr>
          <w:p w:rsidR="00D034B7" w:rsidRDefault="00D034B7" w:rsidP="00B61087">
            <w:pPr>
              <w:pStyle w:val="TableCell"/>
            </w:pPr>
            <w:r>
              <w:t>Internal</w:t>
            </w:r>
          </w:p>
        </w:tc>
        <w:tc>
          <w:tcPr>
            <w:tcW w:w="7454" w:type="dxa"/>
            <w:gridSpan w:val="3"/>
            <w:tcBorders>
              <w:top w:val="single" w:sz="4" w:space="0" w:color="auto"/>
              <w:left w:val="single" w:sz="6" w:space="0" w:color="auto"/>
              <w:bottom w:val="single" w:sz="4" w:space="0" w:color="auto"/>
              <w:right w:val="single" w:sz="6" w:space="0" w:color="auto"/>
            </w:tcBorders>
          </w:tcPr>
          <w:p w:rsidR="00D034B7" w:rsidRDefault="00D034B7" w:rsidP="00B61087">
            <w:pPr>
              <w:pStyle w:val="TableCell"/>
            </w:pPr>
            <w:r>
              <w:t>The internal reference oscillator is used.</w:t>
            </w:r>
          </w:p>
        </w:tc>
      </w:tr>
      <w:tr w:rsidR="00A43241" w:rsidTr="006511FD">
        <w:trPr>
          <w:cantSplit/>
        </w:trPr>
        <w:tc>
          <w:tcPr>
            <w:tcW w:w="1186" w:type="dxa"/>
            <w:vMerge/>
            <w:tcBorders>
              <w:left w:val="single" w:sz="6" w:space="0" w:color="auto"/>
              <w:right w:val="single" w:sz="6" w:space="0" w:color="auto"/>
            </w:tcBorders>
          </w:tcPr>
          <w:p w:rsidR="00A43241" w:rsidRDefault="00A43241" w:rsidP="00B61087">
            <w:pPr>
              <w:rPr>
                <w:color w:val="000000"/>
              </w:rPr>
            </w:pPr>
          </w:p>
        </w:tc>
        <w:tc>
          <w:tcPr>
            <w:tcW w:w="360" w:type="dxa"/>
            <w:vMerge w:val="restart"/>
            <w:tcBorders>
              <w:top w:val="single" w:sz="4" w:space="0" w:color="auto"/>
              <w:left w:val="single" w:sz="6" w:space="0" w:color="auto"/>
              <w:right w:val="single" w:sz="6" w:space="0" w:color="auto"/>
            </w:tcBorders>
          </w:tcPr>
          <w:p w:rsidR="00A43241" w:rsidRDefault="00A43241" w:rsidP="00B6108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.NET</w:t>
            </w:r>
          </w:p>
        </w:tc>
        <w:tc>
          <w:tcPr>
            <w:tcW w:w="6014" w:type="dxa"/>
            <w:tcBorders>
              <w:top w:val="single" w:sz="4" w:space="0" w:color="auto"/>
              <w:left w:val="single" w:sz="6" w:space="0" w:color="auto"/>
              <w:bottom w:val="single" w:sz="4" w:space="0" w:color="auto"/>
              <w:right w:val="single" w:sz="6" w:space="0" w:color="auto"/>
            </w:tcBorders>
          </w:tcPr>
          <w:p w:rsidR="00A43241" w:rsidRDefault="007B4C59" w:rsidP="00B61087">
            <w:pPr>
              <w:pStyle w:val="TableCellCourierNew"/>
            </w:pPr>
            <w:r>
              <w:t>SampleClockSource</w:t>
            </w:r>
            <w:r w:rsidR="00A43241">
              <w:t>.Internal</w:t>
            </w:r>
          </w:p>
        </w:tc>
      </w:tr>
      <w:tr w:rsidR="00A43241" w:rsidTr="003672BF">
        <w:trPr>
          <w:cantSplit/>
        </w:trPr>
        <w:tc>
          <w:tcPr>
            <w:tcW w:w="1186" w:type="dxa"/>
            <w:vMerge/>
            <w:tcBorders>
              <w:left w:val="single" w:sz="6" w:space="0" w:color="auto"/>
              <w:right w:val="single" w:sz="6" w:space="0" w:color="auto"/>
            </w:tcBorders>
          </w:tcPr>
          <w:p w:rsidR="00A43241" w:rsidRDefault="00A43241" w:rsidP="00B61087">
            <w:pPr>
              <w:rPr>
                <w:color w:val="000000"/>
              </w:rPr>
            </w:pPr>
          </w:p>
        </w:tc>
        <w:tc>
          <w:tcPr>
            <w:tcW w:w="360" w:type="dxa"/>
            <w:vMerge/>
            <w:tcBorders>
              <w:left w:val="single" w:sz="6" w:space="0" w:color="auto"/>
              <w:right w:val="single" w:sz="6" w:space="0" w:color="auto"/>
            </w:tcBorders>
          </w:tcPr>
          <w:p w:rsidR="00A43241" w:rsidRDefault="00A43241" w:rsidP="00B6108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C</w:t>
            </w:r>
          </w:p>
        </w:tc>
        <w:tc>
          <w:tcPr>
            <w:tcW w:w="6014" w:type="dxa"/>
            <w:tcBorders>
              <w:top w:val="single" w:sz="4" w:space="0" w:color="auto"/>
              <w:left w:val="single" w:sz="6" w:space="0" w:color="auto"/>
              <w:bottom w:val="single" w:sz="4" w:space="0" w:color="auto"/>
              <w:right w:val="single" w:sz="6" w:space="0" w:color="auto"/>
            </w:tcBorders>
          </w:tcPr>
          <w:p w:rsidR="00A43241" w:rsidRDefault="00A43241" w:rsidP="007B4C59">
            <w:pPr>
              <w:pStyle w:val="TableCellCourierNew"/>
            </w:pPr>
            <w:r>
              <w:t>IVIDIGITIZER_VAL_</w:t>
            </w:r>
            <w:r w:rsidR="007B4C59">
              <w:t>SAMPLE_CLOCK</w:t>
            </w:r>
            <w:r>
              <w:t>_SOURCE_INTERNAL</w:t>
            </w:r>
          </w:p>
        </w:tc>
      </w:tr>
      <w:tr w:rsidR="00A43241" w:rsidTr="006511FD">
        <w:trPr>
          <w:cantSplit/>
        </w:trPr>
        <w:tc>
          <w:tcPr>
            <w:tcW w:w="1186" w:type="dxa"/>
            <w:vMerge/>
            <w:tcBorders>
              <w:left w:val="single" w:sz="6" w:space="0" w:color="auto"/>
              <w:bottom w:val="single" w:sz="4" w:space="0" w:color="auto"/>
              <w:right w:val="single" w:sz="6" w:space="0" w:color="auto"/>
            </w:tcBorders>
          </w:tcPr>
          <w:p w:rsidR="00A43241" w:rsidRDefault="00A43241" w:rsidP="00B61087">
            <w:pPr>
              <w:rPr>
                <w:color w:val="000000"/>
              </w:rPr>
            </w:pPr>
          </w:p>
        </w:tc>
        <w:tc>
          <w:tcPr>
            <w:tcW w:w="360" w:type="dxa"/>
            <w:vMerge/>
            <w:tcBorders>
              <w:left w:val="single" w:sz="6" w:space="0" w:color="auto"/>
              <w:bottom w:val="single" w:sz="4" w:space="0" w:color="auto"/>
              <w:right w:val="single" w:sz="6" w:space="0" w:color="auto"/>
            </w:tcBorders>
          </w:tcPr>
          <w:p w:rsidR="00A43241" w:rsidRDefault="00A43241" w:rsidP="00B6108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COM</w:t>
            </w:r>
          </w:p>
        </w:tc>
        <w:tc>
          <w:tcPr>
            <w:tcW w:w="6014" w:type="dxa"/>
            <w:tcBorders>
              <w:top w:val="single" w:sz="4" w:space="0" w:color="auto"/>
              <w:left w:val="single" w:sz="6" w:space="0" w:color="auto"/>
              <w:bottom w:val="single" w:sz="4" w:space="0" w:color="auto"/>
              <w:right w:val="single" w:sz="6" w:space="0" w:color="auto"/>
            </w:tcBorders>
          </w:tcPr>
          <w:p w:rsidR="00A43241" w:rsidRDefault="007B4C59" w:rsidP="007B4C59">
            <w:pPr>
              <w:pStyle w:val="TableCellCourierNew"/>
            </w:pPr>
            <w:r>
              <w:t>IviDigitizerSampleClockSourceInternal</w:t>
            </w:r>
          </w:p>
        </w:tc>
      </w:tr>
      <w:tr w:rsidR="00D034B7" w:rsidTr="006511FD">
        <w:trPr>
          <w:cantSplit/>
        </w:trPr>
        <w:tc>
          <w:tcPr>
            <w:tcW w:w="1186" w:type="dxa"/>
            <w:vMerge w:val="restart"/>
            <w:tcBorders>
              <w:top w:val="single" w:sz="4" w:space="0" w:color="auto"/>
              <w:left w:val="single" w:sz="6" w:space="0" w:color="auto"/>
              <w:right w:val="single" w:sz="6" w:space="0" w:color="auto"/>
            </w:tcBorders>
          </w:tcPr>
          <w:p w:rsidR="00D034B7" w:rsidRDefault="00D034B7" w:rsidP="00B61087">
            <w:pPr>
              <w:pStyle w:val="TableCell"/>
            </w:pPr>
            <w:r>
              <w:t>External</w:t>
            </w:r>
          </w:p>
        </w:tc>
        <w:tc>
          <w:tcPr>
            <w:tcW w:w="7454" w:type="dxa"/>
            <w:gridSpan w:val="3"/>
            <w:tcBorders>
              <w:top w:val="single" w:sz="4" w:space="0" w:color="auto"/>
              <w:left w:val="single" w:sz="6" w:space="0" w:color="auto"/>
              <w:bottom w:val="single" w:sz="4" w:space="0" w:color="auto"/>
              <w:right w:val="single" w:sz="6" w:space="0" w:color="auto"/>
            </w:tcBorders>
          </w:tcPr>
          <w:p w:rsidR="00D034B7" w:rsidRDefault="00D034B7" w:rsidP="00B61087">
            <w:pPr>
              <w:pStyle w:val="TableCell"/>
            </w:pPr>
            <w:r>
              <w:t>An external reference oscillator is used.</w:t>
            </w:r>
          </w:p>
        </w:tc>
      </w:tr>
      <w:tr w:rsidR="00A43241" w:rsidTr="006511FD">
        <w:trPr>
          <w:cantSplit/>
        </w:trPr>
        <w:tc>
          <w:tcPr>
            <w:tcW w:w="1186" w:type="dxa"/>
            <w:vMerge/>
            <w:tcBorders>
              <w:left w:val="single" w:sz="6" w:space="0" w:color="auto"/>
              <w:right w:val="single" w:sz="6" w:space="0" w:color="auto"/>
            </w:tcBorders>
          </w:tcPr>
          <w:p w:rsidR="00A43241" w:rsidRDefault="00A43241" w:rsidP="00B61087">
            <w:pPr>
              <w:rPr>
                <w:color w:val="000000"/>
              </w:rPr>
            </w:pPr>
          </w:p>
        </w:tc>
        <w:tc>
          <w:tcPr>
            <w:tcW w:w="360" w:type="dxa"/>
            <w:vMerge w:val="restart"/>
            <w:tcBorders>
              <w:top w:val="single" w:sz="4" w:space="0" w:color="auto"/>
              <w:left w:val="single" w:sz="6" w:space="0" w:color="auto"/>
              <w:right w:val="single" w:sz="6" w:space="0" w:color="auto"/>
            </w:tcBorders>
          </w:tcPr>
          <w:p w:rsidR="00A43241" w:rsidRDefault="00A43241" w:rsidP="00B6108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.NET</w:t>
            </w:r>
          </w:p>
        </w:tc>
        <w:tc>
          <w:tcPr>
            <w:tcW w:w="6014" w:type="dxa"/>
            <w:tcBorders>
              <w:top w:val="single" w:sz="4" w:space="0" w:color="auto"/>
              <w:left w:val="single" w:sz="6" w:space="0" w:color="auto"/>
              <w:bottom w:val="single" w:sz="4" w:space="0" w:color="auto"/>
              <w:right w:val="single" w:sz="6" w:space="0" w:color="auto"/>
            </w:tcBorders>
          </w:tcPr>
          <w:p w:rsidR="00A43241" w:rsidRDefault="007B4C59" w:rsidP="00B61087">
            <w:pPr>
              <w:pStyle w:val="TableCellCourierNew"/>
            </w:pPr>
            <w:r>
              <w:t>SamplesClockSource</w:t>
            </w:r>
            <w:r w:rsidR="00A43241">
              <w:t>.External</w:t>
            </w:r>
          </w:p>
        </w:tc>
      </w:tr>
      <w:tr w:rsidR="00A43241" w:rsidTr="003672BF">
        <w:trPr>
          <w:cantSplit/>
        </w:trPr>
        <w:tc>
          <w:tcPr>
            <w:tcW w:w="1186" w:type="dxa"/>
            <w:vMerge/>
            <w:tcBorders>
              <w:left w:val="single" w:sz="6" w:space="0" w:color="auto"/>
              <w:right w:val="single" w:sz="6" w:space="0" w:color="auto"/>
            </w:tcBorders>
          </w:tcPr>
          <w:p w:rsidR="00A43241" w:rsidRDefault="00A43241" w:rsidP="00B61087">
            <w:pPr>
              <w:rPr>
                <w:color w:val="000000"/>
              </w:rPr>
            </w:pPr>
          </w:p>
        </w:tc>
        <w:tc>
          <w:tcPr>
            <w:tcW w:w="360" w:type="dxa"/>
            <w:vMerge/>
            <w:tcBorders>
              <w:left w:val="single" w:sz="6" w:space="0" w:color="auto"/>
              <w:right w:val="single" w:sz="6" w:space="0" w:color="auto"/>
            </w:tcBorders>
          </w:tcPr>
          <w:p w:rsidR="00A43241" w:rsidRDefault="00A43241" w:rsidP="00B6108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C</w:t>
            </w:r>
          </w:p>
        </w:tc>
        <w:tc>
          <w:tcPr>
            <w:tcW w:w="6014" w:type="dxa"/>
            <w:tcBorders>
              <w:top w:val="single" w:sz="4" w:space="0" w:color="auto"/>
              <w:left w:val="single" w:sz="6" w:space="0" w:color="auto"/>
              <w:bottom w:val="single" w:sz="4" w:space="0" w:color="auto"/>
              <w:right w:val="single" w:sz="6" w:space="0" w:color="auto"/>
            </w:tcBorders>
          </w:tcPr>
          <w:p w:rsidR="00A43241" w:rsidRDefault="00A43241" w:rsidP="007B4C59">
            <w:pPr>
              <w:pStyle w:val="TableCellCourierNew"/>
            </w:pPr>
            <w:r>
              <w:t>IVIDIGITIZER_VAL_</w:t>
            </w:r>
            <w:r w:rsidR="007B4C59">
              <w:t>SAMPLE_CLOCK</w:t>
            </w:r>
            <w:r>
              <w:t>_SOURCE_EXTERNAL</w:t>
            </w:r>
          </w:p>
        </w:tc>
      </w:tr>
      <w:tr w:rsidR="00A43241" w:rsidTr="006511FD">
        <w:trPr>
          <w:cantSplit/>
        </w:trPr>
        <w:tc>
          <w:tcPr>
            <w:tcW w:w="1186" w:type="dxa"/>
            <w:vMerge/>
            <w:tcBorders>
              <w:left w:val="single" w:sz="6" w:space="0" w:color="auto"/>
              <w:bottom w:val="single" w:sz="4" w:space="0" w:color="auto"/>
              <w:right w:val="single" w:sz="6" w:space="0" w:color="auto"/>
            </w:tcBorders>
          </w:tcPr>
          <w:p w:rsidR="00A43241" w:rsidRDefault="00A43241" w:rsidP="00B61087">
            <w:pPr>
              <w:rPr>
                <w:color w:val="000000"/>
              </w:rPr>
            </w:pPr>
          </w:p>
        </w:tc>
        <w:tc>
          <w:tcPr>
            <w:tcW w:w="360" w:type="dxa"/>
            <w:vMerge/>
            <w:tcBorders>
              <w:left w:val="single" w:sz="6" w:space="0" w:color="auto"/>
              <w:bottom w:val="single" w:sz="4" w:space="0" w:color="auto"/>
              <w:right w:val="single" w:sz="6" w:space="0" w:color="auto"/>
            </w:tcBorders>
          </w:tcPr>
          <w:p w:rsidR="00A43241" w:rsidRDefault="00A43241" w:rsidP="00B6108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COM</w:t>
            </w:r>
          </w:p>
        </w:tc>
        <w:tc>
          <w:tcPr>
            <w:tcW w:w="6014" w:type="dxa"/>
            <w:tcBorders>
              <w:top w:val="single" w:sz="4" w:space="0" w:color="auto"/>
              <w:left w:val="single" w:sz="6" w:space="0" w:color="auto"/>
              <w:bottom w:val="single" w:sz="4" w:space="0" w:color="auto"/>
              <w:right w:val="single" w:sz="6" w:space="0" w:color="auto"/>
            </w:tcBorders>
          </w:tcPr>
          <w:p w:rsidR="00A43241" w:rsidRDefault="007B4C59" w:rsidP="007B4C59">
            <w:pPr>
              <w:pStyle w:val="TableCellCourierNew"/>
            </w:pPr>
            <w:r>
              <w:t>IviDigitizerSampleClockSourceExternal</w:t>
            </w:r>
          </w:p>
        </w:tc>
      </w:tr>
    </w:tbl>
    <w:p w:rsidR="00D034B7" w:rsidRDefault="00D034B7" w:rsidP="00D034B7">
      <w:pPr>
        <w:pStyle w:val="FunctionHead"/>
      </w:pPr>
      <w:r>
        <w:t>Return Values</w:t>
      </w:r>
      <w:r w:rsidR="00A43241">
        <w:t xml:space="preserve"> (C/COM)</w:t>
      </w:r>
    </w:p>
    <w:p w:rsidR="00D034B7" w:rsidRDefault="00D034B7" w:rsidP="00D034B7">
      <w:pPr>
        <w:pStyle w:val="Body1"/>
      </w:pPr>
      <w:r>
        <w:t xml:space="preserve">The </w:t>
      </w:r>
      <w:r>
        <w:rPr>
          <w:rStyle w:val="Italic"/>
        </w:rPr>
        <w:t>IVI-3.2: Inherent Capabilities Specification</w:t>
      </w:r>
      <w:r>
        <w:t xml:space="preserve"> defines general status codes that this function can return.</w:t>
      </w:r>
    </w:p>
    <w:p w:rsidR="00A43241" w:rsidRPr="00F7116C" w:rsidRDefault="00A43241" w:rsidP="00A43241">
      <w:pPr>
        <w:pStyle w:val="AttrFuncSubheading"/>
        <w:rPr>
          <w:color w:val="auto"/>
        </w:rPr>
      </w:pPr>
      <w:r w:rsidRPr="00F7116C">
        <w:rPr>
          <w:color w:val="auto"/>
        </w:rPr>
        <w:t>.NET Exceptions</w:t>
      </w:r>
    </w:p>
    <w:p w:rsidR="00A43241" w:rsidRDefault="00A43241" w:rsidP="00A4324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4128E9" w:rsidRDefault="004128E9" w:rsidP="004128E9">
      <w:pPr>
        <w:pStyle w:val="Heading3"/>
      </w:pPr>
      <w:bookmarkStart w:id="736" w:name="_Toc304583728"/>
      <w:bookmarkStart w:id="737" w:name="_Toc306374579"/>
      <w:r>
        <w:t xml:space="preserve">Configure Sample Clock Output Enabled (IVI-C </w:t>
      </w:r>
      <w:r w:rsidR="00B41583">
        <w:t>O</w:t>
      </w:r>
      <w:r>
        <w:t>nly)</w:t>
      </w:r>
      <w:bookmarkEnd w:id="736"/>
      <w:bookmarkEnd w:id="737"/>
    </w:p>
    <w:p w:rsidR="004128E9" w:rsidRDefault="004128E9" w:rsidP="004128E9">
      <w:pPr>
        <w:pStyle w:val="FunctionHead"/>
      </w:pPr>
      <w:r>
        <w:t>Description</w:t>
      </w:r>
    </w:p>
    <w:p w:rsidR="004128E9" w:rsidRDefault="004128E9" w:rsidP="004128E9">
      <w:pPr>
        <w:pStyle w:val="Body1"/>
      </w:pPr>
      <w:r>
        <w:t>Configures whether or not the sample clock appears at a reference output of the digitizer.</w:t>
      </w:r>
    </w:p>
    <w:p w:rsidR="00A43241" w:rsidRDefault="00A43241" w:rsidP="00A43241">
      <w:pPr>
        <w:pStyle w:val="FunctionHead"/>
      </w:pPr>
      <w:r>
        <w:t>.NET Method Prototype</w:t>
      </w:r>
    </w:p>
    <w:p w:rsidR="00A43241" w:rsidRDefault="00A43241" w:rsidP="00A43241">
      <w:pPr>
        <w:pStyle w:val="Code1"/>
      </w:pPr>
      <w:r>
        <w:t>(N/A)</w:t>
      </w:r>
    </w:p>
    <w:p w:rsidR="00A43241" w:rsidRPr="00B41583" w:rsidRDefault="00A43241" w:rsidP="00A43241">
      <w:pPr>
        <w:pStyle w:val="Code1"/>
        <w:rPr>
          <w:rFonts w:ascii="Times New Roman" w:hAnsi="Times New Roman" w:cs="Times New Roman"/>
          <w:sz w:val="20"/>
          <w:szCs w:val="20"/>
        </w:rPr>
      </w:pPr>
      <w:r w:rsidRPr="00B41583">
        <w:rPr>
          <w:rFonts w:ascii="Times New Roman" w:hAnsi="Times New Roman" w:cs="Times New Roman"/>
          <w:sz w:val="20"/>
          <w:szCs w:val="20"/>
        </w:rPr>
        <w:t>(use the</w:t>
      </w:r>
      <w:r>
        <w:t xml:space="preserve"> SampleClock.OutputEnabled </w:t>
      </w:r>
      <w:r w:rsidRPr="00B41583">
        <w:rPr>
          <w:rFonts w:ascii="Times New Roman" w:hAnsi="Times New Roman" w:cs="Times New Roman"/>
          <w:sz w:val="20"/>
          <w:szCs w:val="20"/>
        </w:rPr>
        <w:t>property)</w:t>
      </w:r>
    </w:p>
    <w:p w:rsidR="004128E9" w:rsidRDefault="004128E9" w:rsidP="004128E9">
      <w:pPr>
        <w:pStyle w:val="FunctionHead"/>
      </w:pPr>
      <w:r>
        <w:t>COM Method Prototype</w:t>
      </w:r>
    </w:p>
    <w:p w:rsidR="004128E9" w:rsidRDefault="004128E9" w:rsidP="004128E9">
      <w:pPr>
        <w:pStyle w:val="Code1"/>
      </w:pPr>
      <w:r>
        <w:t>(N/A)</w:t>
      </w:r>
    </w:p>
    <w:p w:rsidR="004128E9" w:rsidRPr="00B41583" w:rsidRDefault="004128E9" w:rsidP="004128E9">
      <w:pPr>
        <w:pStyle w:val="Code1"/>
        <w:rPr>
          <w:rFonts w:ascii="Times New Roman" w:hAnsi="Times New Roman" w:cs="Times New Roman"/>
          <w:sz w:val="20"/>
          <w:szCs w:val="20"/>
        </w:rPr>
      </w:pPr>
      <w:r w:rsidRPr="00B41583">
        <w:rPr>
          <w:rFonts w:ascii="Times New Roman" w:hAnsi="Times New Roman" w:cs="Times New Roman"/>
          <w:sz w:val="20"/>
          <w:szCs w:val="20"/>
        </w:rPr>
        <w:t>(use the</w:t>
      </w:r>
      <w:r>
        <w:t xml:space="preserve"> SampleClock.OutputEnabled </w:t>
      </w:r>
      <w:r w:rsidRPr="00B41583">
        <w:rPr>
          <w:rFonts w:ascii="Times New Roman" w:hAnsi="Times New Roman" w:cs="Times New Roman"/>
          <w:sz w:val="20"/>
          <w:szCs w:val="20"/>
        </w:rPr>
        <w:t>property)</w:t>
      </w:r>
    </w:p>
    <w:p w:rsidR="004128E9" w:rsidRDefault="004128E9" w:rsidP="004128E9">
      <w:pPr>
        <w:pStyle w:val="FunctionHead"/>
      </w:pPr>
      <w:r>
        <w:t>C Prototype</w:t>
      </w:r>
    </w:p>
    <w:p w:rsidR="004128E9" w:rsidRDefault="004128E9" w:rsidP="004128E9">
      <w:pPr>
        <w:pStyle w:val="Code1"/>
        <w:tabs>
          <w:tab w:val="left" w:pos="630"/>
        </w:tabs>
      </w:pPr>
      <w:r>
        <w:t>ViStatus IviDigitizer_ConfigureSampleClockOutputEnabled(ViSession Vi,</w:t>
      </w:r>
      <w:r>
        <w:br/>
        <w:t xml:space="preserve">                                        </w:t>
      </w:r>
      <w:r w:rsidR="007E0CD2">
        <w:t xml:space="preserve">                </w:t>
      </w:r>
      <w:r>
        <w:t>ViBoolean Enabled);</w:t>
      </w:r>
    </w:p>
    <w:p w:rsidR="004128E9" w:rsidRDefault="004128E9" w:rsidP="004128E9">
      <w:pPr>
        <w:pStyle w:val="FunctionHead"/>
      </w:pPr>
      <w:r>
        <w:t>Parameters</w:t>
      </w:r>
    </w:p>
    <w:p w:rsidR="004128E9" w:rsidRDefault="004128E9" w:rsidP="004128E9">
      <w:pPr>
        <w:pStyle w:val="Body1"/>
      </w:pPr>
    </w:p>
    <w:tbl>
      <w:tblPr>
        <w:tblW w:w="8821" w:type="dxa"/>
        <w:tblInd w:w="728" w:type="dxa"/>
        <w:tblLayout w:type="fixed"/>
        <w:tblCellMar>
          <w:left w:w="80" w:type="dxa"/>
          <w:right w:w="80" w:type="dxa"/>
        </w:tblCellMar>
        <w:tblLook w:val="0000"/>
      </w:tblPr>
      <w:tblGrid>
        <w:gridCol w:w="1800"/>
        <w:gridCol w:w="5022"/>
        <w:gridCol w:w="1999"/>
      </w:tblGrid>
      <w:tr w:rsidR="004128E9" w:rsidTr="00BD489C">
        <w:trPr>
          <w:cantSplit/>
        </w:trPr>
        <w:tc>
          <w:tcPr>
            <w:tcW w:w="1800" w:type="dxa"/>
            <w:tcBorders>
              <w:top w:val="single" w:sz="6" w:space="0" w:color="auto"/>
              <w:left w:val="single" w:sz="6" w:space="0" w:color="auto"/>
              <w:right w:val="single" w:sz="6" w:space="0" w:color="auto"/>
            </w:tcBorders>
          </w:tcPr>
          <w:p w:rsidR="004128E9" w:rsidRDefault="004128E9" w:rsidP="003330F5">
            <w:pPr>
              <w:pStyle w:val="TableHead"/>
            </w:pPr>
            <w:r>
              <w:t>Inputs</w:t>
            </w:r>
          </w:p>
        </w:tc>
        <w:tc>
          <w:tcPr>
            <w:tcW w:w="5022" w:type="dxa"/>
            <w:tcBorders>
              <w:top w:val="single" w:sz="6" w:space="0" w:color="auto"/>
              <w:left w:val="single" w:sz="6" w:space="0" w:color="auto"/>
              <w:right w:val="single" w:sz="6" w:space="0" w:color="auto"/>
            </w:tcBorders>
          </w:tcPr>
          <w:p w:rsidR="004128E9" w:rsidRDefault="004128E9" w:rsidP="003330F5">
            <w:pPr>
              <w:pStyle w:val="TableHead"/>
            </w:pPr>
            <w:r>
              <w:t>Description</w:t>
            </w:r>
          </w:p>
        </w:tc>
        <w:tc>
          <w:tcPr>
            <w:tcW w:w="1999" w:type="dxa"/>
            <w:tcBorders>
              <w:top w:val="single" w:sz="6" w:space="0" w:color="auto"/>
              <w:left w:val="single" w:sz="6" w:space="0" w:color="auto"/>
              <w:right w:val="single" w:sz="6" w:space="0" w:color="auto"/>
            </w:tcBorders>
          </w:tcPr>
          <w:p w:rsidR="004128E9" w:rsidRDefault="004128E9" w:rsidP="003330F5">
            <w:pPr>
              <w:pStyle w:val="TableHead"/>
            </w:pPr>
            <w:r>
              <w:t>Base Type</w:t>
            </w:r>
          </w:p>
        </w:tc>
      </w:tr>
      <w:tr w:rsidR="004128E9" w:rsidTr="00BD489C">
        <w:trPr>
          <w:cantSplit/>
        </w:trPr>
        <w:tc>
          <w:tcPr>
            <w:tcW w:w="1800" w:type="dxa"/>
            <w:tcBorders>
              <w:top w:val="single" w:sz="6" w:space="0" w:color="auto"/>
              <w:left w:val="single" w:sz="6" w:space="0" w:color="auto"/>
              <w:bottom w:val="single" w:sz="6" w:space="0" w:color="auto"/>
              <w:right w:val="single" w:sz="6" w:space="0" w:color="auto"/>
            </w:tcBorders>
          </w:tcPr>
          <w:p w:rsidR="004128E9" w:rsidRDefault="004128E9" w:rsidP="00BD489C">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rsidR="004128E9" w:rsidRDefault="004128E9" w:rsidP="00BD489C">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4128E9" w:rsidRDefault="004128E9" w:rsidP="00BD489C">
            <w:pPr>
              <w:pStyle w:val="TableCellCourierNew"/>
            </w:pPr>
            <w:r>
              <w:t>ViSession</w:t>
            </w:r>
          </w:p>
        </w:tc>
      </w:tr>
      <w:tr w:rsidR="004128E9" w:rsidTr="00BD489C">
        <w:trPr>
          <w:cantSplit/>
        </w:trPr>
        <w:tc>
          <w:tcPr>
            <w:tcW w:w="1800" w:type="dxa"/>
            <w:tcBorders>
              <w:top w:val="single" w:sz="6" w:space="0" w:color="auto"/>
              <w:left w:val="single" w:sz="6" w:space="0" w:color="auto"/>
              <w:bottom w:val="single" w:sz="6" w:space="0" w:color="auto"/>
              <w:right w:val="single" w:sz="6" w:space="0" w:color="auto"/>
            </w:tcBorders>
          </w:tcPr>
          <w:p w:rsidR="004128E9" w:rsidRDefault="004128E9" w:rsidP="00BD489C">
            <w:pPr>
              <w:pStyle w:val="TableCellCourierNew"/>
            </w:pPr>
            <w:r>
              <w:t>Enabled</w:t>
            </w:r>
          </w:p>
        </w:tc>
        <w:tc>
          <w:tcPr>
            <w:tcW w:w="5022" w:type="dxa"/>
            <w:tcBorders>
              <w:top w:val="single" w:sz="6" w:space="0" w:color="auto"/>
              <w:left w:val="single" w:sz="6" w:space="0" w:color="auto"/>
              <w:bottom w:val="single" w:sz="6" w:space="0" w:color="auto"/>
              <w:right w:val="single" w:sz="6" w:space="0" w:color="auto"/>
            </w:tcBorders>
          </w:tcPr>
          <w:p w:rsidR="004128E9" w:rsidRDefault="004128E9" w:rsidP="00BD489C">
            <w:pPr>
              <w:pStyle w:val="TableCell"/>
            </w:pPr>
            <w:r>
              <w:t>Specifies whether or not the sample clock appears at a reference output of the digitizer. This value sets the Sample Clock Output Enabled attribute</w:t>
            </w:r>
            <w:r w:rsidR="0080634C">
              <w:t xml:space="preserve">. </w:t>
            </w:r>
            <w:r>
              <w:t>See the attribute description for more details.</w:t>
            </w:r>
          </w:p>
        </w:tc>
        <w:tc>
          <w:tcPr>
            <w:tcW w:w="1999" w:type="dxa"/>
            <w:tcBorders>
              <w:top w:val="single" w:sz="6" w:space="0" w:color="auto"/>
              <w:left w:val="single" w:sz="6" w:space="0" w:color="auto"/>
              <w:bottom w:val="single" w:sz="6" w:space="0" w:color="auto"/>
              <w:right w:val="single" w:sz="6" w:space="0" w:color="auto"/>
            </w:tcBorders>
          </w:tcPr>
          <w:p w:rsidR="004128E9" w:rsidRDefault="004128E9" w:rsidP="00BD489C">
            <w:pPr>
              <w:pStyle w:val="TableCellCourierNew"/>
            </w:pPr>
            <w:r>
              <w:t>ViBoolean</w:t>
            </w:r>
          </w:p>
        </w:tc>
      </w:tr>
    </w:tbl>
    <w:p w:rsidR="004128E9" w:rsidRDefault="004128E9" w:rsidP="004128E9">
      <w:pPr>
        <w:pStyle w:val="FunctionHead"/>
      </w:pPr>
      <w:r>
        <w:t>Return Values</w:t>
      </w:r>
      <w:r w:rsidR="00A43241">
        <w:t xml:space="preserve"> (C)</w:t>
      </w:r>
    </w:p>
    <w:p w:rsidR="004128E9" w:rsidRDefault="004128E9" w:rsidP="004128E9">
      <w:pPr>
        <w:pStyle w:val="Body1"/>
      </w:pPr>
      <w:r>
        <w:t xml:space="preserve">The </w:t>
      </w:r>
      <w:r>
        <w:rPr>
          <w:rStyle w:val="Italic"/>
        </w:rPr>
        <w:t>IVI-3.2: Inherent Capabilities Specification</w:t>
      </w:r>
      <w:r>
        <w:t xml:space="preserve"> defines general status codes that this function can return.</w:t>
      </w:r>
    </w:p>
    <w:p w:rsidR="00D034B7" w:rsidRDefault="00D034B7" w:rsidP="00D034B7">
      <w:pPr>
        <w:pStyle w:val="Body1"/>
        <w:rPr>
          <w:sz w:val="12"/>
          <w:szCs w:val="12"/>
        </w:rPr>
      </w:pPr>
      <w:r>
        <w:br w:type="page"/>
      </w:r>
    </w:p>
    <w:p w:rsidR="00D034B7" w:rsidRDefault="00D034B7" w:rsidP="00D034B7">
      <w:pPr>
        <w:pStyle w:val="Heading2"/>
      </w:pPr>
      <w:bookmarkStart w:id="738" w:name="_Toc304583729"/>
      <w:bookmarkStart w:id="739" w:name="_Toc306374580"/>
      <w:r>
        <w:t>IviDigitizerSampleClock Behavior Model</w:t>
      </w:r>
      <w:bookmarkEnd w:id="738"/>
      <w:bookmarkEnd w:id="739"/>
    </w:p>
    <w:p w:rsidR="00D034B7" w:rsidRDefault="00D034B7" w:rsidP="00D034B7">
      <w:pPr>
        <w:pStyle w:val="Body1"/>
      </w:pPr>
      <w:r>
        <w:t>The IviDigitizerSampleClock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D034B7" w:rsidRDefault="00D034B7" w:rsidP="00D034B7">
      <w:pPr>
        <w:pStyle w:val="Heading2"/>
      </w:pPr>
      <w:bookmarkStart w:id="740" w:name="_Toc304583730"/>
      <w:bookmarkStart w:id="741" w:name="_Toc306374581"/>
      <w:r>
        <w:t>IviDigitizerSampleClock Compliance Notes</w:t>
      </w:r>
      <w:bookmarkEnd w:id="740"/>
      <w:bookmarkEnd w:id="741"/>
    </w:p>
    <w:p w:rsidR="00D034B7" w:rsidRDefault="00D034B7" w:rsidP="00D034B7">
      <w:pPr>
        <w:pStyle w:val="Body1"/>
      </w:pPr>
      <w:r>
        <w:t>For a specific driver to comply with the IviDigitizerSampleClock extension, it shall be compliant with the IviDigitizerBase capability group and it shall implement all of the attributes and functions listed in this section.</w:t>
      </w:r>
    </w:p>
    <w:p w:rsidR="00D034B7" w:rsidRDefault="00D034B7" w:rsidP="00D034B7">
      <w:pPr>
        <w:pStyle w:val="Heading1"/>
      </w:pPr>
      <w:bookmarkStart w:id="742" w:name="_943086800"/>
      <w:bookmarkStart w:id="743" w:name="_Toc210637780"/>
      <w:bookmarkStart w:id="744" w:name="_Toc210637786"/>
      <w:bookmarkStart w:id="745" w:name="_Toc210637804"/>
      <w:bookmarkStart w:id="746" w:name="_Toc210637809"/>
      <w:bookmarkStart w:id="747" w:name="_Toc210637810"/>
      <w:bookmarkStart w:id="748" w:name="_Toc210637820"/>
      <w:bookmarkStart w:id="749" w:name="_Toc210637836"/>
      <w:bookmarkStart w:id="750" w:name="_Toc210637839"/>
      <w:bookmarkStart w:id="751" w:name="_Toc304583731"/>
      <w:bookmarkStart w:id="752" w:name="_Toc306374582"/>
      <w:bookmarkEnd w:id="742"/>
      <w:bookmarkEnd w:id="743"/>
      <w:bookmarkEnd w:id="744"/>
      <w:bookmarkEnd w:id="745"/>
      <w:bookmarkEnd w:id="746"/>
      <w:bookmarkEnd w:id="747"/>
      <w:bookmarkEnd w:id="748"/>
      <w:bookmarkEnd w:id="749"/>
      <w:bookmarkEnd w:id="750"/>
      <w:r>
        <w:lastRenderedPageBreak/>
        <w:t>IviDigitizerSampleMode Extension Group</w:t>
      </w:r>
      <w:bookmarkEnd w:id="751"/>
      <w:bookmarkEnd w:id="752"/>
    </w:p>
    <w:p w:rsidR="00D034B7" w:rsidRDefault="00D034B7" w:rsidP="00D034B7">
      <w:pPr>
        <w:pStyle w:val="Heading2"/>
      </w:pPr>
      <w:bookmarkStart w:id="753" w:name="_Toc304583732"/>
      <w:bookmarkStart w:id="754" w:name="_Toc306374583"/>
      <w:r>
        <w:t>IviDigitizerSampleMode Overview</w:t>
      </w:r>
      <w:bookmarkEnd w:id="753"/>
      <w:bookmarkEnd w:id="754"/>
    </w:p>
    <w:p w:rsidR="00D034B7" w:rsidRDefault="00D034B7" w:rsidP="00D034B7">
      <w:pPr>
        <w:pStyle w:val="Body1"/>
        <w:rPr>
          <w:color w:val="000000"/>
        </w:rPr>
      </w:pPr>
      <w:r>
        <w:rPr>
          <w:color w:val="000000"/>
        </w:rPr>
        <w:t>In addition to the fundamental capabilities, the Ivi</w:t>
      </w:r>
      <w:r w:rsidRPr="004E4B36">
        <w:rPr>
          <w:color w:val="000000"/>
        </w:rPr>
        <w:t>Digitizer</w:t>
      </w:r>
      <w:r>
        <w:rPr>
          <w:color w:val="000000"/>
        </w:rPr>
        <w:t xml:space="preserve">SampleMode extension group </w:t>
      </w:r>
      <w:r w:rsidR="00170A77">
        <w:rPr>
          <w:color w:val="000000"/>
        </w:rPr>
        <w:t xml:space="preserve">supports digitizers with the ability to control </w:t>
      </w:r>
      <w:r w:rsidR="00170A77">
        <w:t>whether the digitizer is using real-time or equivalent-time sampling.</w:t>
      </w:r>
    </w:p>
    <w:p w:rsidR="00D034B7" w:rsidRDefault="00D034B7" w:rsidP="00D034B7">
      <w:pPr>
        <w:pStyle w:val="Heading2"/>
      </w:pPr>
      <w:bookmarkStart w:id="755" w:name="_Toc304583733"/>
      <w:bookmarkStart w:id="756" w:name="_Toc306374584"/>
      <w:r>
        <w:t>IviDigitizerSampleMode Attributes</w:t>
      </w:r>
      <w:bookmarkEnd w:id="755"/>
      <w:bookmarkEnd w:id="756"/>
    </w:p>
    <w:p w:rsidR="00D034B7" w:rsidRDefault="00D034B7" w:rsidP="00D034B7">
      <w:pPr>
        <w:pStyle w:val="Body1"/>
      </w:pPr>
      <w:r>
        <w:t>The IviDigitizerSampleMode extension group defines the following attributes:</w:t>
      </w:r>
    </w:p>
    <w:p w:rsidR="00D034B7" w:rsidRDefault="00707D83" w:rsidP="00F55978">
      <w:pPr>
        <w:pStyle w:val="ListBullet"/>
        <w:numPr>
          <w:ilvl w:val="0"/>
          <w:numId w:val="52"/>
        </w:numPr>
      </w:pPr>
      <w:r>
        <w:t>Sample Mode</w:t>
      </w:r>
    </w:p>
    <w:p w:rsidR="00D034B7" w:rsidRDefault="00D034B7" w:rsidP="00D034B7">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D034B7" w:rsidRDefault="00D034B7" w:rsidP="00D034B7">
      <w:pPr>
        <w:pStyle w:val="Body1"/>
        <w:rPr>
          <w:sz w:val="12"/>
          <w:szCs w:val="12"/>
        </w:rPr>
      </w:pPr>
      <w:r>
        <w:br w:type="page"/>
      </w:r>
    </w:p>
    <w:p w:rsidR="00D034B7" w:rsidRDefault="0018547C" w:rsidP="00D034B7">
      <w:pPr>
        <w:pStyle w:val="Heading3"/>
      </w:pPr>
      <w:bookmarkStart w:id="757" w:name="_Toc304583734"/>
      <w:bookmarkStart w:id="758" w:name="_Toc306374585"/>
      <w:r>
        <w:t>Sample Mode</w:t>
      </w:r>
      <w:bookmarkEnd w:id="757"/>
      <w:bookmarkEnd w:id="758"/>
    </w:p>
    <w:p w:rsidR="00D034B7" w:rsidRDefault="00D034B7" w:rsidP="00D034B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D034B7" w:rsidTr="00B61087">
        <w:trPr>
          <w:cantSplit/>
          <w:tblHeader/>
        </w:trPr>
        <w:tc>
          <w:tcPr>
            <w:tcW w:w="1170" w:type="dxa"/>
            <w:tcBorders>
              <w:top w:val="single" w:sz="4" w:space="0" w:color="auto"/>
              <w:left w:val="single" w:sz="4" w:space="0" w:color="auto"/>
              <w:bottom w:val="double" w:sz="6" w:space="0" w:color="auto"/>
            </w:tcBorders>
          </w:tcPr>
          <w:p w:rsidR="00D034B7" w:rsidRDefault="00D034B7" w:rsidP="00B61087">
            <w:pPr>
              <w:pStyle w:val="TableHead"/>
            </w:pPr>
            <w:r>
              <w:t>Data Type</w:t>
            </w:r>
          </w:p>
        </w:tc>
        <w:tc>
          <w:tcPr>
            <w:tcW w:w="810" w:type="dxa"/>
            <w:tcBorders>
              <w:top w:val="single" w:sz="4" w:space="0" w:color="auto"/>
              <w:bottom w:val="double" w:sz="6" w:space="0" w:color="auto"/>
            </w:tcBorders>
          </w:tcPr>
          <w:p w:rsidR="00D034B7" w:rsidRDefault="00D034B7" w:rsidP="00B61087">
            <w:pPr>
              <w:pStyle w:val="TableHead"/>
            </w:pPr>
            <w:r>
              <w:t>Access</w:t>
            </w:r>
          </w:p>
        </w:tc>
        <w:tc>
          <w:tcPr>
            <w:tcW w:w="1530" w:type="dxa"/>
            <w:tcBorders>
              <w:top w:val="single" w:sz="4" w:space="0" w:color="auto"/>
              <w:bottom w:val="double" w:sz="6" w:space="0" w:color="auto"/>
            </w:tcBorders>
          </w:tcPr>
          <w:p w:rsidR="00D034B7" w:rsidRDefault="00D034B7" w:rsidP="00B61087">
            <w:pPr>
              <w:pStyle w:val="TableHead"/>
            </w:pPr>
            <w:r>
              <w:t>Applies To</w:t>
            </w:r>
          </w:p>
        </w:tc>
        <w:tc>
          <w:tcPr>
            <w:tcW w:w="1080" w:type="dxa"/>
            <w:tcBorders>
              <w:top w:val="single" w:sz="4" w:space="0" w:color="auto"/>
              <w:bottom w:val="double" w:sz="6" w:space="0" w:color="auto"/>
            </w:tcBorders>
          </w:tcPr>
          <w:p w:rsidR="00D034B7" w:rsidRDefault="00D034B7" w:rsidP="00B61087">
            <w:pPr>
              <w:pStyle w:val="TableHead"/>
            </w:pPr>
            <w:r>
              <w:t>Coercion</w:t>
            </w:r>
          </w:p>
        </w:tc>
        <w:tc>
          <w:tcPr>
            <w:tcW w:w="4770" w:type="dxa"/>
            <w:tcBorders>
              <w:top w:val="single" w:sz="4" w:space="0" w:color="auto"/>
              <w:bottom w:val="double" w:sz="6" w:space="0" w:color="auto"/>
              <w:right w:val="single" w:sz="6" w:space="0" w:color="auto"/>
            </w:tcBorders>
          </w:tcPr>
          <w:p w:rsidR="00D034B7" w:rsidRDefault="00D034B7" w:rsidP="00B61087">
            <w:pPr>
              <w:pStyle w:val="TableHead"/>
            </w:pPr>
            <w:r>
              <w:t>High Level Functions</w:t>
            </w:r>
          </w:p>
        </w:tc>
      </w:tr>
      <w:tr w:rsidR="00D034B7" w:rsidRPr="00B4307F" w:rsidTr="00B6108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D034B7" w:rsidRDefault="00D034B7" w:rsidP="00B61087">
            <w:pPr>
              <w:pStyle w:val="TableCellCourierNew"/>
            </w:pPr>
            <w:r>
              <w:t>ViInt32</w:t>
            </w:r>
          </w:p>
        </w:tc>
        <w:tc>
          <w:tcPr>
            <w:tcW w:w="810" w:type="dxa"/>
            <w:tcBorders>
              <w:top w:val="double" w:sz="6" w:space="0" w:color="auto"/>
            </w:tcBorders>
          </w:tcPr>
          <w:p w:rsidR="00D034B7" w:rsidRDefault="00D034B7" w:rsidP="00B61087">
            <w:pPr>
              <w:pStyle w:val="TableCell"/>
            </w:pPr>
            <w:r>
              <w:t>R/W</w:t>
            </w:r>
          </w:p>
        </w:tc>
        <w:tc>
          <w:tcPr>
            <w:tcW w:w="1530" w:type="dxa"/>
            <w:tcBorders>
              <w:top w:val="double" w:sz="6" w:space="0" w:color="auto"/>
            </w:tcBorders>
          </w:tcPr>
          <w:p w:rsidR="00D034B7" w:rsidRDefault="00D034B7" w:rsidP="00B61087">
            <w:pPr>
              <w:pStyle w:val="TableCell"/>
            </w:pPr>
            <w:r>
              <w:t>N/A</w:t>
            </w:r>
          </w:p>
        </w:tc>
        <w:tc>
          <w:tcPr>
            <w:tcW w:w="1080" w:type="dxa"/>
            <w:tcBorders>
              <w:top w:val="double" w:sz="6" w:space="0" w:color="auto"/>
            </w:tcBorders>
          </w:tcPr>
          <w:p w:rsidR="00D034B7" w:rsidRDefault="00D034B7" w:rsidP="00B61087">
            <w:pPr>
              <w:pStyle w:val="TableCell"/>
            </w:pPr>
            <w:r>
              <w:t>None</w:t>
            </w:r>
          </w:p>
        </w:tc>
        <w:tc>
          <w:tcPr>
            <w:tcW w:w="4770" w:type="dxa"/>
            <w:tcBorders>
              <w:top w:val="double" w:sz="6" w:space="0" w:color="auto"/>
            </w:tcBorders>
          </w:tcPr>
          <w:p w:rsidR="00D034B7" w:rsidRPr="0082187B" w:rsidRDefault="0082187B" w:rsidP="00B61087">
            <w:pPr>
              <w:pStyle w:val="TableCell"/>
              <w:rPr>
                <w:lang w:val="fr-FR"/>
              </w:rPr>
            </w:pPr>
            <w:r w:rsidRPr="0082187B">
              <w:rPr>
                <w:lang w:val="fr-FR"/>
              </w:rPr>
              <w:t>Configure Sample Mode (IVI-C only)</w:t>
            </w:r>
          </w:p>
        </w:tc>
      </w:tr>
    </w:tbl>
    <w:p w:rsidR="00A43241" w:rsidRDefault="00A43241" w:rsidP="00A43241">
      <w:pPr>
        <w:pStyle w:val="FunctionHead"/>
      </w:pPr>
      <w:r>
        <w:t>.NET Property Name</w:t>
      </w:r>
    </w:p>
    <w:p w:rsidR="00A43241" w:rsidRDefault="00A43241" w:rsidP="00A43241">
      <w:pPr>
        <w:pStyle w:val="Body1"/>
        <w:rPr>
          <w:rStyle w:val="monospace"/>
        </w:rPr>
      </w:pPr>
      <w:r>
        <w:rPr>
          <w:rStyle w:val="monospace"/>
        </w:rPr>
        <w:t>Acquisition.SampleMode</w:t>
      </w:r>
    </w:p>
    <w:p w:rsidR="00A43241" w:rsidRDefault="00A43241" w:rsidP="00A43241">
      <w:pPr>
        <w:pStyle w:val="FunctionHead"/>
      </w:pPr>
      <w:r>
        <w:t>.NET Enumeration Name</w:t>
      </w:r>
    </w:p>
    <w:p w:rsidR="00A43241" w:rsidRDefault="00A43241" w:rsidP="00A43241">
      <w:pPr>
        <w:pStyle w:val="Code1"/>
      </w:pPr>
      <w:r>
        <w:t>SampleMode</w:t>
      </w:r>
    </w:p>
    <w:p w:rsidR="00D034B7" w:rsidRDefault="00D034B7" w:rsidP="00D034B7">
      <w:pPr>
        <w:pStyle w:val="FunctionHead"/>
      </w:pPr>
      <w:r>
        <w:t>COM Property Name</w:t>
      </w:r>
    </w:p>
    <w:p w:rsidR="00D034B7" w:rsidRDefault="00E71805" w:rsidP="00D034B7">
      <w:pPr>
        <w:pStyle w:val="Body1"/>
        <w:rPr>
          <w:rStyle w:val="monospace"/>
        </w:rPr>
      </w:pPr>
      <w:r>
        <w:rPr>
          <w:rStyle w:val="monospace"/>
        </w:rPr>
        <w:t>Acquisition.SampleMode</w:t>
      </w:r>
    </w:p>
    <w:p w:rsidR="00D034B7" w:rsidRDefault="00D034B7" w:rsidP="00D034B7">
      <w:pPr>
        <w:pStyle w:val="FunctionHead"/>
      </w:pPr>
      <w:r>
        <w:t>COM Enumeration Name</w:t>
      </w:r>
    </w:p>
    <w:p w:rsidR="00D034B7" w:rsidRDefault="00D034B7" w:rsidP="00D034B7">
      <w:pPr>
        <w:pStyle w:val="Code1"/>
      </w:pPr>
      <w:r>
        <w:t>IviDigitizer</w:t>
      </w:r>
      <w:r w:rsidR="00E71805">
        <w:t>SampleMode</w:t>
      </w:r>
      <w:r>
        <w:t>Enum</w:t>
      </w:r>
    </w:p>
    <w:p w:rsidR="00D034B7" w:rsidRDefault="00D034B7" w:rsidP="00D034B7">
      <w:pPr>
        <w:pStyle w:val="FunctionHead"/>
      </w:pPr>
      <w:r>
        <w:t>C Constant Name</w:t>
      </w:r>
    </w:p>
    <w:p w:rsidR="00D034B7" w:rsidRDefault="00D034B7" w:rsidP="00D034B7">
      <w:pPr>
        <w:pStyle w:val="Body1"/>
      </w:pPr>
      <w:r>
        <w:rPr>
          <w:rFonts w:ascii="Courier New" w:hAnsi="Courier New" w:cs="Courier New"/>
          <w:sz w:val="18"/>
          <w:szCs w:val="18"/>
        </w:rPr>
        <w:t>IVIDIGITIZER_ATTR_</w:t>
      </w:r>
      <w:r w:rsidR="00E71805">
        <w:rPr>
          <w:rFonts w:ascii="Courier New" w:hAnsi="Courier New" w:cs="Courier New"/>
          <w:sz w:val="18"/>
          <w:szCs w:val="18"/>
        </w:rPr>
        <w:t>SAMPLE_MODE</w:t>
      </w:r>
    </w:p>
    <w:p w:rsidR="00D034B7" w:rsidRDefault="00D034B7" w:rsidP="00D034B7">
      <w:pPr>
        <w:pStyle w:val="FunctionHead"/>
      </w:pPr>
      <w:r>
        <w:t>Description</w:t>
      </w:r>
    </w:p>
    <w:p w:rsidR="00D034B7" w:rsidRDefault="00E71805" w:rsidP="00D034B7">
      <w:pPr>
        <w:pStyle w:val="Body1"/>
      </w:pPr>
      <w:r>
        <w:t>Specifies whether the digitizer uses real-time or equivalent-time sampling</w:t>
      </w:r>
      <w:r w:rsidR="00D034B7">
        <w:t>.</w:t>
      </w:r>
    </w:p>
    <w:p w:rsidR="00D034B7" w:rsidRDefault="00D034B7" w:rsidP="00D034B7">
      <w:pPr>
        <w:pStyle w:val="FunctionHead"/>
      </w:pPr>
      <w:r>
        <w:t>Defined Values</w:t>
      </w:r>
    </w:p>
    <w:tbl>
      <w:tblPr>
        <w:tblW w:w="0" w:type="auto"/>
        <w:tblInd w:w="722" w:type="dxa"/>
        <w:tblLayout w:type="fixed"/>
        <w:tblLook w:val="0000"/>
      </w:tblPr>
      <w:tblGrid>
        <w:gridCol w:w="1726"/>
        <w:gridCol w:w="540"/>
        <w:gridCol w:w="1080"/>
        <w:gridCol w:w="5294"/>
      </w:tblGrid>
      <w:tr w:rsidR="00D034B7" w:rsidTr="0072299C">
        <w:trPr>
          <w:cantSplit/>
          <w:trHeight w:val="158"/>
        </w:trPr>
        <w:tc>
          <w:tcPr>
            <w:tcW w:w="1726" w:type="dxa"/>
            <w:vMerge w:val="restart"/>
            <w:tcBorders>
              <w:top w:val="single" w:sz="4" w:space="0" w:color="auto"/>
              <w:left w:val="single" w:sz="6" w:space="0" w:color="auto"/>
              <w:right w:val="single" w:sz="6" w:space="0" w:color="auto"/>
            </w:tcBorders>
            <w:shd w:val="clear" w:color="auto" w:fill="C0C0C0"/>
          </w:tcPr>
          <w:p w:rsidR="00D034B7" w:rsidRDefault="00D034B7" w:rsidP="00B61087">
            <w:pPr>
              <w:pStyle w:val="TableHead"/>
              <w:jc w:val="left"/>
              <w:rPr>
                <w:i/>
                <w:iCs/>
              </w:rPr>
            </w:pPr>
            <w:r>
              <w:rPr>
                <w:i/>
                <w:iCs/>
              </w:rPr>
              <w:t>Name</w:t>
            </w:r>
          </w:p>
        </w:tc>
        <w:tc>
          <w:tcPr>
            <w:tcW w:w="6914" w:type="dxa"/>
            <w:gridSpan w:val="3"/>
            <w:tcBorders>
              <w:top w:val="single" w:sz="4" w:space="0" w:color="auto"/>
              <w:left w:val="single" w:sz="6" w:space="0" w:color="auto"/>
              <w:bottom w:val="single" w:sz="4" w:space="0" w:color="auto"/>
              <w:right w:val="single" w:sz="6" w:space="0" w:color="auto"/>
            </w:tcBorders>
            <w:shd w:val="clear" w:color="auto" w:fill="C0C0C0"/>
          </w:tcPr>
          <w:p w:rsidR="00D034B7" w:rsidRDefault="00D034B7" w:rsidP="00B61087">
            <w:pPr>
              <w:pStyle w:val="TableHead"/>
              <w:jc w:val="left"/>
              <w:rPr>
                <w:i/>
                <w:iCs/>
              </w:rPr>
            </w:pPr>
            <w:r>
              <w:rPr>
                <w:i/>
                <w:iCs/>
              </w:rPr>
              <w:t>Description</w:t>
            </w:r>
          </w:p>
        </w:tc>
      </w:tr>
      <w:tr w:rsidR="00D034B7" w:rsidTr="0072299C">
        <w:trPr>
          <w:cantSplit/>
          <w:trHeight w:val="157"/>
        </w:trPr>
        <w:tc>
          <w:tcPr>
            <w:tcW w:w="1726" w:type="dxa"/>
            <w:vMerge/>
            <w:tcBorders>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r>
              <w:rPr>
                <w:i/>
                <w:iCs/>
              </w:rPr>
              <w:t>Language</w:t>
            </w:r>
          </w:p>
        </w:tc>
        <w:tc>
          <w:tcPr>
            <w:tcW w:w="5294" w:type="dxa"/>
            <w:tcBorders>
              <w:top w:val="single" w:sz="4" w:space="0" w:color="auto"/>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r>
              <w:rPr>
                <w:i/>
                <w:iCs/>
              </w:rPr>
              <w:t>Identifier</w:t>
            </w:r>
          </w:p>
        </w:tc>
      </w:tr>
      <w:tr w:rsidR="00D034B7" w:rsidTr="003330F5">
        <w:trPr>
          <w:cantSplit/>
          <w:trHeight w:val="423"/>
        </w:trPr>
        <w:tc>
          <w:tcPr>
            <w:tcW w:w="1726" w:type="dxa"/>
            <w:vMerge w:val="restart"/>
            <w:tcBorders>
              <w:top w:val="single" w:sz="6" w:space="0" w:color="auto"/>
              <w:left w:val="single" w:sz="6" w:space="0" w:color="auto"/>
              <w:right w:val="single" w:sz="6" w:space="0" w:color="auto"/>
            </w:tcBorders>
          </w:tcPr>
          <w:p w:rsidR="00D034B7" w:rsidRDefault="00E71805" w:rsidP="00B61087">
            <w:pPr>
              <w:pStyle w:val="TableCell"/>
            </w:pPr>
            <w:r>
              <w:t>Real Time</w:t>
            </w:r>
          </w:p>
        </w:tc>
        <w:tc>
          <w:tcPr>
            <w:tcW w:w="6914" w:type="dxa"/>
            <w:gridSpan w:val="3"/>
            <w:tcBorders>
              <w:top w:val="single" w:sz="6" w:space="0" w:color="auto"/>
              <w:left w:val="single" w:sz="6" w:space="0" w:color="auto"/>
              <w:bottom w:val="single" w:sz="4" w:space="0" w:color="auto"/>
              <w:right w:val="single" w:sz="6" w:space="0" w:color="auto"/>
            </w:tcBorders>
          </w:tcPr>
          <w:p w:rsidR="00D034B7" w:rsidRDefault="00E71805" w:rsidP="00B61087">
            <w:pPr>
              <w:pStyle w:val="TableCell"/>
            </w:pPr>
            <w:r>
              <w:t>Specifies real-time sampling.</w:t>
            </w:r>
          </w:p>
        </w:tc>
      </w:tr>
      <w:tr w:rsidR="00A43241" w:rsidTr="0072299C">
        <w:trPr>
          <w:cantSplit/>
          <w:trHeight w:val="338"/>
        </w:trPr>
        <w:tc>
          <w:tcPr>
            <w:tcW w:w="1726" w:type="dxa"/>
            <w:vMerge/>
            <w:tcBorders>
              <w:left w:val="single" w:sz="6" w:space="0" w:color="auto"/>
              <w:right w:val="single" w:sz="6" w:space="0" w:color="auto"/>
            </w:tcBorders>
          </w:tcPr>
          <w:p w:rsidR="00A43241" w:rsidRDefault="00A43241" w:rsidP="00B61087">
            <w:pPr>
              <w:pStyle w:val="TableCell"/>
            </w:pPr>
          </w:p>
        </w:tc>
        <w:tc>
          <w:tcPr>
            <w:tcW w:w="540" w:type="dxa"/>
            <w:vMerge w:val="restart"/>
            <w:tcBorders>
              <w:top w:val="single" w:sz="4" w:space="0" w:color="auto"/>
              <w:left w:val="single" w:sz="6" w:space="0" w:color="auto"/>
              <w:right w:val="single" w:sz="6" w:space="0" w:color="auto"/>
            </w:tcBorders>
          </w:tcPr>
          <w:p w:rsidR="00A43241" w:rsidRDefault="00A43241" w:rsidP="00B61087">
            <w:pPr>
              <w:pStyle w:val="TableCell"/>
            </w:pPr>
          </w:p>
        </w:tc>
        <w:tc>
          <w:tcPr>
            <w:tcW w:w="108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.NET</w:t>
            </w:r>
          </w:p>
        </w:tc>
        <w:tc>
          <w:tcPr>
            <w:tcW w:w="5294" w:type="dxa"/>
            <w:tcBorders>
              <w:top w:val="single" w:sz="4" w:space="0" w:color="auto"/>
              <w:left w:val="single" w:sz="6" w:space="0" w:color="auto"/>
              <w:bottom w:val="single" w:sz="4" w:space="0" w:color="auto"/>
              <w:right w:val="single" w:sz="6" w:space="0" w:color="auto"/>
            </w:tcBorders>
          </w:tcPr>
          <w:p w:rsidR="00A43241" w:rsidRDefault="00A43241" w:rsidP="00E71805">
            <w:pPr>
              <w:pStyle w:val="TableCellCourierNew"/>
            </w:pPr>
            <w:r>
              <w:t>SampleMode.RealTime</w:t>
            </w:r>
          </w:p>
        </w:tc>
      </w:tr>
      <w:tr w:rsidR="00A43241" w:rsidTr="003672BF">
        <w:trPr>
          <w:cantSplit/>
          <w:trHeight w:val="338"/>
        </w:trPr>
        <w:tc>
          <w:tcPr>
            <w:tcW w:w="1726" w:type="dxa"/>
            <w:vMerge/>
            <w:tcBorders>
              <w:left w:val="single" w:sz="6" w:space="0" w:color="auto"/>
              <w:right w:val="single" w:sz="6" w:space="0" w:color="auto"/>
            </w:tcBorders>
          </w:tcPr>
          <w:p w:rsidR="00A43241" w:rsidRDefault="00A43241" w:rsidP="00B61087">
            <w:pPr>
              <w:pStyle w:val="TableCell"/>
            </w:pPr>
          </w:p>
        </w:tc>
        <w:tc>
          <w:tcPr>
            <w:tcW w:w="540" w:type="dxa"/>
            <w:vMerge/>
            <w:tcBorders>
              <w:left w:val="single" w:sz="6" w:space="0" w:color="auto"/>
              <w:right w:val="single" w:sz="6" w:space="0" w:color="auto"/>
            </w:tcBorders>
          </w:tcPr>
          <w:p w:rsidR="00A43241" w:rsidRDefault="00A43241" w:rsidP="00B61087">
            <w:pPr>
              <w:pStyle w:val="TableCell"/>
            </w:pPr>
          </w:p>
        </w:tc>
        <w:tc>
          <w:tcPr>
            <w:tcW w:w="108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C</w:t>
            </w:r>
          </w:p>
        </w:tc>
        <w:tc>
          <w:tcPr>
            <w:tcW w:w="5294" w:type="dxa"/>
            <w:tcBorders>
              <w:top w:val="single" w:sz="4" w:space="0" w:color="auto"/>
              <w:left w:val="single" w:sz="6" w:space="0" w:color="auto"/>
              <w:bottom w:val="single" w:sz="4" w:space="0" w:color="auto"/>
              <w:right w:val="single" w:sz="6" w:space="0" w:color="auto"/>
            </w:tcBorders>
          </w:tcPr>
          <w:p w:rsidR="00A43241" w:rsidRDefault="00A43241" w:rsidP="00E71805">
            <w:pPr>
              <w:pStyle w:val="TableCellCourierNew"/>
            </w:pPr>
            <w:r>
              <w:t>IVIDIGITIZER_VAL_SAMPLE_MODE_REAL_TIME</w:t>
            </w:r>
          </w:p>
        </w:tc>
      </w:tr>
      <w:tr w:rsidR="00A43241" w:rsidTr="0072299C">
        <w:trPr>
          <w:cantSplit/>
          <w:trHeight w:val="337"/>
        </w:trPr>
        <w:tc>
          <w:tcPr>
            <w:tcW w:w="1726" w:type="dxa"/>
            <w:vMerge/>
            <w:tcBorders>
              <w:left w:val="single" w:sz="6" w:space="0" w:color="auto"/>
              <w:bottom w:val="single" w:sz="6" w:space="0" w:color="auto"/>
              <w:right w:val="single" w:sz="6" w:space="0" w:color="auto"/>
            </w:tcBorders>
          </w:tcPr>
          <w:p w:rsidR="00A43241" w:rsidRDefault="00A43241" w:rsidP="00B61087">
            <w:pPr>
              <w:pStyle w:val="TableCell"/>
            </w:pPr>
          </w:p>
        </w:tc>
        <w:tc>
          <w:tcPr>
            <w:tcW w:w="540" w:type="dxa"/>
            <w:vMerge/>
            <w:tcBorders>
              <w:left w:val="single" w:sz="6" w:space="0" w:color="auto"/>
              <w:bottom w:val="single" w:sz="6" w:space="0" w:color="auto"/>
              <w:right w:val="single" w:sz="6" w:space="0" w:color="auto"/>
            </w:tcBorders>
          </w:tcPr>
          <w:p w:rsidR="00A43241" w:rsidRDefault="00A43241" w:rsidP="00B61087">
            <w:pPr>
              <w:pStyle w:val="TableCell"/>
            </w:pPr>
          </w:p>
        </w:tc>
        <w:tc>
          <w:tcPr>
            <w:tcW w:w="1080" w:type="dxa"/>
            <w:tcBorders>
              <w:top w:val="single" w:sz="4" w:space="0" w:color="auto"/>
              <w:left w:val="single" w:sz="6" w:space="0" w:color="auto"/>
              <w:bottom w:val="single" w:sz="6" w:space="0" w:color="auto"/>
              <w:right w:val="single" w:sz="6" w:space="0" w:color="auto"/>
            </w:tcBorders>
          </w:tcPr>
          <w:p w:rsidR="00A43241" w:rsidRDefault="00A43241" w:rsidP="00B61087">
            <w:pPr>
              <w:pStyle w:val="TableCell"/>
            </w:pPr>
            <w:r>
              <w:t>COM</w:t>
            </w:r>
          </w:p>
        </w:tc>
        <w:tc>
          <w:tcPr>
            <w:tcW w:w="5294" w:type="dxa"/>
            <w:tcBorders>
              <w:top w:val="single" w:sz="4" w:space="0" w:color="auto"/>
              <w:left w:val="single" w:sz="6" w:space="0" w:color="auto"/>
              <w:bottom w:val="single" w:sz="6" w:space="0" w:color="auto"/>
              <w:right w:val="single" w:sz="6" w:space="0" w:color="auto"/>
            </w:tcBorders>
          </w:tcPr>
          <w:p w:rsidR="00A43241" w:rsidRDefault="00A43241" w:rsidP="00E71805">
            <w:pPr>
              <w:pStyle w:val="TableCell"/>
              <w:rPr>
                <w:rFonts w:ascii="Courier New" w:hAnsi="Courier New" w:cs="Courier New"/>
                <w:sz w:val="18"/>
                <w:szCs w:val="18"/>
              </w:rPr>
            </w:pPr>
            <w:r>
              <w:rPr>
                <w:rFonts w:ascii="Courier New" w:hAnsi="Courier New" w:cs="Courier New"/>
                <w:sz w:val="18"/>
                <w:szCs w:val="18"/>
              </w:rPr>
              <w:t>IviDigitizerSampleModeRealTime</w:t>
            </w:r>
          </w:p>
        </w:tc>
      </w:tr>
      <w:tr w:rsidR="00D034B7" w:rsidTr="003330F5">
        <w:trPr>
          <w:cantSplit/>
          <w:trHeight w:val="453"/>
        </w:trPr>
        <w:tc>
          <w:tcPr>
            <w:tcW w:w="1726" w:type="dxa"/>
            <w:vMerge w:val="restart"/>
            <w:tcBorders>
              <w:top w:val="single" w:sz="6" w:space="0" w:color="auto"/>
              <w:left w:val="single" w:sz="6" w:space="0" w:color="auto"/>
              <w:right w:val="single" w:sz="6" w:space="0" w:color="auto"/>
            </w:tcBorders>
          </w:tcPr>
          <w:p w:rsidR="00D034B7" w:rsidRDefault="00E71805" w:rsidP="00B61087">
            <w:pPr>
              <w:pStyle w:val="TableCell"/>
            </w:pPr>
            <w:r>
              <w:t>Equivalent Time</w:t>
            </w:r>
          </w:p>
        </w:tc>
        <w:tc>
          <w:tcPr>
            <w:tcW w:w="6914" w:type="dxa"/>
            <w:gridSpan w:val="3"/>
            <w:tcBorders>
              <w:top w:val="single" w:sz="6" w:space="0" w:color="auto"/>
              <w:left w:val="single" w:sz="6" w:space="0" w:color="auto"/>
              <w:bottom w:val="single" w:sz="4" w:space="0" w:color="auto"/>
              <w:right w:val="single" w:sz="6" w:space="0" w:color="auto"/>
            </w:tcBorders>
          </w:tcPr>
          <w:p w:rsidR="00D034B7" w:rsidRDefault="00E71805" w:rsidP="00B61087">
            <w:pPr>
              <w:pStyle w:val="TableCell"/>
            </w:pPr>
            <w:r>
              <w:t>Specifies equivalent-time sampling.</w:t>
            </w:r>
          </w:p>
        </w:tc>
      </w:tr>
      <w:tr w:rsidR="00A43241" w:rsidTr="0072299C">
        <w:trPr>
          <w:cantSplit/>
          <w:trHeight w:val="338"/>
        </w:trPr>
        <w:tc>
          <w:tcPr>
            <w:tcW w:w="1726" w:type="dxa"/>
            <w:vMerge/>
            <w:tcBorders>
              <w:left w:val="single" w:sz="6" w:space="0" w:color="auto"/>
              <w:right w:val="single" w:sz="6" w:space="0" w:color="auto"/>
            </w:tcBorders>
          </w:tcPr>
          <w:p w:rsidR="00A43241" w:rsidRDefault="00A43241" w:rsidP="00B61087">
            <w:pPr>
              <w:pStyle w:val="TableCell"/>
            </w:pPr>
          </w:p>
        </w:tc>
        <w:tc>
          <w:tcPr>
            <w:tcW w:w="540" w:type="dxa"/>
            <w:vMerge w:val="restart"/>
            <w:tcBorders>
              <w:top w:val="single" w:sz="4" w:space="0" w:color="auto"/>
              <w:left w:val="single" w:sz="6" w:space="0" w:color="auto"/>
              <w:right w:val="single" w:sz="6" w:space="0" w:color="auto"/>
            </w:tcBorders>
          </w:tcPr>
          <w:p w:rsidR="00A43241" w:rsidRDefault="00A43241" w:rsidP="00B61087">
            <w:pPr>
              <w:pStyle w:val="TableCell"/>
            </w:pPr>
          </w:p>
        </w:tc>
        <w:tc>
          <w:tcPr>
            <w:tcW w:w="108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.NET</w:t>
            </w:r>
          </w:p>
        </w:tc>
        <w:tc>
          <w:tcPr>
            <w:tcW w:w="5294" w:type="dxa"/>
            <w:tcBorders>
              <w:top w:val="single" w:sz="4" w:space="0" w:color="auto"/>
              <w:left w:val="single" w:sz="6" w:space="0" w:color="auto"/>
              <w:bottom w:val="single" w:sz="4" w:space="0" w:color="auto"/>
              <w:right w:val="single" w:sz="6" w:space="0" w:color="auto"/>
            </w:tcBorders>
          </w:tcPr>
          <w:p w:rsidR="00A43241" w:rsidRDefault="00A43241" w:rsidP="000B2FE2">
            <w:pPr>
              <w:pStyle w:val="TableCellCourierNew"/>
            </w:pPr>
            <w:r>
              <w:t>SampleMode.EquivalentTime</w:t>
            </w:r>
          </w:p>
        </w:tc>
      </w:tr>
      <w:tr w:rsidR="00A43241" w:rsidTr="003672BF">
        <w:trPr>
          <w:cantSplit/>
          <w:trHeight w:val="338"/>
        </w:trPr>
        <w:tc>
          <w:tcPr>
            <w:tcW w:w="1726" w:type="dxa"/>
            <w:vMerge/>
            <w:tcBorders>
              <w:left w:val="single" w:sz="6" w:space="0" w:color="auto"/>
              <w:right w:val="single" w:sz="6" w:space="0" w:color="auto"/>
            </w:tcBorders>
          </w:tcPr>
          <w:p w:rsidR="00A43241" w:rsidRDefault="00A43241" w:rsidP="00B61087">
            <w:pPr>
              <w:pStyle w:val="TableCell"/>
            </w:pPr>
          </w:p>
        </w:tc>
        <w:tc>
          <w:tcPr>
            <w:tcW w:w="540" w:type="dxa"/>
            <w:vMerge/>
            <w:tcBorders>
              <w:left w:val="single" w:sz="6" w:space="0" w:color="auto"/>
              <w:right w:val="single" w:sz="6" w:space="0" w:color="auto"/>
            </w:tcBorders>
          </w:tcPr>
          <w:p w:rsidR="00A43241" w:rsidRDefault="00A43241" w:rsidP="00B61087">
            <w:pPr>
              <w:pStyle w:val="TableCell"/>
            </w:pPr>
          </w:p>
        </w:tc>
        <w:tc>
          <w:tcPr>
            <w:tcW w:w="108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C</w:t>
            </w:r>
          </w:p>
        </w:tc>
        <w:tc>
          <w:tcPr>
            <w:tcW w:w="5294" w:type="dxa"/>
            <w:tcBorders>
              <w:top w:val="single" w:sz="4" w:space="0" w:color="auto"/>
              <w:left w:val="single" w:sz="6" w:space="0" w:color="auto"/>
              <w:bottom w:val="single" w:sz="4" w:space="0" w:color="auto"/>
              <w:right w:val="single" w:sz="6" w:space="0" w:color="auto"/>
            </w:tcBorders>
          </w:tcPr>
          <w:p w:rsidR="00A43241" w:rsidRDefault="00A43241" w:rsidP="000B2FE2">
            <w:pPr>
              <w:pStyle w:val="TableCellCourierNew"/>
            </w:pPr>
            <w:r>
              <w:t>IVIDIGITIZER_VAL_SAMPLE_MODE_EQUIVALENT_TIME</w:t>
            </w:r>
          </w:p>
        </w:tc>
      </w:tr>
      <w:tr w:rsidR="00A43241" w:rsidTr="0072299C">
        <w:trPr>
          <w:cantSplit/>
          <w:trHeight w:val="337"/>
        </w:trPr>
        <w:tc>
          <w:tcPr>
            <w:tcW w:w="1726" w:type="dxa"/>
            <w:vMerge/>
            <w:tcBorders>
              <w:left w:val="single" w:sz="6" w:space="0" w:color="auto"/>
              <w:bottom w:val="single" w:sz="6" w:space="0" w:color="auto"/>
              <w:right w:val="single" w:sz="6" w:space="0" w:color="auto"/>
            </w:tcBorders>
          </w:tcPr>
          <w:p w:rsidR="00A43241" w:rsidRDefault="00A43241" w:rsidP="00B61087">
            <w:pPr>
              <w:pStyle w:val="TableCell"/>
            </w:pPr>
          </w:p>
        </w:tc>
        <w:tc>
          <w:tcPr>
            <w:tcW w:w="540" w:type="dxa"/>
            <w:vMerge/>
            <w:tcBorders>
              <w:left w:val="single" w:sz="6" w:space="0" w:color="auto"/>
              <w:bottom w:val="single" w:sz="6" w:space="0" w:color="auto"/>
              <w:right w:val="single" w:sz="6" w:space="0" w:color="auto"/>
            </w:tcBorders>
          </w:tcPr>
          <w:p w:rsidR="00A43241" w:rsidRDefault="00A43241" w:rsidP="00B61087">
            <w:pPr>
              <w:pStyle w:val="TableCell"/>
            </w:pPr>
          </w:p>
        </w:tc>
        <w:tc>
          <w:tcPr>
            <w:tcW w:w="1080" w:type="dxa"/>
            <w:tcBorders>
              <w:top w:val="single" w:sz="4" w:space="0" w:color="auto"/>
              <w:left w:val="single" w:sz="6" w:space="0" w:color="auto"/>
              <w:bottom w:val="single" w:sz="6" w:space="0" w:color="auto"/>
              <w:right w:val="single" w:sz="6" w:space="0" w:color="auto"/>
            </w:tcBorders>
          </w:tcPr>
          <w:p w:rsidR="00A43241" w:rsidRDefault="00A43241" w:rsidP="00B61087">
            <w:pPr>
              <w:pStyle w:val="TableCell"/>
            </w:pPr>
            <w:r>
              <w:t>COM</w:t>
            </w:r>
          </w:p>
        </w:tc>
        <w:tc>
          <w:tcPr>
            <w:tcW w:w="5294" w:type="dxa"/>
            <w:tcBorders>
              <w:top w:val="single" w:sz="4" w:space="0" w:color="auto"/>
              <w:left w:val="single" w:sz="6" w:space="0" w:color="auto"/>
              <w:bottom w:val="single" w:sz="6" w:space="0" w:color="auto"/>
              <w:right w:val="single" w:sz="6" w:space="0" w:color="auto"/>
            </w:tcBorders>
          </w:tcPr>
          <w:p w:rsidR="00A43241" w:rsidRDefault="00A43241" w:rsidP="00E71805">
            <w:pPr>
              <w:pStyle w:val="TableCell"/>
              <w:rPr>
                <w:rFonts w:ascii="Courier New" w:hAnsi="Courier New" w:cs="Courier New"/>
                <w:sz w:val="18"/>
                <w:szCs w:val="18"/>
              </w:rPr>
            </w:pPr>
            <w:r>
              <w:rPr>
                <w:rFonts w:ascii="Courier New" w:hAnsi="Courier New" w:cs="Courier New"/>
                <w:sz w:val="18"/>
                <w:szCs w:val="18"/>
              </w:rPr>
              <w:t>IviDigitizerSampleModeEquivalentTime</w:t>
            </w:r>
          </w:p>
        </w:tc>
      </w:tr>
    </w:tbl>
    <w:p w:rsidR="00A43241" w:rsidRPr="00F7116C" w:rsidRDefault="00A43241" w:rsidP="00A43241">
      <w:pPr>
        <w:pStyle w:val="AttrFuncSubheading"/>
        <w:rPr>
          <w:color w:val="auto"/>
        </w:rPr>
      </w:pPr>
      <w:r w:rsidRPr="00F7116C">
        <w:rPr>
          <w:color w:val="auto"/>
        </w:rPr>
        <w:t>.NET Exceptions</w:t>
      </w:r>
    </w:p>
    <w:p w:rsidR="00A43241" w:rsidRDefault="00A43241" w:rsidP="00A4324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D034B7" w:rsidRDefault="00D034B7" w:rsidP="00D034B7">
      <w:pPr>
        <w:pStyle w:val="Body1"/>
        <w:rPr>
          <w:sz w:val="12"/>
          <w:szCs w:val="12"/>
        </w:rPr>
      </w:pPr>
      <w:r>
        <w:br w:type="page"/>
      </w:r>
    </w:p>
    <w:p w:rsidR="00D034B7" w:rsidRDefault="00D034B7" w:rsidP="00D034B7">
      <w:pPr>
        <w:pStyle w:val="Heading2"/>
      </w:pPr>
      <w:bookmarkStart w:id="759" w:name="_Toc304583735"/>
      <w:bookmarkStart w:id="760" w:name="_Toc306374586"/>
      <w:r>
        <w:t>IviDigitizerSampleMode Functions</w:t>
      </w:r>
      <w:bookmarkEnd w:id="759"/>
      <w:bookmarkEnd w:id="760"/>
    </w:p>
    <w:p w:rsidR="00D034B7" w:rsidRDefault="00D034B7" w:rsidP="00D034B7">
      <w:pPr>
        <w:pStyle w:val="Body1"/>
      </w:pPr>
      <w:r>
        <w:t>The IviDigitizerSampleMode extension group defines the following function:</w:t>
      </w:r>
    </w:p>
    <w:p w:rsidR="00D034B7" w:rsidRPr="00BE4A13" w:rsidRDefault="00D034B7" w:rsidP="00F724EE">
      <w:pPr>
        <w:pStyle w:val="ListBullet"/>
        <w:numPr>
          <w:ilvl w:val="0"/>
          <w:numId w:val="52"/>
        </w:numPr>
        <w:rPr>
          <w:lang w:val="fr-FR"/>
        </w:rPr>
      </w:pPr>
      <w:r w:rsidRPr="00BE4A13">
        <w:rPr>
          <w:lang w:val="fr-FR"/>
        </w:rPr>
        <w:t xml:space="preserve">Configure </w:t>
      </w:r>
      <w:r w:rsidR="000B2FE2" w:rsidRPr="00BE4A13">
        <w:rPr>
          <w:lang w:val="fr-FR"/>
        </w:rPr>
        <w:t>Sample Mode</w:t>
      </w:r>
      <w:r w:rsidR="00BE4A13" w:rsidRPr="00BE4A13">
        <w:rPr>
          <w:lang w:val="fr-FR"/>
        </w:rPr>
        <w:t xml:space="preserve"> (IVI-C only)</w:t>
      </w:r>
    </w:p>
    <w:p w:rsidR="00D034B7" w:rsidRDefault="00D034B7" w:rsidP="00D034B7">
      <w:pPr>
        <w:pStyle w:val="Body"/>
        <w:rPr>
          <w:sz w:val="18"/>
          <w:szCs w:val="18"/>
        </w:rPr>
      </w:pPr>
      <w:r>
        <w:t>This section describes the behavior and requirements of this function.</w:t>
      </w:r>
    </w:p>
    <w:p w:rsidR="00D034B7" w:rsidRDefault="00D034B7" w:rsidP="00D034B7">
      <w:pPr>
        <w:pStyle w:val="Body1"/>
        <w:rPr>
          <w:sz w:val="12"/>
          <w:szCs w:val="12"/>
        </w:rPr>
      </w:pPr>
      <w:r>
        <w:br w:type="page"/>
      </w:r>
    </w:p>
    <w:p w:rsidR="00D034B7" w:rsidRPr="005D3730" w:rsidRDefault="00D034B7" w:rsidP="00D034B7">
      <w:pPr>
        <w:pStyle w:val="Heading3"/>
        <w:rPr>
          <w:lang w:val="fr-FR"/>
        </w:rPr>
      </w:pPr>
      <w:bookmarkStart w:id="761" w:name="_Toc304583736"/>
      <w:bookmarkStart w:id="762" w:name="_Toc306374587"/>
      <w:r w:rsidRPr="005D3730">
        <w:rPr>
          <w:lang w:val="fr-FR"/>
        </w:rPr>
        <w:t xml:space="preserve">Configure </w:t>
      </w:r>
      <w:r w:rsidR="00BA3696" w:rsidRPr="005D3730">
        <w:rPr>
          <w:lang w:val="fr-FR"/>
        </w:rPr>
        <w:t xml:space="preserve">Sample Mode (IVI-C </w:t>
      </w:r>
      <w:r w:rsidR="00905847">
        <w:rPr>
          <w:lang w:val="fr-FR"/>
        </w:rPr>
        <w:t>O</w:t>
      </w:r>
      <w:r w:rsidR="00BA3696" w:rsidRPr="005D3730">
        <w:rPr>
          <w:lang w:val="fr-FR"/>
        </w:rPr>
        <w:t>nly)</w:t>
      </w:r>
      <w:bookmarkEnd w:id="761"/>
      <w:bookmarkEnd w:id="762"/>
    </w:p>
    <w:p w:rsidR="00D034B7" w:rsidRDefault="00D034B7" w:rsidP="00D034B7">
      <w:pPr>
        <w:pStyle w:val="FunctionHead"/>
      </w:pPr>
      <w:r>
        <w:t>Description</w:t>
      </w:r>
    </w:p>
    <w:p w:rsidR="00D034B7" w:rsidRDefault="00D034B7" w:rsidP="00D034B7">
      <w:pPr>
        <w:pStyle w:val="Body1"/>
      </w:pPr>
      <w:r>
        <w:t xml:space="preserve">Configures the </w:t>
      </w:r>
      <w:r w:rsidR="00BA3696">
        <w:t>digi</w:t>
      </w:r>
      <w:r w:rsidR="00905847">
        <w:t>ti</w:t>
      </w:r>
      <w:r w:rsidR="00BA3696">
        <w:t>zer sample mode</w:t>
      </w:r>
      <w:r>
        <w:t>.</w:t>
      </w:r>
    </w:p>
    <w:p w:rsidR="00A43241" w:rsidRDefault="00A43241" w:rsidP="00A43241">
      <w:pPr>
        <w:pStyle w:val="FunctionHead"/>
      </w:pPr>
      <w:r>
        <w:t>.NET Method Prototype</w:t>
      </w:r>
    </w:p>
    <w:p w:rsidR="00A43241" w:rsidRDefault="00A43241" w:rsidP="00A43241">
      <w:pPr>
        <w:pStyle w:val="Code1"/>
      </w:pPr>
      <w:r>
        <w:t>(N/A)</w:t>
      </w:r>
    </w:p>
    <w:p w:rsidR="00A43241" w:rsidRDefault="00A43241" w:rsidP="00A43241">
      <w:pPr>
        <w:pStyle w:val="Code1"/>
      </w:pPr>
      <w:r w:rsidRPr="001A590B">
        <w:rPr>
          <w:rFonts w:ascii="Times New Roman" w:hAnsi="Times New Roman" w:cs="Times New Roman"/>
          <w:sz w:val="20"/>
          <w:szCs w:val="20"/>
        </w:rPr>
        <w:t>(use the</w:t>
      </w:r>
      <w:r>
        <w:t xml:space="preserve"> Acquisition.SampleMode </w:t>
      </w:r>
      <w:r w:rsidRPr="001A590B">
        <w:rPr>
          <w:rFonts w:ascii="Times New Roman" w:hAnsi="Times New Roman" w:cs="Times New Roman"/>
          <w:sz w:val="20"/>
          <w:szCs w:val="20"/>
        </w:rPr>
        <w:t>property)</w:t>
      </w:r>
    </w:p>
    <w:p w:rsidR="00D034B7" w:rsidRDefault="00D034B7" w:rsidP="00D034B7">
      <w:pPr>
        <w:pStyle w:val="FunctionHead"/>
      </w:pPr>
      <w:r>
        <w:t>COM Method Prototype</w:t>
      </w:r>
    </w:p>
    <w:p w:rsidR="00D034B7" w:rsidRDefault="00BA3696" w:rsidP="00D034B7">
      <w:pPr>
        <w:pStyle w:val="Code1"/>
      </w:pPr>
      <w:r>
        <w:t>(N/A)</w:t>
      </w:r>
    </w:p>
    <w:p w:rsidR="00BA3696" w:rsidRDefault="00BA3696" w:rsidP="00D034B7">
      <w:pPr>
        <w:pStyle w:val="Code1"/>
      </w:pPr>
      <w:r w:rsidRPr="001A590B">
        <w:rPr>
          <w:rFonts w:ascii="Times New Roman" w:hAnsi="Times New Roman" w:cs="Times New Roman"/>
          <w:sz w:val="20"/>
          <w:szCs w:val="20"/>
        </w:rPr>
        <w:t>(use the</w:t>
      </w:r>
      <w:r>
        <w:t xml:space="preserve"> Acquisition.SampleMode </w:t>
      </w:r>
      <w:r w:rsidRPr="001A590B">
        <w:rPr>
          <w:rFonts w:ascii="Times New Roman" w:hAnsi="Times New Roman" w:cs="Times New Roman"/>
          <w:sz w:val="20"/>
          <w:szCs w:val="20"/>
        </w:rPr>
        <w:t>property)</w:t>
      </w:r>
    </w:p>
    <w:p w:rsidR="00D034B7" w:rsidRDefault="00D034B7" w:rsidP="00D034B7">
      <w:pPr>
        <w:pStyle w:val="FunctionHead"/>
      </w:pPr>
      <w:r>
        <w:t>C Prototype</w:t>
      </w:r>
    </w:p>
    <w:p w:rsidR="00D034B7" w:rsidRDefault="00D034B7" w:rsidP="00D034B7">
      <w:pPr>
        <w:pStyle w:val="Code1"/>
        <w:tabs>
          <w:tab w:val="left" w:pos="630"/>
        </w:tabs>
      </w:pPr>
      <w:r>
        <w:t>ViStatus IviDigitizer_ConfigureSampleMode (ViSession Vi,</w:t>
      </w:r>
      <w:r>
        <w:br/>
        <w:t xml:space="preserve">                                        </w:t>
      </w:r>
      <w:r w:rsidR="007E0CD2">
        <w:t xml:space="preserve">   </w:t>
      </w:r>
      <w:r>
        <w:t xml:space="preserve">ViInt32 </w:t>
      </w:r>
      <w:r w:rsidR="0087158C">
        <w:t>SampleMode</w:t>
      </w:r>
      <w:r>
        <w:t>);</w:t>
      </w:r>
    </w:p>
    <w:p w:rsidR="00D034B7" w:rsidRDefault="00D034B7" w:rsidP="00D034B7">
      <w:pPr>
        <w:pStyle w:val="FunctionHead"/>
      </w:pPr>
      <w:r>
        <w:t>Parameters</w:t>
      </w:r>
    </w:p>
    <w:p w:rsidR="00D034B7" w:rsidRDefault="00D034B7" w:rsidP="00D034B7">
      <w:pPr>
        <w:pStyle w:val="Body1"/>
      </w:pPr>
    </w:p>
    <w:tbl>
      <w:tblPr>
        <w:tblW w:w="8821" w:type="dxa"/>
        <w:tblInd w:w="728" w:type="dxa"/>
        <w:tblLayout w:type="fixed"/>
        <w:tblCellMar>
          <w:left w:w="80" w:type="dxa"/>
          <w:right w:w="80" w:type="dxa"/>
        </w:tblCellMar>
        <w:tblLook w:val="0000"/>
      </w:tblPr>
      <w:tblGrid>
        <w:gridCol w:w="1800"/>
        <w:gridCol w:w="4932"/>
        <w:gridCol w:w="2089"/>
      </w:tblGrid>
      <w:tr w:rsidR="00D034B7" w:rsidTr="007E0CD2">
        <w:trPr>
          <w:cantSplit/>
        </w:trPr>
        <w:tc>
          <w:tcPr>
            <w:tcW w:w="1800" w:type="dxa"/>
            <w:tcBorders>
              <w:top w:val="single" w:sz="6" w:space="0" w:color="auto"/>
              <w:left w:val="single" w:sz="6" w:space="0" w:color="auto"/>
              <w:right w:val="single" w:sz="6" w:space="0" w:color="auto"/>
            </w:tcBorders>
          </w:tcPr>
          <w:p w:rsidR="00D034B7" w:rsidRDefault="00D034B7" w:rsidP="00B61087">
            <w:pPr>
              <w:pStyle w:val="TableHead"/>
              <w:jc w:val="left"/>
            </w:pPr>
            <w:r>
              <w:t>Inputs</w:t>
            </w:r>
          </w:p>
        </w:tc>
        <w:tc>
          <w:tcPr>
            <w:tcW w:w="4932" w:type="dxa"/>
            <w:tcBorders>
              <w:top w:val="single" w:sz="6" w:space="0" w:color="auto"/>
              <w:left w:val="single" w:sz="6" w:space="0" w:color="auto"/>
              <w:right w:val="single" w:sz="6" w:space="0" w:color="auto"/>
            </w:tcBorders>
          </w:tcPr>
          <w:p w:rsidR="00D034B7" w:rsidRDefault="00D034B7" w:rsidP="00B61087">
            <w:pPr>
              <w:pStyle w:val="TableHead"/>
              <w:jc w:val="left"/>
            </w:pPr>
            <w:r>
              <w:t>Description</w:t>
            </w:r>
          </w:p>
        </w:tc>
        <w:tc>
          <w:tcPr>
            <w:tcW w:w="2089" w:type="dxa"/>
            <w:tcBorders>
              <w:top w:val="single" w:sz="6" w:space="0" w:color="auto"/>
              <w:left w:val="single" w:sz="6" w:space="0" w:color="auto"/>
              <w:right w:val="single" w:sz="6" w:space="0" w:color="auto"/>
            </w:tcBorders>
          </w:tcPr>
          <w:p w:rsidR="00D034B7" w:rsidRDefault="00D034B7" w:rsidP="00B61087">
            <w:pPr>
              <w:pStyle w:val="TableHead"/>
              <w:jc w:val="left"/>
            </w:pPr>
            <w:r>
              <w:t>Base Type</w:t>
            </w:r>
          </w:p>
        </w:tc>
      </w:tr>
      <w:tr w:rsidR="00D034B7" w:rsidTr="007E0CD2">
        <w:trPr>
          <w:cantSplit/>
        </w:trPr>
        <w:tc>
          <w:tcPr>
            <w:tcW w:w="1800"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CourierNew"/>
            </w:pPr>
            <w:r>
              <w:t>ViSession</w:t>
            </w:r>
          </w:p>
        </w:tc>
      </w:tr>
      <w:tr w:rsidR="00D034B7" w:rsidTr="007E0CD2">
        <w:trPr>
          <w:cantSplit/>
        </w:trPr>
        <w:tc>
          <w:tcPr>
            <w:tcW w:w="1800" w:type="dxa"/>
            <w:tcBorders>
              <w:top w:val="single" w:sz="6" w:space="0" w:color="auto"/>
              <w:left w:val="single" w:sz="6" w:space="0" w:color="auto"/>
              <w:bottom w:val="single" w:sz="6" w:space="0" w:color="auto"/>
              <w:right w:val="single" w:sz="6" w:space="0" w:color="auto"/>
            </w:tcBorders>
          </w:tcPr>
          <w:p w:rsidR="00D034B7" w:rsidRDefault="0087158C" w:rsidP="00B61087">
            <w:pPr>
              <w:pStyle w:val="TableCellCourierNew"/>
            </w:pPr>
            <w:r>
              <w:t>SampleMode</w:t>
            </w:r>
          </w:p>
        </w:tc>
        <w:tc>
          <w:tcPr>
            <w:tcW w:w="4932" w:type="dxa"/>
            <w:tcBorders>
              <w:top w:val="single" w:sz="6" w:space="0" w:color="auto"/>
              <w:left w:val="single" w:sz="6" w:space="0" w:color="auto"/>
              <w:bottom w:val="single" w:sz="6" w:space="0" w:color="auto"/>
              <w:right w:val="single" w:sz="6" w:space="0" w:color="auto"/>
            </w:tcBorders>
          </w:tcPr>
          <w:p w:rsidR="00D034B7" w:rsidRDefault="0087158C" w:rsidP="0087158C">
            <w:pPr>
              <w:pStyle w:val="TableCell"/>
            </w:pPr>
            <w:r>
              <w:t>Specifies the sample mode used by the digitizer.</w:t>
            </w:r>
            <w:r w:rsidR="00D034B7">
              <w:t xml:space="preserve"> This value sets the </w:t>
            </w:r>
            <w:r>
              <w:t xml:space="preserve">Sample Mode </w:t>
            </w:r>
            <w:r w:rsidR="00D034B7">
              <w:t>attribute</w:t>
            </w:r>
            <w:r w:rsidR="0080634C">
              <w:t xml:space="preserve">. </w:t>
            </w:r>
            <w:r>
              <w:t>See the attribute description for more details.</w:t>
            </w:r>
          </w:p>
        </w:tc>
        <w:tc>
          <w:tcPr>
            <w:tcW w:w="2089"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CourierNew"/>
            </w:pPr>
            <w:r>
              <w:t>ViInt32</w:t>
            </w:r>
          </w:p>
        </w:tc>
      </w:tr>
    </w:tbl>
    <w:p w:rsidR="00D034B7" w:rsidRDefault="00D034B7" w:rsidP="00D034B7">
      <w:pPr>
        <w:pStyle w:val="AttrFuncSubheading"/>
      </w:pPr>
      <w:r>
        <w:t>Defined Values for the Condition Parameter</w:t>
      </w:r>
    </w:p>
    <w:tbl>
      <w:tblPr>
        <w:tblW w:w="0" w:type="auto"/>
        <w:tblInd w:w="722" w:type="dxa"/>
        <w:tblLayout w:type="fixed"/>
        <w:tblLook w:val="0000"/>
      </w:tblPr>
      <w:tblGrid>
        <w:gridCol w:w="2176"/>
        <w:gridCol w:w="540"/>
        <w:gridCol w:w="1170"/>
        <w:gridCol w:w="4754"/>
      </w:tblGrid>
      <w:tr w:rsidR="00975A8F" w:rsidTr="003330F5">
        <w:trPr>
          <w:cantSplit/>
          <w:trHeight w:val="158"/>
        </w:trPr>
        <w:tc>
          <w:tcPr>
            <w:tcW w:w="2176" w:type="dxa"/>
            <w:vMerge w:val="restart"/>
            <w:tcBorders>
              <w:top w:val="single" w:sz="4" w:space="0" w:color="auto"/>
              <w:left w:val="single" w:sz="6" w:space="0" w:color="auto"/>
              <w:right w:val="single" w:sz="6" w:space="0" w:color="auto"/>
            </w:tcBorders>
            <w:shd w:val="clear" w:color="auto" w:fill="C0C0C0"/>
          </w:tcPr>
          <w:p w:rsidR="00975A8F" w:rsidRDefault="00975A8F" w:rsidP="0094340A">
            <w:pPr>
              <w:pStyle w:val="TableHead"/>
              <w:jc w:val="left"/>
              <w:rPr>
                <w:i/>
                <w:iCs/>
              </w:rPr>
            </w:pPr>
            <w:r>
              <w:rPr>
                <w:i/>
                <w:iCs/>
              </w:rPr>
              <w:t>Name</w:t>
            </w:r>
          </w:p>
        </w:tc>
        <w:tc>
          <w:tcPr>
            <w:tcW w:w="6464" w:type="dxa"/>
            <w:gridSpan w:val="3"/>
            <w:tcBorders>
              <w:top w:val="single" w:sz="4" w:space="0" w:color="auto"/>
              <w:left w:val="single" w:sz="6" w:space="0" w:color="auto"/>
              <w:bottom w:val="single" w:sz="4" w:space="0" w:color="auto"/>
              <w:right w:val="single" w:sz="6" w:space="0" w:color="auto"/>
            </w:tcBorders>
            <w:shd w:val="clear" w:color="auto" w:fill="C0C0C0"/>
          </w:tcPr>
          <w:p w:rsidR="00975A8F" w:rsidRDefault="00975A8F" w:rsidP="0094340A">
            <w:pPr>
              <w:pStyle w:val="TableHead"/>
              <w:jc w:val="left"/>
              <w:rPr>
                <w:i/>
                <w:iCs/>
              </w:rPr>
            </w:pPr>
            <w:r>
              <w:rPr>
                <w:i/>
                <w:iCs/>
              </w:rPr>
              <w:t>Description</w:t>
            </w:r>
          </w:p>
        </w:tc>
      </w:tr>
      <w:tr w:rsidR="00975A8F" w:rsidTr="003330F5">
        <w:trPr>
          <w:cantSplit/>
          <w:trHeight w:val="157"/>
        </w:trPr>
        <w:tc>
          <w:tcPr>
            <w:tcW w:w="2176" w:type="dxa"/>
            <w:vMerge/>
            <w:tcBorders>
              <w:left w:val="single" w:sz="6" w:space="0" w:color="auto"/>
              <w:bottom w:val="double" w:sz="6" w:space="0" w:color="auto"/>
              <w:right w:val="single" w:sz="6" w:space="0" w:color="auto"/>
            </w:tcBorders>
            <w:shd w:val="clear" w:color="auto" w:fill="C0C0C0"/>
          </w:tcPr>
          <w:p w:rsidR="00975A8F" w:rsidRDefault="00975A8F" w:rsidP="0094340A">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rsidR="00975A8F" w:rsidRDefault="00975A8F" w:rsidP="0094340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975A8F" w:rsidRDefault="00975A8F" w:rsidP="0094340A">
            <w:pPr>
              <w:pStyle w:val="TableHead"/>
              <w:jc w:val="left"/>
              <w:rPr>
                <w:i/>
                <w:iCs/>
              </w:rPr>
            </w:pPr>
            <w:r>
              <w:rPr>
                <w:i/>
                <w:iCs/>
              </w:rPr>
              <w:t>Language</w:t>
            </w:r>
          </w:p>
        </w:tc>
        <w:tc>
          <w:tcPr>
            <w:tcW w:w="4754" w:type="dxa"/>
            <w:tcBorders>
              <w:top w:val="single" w:sz="4" w:space="0" w:color="auto"/>
              <w:left w:val="single" w:sz="6" w:space="0" w:color="auto"/>
              <w:bottom w:val="double" w:sz="6" w:space="0" w:color="auto"/>
              <w:right w:val="single" w:sz="6" w:space="0" w:color="auto"/>
            </w:tcBorders>
            <w:shd w:val="clear" w:color="auto" w:fill="C0C0C0"/>
          </w:tcPr>
          <w:p w:rsidR="00975A8F" w:rsidRDefault="00975A8F" w:rsidP="0094340A">
            <w:pPr>
              <w:pStyle w:val="TableHead"/>
              <w:jc w:val="left"/>
              <w:rPr>
                <w:i/>
                <w:iCs/>
              </w:rPr>
            </w:pPr>
            <w:r>
              <w:rPr>
                <w:i/>
                <w:iCs/>
              </w:rPr>
              <w:t>Identifier</w:t>
            </w:r>
          </w:p>
        </w:tc>
      </w:tr>
      <w:tr w:rsidR="00975A8F" w:rsidTr="003330F5">
        <w:trPr>
          <w:cantSplit/>
          <w:trHeight w:val="432"/>
        </w:trPr>
        <w:tc>
          <w:tcPr>
            <w:tcW w:w="2176" w:type="dxa"/>
            <w:vMerge w:val="restart"/>
            <w:tcBorders>
              <w:top w:val="single" w:sz="6" w:space="0" w:color="auto"/>
              <w:left w:val="single" w:sz="6" w:space="0" w:color="auto"/>
              <w:right w:val="single" w:sz="6" w:space="0" w:color="auto"/>
            </w:tcBorders>
          </w:tcPr>
          <w:p w:rsidR="00975A8F" w:rsidRDefault="00975A8F" w:rsidP="0094340A">
            <w:pPr>
              <w:pStyle w:val="TableCell"/>
            </w:pPr>
            <w:r>
              <w:t>Real Time</w:t>
            </w:r>
          </w:p>
        </w:tc>
        <w:tc>
          <w:tcPr>
            <w:tcW w:w="6464" w:type="dxa"/>
            <w:gridSpan w:val="3"/>
            <w:tcBorders>
              <w:top w:val="single" w:sz="6" w:space="0" w:color="auto"/>
              <w:left w:val="single" w:sz="6" w:space="0" w:color="auto"/>
              <w:bottom w:val="single" w:sz="4" w:space="0" w:color="auto"/>
              <w:right w:val="single" w:sz="6" w:space="0" w:color="auto"/>
            </w:tcBorders>
          </w:tcPr>
          <w:p w:rsidR="00975A8F" w:rsidRDefault="00975A8F" w:rsidP="0094340A">
            <w:pPr>
              <w:pStyle w:val="TableCell"/>
            </w:pPr>
            <w:r>
              <w:t>Specifies real-time sampling.</w:t>
            </w:r>
          </w:p>
        </w:tc>
      </w:tr>
      <w:tr w:rsidR="00975A8F" w:rsidTr="00A8515F">
        <w:trPr>
          <w:cantSplit/>
          <w:trHeight w:val="338"/>
        </w:trPr>
        <w:tc>
          <w:tcPr>
            <w:tcW w:w="2176" w:type="dxa"/>
            <w:vMerge/>
            <w:tcBorders>
              <w:left w:val="single" w:sz="6" w:space="0" w:color="auto"/>
              <w:bottom w:val="single" w:sz="6" w:space="0" w:color="auto"/>
              <w:right w:val="single" w:sz="6" w:space="0" w:color="auto"/>
            </w:tcBorders>
          </w:tcPr>
          <w:p w:rsidR="00975A8F" w:rsidRDefault="00975A8F" w:rsidP="0094340A">
            <w:pPr>
              <w:pStyle w:val="TableCell"/>
            </w:pPr>
          </w:p>
        </w:tc>
        <w:tc>
          <w:tcPr>
            <w:tcW w:w="540" w:type="dxa"/>
            <w:tcBorders>
              <w:top w:val="single" w:sz="4" w:space="0" w:color="auto"/>
              <w:left w:val="single" w:sz="6" w:space="0" w:color="auto"/>
              <w:right w:val="single" w:sz="6" w:space="0" w:color="auto"/>
            </w:tcBorders>
          </w:tcPr>
          <w:p w:rsidR="00975A8F" w:rsidRDefault="00975A8F" w:rsidP="0094340A">
            <w:pPr>
              <w:pStyle w:val="TableCell"/>
            </w:pPr>
          </w:p>
        </w:tc>
        <w:tc>
          <w:tcPr>
            <w:tcW w:w="1170" w:type="dxa"/>
            <w:tcBorders>
              <w:top w:val="single" w:sz="4" w:space="0" w:color="auto"/>
              <w:left w:val="single" w:sz="6" w:space="0" w:color="auto"/>
              <w:bottom w:val="single" w:sz="4" w:space="0" w:color="auto"/>
              <w:right w:val="single" w:sz="6" w:space="0" w:color="auto"/>
            </w:tcBorders>
          </w:tcPr>
          <w:p w:rsidR="00975A8F" w:rsidRDefault="00975A8F" w:rsidP="0094340A">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975A8F" w:rsidRDefault="00975A8F" w:rsidP="0094340A">
            <w:pPr>
              <w:pStyle w:val="TableCellCourierNew"/>
            </w:pPr>
            <w:r>
              <w:t>IVIDIGITIZER_VAL_REAL_TIME</w:t>
            </w:r>
          </w:p>
        </w:tc>
      </w:tr>
      <w:tr w:rsidR="00975A8F" w:rsidTr="00A8515F">
        <w:trPr>
          <w:cantSplit/>
          <w:trHeight w:val="453"/>
        </w:trPr>
        <w:tc>
          <w:tcPr>
            <w:tcW w:w="2176" w:type="dxa"/>
            <w:vMerge w:val="restart"/>
            <w:tcBorders>
              <w:top w:val="single" w:sz="6" w:space="0" w:color="auto"/>
              <w:left w:val="single" w:sz="6" w:space="0" w:color="auto"/>
              <w:bottom w:val="single" w:sz="4" w:space="0" w:color="auto"/>
              <w:right w:val="single" w:sz="6" w:space="0" w:color="auto"/>
            </w:tcBorders>
          </w:tcPr>
          <w:p w:rsidR="00975A8F" w:rsidRDefault="00975A8F" w:rsidP="0094340A">
            <w:pPr>
              <w:pStyle w:val="TableCell"/>
            </w:pPr>
            <w:r>
              <w:t>Equivalent Time</w:t>
            </w:r>
          </w:p>
        </w:tc>
        <w:tc>
          <w:tcPr>
            <w:tcW w:w="6464" w:type="dxa"/>
            <w:gridSpan w:val="3"/>
            <w:tcBorders>
              <w:top w:val="single" w:sz="6" w:space="0" w:color="auto"/>
              <w:left w:val="single" w:sz="6" w:space="0" w:color="auto"/>
              <w:bottom w:val="single" w:sz="4" w:space="0" w:color="auto"/>
              <w:right w:val="single" w:sz="6" w:space="0" w:color="auto"/>
            </w:tcBorders>
          </w:tcPr>
          <w:p w:rsidR="00975A8F" w:rsidRDefault="00975A8F" w:rsidP="0094340A">
            <w:pPr>
              <w:pStyle w:val="TableCell"/>
            </w:pPr>
            <w:r>
              <w:t>Specifies equivalent-time sampling.</w:t>
            </w:r>
          </w:p>
        </w:tc>
      </w:tr>
      <w:tr w:rsidR="00975A8F" w:rsidTr="00A8515F">
        <w:trPr>
          <w:cantSplit/>
          <w:trHeight w:val="338"/>
        </w:trPr>
        <w:tc>
          <w:tcPr>
            <w:tcW w:w="2176" w:type="dxa"/>
            <w:vMerge/>
            <w:tcBorders>
              <w:left w:val="single" w:sz="6" w:space="0" w:color="auto"/>
              <w:bottom w:val="single" w:sz="4" w:space="0" w:color="auto"/>
              <w:right w:val="single" w:sz="6" w:space="0" w:color="auto"/>
            </w:tcBorders>
          </w:tcPr>
          <w:p w:rsidR="00975A8F" w:rsidRDefault="00975A8F" w:rsidP="0094340A">
            <w:pPr>
              <w:pStyle w:val="TableCell"/>
            </w:pPr>
          </w:p>
        </w:tc>
        <w:tc>
          <w:tcPr>
            <w:tcW w:w="540" w:type="dxa"/>
            <w:tcBorders>
              <w:top w:val="single" w:sz="4" w:space="0" w:color="auto"/>
              <w:left w:val="single" w:sz="6" w:space="0" w:color="auto"/>
              <w:bottom w:val="single" w:sz="4" w:space="0" w:color="auto"/>
              <w:right w:val="single" w:sz="6" w:space="0" w:color="auto"/>
            </w:tcBorders>
          </w:tcPr>
          <w:p w:rsidR="00975A8F" w:rsidRDefault="00975A8F" w:rsidP="0094340A">
            <w:pPr>
              <w:pStyle w:val="TableCell"/>
            </w:pPr>
          </w:p>
        </w:tc>
        <w:tc>
          <w:tcPr>
            <w:tcW w:w="1170" w:type="dxa"/>
            <w:tcBorders>
              <w:top w:val="single" w:sz="4" w:space="0" w:color="auto"/>
              <w:left w:val="single" w:sz="6" w:space="0" w:color="auto"/>
              <w:bottom w:val="single" w:sz="4" w:space="0" w:color="auto"/>
              <w:right w:val="single" w:sz="6" w:space="0" w:color="auto"/>
            </w:tcBorders>
          </w:tcPr>
          <w:p w:rsidR="00975A8F" w:rsidRDefault="00975A8F" w:rsidP="0094340A">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975A8F" w:rsidRDefault="00975A8F" w:rsidP="0094340A">
            <w:pPr>
              <w:pStyle w:val="TableCellCourierNew"/>
            </w:pPr>
            <w:r>
              <w:t>IVIDIGITIZER_VAL_EQUIVALENT_TIME</w:t>
            </w:r>
          </w:p>
        </w:tc>
      </w:tr>
    </w:tbl>
    <w:p w:rsidR="00D034B7" w:rsidRDefault="00D034B7" w:rsidP="00D034B7">
      <w:pPr>
        <w:pStyle w:val="FunctionHead"/>
      </w:pPr>
      <w:r>
        <w:t>Return Values</w:t>
      </w:r>
      <w:r w:rsidR="00A43241">
        <w:t xml:space="preserve"> (C)</w:t>
      </w:r>
    </w:p>
    <w:p w:rsidR="00D034B7" w:rsidRDefault="00D034B7" w:rsidP="00D034B7">
      <w:pPr>
        <w:pStyle w:val="Body1"/>
      </w:pPr>
      <w:r>
        <w:t xml:space="preserve">The </w:t>
      </w:r>
      <w:r>
        <w:rPr>
          <w:rStyle w:val="Italic"/>
        </w:rPr>
        <w:t>IVI-3.2: Inherent Capabilities Specification</w:t>
      </w:r>
      <w:r>
        <w:t xml:space="preserve"> defines general status codes that this function can return.</w:t>
      </w:r>
    </w:p>
    <w:p w:rsidR="00D034B7" w:rsidRDefault="00D034B7" w:rsidP="00D034B7">
      <w:pPr>
        <w:pStyle w:val="Body1"/>
        <w:rPr>
          <w:sz w:val="12"/>
          <w:szCs w:val="12"/>
        </w:rPr>
      </w:pPr>
      <w:r>
        <w:br w:type="page"/>
      </w:r>
    </w:p>
    <w:p w:rsidR="00D034B7" w:rsidRDefault="00D034B7" w:rsidP="00D034B7">
      <w:pPr>
        <w:pStyle w:val="Heading2"/>
      </w:pPr>
      <w:bookmarkStart w:id="763" w:name="_Toc304583737"/>
      <w:bookmarkStart w:id="764" w:name="_Toc306374588"/>
      <w:r>
        <w:t>IviDigitizerSampleMode Behavior Model</w:t>
      </w:r>
      <w:bookmarkEnd w:id="763"/>
      <w:bookmarkEnd w:id="764"/>
    </w:p>
    <w:p w:rsidR="00D034B7" w:rsidRDefault="00D034B7" w:rsidP="00D034B7">
      <w:pPr>
        <w:pStyle w:val="Body1"/>
      </w:pPr>
      <w:r>
        <w:t>The IviDigitizerSampleMode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D034B7" w:rsidRDefault="00D034B7" w:rsidP="00D034B7">
      <w:pPr>
        <w:pStyle w:val="Heading2"/>
      </w:pPr>
      <w:bookmarkStart w:id="765" w:name="_Toc304583738"/>
      <w:bookmarkStart w:id="766" w:name="_Toc306374589"/>
      <w:r>
        <w:t>IviDigitizerSampleMode Compliance Notes</w:t>
      </w:r>
      <w:bookmarkEnd w:id="765"/>
      <w:bookmarkEnd w:id="766"/>
    </w:p>
    <w:p w:rsidR="00D034B7" w:rsidRDefault="00D034B7" w:rsidP="00D034B7">
      <w:pPr>
        <w:pStyle w:val="Body1"/>
      </w:pPr>
      <w:r>
        <w:t>For a specific driver to comply with the IviDigitizerSampleMode extension, it shall be compliant with the IviDigitizerBase capability group and it shall implement all of the attributes and functions listed in this section.</w:t>
      </w:r>
    </w:p>
    <w:p w:rsidR="00004825" w:rsidRDefault="00004825">
      <w:pPr>
        <w:pStyle w:val="Heading1"/>
      </w:pPr>
      <w:bookmarkStart w:id="767" w:name="_Toc304583739"/>
      <w:bookmarkStart w:id="768" w:name="_Toc306374590"/>
      <w:r>
        <w:lastRenderedPageBreak/>
        <w:t>IviDigitizerSelfCalibration Extension Group</w:t>
      </w:r>
      <w:bookmarkEnd w:id="767"/>
      <w:bookmarkEnd w:id="768"/>
    </w:p>
    <w:p w:rsidR="00004825" w:rsidRDefault="00004825">
      <w:pPr>
        <w:pStyle w:val="Heading2"/>
      </w:pPr>
      <w:bookmarkStart w:id="769" w:name="_Toc304583740"/>
      <w:bookmarkStart w:id="770" w:name="_Toc306374591"/>
      <w:r>
        <w:t>IviDigitizerSelfCalibration Overview</w:t>
      </w:r>
      <w:bookmarkEnd w:id="769"/>
      <w:bookmarkEnd w:id="770"/>
    </w:p>
    <w:p w:rsidR="00004825" w:rsidRDefault="00004825">
      <w:pPr>
        <w:pStyle w:val="Body1"/>
      </w:pPr>
      <w:r>
        <w:t xml:space="preserve">The IviDigitizerSelfCalibration extension group supports </w:t>
      </w:r>
      <w:r w:rsidR="00043E94">
        <w:t>digitizers with the ability to perform self calibration</w:t>
      </w:r>
      <w:r>
        <w:t>.</w:t>
      </w:r>
    </w:p>
    <w:p w:rsidR="00004825" w:rsidRDefault="00004825">
      <w:pPr>
        <w:pStyle w:val="Heading2"/>
      </w:pPr>
      <w:bookmarkStart w:id="771" w:name="_Toc304583741"/>
      <w:bookmarkStart w:id="772" w:name="_Toc306374592"/>
      <w:r>
        <w:t>IviDigitizerSelfCalibration Functions</w:t>
      </w:r>
      <w:bookmarkEnd w:id="771"/>
      <w:bookmarkEnd w:id="772"/>
    </w:p>
    <w:p w:rsidR="00004825" w:rsidRDefault="00004825">
      <w:pPr>
        <w:pStyle w:val="Body1"/>
      </w:pPr>
      <w:r>
        <w:t>The IviDigitizerSelfCalibration extension group defines the following function:</w:t>
      </w:r>
    </w:p>
    <w:p w:rsidR="00004825" w:rsidRDefault="00004825" w:rsidP="00C24A39">
      <w:pPr>
        <w:pStyle w:val="ListBullet"/>
        <w:numPr>
          <w:ilvl w:val="0"/>
          <w:numId w:val="52"/>
        </w:numPr>
      </w:pPr>
      <w:r>
        <w:t>Self Calibrate</w:t>
      </w:r>
    </w:p>
    <w:p w:rsidR="00004825" w:rsidRDefault="00004825">
      <w:pPr>
        <w:pStyle w:val="Body"/>
        <w:rPr>
          <w:sz w:val="18"/>
          <w:szCs w:val="18"/>
        </w:rPr>
      </w:pPr>
      <w:r>
        <w:t>This section describes the behavior and requirements of this function.</w:t>
      </w:r>
    </w:p>
    <w:p w:rsidR="00004825" w:rsidRDefault="00004825">
      <w:pPr>
        <w:pStyle w:val="Body1"/>
        <w:rPr>
          <w:sz w:val="12"/>
          <w:szCs w:val="12"/>
        </w:rPr>
      </w:pPr>
      <w:r>
        <w:br w:type="page"/>
      </w:r>
    </w:p>
    <w:p w:rsidR="00004825" w:rsidRDefault="00004825">
      <w:pPr>
        <w:pStyle w:val="Heading3"/>
      </w:pPr>
      <w:bookmarkStart w:id="773" w:name="_Toc304583742"/>
      <w:bookmarkStart w:id="774" w:name="_Toc306374593"/>
      <w:r>
        <w:t>Self Calibrate</w:t>
      </w:r>
      <w:bookmarkEnd w:id="773"/>
      <w:bookmarkEnd w:id="774"/>
    </w:p>
    <w:p w:rsidR="00004825" w:rsidRDefault="00004825">
      <w:pPr>
        <w:pStyle w:val="FunctionHead"/>
      </w:pPr>
      <w:r>
        <w:t>Description</w:t>
      </w:r>
    </w:p>
    <w:p w:rsidR="00004825" w:rsidRDefault="00004825">
      <w:pPr>
        <w:pStyle w:val="Body1"/>
      </w:pPr>
      <w:r>
        <w:t>Executes all internal calibrations</w:t>
      </w:r>
      <w:r w:rsidR="0080634C">
        <w:t xml:space="preserve">. </w:t>
      </w:r>
      <w:r>
        <w:t xml:space="preserve">If the digitizer does not support </w:t>
      </w:r>
      <w:r w:rsidR="00196803">
        <w:t>self-</w:t>
      </w:r>
      <w:r>
        <w:t>calibration, this function silently succeeds.</w:t>
      </w:r>
    </w:p>
    <w:p w:rsidR="00A8515F" w:rsidRDefault="00A8515F" w:rsidP="00A8515F">
      <w:pPr>
        <w:pStyle w:val="FunctionHead"/>
      </w:pPr>
      <w:r>
        <w:t>.NET Method Prototype</w:t>
      </w:r>
    </w:p>
    <w:p w:rsidR="00A8515F" w:rsidRDefault="008D69C1" w:rsidP="00A8515F">
      <w:pPr>
        <w:pStyle w:val="Code1"/>
      </w:pPr>
      <w:r>
        <w:t>void</w:t>
      </w:r>
      <w:r w:rsidR="00A8515F">
        <w:t xml:space="preserve"> Calibration.SelfCalibrate ();</w:t>
      </w:r>
    </w:p>
    <w:p w:rsidR="00004825" w:rsidRDefault="00004825">
      <w:pPr>
        <w:pStyle w:val="FunctionHead"/>
      </w:pPr>
      <w:r>
        <w:t>COM Method Prototype</w:t>
      </w:r>
    </w:p>
    <w:p w:rsidR="00004825" w:rsidRDefault="00004825">
      <w:pPr>
        <w:pStyle w:val="Code1"/>
      </w:pPr>
      <w:r>
        <w:t>HRESULT Calibration.SelfCalibrate ();</w:t>
      </w:r>
    </w:p>
    <w:p w:rsidR="00004825" w:rsidRDefault="00004825">
      <w:pPr>
        <w:pStyle w:val="FunctionHead"/>
      </w:pPr>
      <w:r>
        <w:t>C Prototype</w:t>
      </w:r>
    </w:p>
    <w:p w:rsidR="00004825" w:rsidRDefault="00004825">
      <w:pPr>
        <w:pStyle w:val="Code1"/>
        <w:tabs>
          <w:tab w:val="left" w:pos="630"/>
        </w:tabs>
      </w:pPr>
      <w:r>
        <w:t>ViStatus IviDigitizer_SelfCalibrate (ViSession Vi);</w:t>
      </w:r>
    </w:p>
    <w:p w:rsidR="00004825" w:rsidRDefault="00004825">
      <w:pPr>
        <w:pStyle w:val="FunctionHead"/>
      </w:pPr>
      <w:r>
        <w:t>Parameters</w:t>
      </w:r>
    </w:p>
    <w:p w:rsidR="004438CB" w:rsidRDefault="004438CB" w:rsidP="004438CB">
      <w:pPr>
        <w:pStyle w:val="Body1"/>
      </w:pPr>
    </w:p>
    <w:tbl>
      <w:tblPr>
        <w:tblW w:w="8821" w:type="dxa"/>
        <w:tblInd w:w="728" w:type="dxa"/>
        <w:tblLayout w:type="fixed"/>
        <w:tblCellMar>
          <w:left w:w="80" w:type="dxa"/>
          <w:right w:w="80" w:type="dxa"/>
        </w:tblCellMar>
        <w:tblLook w:val="0000"/>
      </w:tblPr>
      <w:tblGrid>
        <w:gridCol w:w="1800"/>
        <w:gridCol w:w="4932"/>
        <w:gridCol w:w="2089"/>
      </w:tblGrid>
      <w:tr w:rsidR="004438CB" w:rsidTr="00DE3EBF">
        <w:trPr>
          <w:cantSplit/>
        </w:trPr>
        <w:tc>
          <w:tcPr>
            <w:tcW w:w="1800" w:type="dxa"/>
            <w:tcBorders>
              <w:top w:val="single" w:sz="6" w:space="0" w:color="auto"/>
              <w:left w:val="single" w:sz="6" w:space="0" w:color="auto"/>
              <w:right w:val="single" w:sz="6" w:space="0" w:color="auto"/>
            </w:tcBorders>
          </w:tcPr>
          <w:p w:rsidR="004438CB" w:rsidRDefault="004438CB" w:rsidP="003330F5">
            <w:pPr>
              <w:pStyle w:val="TableHead"/>
            </w:pPr>
            <w:r>
              <w:t>Inputs</w:t>
            </w:r>
          </w:p>
        </w:tc>
        <w:tc>
          <w:tcPr>
            <w:tcW w:w="4932" w:type="dxa"/>
            <w:tcBorders>
              <w:top w:val="single" w:sz="6" w:space="0" w:color="auto"/>
              <w:left w:val="single" w:sz="6" w:space="0" w:color="auto"/>
              <w:right w:val="single" w:sz="6" w:space="0" w:color="auto"/>
            </w:tcBorders>
          </w:tcPr>
          <w:p w:rsidR="004438CB" w:rsidRDefault="004438CB" w:rsidP="003330F5">
            <w:pPr>
              <w:pStyle w:val="TableHead"/>
            </w:pPr>
            <w:r>
              <w:t>Description</w:t>
            </w:r>
          </w:p>
        </w:tc>
        <w:tc>
          <w:tcPr>
            <w:tcW w:w="2089" w:type="dxa"/>
            <w:tcBorders>
              <w:top w:val="single" w:sz="6" w:space="0" w:color="auto"/>
              <w:left w:val="single" w:sz="6" w:space="0" w:color="auto"/>
              <w:right w:val="single" w:sz="6" w:space="0" w:color="auto"/>
            </w:tcBorders>
          </w:tcPr>
          <w:p w:rsidR="004438CB" w:rsidRDefault="004438CB" w:rsidP="003330F5">
            <w:pPr>
              <w:pStyle w:val="TableHead"/>
            </w:pPr>
            <w:r>
              <w:t>Base Type</w:t>
            </w:r>
          </w:p>
        </w:tc>
      </w:tr>
      <w:tr w:rsidR="004438CB" w:rsidTr="00DE3EBF">
        <w:trPr>
          <w:cantSplit/>
        </w:trPr>
        <w:tc>
          <w:tcPr>
            <w:tcW w:w="1800"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ViSession</w:t>
            </w:r>
          </w:p>
        </w:tc>
      </w:tr>
    </w:tbl>
    <w:p w:rsidR="00004825" w:rsidRDefault="00004825">
      <w:pPr>
        <w:pStyle w:val="FunctionHead"/>
      </w:pPr>
      <w:r>
        <w:t>Return Values</w:t>
      </w:r>
    </w:p>
    <w:p w:rsidR="00004825" w:rsidRDefault="00004825">
      <w:pPr>
        <w:pStyle w:val="Body1"/>
      </w:pPr>
      <w:r>
        <w:t xml:space="preserve">The </w:t>
      </w:r>
      <w:r>
        <w:rPr>
          <w:rStyle w:val="Italic"/>
        </w:rPr>
        <w:t>IVI-3.2: Inherent Capabilities Specification</w:t>
      </w:r>
      <w:r>
        <w:t xml:space="preserve"> defines general status codes that this function can return.</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004825" w:rsidRDefault="00004825">
      <w:pPr>
        <w:pStyle w:val="Body1"/>
        <w:rPr>
          <w:sz w:val="12"/>
          <w:szCs w:val="12"/>
        </w:rPr>
      </w:pPr>
      <w:r>
        <w:br w:type="page"/>
      </w:r>
    </w:p>
    <w:p w:rsidR="00004825" w:rsidRDefault="00004825">
      <w:pPr>
        <w:pStyle w:val="Heading2"/>
      </w:pPr>
      <w:bookmarkStart w:id="775" w:name="_Toc304583743"/>
      <w:bookmarkStart w:id="776" w:name="_Toc306374594"/>
      <w:r>
        <w:t>IviDigitizerSelfCalibration Behavior Model</w:t>
      </w:r>
      <w:bookmarkEnd w:id="775"/>
      <w:bookmarkEnd w:id="776"/>
    </w:p>
    <w:p w:rsidR="00004825" w:rsidRDefault="00004825">
      <w:pPr>
        <w:pStyle w:val="Body1"/>
      </w:pPr>
      <w:r>
        <w:t>The IviDigitizerSelfCalibration extension group follows the same behavior model as the IviDigitizerBase capabilit</w:t>
      </w:r>
      <w:r w:rsidR="000847D8">
        <w:t>y group described in Section 4.3</w:t>
      </w:r>
      <w:r>
        <w:t>,</w:t>
      </w:r>
      <w:r>
        <w:rPr>
          <w:i/>
          <w:iCs/>
        </w:rPr>
        <w:t xml:space="preserve"> </w:t>
      </w:r>
      <w:r>
        <w:rPr>
          <w:rStyle w:val="Italic"/>
        </w:rPr>
        <w:t>IviDigitizerBase Behavior Model</w:t>
      </w:r>
      <w:r>
        <w:rPr>
          <w:i/>
          <w:iCs/>
        </w:rPr>
        <w:t>.</w:t>
      </w:r>
    </w:p>
    <w:p w:rsidR="00004825" w:rsidRDefault="00004825">
      <w:pPr>
        <w:pStyle w:val="Heading2"/>
      </w:pPr>
      <w:bookmarkStart w:id="777" w:name="_Toc304583744"/>
      <w:bookmarkStart w:id="778" w:name="_Toc306374595"/>
      <w:r>
        <w:t>IviDigitizerSelfCalibration Compliance Notes</w:t>
      </w:r>
      <w:bookmarkEnd w:id="777"/>
      <w:bookmarkEnd w:id="778"/>
    </w:p>
    <w:p w:rsidR="00004825" w:rsidRDefault="00004825">
      <w:pPr>
        <w:pStyle w:val="Body1"/>
      </w:pPr>
      <w:r>
        <w:t>For a specific driver to comply with the IviDigitizerSelfCalibration extension, it shall be compliant with the IviDigitizerBase capability group and it shall implement all of the attributes and functions listed in this section.</w:t>
      </w:r>
    </w:p>
    <w:p w:rsidR="009447E2" w:rsidRDefault="00284022" w:rsidP="009447E2">
      <w:pPr>
        <w:pStyle w:val="Heading1"/>
      </w:pPr>
      <w:bookmarkStart w:id="779" w:name="_Toc304583745"/>
      <w:bookmarkStart w:id="780" w:name="_Toc306374596"/>
      <w:r>
        <w:lastRenderedPageBreak/>
        <w:t>IviDigitizerDownconversion</w:t>
      </w:r>
      <w:r w:rsidR="009447E2">
        <w:t xml:space="preserve"> Extension Group</w:t>
      </w:r>
      <w:bookmarkEnd w:id="779"/>
      <w:bookmarkEnd w:id="780"/>
    </w:p>
    <w:p w:rsidR="009447E2" w:rsidRDefault="00284022" w:rsidP="009447E2">
      <w:pPr>
        <w:pStyle w:val="Heading2"/>
      </w:pPr>
      <w:bookmarkStart w:id="781" w:name="_Toc304583746"/>
      <w:bookmarkStart w:id="782" w:name="_Toc306374597"/>
      <w:r>
        <w:t>IviDigitizerDownconversion</w:t>
      </w:r>
      <w:r w:rsidR="009447E2">
        <w:t xml:space="preserve"> Overview</w:t>
      </w:r>
      <w:bookmarkEnd w:id="781"/>
      <w:bookmarkEnd w:id="782"/>
    </w:p>
    <w:p w:rsidR="003330F5" w:rsidRDefault="00284022" w:rsidP="003330F5">
      <w:pPr>
        <w:pStyle w:val="Body1"/>
        <w:spacing w:before="200"/>
      </w:pPr>
      <w:r w:rsidRPr="00284022">
        <w:t>The IviDigitizerDownconversion extension group supports digitizers with the ability to do frequency translation or downconversion in hardware</w:t>
      </w:r>
      <w:r w:rsidR="0080634C">
        <w:t xml:space="preserve">. </w:t>
      </w:r>
      <w:r w:rsidRPr="00284022">
        <w:t>This allows the user to only return the frequency-translated data at the potentially lower sample rate</w:t>
      </w:r>
      <w:r w:rsidR="0080634C">
        <w:t xml:space="preserve">. </w:t>
      </w:r>
      <w:r w:rsidRPr="00284022">
        <w:t xml:space="preserve">For example, enabling this would allow the digitizer in a Synthetic Instrument system to acquire an </w:t>
      </w:r>
      <w:r w:rsidR="003330F5">
        <w:t>IF signal and return I/Q data.</w:t>
      </w:r>
    </w:p>
    <w:p w:rsidR="009447E2" w:rsidRDefault="00284022" w:rsidP="003330F5">
      <w:pPr>
        <w:pStyle w:val="Body1"/>
        <w:spacing w:before="200"/>
      </w:pPr>
      <w:r w:rsidRPr="00284022">
        <w:t>When downconversion is enabled, the digitizer Read and Fetch functions return interleaved data, and thus</w:t>
      </w:r>
      <w:r w:rsidR="009A652F">
        <w:t>,</w:t>
      </w:r>
      <w:r w:rsidRPr="00284022">
        <w:t xml:space="preserve"> twice as many points</w:t>
      </w:r>
      <w:r w:rsidR="0080634C">
        <w:t xml:space="preserve">. </w:t>
      </w:r>
      <w:r w:rsidRPr="00284022">
        <w:t>When enabled, the Sample</w:t>
      </w:r>
      <w:r>
        <w:t xml:space="preserve"> </w:t>
      </w:r>
      <w:r w:rsidRPr="00284022">
        <w:t xml:space="preserve">Rate </w:t>
      </w:r>
      <w:r>
        <w:t xml:space="preserve">attribute </w:t>
      </w:r>
      <w:r w:rsidRPr="00284022">
        <w:t>specifies the downconverted sample rate not the ADC sample rate.</w:t>
      </w:r>
    </w:p>
    <w:p w:rsidR="009447E2" w:rsidRDefault="00284022" w:rsidP="009447E2">
      <w:pPr>
        <w:pStyle w:val="Heading2"/>
      </w:pPr>
      <w:bookmarkStart w:id="783" w:name="_Toc304583747"/>
      <w:bookmarkStart w:id="784" w:name="_Toc306374598"/>
      <w:r>
        <w:t>IviDigitizerDownconversion</w:t>
      </w:r>
      <w:r w:rsidR="009447E2">
        <w:t xml:space="preserve"> Attributes</w:t>
      </w:r>
      <w:bookmarkEnd w:id="783"/>
      <w:bookmarkEnd w:id="784"/>
    </w:p>
    <w:p w:rsidR="009447E2" w:rsidRDefault="009447E2" w:rsidP="009447E2">
      <w:pPr>
        <w:pStyle w:val="Body1"/>
      </w:pPr>
      <w:r>
        <w:t xml:space="preserve">The </w:t>
      </w:r>
      <w:r w:rsidR="00284022">
        <w:t>IviDigitizerDownconversion</w:t>
      </w:r>
      <w:r>
        <w:t xml:space="preserve"> extension group defines the following attributes:</w:t>
      </w:r>
    </w:p>
    <w:p w:rsidR="009447E2" w:rsidRDefault="009A652F" w:rsidP="007F3824">
      <w:pPr>
        <w:pStyle w:val="ListBullet"/>
        <w:numPr>
          <w:ilvl w:val="0"/>
          <w:numId w:val="52"/>
        </w:numPr>
      </w:pPr>
      <w:r>
        <w:t>Downconversion Enabled</w:t>
      </w:r>
    </w:p>
    <w:p w:rsidR="009A652F" w:rsidRDefault="009A652F" w:rsidP="007F3824">
      <w:pPr>
        <w:pStyle w:val="ListBullet"/>
        <w:numPr>
          <w:ilvl w:val="0"/>
          <w:numId w:val="52"/>
        </w:numPr>
      </w:pPr>
      <w:smartTag w:uri="urn:schemas-microsoft-com:office:smarttags" w:element="place">
        <w:smartTag w:uri="urn:schemas-microsoft-com:office:smarttags" w:element="PlaceName">
          <w:r>
            <w:t>Downconversion</w:t>
          </w:r>
        </w:smartTag>
        <w:r>
          <w:t xml:space="preserve"> </w:t>
        </w:r>
        <w:smartTag w:uri="urn:schemas-microsoft-com:office:smarttags" w:element="PlaceType">
          <w:r>
            <w:t>Center</w:t>
          </w:r>
        </w:smartTag>
      </w:smartTag>
      <w:r>
        <w:t xml:space="preserve"> Frequency</w:t>
      </w:r>
    </w:p>
    <w:p w:rsidR="0055537A" w:rsidRDefault="001D4D3A" w:rsidP="007F3824">
      <w:pPr>
        <w:pStyle w:val="ListBullet"/>
        <w:numPr>
          <w:ilvl w:val="0"/>
          <w:numId w:val="52"/>
        </w:numPr>
      </w:pPr>
      <w:r>
        <w:t>Downconversion</w:t>
      </w:r>
      <w:r w:rsidR="0055537A">
        <w:t xml:space="preserve"> IQ Interleaved</w:t>
      </w:r>
    </w:p>
    <w:p w:rsidR="009447E2" w:rsidRDefault="009447E2" w:rsidP="009447E2">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9447E2" w:rsidRDefault="009447E2" w:rsidP="009447E2">
      <w:pPr>
        <w:pStyle w:val="Body1"/>
        <w:rPr>
          <w:sz w:val="12"/>
          <w:szCs w:val="12"/>
        </w:rPr>
      </w:pPr>
      <w:r>
        <w:br w:type="page"/>
      </w:r>
    </w:p>
    <w:p w:rsidR="009447E2" w:rsidRDefault="009A652F" w:rsidP="009447E2">
      <w:pPr>
        <w:pStyle w:val="Heading3"/>
      </w:pPr>
      <w:bookmarkStart w:id="785" w:name="_Toc304583748"/>
      <w:bookmarkStart w:id="786" w:name="_Toc306374599"/>
      <w:r>
        <w:t>Downconversion Enabled</w:t>
      </w:r>
      <w:bookmarkEnd w:id="785"/>
      <w:bookmarkEnd w:id="786"/>
    </w:p>
    <w:p w:rsidR="009447E2" w:rsidRDefault="009447E2" w:rsidP="009447E2"/>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9447E2" w:rsidTr="0005250C">
        <w:trPr>
          <w:cantSplit/>
          <w:tblHeader/>
        </w:trPr>
        <w:tc>
          <w:tcPr>
            <w:tcW w:w="1170" w:type="dxa"/>
            <w:tcBorders>
              <w:top w:val="single" w:sz="4" w:space="0" w:color="auto"/>
              <w:left w:val="single" w:sz="4" w:space="0" w:color="auto"/>
              <w:bottom w:val="double" w:sz="6" w:space="0" w:color="auto"/>
            </w:tcBorders>
          </w:tcPr>
          <w:p w:rsidR="009447E2" w:rsidRDefault="009447E2" w:rsidP="0005250C">
            <w:pPr>
              <w:pStyle w:val="TableHead"/>
            </w:pPr>
            <w:r>
              <w:t>Data Type</w:t>
            </w:r>
          </w:p>
        </w:tc>
        <w:tc>
          <w:tcPr>
            <w:tcW w:w="810" w:type="dxa"/>
            <w:tcBorders>
              <w:top w:val="single" w:sz="4" w:space="0" w:color="auto"/>
              <w:bottom w:val="double" w:sz="6" w:space="0" w:color="auto"/>
            </w:tcBorders>
          </w:tcPr>
          <w:p w:rsidR="009447E2" w:rsidRDefault="009447E2" w:rsidP="0005250C">
            <w:pPr>
              <w:pStyle w:val="TableHead"/>
            </w:pPr>
            <w:r>
              <w:t>Access</w:t>
            </w:r>
          </w:p>
        </w:tc>
        <w:tc>
          <w:tcPr>
            <w:tcW w:w="1530" w:type="dxa"/>
            <w:tcBorders>
              <w:top w:val="single" w:sz="4" w:space="0" w:color="auto"/>
              <w:bottom w:val="double" w:sz="6" w:space="0" w:color="auto"/>
            </w:tcBorders>
          </w:tcPr>
          <w:p w:rsidR="009447E2" w:rsidRDefault="009447E2" w:rsidP="0005250C">
            <w:pPr>
              <w:pStyle w:val="TableHead"/>
            </w:pPr>
            <w:r>
              <w:t>Applies To</w:t>
            </w:r>
          </w:p>
        </w:tc>
        <w:tc>
          <w:tcPr>
            <w:tcW w:w="1080" w:type="dxa"/>
            <w:tcBorders>
              <w:top w:val="single" w:sz="4" w:space="0" w:color="auto"/>
              <w:bottom w:val="double" w:sz="6" w:space="0" w:color="auto"/>
            </w:tcBorders>
          </w:tcPr>
          <w:p w:rsidR="009447E2" w:rsidRDefault="009447E2" w:rsidP="0005250C">
            <w:pPr>
              <w:pStyle w:val="TableHead"/>
            </w:pPr>
            <w:r>
              <w:t>Coercion</w:t>
            </w:r>
          </w:p>
        </w:tc>
        <w:tc>
          <w:tcPr>
            <w:tcW w:w="4770" w:type="dxa"/>
            <w:tcBorders>
              <w:top w:val="single" w:sz="4" w:space="0" w:color="auto"/>
              <w:bottom w:val="double" w:sz="6" w:space="0" w:color="auto"/>
              <w:right w:val="single" w:sz="6" w:space="0" w:color="auto"/>
            </w:tcBorders>
          </w:tcPr>
          <w:p w:rsidR="009447E2" w:rsidRDefault="009447E2" w:rsidP="0005250C">
            <w:pPr>
              <w:pStyle w:val="TableHead"/>
            </w:pPr>
            <w:r>
              <w:t>High Level Functions</w:t>
            </w:r>
          </w:p>
        </w:tc>
      </w:tr>
      <w:tr w:rsidR="009447E2" w:rsidTr="0005250C">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9447E2" w:rsidRDefault="009447E2" w:rsidP="0005250C">
            <w:pPr>
              <w:pStyle w:val="TableCellCourierNew"/>
            </w:pPr>
            <w:r>
              <w:t>ViBoolean</w:t>
            </w:r>
          </w:p>
        </w:tc>
        <w:tc>
          <w:tcPr>
            <w:tcW w:w="810" w:type="dxa"/>
            <w:tcBorders>
              <w:top w:val="double" w:sz="6" w:space="0" w:color="auto"/>
            </w:tcBorders>
          </w:tcPr>
          <w:p w:rsidR="009447E2" w:rsidRDefault="009447E2" w:rsidP="0005250C">
            <w:pPr>
              <w:pStyle w:val="TableCell"/>
            </w:pPr>
            <w:r>
              <w:t>R/W</w:t>
            </w:r>
          </w:p>
        </w:tc>
        <w:tc>
          <w:tcPr>
            <w:tcW w:w="1530" w:type="dxa"/>
            <w:tcBorders>
              <w:top w:val="double" w:sz="6" w:space="0" w:color="auto"/>
            </w:tcBorders>
          </w:tcPr>
          <w:p w:rsidR="009447E2" w:rsidRDefault="00A17351" w:rsidP="0005250C">
            <w:pPr>
              <w:pStyle w:val="TableCell"/>
            </w:pPr>
            <w:r>
              <w:t>Channel</w:t>
            </w:r>
          </w:p>
        </w:tc>
        <w:tc>
          <w:tcPr>
            <w:tcW w:w="1080" w:type="dxa"/>
            <w:tcBorders>
              <w:top w:val="double" w:sz="6" w:space="0" w:color="auto"/>
            </w:tcBorders>
          </w:tcPr>
          <w:p w:rsidR="009447E2" w:rsidRDefault="009447E2" w:rsidP="0005250C">
            <w:pPr>
              <w:pStyle w:val="TableCell"/>
            </w:pPr>
            <w:r>
              <w:t>None</w:t>
            </w:r>
          </w:p>
        </w:tc>
        <w:tc>
          <w:tcPr>
            <w:tcW w:w="4770" w:type="dxa"/>
            <w:tcBorders>
              <w:top w:val="double" w:sz="6" w:space="0" w:color="auto"/>
            </w:tcBorders>
          </w:tcPr>
          <w:p w:rsidR="009447E2" w:rsidRDefault="00C60B9F" w:rsidP="0005250C">
            <w:pPr>
              <w:pStyle w:val="TableCell"/>
            </w:pPr>
            <w:r>
              <w:t>Configure Downconversion</w:t>
            </w:r>
          </w:p>
        </w:tc>
      </w:tr>
    </w:tbl>
    <w:p w:rsidR="00A8515F" w:rsidRDefault="00A8515F" w:rsidP="00A8515F">
      <w:pPr>
        <w:pStyle w:val="FunctionHead"/>
      </w:pPr>
      <w:r>
        <w:t>.NET Property Name</w:t>
      </w:r>
    </w:p>
    <w:p w:rsidR="00A8515F" w:rsidRDefault="00A8515F" w:rsidP="00A8515F">
      <w:pPr>
        <w:pStyle w:val="Body1"/>
        <w:rPr>
          <w:rStyle w:val="monospace"/>
        </w:rPr>
      </w:pPr>
      <w:r>
        <w:rPr>
          <w:rStyle w:val="monospace"/>
        </w:rPr>
        <w:t>Channels[].Downconversion.Enabled</w:t>
      </w:r>
    </w:p>
    <w:p w:rsidR="009447E2" w:rsidRDefault="009447E2" w:rsidP="009447E2">
      <w:pPr>
        <w:pStyle w:val="FunctionHead"/>
      </w:pPr>
      <w:r>
        <w:t>COM Property Name</w:t>
      </w:r>
    </w:p>
    <w:p w:rsidR="00A17351" w:rsidRDefault="00A17351" w:rsidP="00A17351">
      <w:pPr>
        <w:pStyle w:val="Body1"/>
        <w:rPr>
          <w:rStyle w:val="monospace"/>
        </w:rPr>
      </w:pPr>
      <w:r>
        <w:rPr>
          <w:rStyle w:val="monospace"/>
        </w:rPr>
        <w:t>Channels.Item().</w:t>
      </w:r>
      <w:r w:rsidR="00E91526">
        <w:rPr>
          <w:rStyle w:val="monospace"/>
        </w:rPr>
        <w:t>Downconversion</w:t>
      </w:r>
      <w:r>
        <w:rPr>
          <w:rStyle w:val="monospace"/>
        </w:rPr>
        <w:t>.Enabled</w:t>
      </w:r>
    </w:p>
    <w:p w:rsidR="009447E2" w:rsidRDefault="009447E2" w:rsidP="009447E2">
      <w:pPr>
        <w:pStyle w:val="FunctionHead"/>
      </w:pPr>
      <w:r>
        <w:t>C Constant Name</w:t>
      </w:r>
    </w:p>
    <w:p w:rsidR="009447E2" w:rsidRDefault="009447E2" w:rsidP="009447E2">
      <w:pPr>
        <w:pStyle w:val="Body1"/>
      </w:pPr>
      <w:r>
        <w:rPr>
          <w:rFonts w:ascii="Courier New" w:hAnsi="Courier New" w:cs="Courier New"/>
          <w:sz w:val="18"/>
          <w:szCs w:val="18"/>
        </w:rPr>
        <w:t>IVIDIGITIZER_ATTR_</w:t>
      </w:r>
      <w:r w:rsidR="009A652F">
        <w:rPr>
          <w:rFonts w:ascii="Courier New" w:hAnsi="Courier New" w:cs="Courier New"/>
          <w:sz w:val="18"/>
          <w:szCs w:val="18"/>
        </w:rPr>
        <w:t>DOWNCONVERSION</w:t>
      </w:r>
      <w:r>
        <w:rPr>
          <w:rFonts w:ascii="Courier New" w:hAnsi="Courier New" w:cs="Courier New"/>
          <w:sz w:val="18"/>
          <w:szCs w:val="18"/>
        </w:rPr>
        <w:t>_ENABLED</w:t>
      </w:r>
    </w:p>
    <w:p w:rsidR="009447E2" w:rsidRDefault="009447E2" w:rsidP="009447E2">
      <w:pPr>
        <w:pStyle w:val="FunctionHead"/>
      </w:pPr>
      <w:r>
        <w:t>Description</w:t>
      </w:r>
    </w:p>
    <w:p w:rsidR="009447E2" w:rsidRDefault="009A652F" w:rsidP="009447E2">
      <w:pPr>
        <w:pStyle w:val="Body1"/>
      </w:pPr>
      <w:r>
        <w:t>Enables or disables downconversion</w:t>
      </w:r>
      <w:r w:rsidR="0080634C">
        <w:t xml:space="preserve">. </w:t>
      </w:r>
      <w:r>
        <w:t xml:space="preserve">When enabled, the Read and Fetch functions return </w:t>
      </w:r>
      <w:r w:rsidR="00B953AF">
        <w:t>data according to the setting of the Fetch IQ Interleaved Data attribute</w:t>
      </w:r>
      <w:r>
        <w:t>.</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FD0A62" w:rsidRDefault="00FD0A62" w:rsidP="009447E2">
      <w:pPr>
        <w:pStyle w:val="Body1"/>
      </w:pPr>
      <w:r>
        <w:br w:type="page"/>
      </w:r>
    </w:p>
    <w:p w:rsidR="00FD0A62" w:rsidRDefault="00FD0A62" w:rsidP="00FD0A62">
      <w:pPr>
        <w:pStyle w:val="Heading3"/>
      </w:pPr>
      <w:bookmarkStart w:id="787" w:name="_Toc304583749"/>
      <w:bookmarkStart w:id="788" w:name="_Toc306374600"/>
      <w:smartTag w:uri="urn:schemas-microsoft-com:office:smarttags" w:element="place">
        <w:smartTag w:uri="urn:schemas-microsoft-com:office:smarttags" w:element="PlaceName">
          <w:r>
            <w:t>Downconversion</w:t>
          </w:r>
        </w:smartTag>
        <w:r>
          <w:t xml:space="preserve"> </w:t>
        </w:r>
        <w:smartTag w:uri="urn:schemas-microsoft-com:office:smarttags" w:element="PlaceType">
          <w:r>
            <w:t>Center</w:t>
          </w:r>
        </w:smartTag>
      </w:smartTag>
      <w:r>
        <w:t xml:space="preserve"> Frequency</w:t>
      </w:r>
      <w:bookmarkEnd w:id="787"/>
      <w:bookmarkEnd w:id="788"/>
    </w:p>
    <w:p w:rsidR="00FD0A62" w:rsidRDefault="00FD0A62" w:rsidP="00FD0A62"/>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FD0A62" w:rsidTr="0005250C">
        <w:trPr>
          <w:cantSplit/>
          <w:tblHeader/>
        </w:trPr>
        <w:tc>
          <w:tcPr>
            <w:tcW w:w="1170" w:type="dxa"/>
            <w:tcBorders>
              <w:top w:val="single" w:sz="4" w:space="0" w:color="auto"/>
              <w:left w:val="single" w:sz="4" w:space="0" w:color="auto"/>
              <w:bottom w:val="double" w:sz="6" w:space="0" w:color="auto"/>
            </w:tcBorders>
          </w:tcPr>
          <w:p w:rsidR="00FD0A62" w:rsidRDefault="00FD0A62" w:rsidP="0005250C">
            <w:pPr>
              <w:pStyle w:val="TableHead"/>
            </w:pPr>
            <w:r>
              <w:t>Data Type</w:t>
            </w:r>
          </w:p>
        </w:tc>
        <w:tc>
          <w:tcPr>
            <w:tcW w:w="810" w:type="dxa"/>
            <w:tcBorders>
              <w:top w:val="single" w:sz="4" w:space="0" w:color="auto"/>
              <w:bottom w:val="double" w:sz="6" w:space="0" w:color="auto"/>
            </w:tcBorders>
          </w:tcPr>
          <w:p w:rsidR="00FD0A62" w:rsidRDefault="00FD0A62" w:rsidP="0005250C">
            <w:pPr>
              <w:pStyle w:val="TableHead"/>
            </w:pPr>
            <w:r>
              <w:t>Access</w:t>
            </w:r>
          </w:p>
        </w:tc>
        <w:tc>
          <w:tcPr>
            <w:tcW w:w="1530" w:type="dxa"/>
            <w:tcBorders>
              <w:top w:val="single" w:sz="4" w:space="0" w:color="auto"/>
              <w:bottom w:val="double" w:sz="6" w:space="0" w:color="auto"/>
            </w:tcBorders>
          </w:tcPr>
          <w:p w:rsidR="00FD0A62" w:rsidRDefault="00FD0A62" w:rsidP="0005250C">
            <w:pPr>
              <w:pStyle w:val="TableHead"/>
            </w:pPr>
            <w:r>
              <w:t>Applies To</w:t>
            </w:r>
          </w:p>
        </w:tc>
        <w:tc>
          <w:tcPr>
            <w:tcW w:w="1080" w:type="dxa"/>
            <w:tcBorders>
              <w:top w:val="single" w:sz="4" w:space="0" w:color="auto"/>
              <w:bottom w:val="double" w:sz="6" w:space="0" w:color="auto"/>
            </w:tcBorders>
          </w:tcPr>
          <w:p w:rsidR="00FD0A62" w:rsidRDefault="00FD0A62" w:rsidP="0005250C">
            <w:pPr>
              <w:pStyle w:val="TableHead"/>
            </w:pPr>
            <w:r>
              <w:t>Coercion</w:t>
            </w:r>
          </w:p>
        </w:tc>
        <w:tc>
          <w:tcPr>
            <w:tcW w:w="4770" w:type="dxa"/>
            <w:tcBorders>
              <w:top w:val="single" w:sz="4" w:space="0" w:color="auto"/>
              <w:bottom w:val="double" w:sz="6" w:space="0" w:color="auto"/>
              <w:right w:val="single" w:sz="6" w:space="0" w:color="auto"/>
            </w:tcBorders>
          </w:tcPr>
          <w:p w:rsidR="00FD0A62" w:rsidRDefault="00FD0A62" w:rsidP="0005250C">
            <w:pPr>
              <w:pStyle w:val="TableHead"/>
            </w:pPr>
            <w:r>
              <w:t>High Level Functions</w:t>
            </w:r>
          </w:p>
        </w:tc>
      </w:tr>
      <w:tr w:rsidR="00FD0A62" w:rsidTr="0005250C">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FD0A62" w:rsidRDefault="00FD0A62" w:rsidP="0005250C">
            <w:pPr>
              <w:pStyle w:val="TableCellCourierNew"/>
            </w:pPr>
            <w:r>
              <w:t>Vi</w:t>
            </w:r>
            <w:r w:rsidR="00BF7B7F">
              <w:t>Real64</w:t>
            </w:r>
          </w:p>
        </w:tc>
        <w:tc>
          <w:tcPr>
            <w:tcW w:w="810" w:type="dxa"/>
            <w:tcBorders>
              <w:top w:val="double" w:sz="6" w:space="0" w:color="auto"/>
            </w:tcBorders>
          </w:tcPr>
          <w:p w:rsidR="00FD0A62" w:rsidRDefault="00FD0A62" w:rsidP="0005250C">
            <w:pPr>
              <w:pStyle w:val="TableCell"/>
            </w:pPr>
            <w:r>
              <w:t>R/W</w:t>
            </w:r>
          </w:p>
        </w:tc>
        <w:tc>
          <w:tcPr>
            <w:tcW w:w="1530" w:type="dxa"/>
            <w:tcBorders>
              <w:top w:val="double" w:sz="6" w:space="0" w:color="auto"/>
            </w:tcBorders>
          </w:tcPr>
          <w:p w:rsidR="00FD0A62" w:rsidRDefault="00A17351" w:rsidP="0005250C">
            <w:pPr>
              <w:pStyle w:val="TableCell"/>
            </w:pPr>
            <w:r>
              <w:t>Channel</w:t>
            </w:r>
          </w:p>
        </w:tc>
        <w:tc>
          <w:tcPr>
            <w:tcW w:w="1080" w:type="dxa"/>
            <w:tcBorders>
              <w:top w:val="double" w:sz="6" w:space="0" w:color="auto"/>
            </w:tcBorders>
          </w:tcPr>
          <w:p w:rsidR="00FD0A62" w:rsidRDefault="00FD0A62" w:rsidP="0005250C">
            <w:pPr>
              <w:pStyle w:val="TableCell"/>
            </w:pPr>
            <w:r>
              <w:t>None</w:t>
            </w:r>
          </w:p>
        </w:tc>
        <w:tc>
          <w:tcPr>
            <w:tcW w:w="4770" w:type="dxa"/>
            <w:tcBorders>
              <w:top w:val="double" w:sz="6" w:space="0" w:color="auto"/>
            </w:tcBorders>
          </w:tcPr>
          <w:p w:rsidR="00FD0A62" w:rsidRDefault="00C60B9F" w:rsidP="0005250C">
            <w:pPr>
              <w:pStyle w:val="TableCell"/>
            </w:pPr>
            <w:r>
              <w:t>Configure Downconversion</w:t>
            </w:r>
          </w:p>
        </w:tc>
      </w:tr>
    </w:tbl>
    <w:p w:rsidR="00A8515F" w:rsidRDefault="00A8515F" w:rsidP="00A8515F">
      <w:pPr>
        <w:pStyle w:val="FunctionHead"/>
      </w:pPr>
      <w:r>
        <w:t>.NET Property Name</w:t>
      </w:r>
    </w:p>
    <w:p w:rsidR="00A8515F" w:rsidRDefault="00A8515F" w:rsidP="00A8515F">
      <w:pPr>
        <w:pStyle w:val="Body1"/>
        <w:rPr>
          <w:rStyle w:val="monospace"/>
        </w:rPr>
      </w:pPr>
      <w:r>
        <w:rPr>
          <w:rStyle w:val="monospace"/>
        </w:rPr>
        <w:t>Channels[].Downconversion.CenterFrequency</w:t>
      </w:r>
    </w:p>
    <w:p w:rsidR="00FD0A62" w:rsidRDefault="00FD0A62" w:rsidP="00FD0A62">
      <w:pPr>
        <w:pStyle w:val="FunctionHead"/>
      </w:pPr>
      <w:r>
        <w:t>COM Property Name</w:t>
      </w:r>
    </w:p>
    <w:p w:rsidR="00FD0A62" w:rsidRDefault="00A17351" w:rsidP="00FD0A62">
      <w:pPr>
        <w:pStyle w:val="Body1"/>
        <w:rPr>
          <w:rStyle w:val="monospace"/>
        </w:rPr>
      </w:pPr>
      <w:r>
        <w:rPr>
          <w:rStyle w:val="monospace"/>
        </w:rPr>
        <w:t>Channels.Item().</w:t>
      </w:r>
      <w:r w:rsidR="00E91526">
        <w:rPr>
          <w:rStyle w:val="monospace"/>
        </w:rPr>
        <w:t>Downconversion</w:t>
      </w:r>
      <w:r>
        <w:rPr>
          <w:rStyle w:val="monospace"/>
        </w:rPr>
        <w:t>.</w:t>
      </w:r>
      <w:r w:rsidR="00FD0A62">
        <w:rPr>
          <w:rStyle w:val="monospace"/>
        </w:rPr>
        <w:t>CenterFrequency</w:t>
      </w:r>
    </w:p>
    <w:p w:rsidR="00FD0A62" w:rsidRDefault="00FD0A62" w:rsidP="00FD0A62">
      <w:pPr>
        <w:pStyle w:val="FunctionHead"/>
      </w:pPr>
      <w:r>
        <w:t>C Constant Name</w:t>
      </w:r>
    </w:p>
    <w:p w:rsidR="00FD0A62" w:rsidRDefault="00FD0A62" w:rsidP="00FD0A62">
      <w:pPr>
        <w:pStyle w:val="Body1"/>
      </w:pPr>
      <w:r>
        <w:rPr>
          <w:rFonts w:ascii="Courier New" w:hAnsi="Courier New" w:cs="Courier New"/>
          <w:sz w:val="18"/>
          <w:szCs w:val="18"/>
        </w:rPr>
        <w:t>IVIDIGITIZER_ATTR_DOWNCONVERSION_</w:t>
      </w:r>
      <w:r w:rsidR="000B69B1">
        <w:rPr>
          <w:rFonts w:ascii="Courier New" w:hAnsi="Courier New" w:cs="Courier New"/>
          <w:sz w:val="18"/>
          <w:szCs w:val="18"/>
        </w:rPr>
        <w:t>CENTER_FREQUENCY</w:t>
      </w:r>
    </w:p>
    <w:p w:rsidR="00FD0A62" w:rsidRDefault="00FD0A62" w:rsidP="00FD0A62">
      <w:pPr>
        <w:pStyle w:val="FunctionHead"/>
      </w:pPr>
      <w:r>
        <w:t>Description</w:t>
      </w:r>
    </w:p>
    <w:p w:rsidR="0055537A" w:rsidRDefault="00FD0A62" w:rsidP="00FD0A62">
      <w:pPr>
        <w:pStyle w:val="Body1"/>
      </w:pPr>
      <w:r>
        <w:t>Specifies t</w:t>
      </w:r>
      <w:r w:rsidRPr="00FD0A62">
        <w:t xml:space="preserve">he center frequency, in Hz, </w:t>
      </w:r>
      <w:r w:rsidR="000B69B1">
        <w:t xml:space="preserve">from which the </w:t>
      </w:r>
      <w:r w:rsidRPr="00FD0A62">
        <w:t>digi</w:t>
      </w:r>
      <w:r>
        <w:t>tizer should downconvert</w:t>
      </w:r>
      <w:r w:rsidR="000B69B1">
        <w:t>.</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55537A" w:rsidRDefault="0055537A" w:rsidP="0055537A">
      <w:pPr>
        <w:pStyle w:val="Body"/>
      </w:pPr>
      <w:r>
        <w:br w:type="page"/>
      </w:r>
    </w:p>
    <w:p w:rsidR="0055537A" w:rsidRDefault="00944A1D" w:rsidP="0055537A">
      <w:pPr>
        <w:pStyle w:val="Heading3"/>
      </w:pPr>
      <w:bookmarkStart w:id="789" w:name="_Toc304583750"/>
      <w:bookmarkStart w:id="790" w:name="_Toc306374601"/>
      <w:r>
        <w:t>Downconversion</w:t>
      </w:r>
      <w:r w:rsidR="0055537A">
        <w:t xml:space="preserve"> IQ Interleaved</w:t>
      </w:r>
      <w:bookmarkEnd w:id="789"/>
      <w:bookmarkEnd w:id="790"/>
    </w:p>
    <w:p w:rsidR="0055537A" w:rsidRDefault="0055537A" w:rsidP="0055537A"/>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55537A" w:rsidTr="00944A1D">
        <w:trPr>
          <w:cantSplit/>
          <w:tblHeader/>
        </w:trPr>
        <w:tc>
          <w:tcPr>
            <w:tcW w:w="1170" w:type="dxa"/>
            <w:tcBorders>
              <w:top w:val="single" w:sz="4" w:space="0" w:color="auto"/>
              <w:left w:val="single" w:sz="4" w:space="0" w:color="auto"/>
              <w:bottom w:val="double" w:sz="6" w:space="0" w:color="auto"/>
            </w:tcBorders>
          </w:tcPr>
          <w:p w:rsidR="0055537A" w:rsidRDefault="0055537A" w:rsidP="00944A1D">
            <w:pPr>
              <w:pStyle w:val="TableHead"/>
            </w:pPr>
            <w:r>
              <w:t>Data Type</w:t>
            </w:r>
          </w:p>
        </w:tc>
        <w:tc>
          <w:tcPr>
            <w:tcW w:w="810" w:type="dxa"/>
            <w:tcBorders>
              <w:top w:val="single" w:sz="4" w:space="0" w:color="auto"/>
              <w:bottom w:val="double" w:sz="6" w:space="0" w:color="auto"/>
            </w:tcBorders>
          </w:tcPr>
          <w:p w:rsidR="0055537A" w:rsidRDefault="0055537A" w:rsidP="00944A1D">
            <w:pPr>
              <w:pStyle w:val="TableHead"/>
            </w:pPr>
            <w:r>
              <w:t>Access</w:t>
            </w:r>
          </w:p>
        </w:tc>
        <w:tc>
          <w:tcPr>
            <w:tcW w:w="1530" w:type="dxa"/>
            <w:tcBorders>
              <w:top w:val="single" w:sz="4" w:space="0" w:color="auto"/>
              <w:bottom w:val="double" w:sz="6" w:space="0" w:color="auto"/>
            </w:tcBorders>
          </w:tcPr>
          <w:p w:rsidR="0055537A" w:rsidRDefault="0055537A" w:rsidP="00944A1D">
            <w:pPr>
              <w:pStyle w:val="TableHead"/>
            </w:pPr>
            <w:r>
              <w:t>Applies To</w:t>
            </w:r>
          </w:p>
        </w:tc>
        <w:tc>
          <w:tcPr>
            <w:tcW w:w="1080" w:type="dxa"/>
            <w:tcBorders>
              <w:top w:val="single" w:sz="4" w:space="0" w:color="auto"/>
              <w:bottom w:val="double" w:sz="6" w:space="0" w:color="auto"/>
            </w:tcBorders>
          </w:tcPr>
          <w:p w:rsidR="0055537A" w:rsidRDefault="0055537A" w:rsidP="00944A1D">
            <w:pPr>
              <w:pStyle w:val="TableHead"/>
            </w:pPr>
            <w:r>
              <w:t>Coercion</w:t>
            </w:r>
          </w:p>
        </w:tc>
        <w:tc>
          <w:tcPr>
            <w:tcW w:w="4770" w:type="dxa"/>
            <w:tcBorders>
              <w:top w:val="single" w:sz="4" w:space="0" w:color="auto"/>
              <w:bottom w:val="double" w:sz="6" w:space="0" w:color="auto"/>
              <w:right w:val="single" w:sz="6" w:space="0" w:color="auto"/>
            </w:tcBorders>
          </w:tcPr>
          <w:p w:rsidR="0055537A" w:rsidRDefault="0055537A" w:rsidP="00944A1D">
            <w:pPr>
              <w:pStyle w:val="TableHead"/>
            </w:pPr>
            <w:r>
              <w:t>High Level Functions</w:t>
            </w:r>
          </w:p>
        </w:tc>
      </w:tr>
      <w:tr w:rsidR="0055537A" w:rsidTr="00944A1D">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55537A" w:rsidRDefault="0055537A" w:rsidP="00944A1D">
            <w:pPr>
              <w:pStyle w:val="TableCellCourierNew"/>
            </w:pPr>
            <w:r>
              <w:t>ViBoolean</w:t>
            </w:r>
          </w:p>
        </w:tc>
        <w:tc>
          <w:tcPr>
            <w:tcW w:w="810" w:type="dxa"/>
            <w:tcBorders>
              <w:top w:val="double" w:sz="6" w:space="0" w:color="auto"/>
            </w:tcBorders>
          </w:tcPr>
          <w:p w:rsidR="0055537A" w:rsidRDefault="0055537A" w:rsidP="00944A1D">
            <w:pPr>
              <w:pStyle w:val="TableCell"/>
            </w:pPr>
            <w:r>
              <w:t>R/W</w:t>
            </w:r>
          </w:p>
        </w:tc>
        <w:tc>
          <w:tcPr>
            <w:tcW w:w="1530" w:type="dxa"/>
            <w:tcBorders>
              <w:top w:val="double" w:sz="6" w:space="0" w:color="auto"/>
            </w:tcBorders>
          </w:tcPr>
          <w:p w:rsidR="0055537A" w:rsidRDefault="0055537A" w:rsidP="00944A1D">
            <w:pPr>
              <w:pStyle w:val="TableCell"/>
            </w:pPr>
            <w:r>
              <w:t>Channel</w:t>
            </w:r>
          </w:p>
        </w:tc>
        <w:tc>
          <w:tcPr>
            <w:tcW w:w="1080" w:type="dxa"/>
            <w:tcBorders>
              <w:top w:val="double" w:sz="6" w:space="0" w:color="auto"/>
            </w:tcBorders>
          </w:tcPr>
          <w:p w:rsidR="0055537A" w:rsidRDefault="0055537A" w:rsidP="00944A1D">
            <w:pPr>
              <w:pStyle w:val="TableCell"/>
            </w:pPr>
            <w:r>
              <w:t>None</w:t>
            </w:r>
          </w:p>
        </w:tc>
        <w:tc>
          <w:tcPr>
            <w:tcW w:w="4770" w:type="dxa"/>
            <w:tcBorders>
              <w:top w:val="double" w:sz="6" w:space="0" w:color="auto"/>
            </w:tcBorders>
          </w:tcPr>
          <w:p w:rsidR="0055537A" w:rsidRDefault="0055537A" w:rsidP="00944A1D">
            <w:pPr>
              <w:pStyle w:val="TableCell"/>
            </w:pPr>
            <w:r>
              <w:t>N/A</w:t>
            </w:r>
          </w:p>
        </w:tc>
      </w:tr>
    </w:tbl>
    <w:p w:rsidR="00A8515F" w:rsidRDefault="00A8515F" w:rsidP="00A8515F">
      <w:pPr>
        <w:pStyle w:val="FunctionHead"/>
      </w:pPr>
      <w:r>
        <w:t>.NET Property Name</w:t>
      </w:r>
    </w:p>
    <w:p w:rsidR="00A8515F" w:rsidRDefault="00A8515F" w:rsidP="00A8515F">
      <w:pPr>
        <w:pStyle w:val="Body1"/>
        <w:rPr>
          <w:rStyle w:val="monospace"/>
        </w:rPr>
      </w:pPr>
      <w:r>
        <w:rPr>
          <w:rStyle w:val="monospace"/>
        </w:rPr>
        <w:t>Channels[].Downconversion.IQInterleaved</w:t>
      </w:r>
    </w:p>
    <w:p w:rsidR="0055537A" w:rsidRDefault="0055537A" w:rsidP="0055537A">
      <w:pPr>
        <w:pStyle w:val="FunctionHead"/>
      </w:pPr>
      <w:r>
        <w:t>COM Property Name</w:t>
      </w:r>
    </w:p>
    <w:p w:rsidR="0055537A" w:rsidRDefault="0055537A" w:rsidP="0055537A">
      <w:pPr>
        <w:pStyle w:val="Body1"/>
        <w:rPr>
          <w:rStyle w:val="monospace"/>
        </w:rPr>
      </w:pPr>
      <w:r>
        <w:rPr>
          <w:rStyle w:val="monospace"/>
        </w:rPr>
        <w:t>Channels.Item().</w:t>
      </w:r>
      <w:r w:rsidR="00E91526">
        <w:rPr>
          <w:rStyle w:val="monospace"/>
        </w:rPr>
        <w:t>Downconversion</w:t>
      </w:r>
      <w:r w:rsidR="00944A1D">
        <w:rPr>
          <w:rStyle w:val="monospace"/>
        </w:rPr>
        <w:t>.</w:t>
      </w:r>
      <w:r w:rsidR="00E91526">
        <w:rPr>
          <w:rStyle w:val="monospace"/>
        </w:rPr>
        <w:t>IQInterle</w:t>
      </w:r>
      <w:r w:rsidR="00944A1D">
        <w:rPr>
          <w:rStyle w:val="monospace"/>
        </w:rPr>
        <w:t>aved</w:t>
      </w:r>
    </w:p>
    <w:p w:rsidR="0055537A" w:rsidRDefault="0055537A" w:rsidP="0055537A">
      <w:pPr>
        <w:pStyle w:val="FunctionHead"/>
      </w:pPr>
      <w:r>
        <w:t>C Constant Name</w:t>
      </w:r>
    </w:p>
    <w:p w:rsidR="0055537A" w:rsidRDefault="0055537A" w:rsidP="0055537A">
      <w:pPr>
        <w:pStyle w:val="Body1"/>
      </w:pPr>
      <w:r>
        <w:rPr>
          <w:rFonts w:ascii="Courier New" w:hAnsi="Courier New" w:cs="Courier New"/>
          <w:sz w:val="18"/>
          <w:szCs w:val="18"/>
        </w:rPr>
        <w:t>IVIDIGITIZER_ATTR_</w:t>
      </w:r>
      <w:r w:rsidR="00DA793D">
        <w:rPr>
          <w:rFonts w:ascii="Courier New" w:hAnsi="Courier New" w:cs="Courier New"/>
          <w:sz w:val="18"/>
          <w:szCs w:val="18"/>
        </w:rPr>
        <w:t>DOWNCONVERSION_</w:t>
      </w:r>
      <w:r w:rsidR="00E91526">
        <w:rPr>
          <w:rFonts w:ascii="Courier New" w:hAnsi="Courier New" w:cs="Courier New"/>
          <w:sz w:val="18"/>
          <w:szCs w:val="18"/>
        </w:rPr>
        <w:t>IQ_INTERLEAVED</w:t>
      </w:r>
    </w:p>
    <w:p w:rsidR="0055537A" w:rsidRDefault="0055537A" w:rsidP="0055537A">
      <w:pPr>
        <w:pStyle w:val="FunctionHead"/>
      </w:pPr>
      <w:r>
        <w:t>Description</w:t>
      </w:r>
    </w:p>
    <w:p w:rsidR="0055537A" w:rsidRDefault="002B354F" w:rsidP="0055537A">
      <w:pPr>
        <w:pStyle w:val="Body1"/>
      </w:pPr>
      <w:r>
        <w:t>Controls how the Read and Fetch functions return data when downconversion is enabled</w:t>
      </w:r>
      <w:r w:rsidR="0080634C">
        <w:t xml:space="preserve">. </w:t>
      </w:r>
      <w:r>
        <w:t>When this attribute is True and downconversion is enabled, the data returned from the Read and Fetch functions is interleaved I-Q data points</w:t>
      </w:r>
      <w:r w:rsidR="0080634C">
        <w:t xml:space="preserve">. </w:t>
      </w:r>
      <w:r>
        <w:t>When this attribute is False and downconversion is enabled, the Read and Fetch functions return data with all I data points in sequence followed by all Q data points</w:t>
      </w:r>
      <w:r w:rsidR="0080634C">
        <w:t xml:space="preserve">. </w:t>
      </w:r>
      <w:r>
        <w:t>This attribute has no effect when the Downconversion Enabled attribute is False</w:t>
      </w:r>
      <w:r w:rsidR="0080634C">
        <w:t xml:space="preserve">. </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2B354F" w:rsidRPr="002B354F" w:rsidRDefault="002B354F" w:rsidP="002B354F">
      <w:pPr>
        <w:pStyle w:val="Body"/>
      </w:pPr>
    </w:p>
    <w:p w:rsidR="00FD0A62" w:rsidRDefault="00FD0A62" w:rsidP="00FD0A62">
      <w:pPr>
        <w:pStyle w:val="Body1"/>
        <w:rPr>
          <w:sz w:val="12"/>
          <w:szCs w:val="12"/>
        </w:rPr>
      </w:pPr>
      <w:r>
        <w:br w:type="page"/>
      </w:r>
    </w:p>
    <w:p w:rsidR="009447E2" w:rsidRDefault="00284022" w:rsidP="009447E2">
      <w:pPr>
        <w:pStyle w:val="Heading2"/>
      </w:pPr>
      <w:bookmarkStart w:id="791" w:name="_Toc304583751"/>
      <w:bookmarkStart w:id="792" w:name="_Toc306374602"/>
      <w:r>
        <w:t>IviDigitizerDownconversion</w:t>
      </w:r>
      <w:r w:rsidR="009447E2">
        <w:t xml:space="preserve"> Functions</w:t>
      </w:r>
      <w:bookmarkEnd w:id="791"/>
      <w:bookmarkEnd w:id="792"/>
    </w:p>
    <w:p w:rsidR="009447E2" w:rsidRDefault="009447E2" w:rsidP="009447E2">
      <w:pPr>
        <w:pStyle w:val="Body1"/>
      </w:pPr>
      <w:r>
        <w:t xml:space="preserve">The </w:t>
      </w:r>
      <w:r w:rsidR="00284022">
        <w:t>IviDigitizerDownconversion</w:t>
      </w:r>
      <w:r>
        <w:t xml:space="preserve"> extension group defines the following function:</w:t>
      </w:r>
    </w:p>
    <w:p w:rsidR="009447E2" w:rsidRPr="00D14602" w:rsidRDefault="009447E2" w:rsidP="009574EF">
      <w:pPr>
        <w:pStyle w:val="ListBullet"/>
        <w:numPr>
          <w:ilvl w:val="0"/>
          <w:numId w:val="53"/>
        </w:numPr>
      </w:pPr>
      <w:r>
        <w:t xml:space="preserve">Configure </w:t>
      </w:r>
      <w:r w:rsidR="00431F43">
        <w:t>Downconversion</w:t>
      </w:r>
    </w:p>
    <w:p w:rsidR="009447E2" w:rsidRDefault="009447E2" w:rsidP="009447E2">
      <w:pPr>
        <w:pStyle w:val="Body"/>
        <w:rPr>
          <w:sz w:val="18"/>
          <w:szCs w:val="18"/>
        </w:rPr>
      </w:pPr>
      <w:r>
        <w:t>This section describes the behavior and requirements of this function.</w:t>
      </w:r>
    </w:p>
    <w:p w:rsidR="009447E2" w:rsidRDefault="009447E2" w:rsidP="009447E2">
      <w:pPr>
        <w:pStyle w:val="Body1"/>
      </w:pPr>
      <w:r>
        <w:br w:type="page"/>
      </w:r>
    </w:p>
    <w:p w:rsidR="00C574BA" w:rsidRDefault="00C574BA" w:rsidP="00C574BA">
      <w:pPr>
        <w:pStyle w:val="Heading3"/>
      </w:pPr>
      <w:bookmarkStart w:id="793" w:name="_Toc304583752"/>
      <w:bookmarkStart w:id="794" w:name="_Toc306374603"/>
      <w:r>
        <w:t>Configure Downconversion</w:t>
      </w:r>
      <w:bookmarkEnd w:id="793"/>
      <w:bookmarkEnd w:id="794"/>
    </w:p>
    <w:p w:rsidR="00C574BA" w:rsidRDefault="00C574BA" w:rsidP="00C574BA">
      <w:pPr>
        <w:pStyle w:val="FunctionHead"/>
      </w:pPr>
      <w:r>
        <w:t>Description</w:t>
      </w:r>
    </w:p>
    <w:p w:rsidR="00C574BA" w:rsidRDefault="00C574BA" w:rsidP="00C574BA">
      <w:pPr>
        <w:pStyle w:val="Body1"/>
      </w:pPr>
      <w:r>
        <w:t>Configures how the digitizer performs downconversion.</w:t>
      </w:r>
    </w:p>
    <w:p w:rsidR="00A8515F" w:rsidRDefault="00A8515F" w:rsidP="00A8515F">
      <w:pPr>
        <w:pStyle w:val="FunctionHead"/>
      </w:pPr>
      <w:r>
        <w:t>.NET Method Prototype</w:t>
      </w:r>
    </w:p>
    <w:p w:rsidR="00A8515F" w:rsidRDefault="00A8515F" w:rsidP="00A8515F">
      <w:pPr>
        <w:pStyle w:val="Code1"/>
      </w:pPr>
      <w:r>
        <w:t>void Channels[].Downconversion.Configure (Boolean enabled,</w:t>
      </w:r>
    </w:p>
    <w:p w:rsidR="00A8515F" w:rsidRDefault="00A8515F" w:rsidP="00A8515F">
      <w:pPr>
        <w:pStyle w:val="Code1"/>
        <w:spacing w:before="0"/>
      </w:pPr>
      <w:r>
        <w:t xml:space="preserve">                                          Double centerFrequency);</w:t>
      </w:r>
    </w:p>
    <w:p w:rsidR="00C574BA" w:rsidRDefault="00C574BA" w:rsidP="00C574BA">
      <w:pPr>
        <w:pStyle w:val="FunctionHead"/>
      </w:pPr>
      <w:r>
        <w:t>COM Method Prototype</w:t>
      </w:r>
    </w:p>
    <w:p w:rsidR="00C574BA" w:rsidRDefault="00DD6352" w:rsidP="00C574BA">
      <w:pPr>
        <w:pStyle w:val="Code1"/>
      </w:pPr>
      <w:r>
        <w:t>HRESULT Channe</w:t>
      </w:r>
      <w:r w:rsidR="008504C7">
        <w:t>ls.Item().</w:t>
      </w:r>
      <w:r w:rsidR="00C574BA">
        <w:t>Downconversion.Configure ([in] VARIANT_BOOL Enabled,</w:t>
      </w:r>
      <w:r w:rsidR="00C574BA">
        <w:br/>
        <w:t xml:space="preserve">                               </w:t>
      </w:r>
      <w:r w:rsidR="009574EF">
        <w:t xml:space="preserve">                   </w:t>
      </w:r>
      <w:r w:rsidR="00C574BA">
        <w:t>[in] double CenterFrequency);</w:t>
      </w:r>
    </w:p>
    <w:p w:rsidR="00C574BA" w:rsidRDefault="00C574BA" w:rsidP="00C574BA">
      <w:pPr>
        <w:pStyle w:val="FunctionHead"/>
      </w:pPr>
      <w:r>
        <w:t>C Prototype</w:t>
      </w:r>
    </w:p>
    <w:p w:rsidR="00C574BA" w:rsidRDefault="00C574BA" w:rsidP="00C574BA">
      <w:pPr>
        <w:pStyle w:val="Code1"/>
        <w:tabs>
          <w:tab w:val="left" w:pos="630"/>
        </w:tabs>
      </w:pPr>
      <w:r>
        <w:t>ViStatus IviDigitizer_ConfigureDownconversion (ViSession Vi,</w:t>
      </w:r>
      <w:r>
        <w:br/>
      </w:r>
      <w:r w:rsidR="008504C7">
        <w:t xml:space="preserve">                                        </w:t>
      </w:r>
      <w:r w:rsidR="009574EF">
        <w:t xml:space="preserve">       </w:t>
      </w:r>
      <w:r w:rsidR="008504C7">
        <w:t>ViConstString ChannelName,</w:t>
      </w:r>
      <w:r w:rsidR="008504C7">
        <w:br/>
      </w:r>
      <w:r>
        <w:t xml:space="preserve">                                        </w:t>
      </w:r>
      <w:r w:rsidR="009574EF">
        <w:t xml:space="preserve">       </w:t>
      </w:r>
      <w:r>
        <w:t>ViBoolean Enabled,</w:t>
      </w:r>
      <w:r>
        <w:br/>
        <w:t xml:space="preserve">                                        </w:t>
      </w:r>
      <w:r w:rsidR="009574EF">
        <w:t xml:space="preserve">       </w:t>
      </w:r>
      <w:r>
        <w:t>ViReal64 CenterFrequency);</w:t>
      </w:r>
    </w:p>
    <w:p w:rsidR="00C574BA" w:rsidRDefault="00C574BA" w:rsidP="00C574BA">
      <w:pPr>
        <w:pStyle w:val="FunctionHead"/>
      </w:pPr>
      <w:r>
        <w:t>Parameters</w:t>
      </w:r>
    </w:p>
    <w:p w:rsidR="00C574BA" w:rsidRDefault="00C574BA" w:rsidP="00C574BA">
      <w:pPr>
        <w:pStyle w:val="Body1"/>
      </w:pPr>
    </w:p>
    <w:tbl>
      <w:tblPr>
        <w:tblW w:w="8821" w:type="dxa"/>
        <w:tblInd w:w="728" w:type="dxa"/>
        <w:tblLayout w:type="fixed"/>
        <w:tblCellMar>
          <w:left w:w="80" w:type="dxa"/>
          <w:right w:w="80" w:type="dxa"/>
        </w:tblCellMar>
        <w:tblLook w:val="0000"/>
      </w:tblPr>
      <w:tblGrid>
        <w:gridCol w:w="1800"/>
        <w:gridCol w:w="4951"/>
        <w:gridCol w:w="2070"/>
      </w:tblGrid>
      <w:tr w:rsidR="00C574BA" w:rsidTr="0005250C">
        <w:trPr>
          <w:cantSplit/>
        </w:trPr>
        <w:tc>
          <w:tcPr>
            <w:tcW w:w="1800" w:type="dxa"/>
            <w:tcBorders>
              <w:top w:val="single" w:sz="6" w:space="0" w:color="auto"/>
              <w:left w:val="single" w:sz="6" w:space="0" w:color="auto"/>
              <w:right w:val="single" w:sz="6" w:space="0" w:color="auto"/>
            </w:tcBorders>
          </w:tcPr>
          <w:p w:rsidR="00C574BA" w:rsidRDefault="00C574BA" w:rsidP="004D12FA">
            <w:pPr>
              <w:pStyle w:val="TableHead"/>
            </w:pPr>
            <w:r>
              <w:t>Inputs</w:t>
            </w:r>
          </w:p>
        </w:tc>
        <w:tc>
          <w:tcPr>
            <w:tcW w:w="4951" w:type="dxa"/>
            <w:tcBorders>
              <w:top w:val="single" w:sz="6" w:space="0" w:color="auto"/>
              <w:left w:val="single" w:sz="6" w:space="0" w:color="auto"/>
              <w:right w:val="single" w:sz="6" w:space="0" w:color="auto"/>
            </w:tcBorders>
          </w:tcPr>
          <w:p w:rsidR="00C574BA" w:rsidRDefault="00C574BA" w:rsidP="004D12FA">
            <w:pPr>
              <w:pStyle w:val="TableHead"/>
            </w:pPr>
            <w:r>
              <w:t>Description</w:t>
            </w:r>
          </w:p>
        </w:tc>
        <w:tc>
          <w:tcPr>
            <w:tcW w:w="2070" w:type="dxa"/>
            <w:tcBorders>
              <w:top w:val="single" w:sz="6" w:space="0" w:color="auto"/>
              <w:left w:val="single" w:sz="6" w:space="0" w:color="auto"/>
              <w:right w:val="single" w:sz="6" w:space="0" w:color="auto"/>
            </w:tcBorders>
          </w:tcPr>
          <w:p w:rsidR="00C574BA" w:rsidRDefault="00C574BA" w:rsidP="004D12FA">
            <w:pPr>
              <w:pStyle w:val="TableHead"/>
            </w:pPr>
            <w:r>
              <w:t>Base Type</w:t>
            </w:r>
          </w:p>
        </w:tc>
      </w:tr>
      <w:tr w:rsidR="008504C7" w:rsidTr="00014519">
        <w:trPr>
          <w:cantSplit/>
        </w:trPr>
        <w:tc>
          <w:tcPr>
            <w:tcW w:w="1800" w:type="dxa"/>
            <w:tcBorders>
              <w:top w:val="single" w:sz="6" w:space="0" w:color="auto"/>
              <w:left w:val="single" w:sz="6" w:space="0" w:color="auto"/>
              <w:bottom w:val="single" w:sz="6" w:space="0" w:color="auto"/>
              <w:right w:val="single" w:sz="6" w:space="0" w:color="auto"/>
            </w:tcBorders>
          </w:tcPr>
          <w:p w:rsidR="008504C7" w:rsidRDefault="008504C7" w:rsidP="00014519">
            <w:pPr>
              <w:pStyle w:val="TableCellCourierNew"/>
            </w:pPr>
            <w:r>
              <w:t>Vi</w:t>
            </w:r>
          </w:p>
        </w:tc>
        <w:tc>
          <w:tcPr>
            <w:tcW w:w="4951" w:type="dxa"/>
            <w:tcBorders>
              <w:top w:val="single" w:sz="6" w:space="0" w:color="auto"/>
              <w:left w:val="single" w:sz="6" w:space="0" w:color="auto"/>
              <w:bottom w:val="single" w:sz="6" w:space="0" w:color="auto"/>
              <w:right w:val="single" w:sz="6" w:space="0" w:color="auto"/>
            </w:tcBorders>
          </w:tcPr>
          <w:p w:rsidR="008504C7" w:rsidRDefault="008504C7" w:rsidP="00014519">
            <w:pPr>
              <w:pStyle w:val="TableCell"/>
            </w:pPr>
            <w:r>
              <w:t>Instrument handle.</w:t>
            </w:r>
          </w:p>
        </w:tc>
        <w:tc>
          <w:tcPr>
            <w:tcW w:w="2070" w:type="dxa"/>
            <w:tcBorders>
              <w:top w:val="single" w:sz="6" w:space="0" w:color="auto"/>
              <w:left w:val="single" w:sz="6" w:space="0" w:color="auto"/>
              <w:bottom w:val="single" w:sz="6" w:space="0" w:color="auto"/>
              <w:right w:val="single" w:sz="6" w:space="0" w:color="auto"/>
            </w:tcBorders>
          </w:tcPr>
          <w:p w:rsidR="008504C7" w:rsidRDefault="008504C7" w:rsidP="00014519">
            <w:pPr>
              <w:pStyle w:val="TableCellCourierNew"/>
            </w:pPr>
            <w:r>
              <w:t>ViSession</w:t>
            </w:r>
          </w:p>
        </w:tc>
      </w:tr>
      <w:tr w:rsidR="008504C7" w:rsidTr="00014519">
        <w:trPr>
          <w:cantSplit/>
        </w:trPr>
        <w:tc>
          <w:tcPr>
            <w:tcW w:w="1800" w:type="dxa"/>
            <w:tcBorders>
              <w:top w:val="single" w:sz="6" w:space="0" w:color="auto"/>
              <w:left w:val="single" w:sz="6" w:space="0" w:color="auto"/>
              <w:bottom w:val="single" w:sz="6" w:space="0" w:color="auto"/>
              <w:right w:val="single" w:sz="6" w:space="0" w:color="auto"/>
            </w:tcBorders>
          </w:tcPr>
          <w:p w:rsidR="008504C7" w:rsidRDefault="008504C7" w:rsidP="00014519">
            <w:pPr>
              <w:pStyle w:val="TableCellCourierNew"/>
            </w:pPr>
            <w:r>
              <w:t>ChannelName</w:t>
            </w:r>
          </w:p>
        </w:tc>
        <w:tc>
          <w:tcPr>
            <w:tcW w:w="4951" w:type="dxa"/>
            <w:tcBorders>
              <w:top w:val="single" w:sz="6" w:space="0" w:color="auto"/>
              <w:left w:val="single" w:sz="6" w:space="0" w:color="auto"/>
              <w:bottom w:val="single" w:sz="6" w:space="0" w:color="auto"/>
              <w:right w:val="single" w:sz="6" w:space="0" w:color="auto"/>
            </w:tcBorders>
          </w:tcPr>
          <w:p w:rsidR="008504C7" w:rsidRDefault="008504C7" w:rsidP="00014519">
            <w:pPr>
              <w:pStyle w:val="TableCell"/>
            </w:pPr>
            <w:r>
              <w:t>Name of the channel to configure.</w:t>
            </w:r>
          </w:p>
        </w:tc>
        <w:tc>
          <w:tcPr>
            <w:tcW w:w="2070" w:type="dxa"/>
            <w:tcBorders>
              <w:top w:val="single" w:sz="6" w:space="0" w:color="auto"/>
              <w:left w:val="single" w:sz="6" w:space="0" w:color="auto"/>
              <w:bottom w:val="single" w:sz="6" w:space="0" w:color="auto"/>
              <w:right w:val="single" w:sz="6" w:space="0" w:color="auto"/>
            </w:tcBorders>
          </w:tcPr>
          <w:p w:rsidR="008504C7" w:rsidRDefault="008504C7" w:rsidP="00014519">
            <w:pPr>
              <w:pStyle w:val="TableCellCourierNew"/>
            </w:pPr>
            <w:r>
              <w:t>ViConstString</w:t>
            </w:r>
          </w:p>
        </w:tc>
      </w:tr>
      <w:tr w:rsidR="00C574BA" w:rsidTr="0005250C">
        <w:trPr>
          <w:cantSplit/>
        </w:trPr>
        <w:tc>
          <w:tcPr>
            <w:tcW w:w="1800" w:type="dxa"/>
            <w:tcBorders>
              <w:top w:val="single" w:sz="6" w:space="0" w:color="auto"/>
              <w:left w:val="single" w:sz="6" w:space="0" w:color="auto"/>
              <w:bottom w:val="single" w:sz="6" w:space="0" w:color="auto"/>
              <w:right w:val="single" w:sz="6" w:space="0" w:color="auto"/>
            </w:tcBorders>
          </w:tcPr>
          <w:p w:rsidR="00C574BA" w:rsidRDefault="00C574BA" w:rsidP="0005250C">
            <w:pPr>
              <w:pStyle w:val="TableCellCourierNew"/>
            </w:pPr>
            <w:r>
              <w:t>Enabled</w:t>
            </w:r>
          </w:p>
        </w:tc>
        <w:tc>
          <w:tcPr>
            <w:tcW w:w="4951" w:type="dxa"/>
            <w:tcBorders>
              <w:top w:val="single" w:sz="6" w:space="0" w:color="auto"/>
              <w:left w:val="single" w:sz="6" w:space="0" w:color="auto"/>
              <w:bottom w:val="single" w:sz="6" w:space="0" w:color="auto"/>
              <w:right w:val="single" w:sz="6" w:space="0" w:color="auto"/>
            </w:tcBorders>
          </w:tcPr>
          <w:p w:rsidR="00C574BA" w:rsidRDefault="00C574BA" w:rsidP="00C574BA">
            <w:pPr>
              <w:pStyle w:val="TableCell"/>
            </w:pPr>
            <w:r>
              <w:t>Enables or disables downversion. The driver uses this value to set the Downconversion Enabled attribute. See the attribute description for more details.</w:t>
            </w:r>
          </w:p>
        </w:tc>
        <w:tc>
          <w:tcPr>
            <w:tcW w:w="2070" w:type="dxa"/>
            <w:tcBorders>
              <w:top w:val="single" w:sz="6" w:space="0" w:color="auto"/>
              <w:left w:val="single" w:sz="6" w:space="0" w:color="auto"/>
              <w:bottom w:val="single" w:sz="6" w:space="0" w:color="auto"/>
              <w:right w:val="single" w:sz="6" w:space="0" w:color="auto"/>
            </w:tcBorders>
          </w:tcPr>
          <w:p w:rsidR="00C574BA" w:rsidRDefault="00C574BA" w:rsidP="00C574BA">
            <w:pPr>
              <w:pStyle w:val="TableCellCourierNew"/>
            </w:pPr>
            <w:r>
              <w:t>ViBoolean</w:t>
            </w:r>
          </w:p>
        </w:tc>
      </w:tr>
      <w:tr w:rsidR="00C574BA" w:rsidTr="0005250C">
        <w:trPr>
          <w:cantSplit/>
        </w:trPr>
        <w:tc>
          <w:tcPr>
            <w:tcW w:w="1800" w:type="dxa"/>
            <w:tcBorders>
              <w:top w:val="single" w:sz="6" w:space="0" w:color="auto"/>
              <w:left w:val="single" w:sz="6" w:space="0" w:color="auto"/>
              <w:bottom w:val="single" w:sz="6" w:space="0" w:color="auto"/>
              <w:right w:val="single" w:sz="6" w:space="0" w:color="auto"/>
            </w:tcBorders>
          </w:tcPr>
          <w:p w:rsidR="00C574BA" w:rsidRDefault="00C574BA" w:rsidP="0005250C">
            <w:pPr>
              <w:pStyle w:val="TableCellCourierNew"/>
            </w:pPr>
            <w:r>
              <w:t>CenterFrequency</w:t>
            </w:r>
          </w:p>
        </w:tc>
        <w:tc>
          <w:tcPr>
            <w:tcW w:w="4951" w:type="dxa"/>
            <w:tcBorders>
              <w:top w:val="single" w:sz="6" w:space="0" w:color="auto"/>
              <w:left w:val="single" w:sz="6" w:space="0" w:color="auto"/>
              <w:bottom w:val="single" w:sz="6" w:space="0" w:color="auto"/>
              <w:right w:val="single" w:sz="6" w:space="0" w:color="auto"/>
            </w:tcBorders>
          </w:tcPr>
          <w:p w:rsidR="00C574BA" w:rsidRDefault="00C574BA" w:rsidP="00C574BA">
            <w:pPr>
              <w:pStyle w:val="TableCell"/>
            </w:pPr>
            <w:r w:rsidRPr="00C574BA">
              <w:t>Specifies the center frequency, in Hz, from which the digitizer should downconvert</w:t>
            </w:r>
            <w:r>
              <w:t>. The driver uses this value to set the Downconversion Center Frequency attribute. See the attribute description for more details.</w:t>
            </w:r>
          </w:p>
        </w:tc>
        <w:tc>
          <w:tcPr>
            <w:tcW w:w="2070" w:type="dxa"/>
            <w:tcBorders>
              <w:top w:val="single" w:sz="6" w:space="0" w:color="auto"/>
              <w:left w:val="single" w:sz="6" w:space="0" w:color="auto"/>
              <w:bottom w:val="single" w:sz="6" w:space="0" w:color="auto"/>
              <w:right w:val="single" w:sz="6" w:space="0" w:color="auto"/>
            </w:tcBorders>
          </w:tcPr>
          <w:p w:rsidR="00C574BA" w:rsidRDefault="00C574BA" w:rsidP="0005250C">
            <w:pPr>
              <w:pStyle w:val="TableCellCourierNew"/>
            </w:pPr>
            <w:r>
              <w:t>ViReal64</w:t>
            </w:r>
          </w:p>
        </w:tc>
      </w:tr>
    </w:tbl>
    <w:p w:rsidR="00C574BA" w:rsidRDefault="00C574BA" w:rsidP="00C574BA">
      <w:pPr>
        <w:pStyle w:val="FunctionHead"/>
      </w:pPr>
      <w:r>
        <w:t>Return Values</w:t>
      </w:r>
      <w:r w:rsidR="00A8515F">
        <w:t xml:space="preserve"> (C/COM)</w:t>
      </w:r>
    </w:p>
    <w:p w:rsidR="00C574BA" w:rsidRDefault="00C574BA" w:rsidP="00C574BA">
      <w:pPr>
        <w:pStyle w:val="Body1"/>
      </w:pPr>
      <w:r>
        <w:t xml:space="preserve">The </w:t>
      </w:r>
      <w:r>
        <w:rPr>
          <w:rStyle w:val="Italic"/>
        </w:rPr>
        <w:t>IVI-3.2: Inherent Capabilities Specification</w:t>
      </w:r>
      <w:r>
        <w:t xml:space="preserve"> defines general status codes that this function can return.</w:t>
      </w:r>
    </w:p>
    <w:p w:rsidR="00A8515F" w:rsidRPr="00F7116C" w:rsidRDefault="00A8515F" w:rsidP="00A8515F">
      <w:pPr>
        <w:pStyle w:val="AttrFuncSubheading"/>
        <w:rPr>
          <w:color w:val="auto"/>
        </w:rPr>
      </w:pPr>
      <w:bookmarkStart w:id="795" w:name="_Toc195957352"/>
      <w:bookmarkStart w:id="796" w:name="_Toc196094863"/>
      <w:bookmarkStart w:id="797" w:name="_Toc196095207"/>
      <w:bookmarkEnd w:id="795"/>
      <w:bookmarkEnd w:id="796"/>
      <w:bookmarkEnd w:id="797"/>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66338D" w:rsidRDefault="0066338D" w:rsidP="0066338D">
      <w:pPr>
        <w:pStyle w:val="Heading1"/>
      </w:pPr>
      <w:bookmarkStart w:id="798" w:name="_Toc304583753"/>
      <w:bookmarkStart w:id="799" w:name="_Toc306374604"/>
      <w:r>
        <w:lastRenderedPageBreak/>
        <w:t>IviDigitizerArm Extension Group</w:t>
      </w:r>
      <w:bookmarkEnd w:id="798"/>
      <w:bookmarkEnd w:id="799"/>
    </w:p>
    <w:p w:rsidR="0066338D" w:rsidRDefault="0066338D" w:rsidP="0066338D">
      <w:pPr>
        <w:pStyle w:val="Heading2"/>
      </w:pPr>
      <w:bookmarkStart w:id="800" w:name="_Toc304583754"/>
      <w:bookmarkStart w:id="801" w:name="_Toc306374605"/>
      <w:r>
        <w:t>IviDigitizerArm Overview</w:t>
      </w:r>
      <w:bookmarkEnd w:id="800"/>
      <w:bookmarkEnd w:id="801"/>
    </w:p>
    <w:p w:rsidR="0066338D" w:rsidRDefault="0066338D" w:rsidP="0066338D">
      <w:pPr>
        <w:pStyle w:val="Body1"/>
      </w:pPr>
      <w:r>
        <w:t xml:space="preserve">The IviDigitizerArm extension group supports </w:t>
      </w:r>
      <w:r w:rsidR="000011FF">
        <w:t xml:space="preserve">instruments </w:t>
      </w:r>
      <w:r>
        <w:t>that can arm the digitizer based on an edge detected in a source signal</w:t>
      </w:r>
      <w:r w:rsidR="0080634C">
        <w:t xml:space="preserve">. </w:t>
      </w:r>
      <w:r>
        <w:t>Digitizers that support arming can typically arm on the same kinds of events on which it can trigger</w:t>
      </w:r>
      <w:r w:rsidR="0080634C">
        <w:t xml:space="preserve">. </w:t>
      </w:r>
      <w:r>
        <w:t>Consequently, the attributes and functions in the IviDigitizerArm mimic those describing edge triggering in the trigger sub-system of the Ivi</w:t>
      </w:r>
      <w:r w:rsidRPr="004E4B36">
        <w:t>Digitizer</w:t>
      </w:r>
      <w:r>
        <w:t xml:space="preserve">Base capability group. </w:t>
      </w:r>
    </w:p>
    <w:p w:rsidR="0066338D" w:rsidRDefault="0066338D" w:rsidP="0066338D">
      <w:pPr>
        <w:pStyle w:val="Heading2"/>
      </w:pPr>
      <w:bookmarkStart w:id="802" w:name="_Toc304583755"/>
      <w:bookmarkStart w:id="803" w:name="_Toc306374606"/>
      <w:r>
        <w:t>IviDigitizerArm Attributes</w:t>
      </w:r>
      <w:bookmarkEnd w:id="802"/>
      <w:bookmarkEnd w:id="803"/>
    </w:p>
    <w:p w:rsidR="0066338D" w:rsidRDefault="0066338D" w:rsidP="0066338D">
      <w:pPr>
        <w:pStyle w:val="Body1"/>
      </w:pPr>
      <w:r>
        <w:t>The IviDigitizerArm extension group defines the following attributes:</w:t>
      </w:r>
    </w:p>
    <w:p w:rsidR="003540CF" w:rsidRDefault="003540CF" w:rsidP="00F776EE">
      <w:pPr>
        <w:pStyle w:val="ListBullet"/>
        <w:numPr>
          <w:ilvl w:val="0"/>
          <w:numId w:val="53"/>
        </w:numPr>
      </w:pPr>
      <w:r>
        <w:t>Active Arm Source</w:t>
      </w:r>
    </w:p>
    <w:p w:rsidR="0066338D" w:rsidRDefault="0066338D" w:rsidP="00F776EE">
      <w:pPr>
        <w:pStyle w:val="ListBullet"/>
        <w:numPr>
          <w:ilvl w:val="0"/>
          <w:numId w:val="53"/>
        </w:numPr>
      </w:pPr>
      <w:r>
        <w:t>Arm Count</w:t>
      </w:r>
    </w:p>
    <w:p w:rsidR="0066338D" w:rsidRDefault="0066338D" w:rsidP="00F776EE">
      <w:pPr>
        <w:pStyle w:val="ListBullet"/>
        <w:numPr>
          <w:ilvl w:val="0"/>
          <w:numId w:val="53"/>
        </w:numPr>
      </w:pPr>
      <w:r>
        <w:t>Arm Coupling</w:t>
      </w:r>
    </w:p>
    <w:p w:rsidR="0066338D" w:rsidRDefault="0066338D" w:rsidP="00F776EE">
      <w:pPr>
        <w:pStyle w:val="ListBullet"/>
        <w:numPr>
          <w:ilvl w:val="0"/>
          <w:numId w:val="53"/>
        </w:numPr>
      </w:pPr>
      <w:r>
        <w:t>Arm Delay</w:t>
      </w:r>
    </w:p>
    <w:p w:rsidR="0066338D" w:rsidRDefault="0066338D" w:rsidP="00F776EE">
      <w:pPr>
        <w:pStyle w:val="ListBullet"/>
        <w:numPr>
          <w:ilvl w:val="0"/>
          <w:numId w:val="53"/>
        </w:numPr>
      </w:pPr>
      <w:r>
        <w:t>Arm Hysteresis</w:t>
      </w:r>
    </w:p>
    <w:p w:rsidR="0066338D" w:rsidRDefault="0066338D" w:rsidP="00F776EE">
      <w:pPr>
        <w:pStyle w:val="ListBullet"/>
        <w:numPr>
          <w:ilvl w:val="0"/>
          <w:numId w:val="53"/>
        </w:numPr>
      </w:pPr>
      <w:r>
        <w:t>Arm Level</w:t>
      </w:r>
    </w:p>
    <w:p w:rsidR="00842DC8" w:rsidRDefault="00842DC8" w:rsidP="00F776EE">
      <w:pPr>
        <w:pStyle w:val="ListBullet"/>
        <w:numPr>
          <w:ilvl w:val="0"/>
          <w:numId w:val="53"/>
        </w:numPr>
      </w:pPr>
      <w:r>
        <w:t>Arm Output Enabled</w:t>
      </w:r>
    </w:p>
    <w:p w:rsidR="0066338D" w:rsidRDefault="0066338D" w:rsidP="00F776EE">
      <w:pPr>
        <w:pStyle w:val="ListBullet"/>
        <w:numPr>
          <w:ilvl w:val="0"/>
          <w:numId w:val="53"/>
        </w:numPr>
      </w:pPr>
      <w:r>
        <w:t>Arm Slope</w:t>
      </w:r>
    </w:p>
    <w:p w:rsidR="003B79D7" w:rsidRDefault="003B79D7" w:rsidP="00F776EE">
      <w:pPr>
        <w:pStyle w:val="ListBullet"/>
        <w:numPr>
          <w:ilvl w:val="0"/>
          <w:numId w:val="53"/>
        </w:numPr>
      </w:pPr>
      <w:r>
        <w:t>Arm Source Count</w:t>
      </w:r>
    </w:p>
    <w:p w:rsidR="003B79D7" w:rsidRDefault="003B79D7" w:rsidP="00F776EE">
      <w:pPr>
        <w:pStyle w:val="ListBullet"/>
        <w:numPr>
          <w:ilvl w:val="0"/>
          <w:numId w:val="53"/>
        </w:numPr>
      </w:pPr>
      <w:r>
        <w:t>Arm Source Item</w:t>
      </w:r>
      <w:r w:rsidR="003540CF">
        <w:t xml:space="preserve"> (IVI-COM</w:t>
      </w:r>
      <w:r w:rsidR="00A8515F">
        <w:t xml:space="preserve"> &amp; IVI.NET</w:t>
      </w:r>
      <w:r w:rsidR="003540CF">
        <w:t xml:space="preserve"> only)</w:t>
      </w:r>
    </w:p>
    <w:p w:rsidR="003540CF" w:rsidRDefault="003540CF" w:rsidP="00F776EE">
      <w:pPr>
        <w:pStyle w:val="ListBullet"/>
        <w:numPr>
          <w:ilvl w:val="0"/>
          <w:numId w:val="53"/>
        </w:numPr>
      </w:pPr>
      <w:r>
        <w:t>Arm Source Name (IVI-COM</w:t>
      </w:r>
      <w:r w:rsidR="00A8515F">
        <w:t xml:space="preserve"> &amp; IVI.NET</w:t>
      </w:r>
      <w:r>
        <w:t xml:space="preserve"> only)</w:t>
      </w:r>
    </w:p>
    <w:p w:rsidR="0066338D" w:rsidRDefault="0066338D" w:rsidP="00F776EE">
      <w:pPr>
        <w:pStyle w:val="ListBullet"/>
        <w:numPr>
          <w:ilvl w:val="0"/>
          <w:numId w:val="53"/>
        </w:numPr>
      </w:pPr>
      <w:r>
        <w:t>Arm Type</w:t>
      </w:r>
    </w:p>
    <w:p w:rsidR="0066338D" w:rsidRDefault="0066338D" w:rsidP="0066338D">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BB7805" w:rsidRDefault="00BB7805" w:rsidP="0066338D">
      <w:pPr>
        <w:pStyle w:val="Body1"/>
      </w:pPr>
      <w:r>
        <w:br w:type="page"/>
      </w:r>
    </w:p>
    <w:p w:rsidR="00BB7805" w:rsidRDefault="00BB7805" w:rsidP="00BB7805">
      <w:pPr>
        <w:pStyle w:val="Heading3"/>
      </w:pPr>
      <w:bookmarkStart w:id="804" w:name="_Toc304583756"/>
      <w:bookmarkStart w:id="805" w:name="_Toc306374607"/>
      <w:r>
        <w:t>Active Arm Source</w:t>
      </w:r>
      <w:bookmarkEnd w:id="804"/>
      <w:bookmarkEnd w:id="805"/>
    </w:p>
    <w:p w:rsidR="00BB7805" w:rsidRDefault="00BB7805" w:rsidP="00BB780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BB7805" w:rsidTr="007469BC">
        <w:trPr>
          <w:cantSplit/>
          <w:tblHeader/>
        </w:trPr>
        <w:tc>
          <w:tcPr>
            <w:tcW w:w="1170" w:type="dxa"/>
            <w:tcBorders>
              <w:top w:val="single" w:sz="4" w:space="0" w:color="auto"/>
              <w:left w:val="single" w:sz="4" w:space="0" w:color="auto"/>
              <w:bottom w:val="double" w:sz="6" w:space="0" w:color="auto"/>
            </w:tcBorders>
          </w:tcPr>
          <w:p w:rsidR="00BB7805" w:rsidRDefault="00BB7805" w:rsidP="007469BC">
            <w:pPr>
              <w:pStyle w:val="TableHead"/>
            </w:pPr>
            <w:r>
              <w:t>Data Type</w:t>
            </w:r>
          </w:p>
        </w:tc>
        <w:tc>
          <w:tcPr>
            <w:tcW w:w="810" w:type="dxa"/>
            <w:tcBorders>
              <w:top w:val="single" w:sz="4" w:space="0" w:color="auto"/>
              <w:bottom w:val="double" w:sz="6" w:space="0" w:color="auto"/>
            </w:tcBorders>
          </w:tcPr>
          <w:p w:rsidR="00BB7805" w:rsidRDefault="00BB7805" w:rsidP="007469BC">
            <w:pPr>
              <w:pStyle w:val="TableHead"/>
            </w:pPr>
            <w:r>
              <w:t>Access</w:t>
            </w:r>
          </w:p>
        </w:tc>
        <w:tc>
          <w:tcPr>
            <w:tcW w:w="1530" w:type="dxa"/>
            <w:tcBorders>
              <w:top w:val="single" w:sz="4" w:space="0" w:color="auto"/>
              <w:bottom w:val="double" w:sz="6" w:space="0" w:color="auto"/>
            </w:tcBorders>
          </w:tcPr>
          <w:p w:rsidR="00BB7805" w:rsidRDefault="00BB7805" w:rsidP="007469BC">
            <w:pPr>
              <w:pStyle w:val="TableHead"/>
            </w:pPr>
            <w:r>
              <w:t>Applies To</w:t>
            </w:r>
          </w:p>
        </w:tc>
        <w:tc>
          <w:tcPr>
            <w:tcW w:w="1080" w:type="dxa"/>
            <w:tcBorders>
              <w:top w:val="single" w:sz="4" w:space="0" w:color="auto"/>
              <w:bottom w:val="double" w:sz="6" w:space="0" w:color="auto"/>
            </w:tcBorders>
          </w:tcPr>
          <w:p w:rsidR="00BB7805" w:rsidRDefault="00BB7805" w:rsidP="007469BC">
            <w:pPr>
              <w:pStyle w:val="TableHead"/>
            </w:pPr>
            <w:r>
              <w:t>Coercion</w:t>
            </w:r>
          </w:p>
        </w:tc>
        <w:tc>
          <w:tcPr>
            <w:tcW w:w="4770" w:type="dxa"/>
            <w:tcBorders>
              <w:top w:val="single" w:sz="4" w:space="0" w:color="auto"/>
              <w:bottom w:val="double" w:sz="6" w:space="0" w:color="auto"/>
              <w:right w:val="single" w:sz="6" w:space="0" w:color="auto"/>
            </w:tcBorders>
          </w:tcPr>
          <w:p w:rsidR="00BB7805" w:rsidRDefault="00BB7805" w:rsidP="007469BC">
            <w:pPr>
              <w:pStyle w:val="TableHead"/>
            </w:pPr>
            <w:r>
              <w:t>High Level Functions</w:t>
            </w:r>
          </w:p>
        </w:tc>
      </w:tr>
      <w:tr w:rsidR="00BB7805" w:rsidTr="007469BC">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B7805" w:rsidRDefault="00BB7805" w:rsidP="007469BC">
            <w:pPr>
              <w:pStyle w:val="TableCellCourierNew"/>
            </w:pPr>
            <w:r>
              <w:t>ViString</w:t>
            </w:r>
          </w:p>
        </w:tc>
        <w:tc>
          <w:tcPr>
            <w:tcW w:w="810" w:type="dxa"/>
            <w:tcBorders>
              <w:top w:val="double" w:sz="6" w:space="0" w:color="auto"/>
            </w:tcBorders>
          </w:tcPr>
          <w:p w:rsidR="00BB7805" w:rsidRDefault="00BB7805" w:rsidP="007469BC">
            <w:pPr>
              <w:pStyle w:val="TableCell"/>
            </w:pPr>
            <w:r>
              <w:t>R/W</w:t>
            </w:r>
          </w:p>
        </w:tc>
        <w:tc>
          <w:tcPr>
            <w:tcW w:w="1530" w:type="dxa"/>
            <w:tcBorders>
              <w:top w:val="double" w:sz="6" w:space="0" w:color="auto"/>
            </w:tcBorders>
          </w:tcPr>
          <w:p w:rsidR="00BB7805" w:rsidRDefault="00BB7805" w:rsidP="007469BC">
            <w:pPr>
              <w:pStyle w:val="TableCell"/>
            </w:pPr>
            <w:r>
              <w:t>N/A</w:t>
            </w:r>
          </w:p>
        </w:tc>
        <w:tc>
          <w:tcPr>
            <w:tcW w:w="1080" w:type="dxa"/>
            <w:tcBorders>
              <w:top w:val="double" w:sz="6" w:space="0" w:color="auto"/>
            </w:tcBorders>
          </w:tcPr>
          <w:p w:rsidR="00BB7805" w:rsidRDefault="00BB7805" w:rsidP="007469BC">
            <w:pPr>
              <w:pStyle w:val="TableCell"/>
            </w:pPr>
            <w:r>
              <w:t>None</w:t>
            </w:r>
          </w:p>
        </w:tc>
        <w:tc>
          <w:tcPr>
            <w:tcW w:w="4770" w:type="dxa"/>
            <w:tcBorders>
              <w:top w:val="double" w:sz="6" w:space="0" w:color="auto"/>
            </w:tcBorders>
          </w:tcPr>
          <w:p w:rsidR="00BB7805" w:rsidRDefault="00BB7805" w:rsidP="007469BC">
            <w:pPr>
              <w:pStyle w:val="TableCell"/>
            </w:pPr>
            <w:r>
              <w:t>N/A</w:t>
            </w:r>
          </w:p>
        </w:tc>
      </w:tr>
    </w:tbl>
    <w:p w:rsidR="00A8515F" w:rsidRDefault="00A8515F" w:rsidP="00A8515F">
      <w:pPr>
        <w:pStyle w:val="FunctionHead"/>
      </w:pPr>
      <w:r>
        <w:t>.NET Property Name</w:t>
      </w:r>
    </w:p>
    <w:p w:rsidR="00A8515F" w:rsidRDefault="00A8515F" w:rsidP="00A8515F">
      <w:pPr>
        <w:pStyle w:val="Body1"/>
        <w:rPr>
          <w:rStyle w:val="monospace"/>
        </w:rPr>
      </w:pPr>
      <w:r>
        <w:rPr>
          <w:rStyle w:val="monospace"/>
        </w:rPr>
        <w:t>Arm.ActiveSource</w:t>
      </w:r>
    </w:p>
    <w:p w:rsidR="00BB7805" w:rsidRDefault="00BB7805" w:rsidP="00BB7805">
      <w:pPr>
        <w:pStyle w:val="FunctionHead"/>
      </w:pPr>
      <w:r>
        <w:t>COM Property Name</w:t>
      </w:r>
    </w:p>
    <w:p w:rsidR="00BB7805" w:rsidRDefault="00BB7805" w:rsidP="00BB7805">
      <w:pPr>
        <w:pStyle w:val="Body1"/>
        <w:rPr>
          <w:rStyle w:val="monospace"/>
        </w:rPr>
      </w:pPr>
      <w:r>
        <w:rPr>
          <w:rStyle w:val="monospace"/>
        </w:rPr>
        <w:t>Arm.ActiveSource</w:t>
      </w:r>
    </w:p>
    <w:p w:rsidR="00BB7805" w:rsidRDefault="00BB7805" w:rsidP="00BB7805">
      <w:pPr>
        <w:pStyle w:val="FunctionHead"/>
      </w:pPr>
      <w:r>
        <w:t>C Constant Name</w:t>
      </w:r>
    </w:p>
    <w:p w:rsidR="00BB7805" w:rsidRDefault="00BB7805" w:rsidP="00BB7805">
      <w:pPr>
        <w:pStyle w:val="Body1"/>
      </w:pPr>
      <w:r>
        <w:rPr>
          <w:rFonts w:ascii="Courier New" w:hAnsi="Courier New" w:cs="Courier New"/>
          <w:sz w:val="18"/>
          <w:szCs w:val="18"/>
        </w:rPr>
        <w:t>IVIDIGITIZER_ATTR_ACTIVE_ARM_SOURCE</w:t>
      </w:r>
    </w:p>
    <w:p w:rsidR="00BB7805" w:rsidRDefault="00BB7805" w:rsidP="00BB7805">
      <w:pPr>
        <w:pStyle w:val="FunctionHead"/>
      </w:pPr>
      <w:r>
        <w:t>Description</w:t>
      </w:r>
    </w:p>
    <w:p w:rsidR="003F6CDE" w:rsidRDefault="00BB7805" w:rsidP="000C257D">
      <w:pPr>
        <w:pStyle w:val="Body1"/>
        <w:spacing w:before="200"/>
      </w:pPr>
      <w:r w:rsidRPr="00BB7805">
        <w:t xml:space="preserve">Specifies the source the digitizer monitors for </w:t>
      </w:r>
      <w:r>
        <w:t xml:space="preserve">the </w:t>
      </w:r>
      <w:r w:rsidRPr="00BB7805">
        <w:t xml:space="preserve">arm event. The value specified here must be one of the valid repeated capability names for the </w:t>
      </w:r>
      <w:r>
        <w:t>Arm</w:t>
      </w:r>
      <w:r w:rsidRPr="00BB7805">
        <w:t>Source repeated capability</w:t>
      </w:r>
      <w:r w:rsidR="000C257D">
        <w:t>.</w:t>
      </w:r>
    </w:p>
    <w:p w:rsidR="000C257D" w:rsidRPr="000C257D" w:rsidRDefault="000C257D" w:rsidP="000C257D">
      <w:pPr>
        <w:pStyle w:val="Body"/>
      </w:pPr>
      <w:r>
        <w:t xml:space="preserve">If an IVI driver supports an arm source and the arm source is listed in IVI-3.3 </w:t>
      </w:r>
      <w:r w:rsidRPr="00097AE6">
        <w:rPr>
          <w:i/>
        </w:rPr>
        <w:t>Cross Class Capabilities Specification</w:t>
      </w:r>
      <w:r>
        <w:t xml:space="preserve">, Section 3, then the IVI driver shall accept the standard string for that arm source. This attribute is case insensitive, but case preserving. That is, the setting is case insensitive but when reading it back the programmed case is returned. IVI specific drivers may define new arm source strings for arm sources that are not defined by IVI-3.3 </w:t>
      </w:r>
      <w:r w:rsidRPr="00097AE6">
        <w:rPr>
          <w:i/>
        </w:rPr>
        <w:t>Cross Class Capabilities Specification</w:t>
      </w:r>
      <w:r>
        <w:t xml:space="preserve"> if needed.</w:t>
      </w:r>
    </w:p>
    <w:p w:rsidR="004D12FA" w:rsidRDefault="003F6CDE" w:rsidP="000C257D">
      <w:pPr>
        <w:pStyle w:val="Body1"/>
        <w:spacing w:before="200"/>
      </w:pPr>
      <w:r>
        <w:t>This attribute only affects instrument behavior when either the IviDigitizerMultiArm extension group is not supported or the Arm Source Operator is set to None</w:t>
      </w:r>
      <w:r w:rsidR="004D12FA">
        <w:t>.</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6338D" w:rsidRDefault="0066338D" w:rsidP="004D12FA">
      <w:pPr>
        <w:pStyle w:val="Heading3"/>
        <w:pageBreakBefore/>
      </w:pPr>
      <w:bookmarkStart w:id="806" w:name="_Toc304583757"/>
      <w:bookmarkStart w:id="807" w:name="_Toc306374608"/>
      <w:r>
        <w:lastRenderedPageBreak/>
        <w:t>Arm Count</w:t>
      </w:r>
      <w:bookmarkEnd w:id="806"/>
      <w:bookmarkEnd w:id="807"/>
    </w:p>
    <w:p w:rsidR="0066338D" w:rsidRDefault="0066338D" w:rsidP="0066338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66338D" w:rsidTr="001D305A">
        <w:trPr>
          <w:cantSplit/>
          <w:tblHeader/>
        </w:trPr>
        <w:tc>
          <w:tcPr>
            <w:tcW w:w="1170" w:type="dxa"/>
            <w:tcBorders>
              <w:top w:val="single" w:sz="4" w:space="0" w:color="auto"/>
              <w:left w:val="single" w:sz="4" w:space="0" w:color="auto"/>
              <w:bottom w:val="double" w:sz="6" w:space="0" w:color="auto"/>
            </w:tcBorders>
          </w:tcPr>
          <w:p w:rsidR="0066338D" w:rsidRDefault="0066338D" w:rsidP="001D305A">
            <w:pPr>
              <w:pStyle w:val="TableHead"/>
            </w:pPr>
            <w:r>
              <w:t>Data Type</w:t>
            </w:r>
          </w:p>
        </w:tc>
        <w:tc>
          <w:tcPr>
            <w:tcW w:w="810" w:type="dxa"/>
            <w:tcBorders>
              <w:top w:val="single" w:sz="4" w:space="0" w:color="auto"/>
              <w:bottom w:val="double" w:sz="6" w:space="0" w:color="auto"/>
            </w:tcBorders>
          </w:tcPr>
          <w:p w:rsidR="0066338D" w:rsidRDefault="0066338D" w:rsidP="001D305A">
            <w:pPr>
              <w:pStyle w:val="TableHead"/>
            </w:pPr>
            <w:r>
              <w:t>Access</w:t>
            </w:r>
          </w:p>
        </w:tc>
        <w:tc>
          <w:tcPr>
            <w:tcW w:w="1530" w:type="dxa"/>
            <w:tcBorders>
              <w:top w:val="single" w:sz="4" w:space="0" w:color="auto"/>
              <w:bottom w:val="double" w:sz="6" w:space="0" w:color="auto"/>
            </w:tcBorders>
          </w:tcPr>
          <w:p w:rsidR="0066338D" w:rsidRDefault="0066338D" w:rsidP="001D305A">
            <w:pPr>
              <w:pStyle w:val="TableHead"/>
            </w:pPr>
            <w:r>
              <w:t>Applies To</w:t>
            </w:r>
          </w:p>
        </w:tc>
        <w:tc>
          <w:tcPr>
            <w:tcW w:w="1080" w:type="dxa"/>
            <w:tcBorders>
              <w:top w:val="single" w:sz="4" w:space="0" w:color="auto"/>
              <w:bottom w:val="double" w:sz="6" w:space="0" w:color="auto"/>
            </w:tcBorders>
          </w:tcPr>
          <w:p w:rsidR="0066338D" w:rsidRDefault="0066338D" w:rsidP="001D305A">
            <w:pPr>
              <w:pStyle w:val="TableHead"/>
            </w:pPr>
            <w:r>
              <w:t>Coercion</w:t>
            </w:r>
          </w:p>
        </w:tc>
        <w:tc>
          <w:tcPr>
            <w:tcW w:w="4770" w:type="dxa"/>
            <w:tcBorders>
              <w:top w:val="single" w:sz="4" w:space="0" w:color="auto"/>
              <w:bottom w:val="double" w:sz="6" w:space="0" w:color="auto"/>
              <w:right w:val="single" w:sz="6" w:space="0" w:color="auto"/>
            </w:tcBorders>
          </w:tcPr>
          <w:p w:rsidR="0066338D" w:rsidRDefault="0066338D" w:rsidP="001D305A">
            <w:pPr>
              <w:pStyle w:val="TableHead"/>
            </w:pPr>
            <w:r>
              <w:t>High Level Functions</w:t>
            </w:r>
          </w:p>
        </w:tc>
      </w:tr>
      <w:tr w:rsidR="0066338D"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66338D" w:rsidRDefault="0066338D" w:rsidP="001D305A">
            <w:pPr>
              <w:pStyle w:val="TableCellCourierNew"/>
            </w:pPr>
            <w:r>
              <w:t>ViInt32</w:t>
            </w:r>
          </w:p>
        </w:tc>
        <w:tc>
          <w:tcPr>
            <w:tcW w:w="810" w:type="dxa"/>
            <w:tcBorders>
              <w:top w:val="double" w:sz="6" w:space="0" w:color="auto"/>
            </w:tcBorders>
          </w:tcPr>
          <w:p w:rsidR="0066338D" w:rsidRDefault="0066338D" w:rsidP="001D305A">
            <w:pPr>
              <w:pStyle w:val="TableCell"/>
            </w:pPr>
            <w:r>
              <w:t>R/W</w:t>
            </w:r>
          </w:p>
        </w:tc>
        <w:tc>
          <w:tcPr>
            <w:tcW w:w="1530" w:type="dxa"/>
            <w:tcBorders>
              <w:top w:val="double" w:sz="6" w:space="0" w:color="auto"/>
            </w:tcBorders>
          </w:tcPr>
          <w:p w:rsidR="0066338D" w:rsidRDefault="0066338D" w:rsidP="001D305A">
            <w:pPr>
              <w:pStyle w:val="TableCell"/>
            </w:pPr>
            <w:r>
              <w:t>N/A</w:t>
            </w:r>
          </w:p>
        </w:tc>
        <w:tc>
          <w:tcPr>
            <w:tcW w:w="1080" w:type="dxa"/>
            <w:tcBorders>
              <w:top w:val="double" w:sz="6" w:space="0" w:color="auto"/>
            </w:tcBorders>
          </w:tcPr>
          <w:p w:rsidR="0066338D" w:rsidRDefault="0066338D" w:rsidP="001D305A">
            <w:pPr>
              <w:pStyle w:val="TableCell"/>
            </w:pPr>
            <w:r>
              <w:t>None</w:t>
            </w:r>
          </w:p>
        </w:tc>
        <w:tc>
          <w:tcPr>
            <w:tcW w:w="4770" w:type="dxa"/>
            <w:tcBorders>
              <w:top w:val="double" w:sz="6" w:space="0" w:color="auto"/>
            </w:tcBorders>
          </w:tcPr>
          <w:p w:rsidR="0066338D" w:rsidRDefault="0066338D" w:rsidP="001D305A">
            <w:pPr>
              <w:pStyle w:val="TableCell"/>
            </w:pPr>
            <w:r>
              <w:t>N/A</w:t>
            </w:r>
          </w:p>
        </w:tc>
      </w:tr>
    </w:tbl>
    <w:p w:rsidR="00A8515F" w:rsidRDefault="00A8515F" w:rsidP="00A8515F">
      <w:pPr>
        <w:pStyle w:val="FunctionHead"/>
      </w:pPr>
      <w:r>
        <w:t>.NET Property Name</w:t>
      </w:r>
    </w:p>
    <w:p w:rsidR="00A8515F" w:rsidRDefault="00A8515F" w:rsidP="00A8515F">
      <w:pPr>
        <w:pStyle w:val="Body1"/>
        <w:rPr>
          <w:rStyle w:val="monospace"/>
        </w:rPr>
      </w:pPr>
      <w:r>
        <w:rPr>
          <w:rStyle w:val="monospace"/>
        </w:rPr>
        <w:t>Arm.Count</w:t>
      </w:r>
    </w:p>
    <w:p w:rsidR="0066338D" w:rsidRDefault="0066338D" w:rsidP="0066338D">
      <w:pPr>
        <w:pStyle w:val="FunctionHead"/>
      </w:pPr>
      <w:r>
        <w:t>COM Property Name</w:t>
      </w:r>
    </w:p>
    <w:p w:rsidR="0066338D" w:rsidRDefault="0066338D" w:rsidP="0066338D">
      <w:pPr>
        <w:pStyle w:val="Body1"/>
        <w:rPr>
          <w:rStyle w:val="monospace"/>
        </w:rPr>
      </w:pPr>
      <w:r>
        <w:rPr>
          <w:rStyle w:val="monospace"/>
        </w:rPr>
        <w:t>Arm.Count</w:t>
      </w:r>
    </w:p>
    <w:p w:rsidR="0066338D" w:rsidRDefault="0066338D" w:rsidP="0066338D">
      <w:pPr>
        <w:pStyle w:val="FunctionHead"/>
      </w:pPr>
      <w:r>
        <w:t>C Constant Name</w:t>
      </w:r>
    </w:p>
    <w:p w:rsidR="0066338D" w:rsidRDefault="0066338D" w:rsidP="0066338D">
      <w:pPr>
        <w:pStyle w:val="Body1"/>
      </w:pPr>
      <w:r>
        <w:rPr>
          <w:rFonts w:ascii="Courier New" w:hAnsi="Courier New" w:cs="Courier New"/>
          <w:sz w:val="18"/>
          <w:szCs w:val="18"/>
        </w:rPr>
        <w:t>IVIDIGITIZER_ATTR_ARM_COUNT</w:t>
      </w:r>
    </w:p>
    <w:p w:rsidR="0066338D" w:rsidRDefault="0066338D" w:rsidP="0066338D">
      <w:pPr>
        <w:pStyle w:val="FunctionHead"/>
      </w:pPr>
      <w:r>
        <w:t>Description</w:t>
      </w:r>
    </w:p>
    <w:p w:rsidR="0066338D" w:rsidRDefault="0066338D" w:rsidP="0066338D">
      <w:pPr>
        <w:pStyle w:val="Body1"/>
      </w:pPr>
      <w:r>
        <w:t>Specifies the number of times the arm has to occur to complete the arm loop; that is, the number of arms that are accepted before the acquisition must be initiated again.</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6338D" w:rsidRDefault="0066338D" w:rsidP="0066338D">
      <w:pPr>
        <w:pStyle w:val="Body1"/>
        <w:rPr>
          <w:sz w:val="12"/>
          <w:szCs w:val="12"/>
        </w:rPr>
      </w:pPr>
      <w:r>
        <w:br w:type="page"/>
      </w:r>
    </w:p>
    <w:p w:rsidR="0066338D" w:rsidRDefault="0066338D" w:rsidP="0066338D">
      <w:pPr>
        <w:pStyle w:val="Heading3"/>
      </w:pPr>
      <w:bookmarkStart w:id="808" w:name="_Toc304583758"/>
      <w:bookmarkStart w:id="809" w:name="_Toc306374609"/>
      <w:r>
        <w:t>Arm Coupling</w:t>
      </w:r>
      <w:bookmarkEnd w:id="808"/>
      <w:bookmarkEnd w:id="809"/>
    </w:p>
    <w:p w:rsidR="0066338D" w:rsidRDefault="0066338D" w:rsidP="0066338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66338D" w:rsidTr="001D305A">
        <w:trPr>
          <w:cantSplit/>
          <w:tblHeader/>
        </w:trPr>
        <w:tc>
          <w:tcPr>
            <w:tcW w:w="1170" w:type="dxa"/>
            <w:tcBorders>
              <w:top w:val="single" w:sz="4" w:space="0" w:color="auto"/>
              <w:left w:val="single" w:sz="4" w:space="0" w:color="auto"/>
              <w:bottom w:val="double" w:sz="6" w:space="0" w:color="auto"/>
            </w:tcBorders>
          </w:tcPr>
          <w:p w:rsidR="0066338D" w:rsidRDefault="0066338D" w:rsidP="001D305A">
            <w:pPr>
              <w:pStyle w:val="TableHead"/>
            </w:pPr>
            <w:r>
              <w:t>Data Type</w:t>
            </w:r>
          </w:p>
        </w:tc>
        <w:tc>
          <w:tcPr>
            <w:tcW w:w="810" w:type="dxa"/>
            <w:tcBorders>
              <w:top w:val="single" w:sz="4" w:space="0" w:color="auto"/>
              <w:bottom w:val="double" w:sz="6" w:space="0" w:color="auto"/>
            </w:tcBorders>
          </w:tcPr>
          <w:p w:rsidR="0066338D" w:rsidRDefault="0066338D" w:rsidP="001D305A">
            <w:pPr>
              <w:pStyle w:val="TableHead"/>
            </w:pPr>
            <w:r>
              <w:t>Access</w:t>
            </w:r>
          </w:p>
        </w:tc>
        <w:tc>
          <w:tcPr>
            <w:tcW w:w="1530" w:type="dxa"/>
            <w:tcBorders>
              <w:top w:val="single" w:sz="4" w:space="0" w:color="auto"/>
              <w:bottom w:val="double" w:sz="6" w:space="0" w:color="auto"/>
            </w:tcBorders>
          </w:tcPr>
          <w:p w:rsidR="0066338D" w:rsidRDefault="0066338D" w:rsidP="001D305A">
            <w:pPr>
              <w:pStyle w:val="TableHead"/>
            </w:pPr>
            <w:r>
              <w:t>Applies To</w:t>
            </w:r>
          </w:p>
        </w:tc>
        <w:tc>
          <w:tcPr>
            <w:tcW w:w="1080" w:type="dxa"/>
            <w:tcBorders>
              <w:top w:val="single" w:sz="4" w:space="0" w:color="auto"/>
              <w:bottom w:val="double" w:sz="6" w:space="0" w:color="auto"/>
            </w:tcBorders>
          </w:tcPr>
          <w:p w:rsidR="0066338D" w:rsidRDefault="0066338D" w:rsidP="001D305A">
            <w:pPr>
              <w:pStyle w:val="TableHead"/>
            </w:pPr>
            <w:r>
              <w:t>Coercion</w:t>
            </w:r>
          </w:p>
        </w:tc>
        <w:tc>
          <w:tcPr>
            <w:tcW w:w="4770" w:type="dxa"/>
            <w:tcBorders>
              <w:top w:val="single" w:sz="4" w:space="0" w:color="auto"/>
              <w:bottom w:val="double" w:sz="6" w:space="0" w:color="auto"/>
              <w:right w:val="single" w:sz="6" w:space="0" w:color="auto"/>
            </w:tcBorders>
          </w:tcPr>
          <w:p w:rsidR="0066338D" w:rsidRDefault="0066338D" w:rsidP="001D305A">
            <w:pPr>
              <w:pStyle w:val="TableHead"/>
            </w:pPr>
            <w:r>
              <w:t>High Level Functions</w:t>
            </w:r>
          </w:p>
        </w:tc>
      </w:tr>
      <w:tr w:rsidR="0066338D"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66338D" w:rsidRDefault="0066338D" w:rsidP="001D305A">
            <w:pPr>
              <w:pStyle w:val="TableCellCourierNew"/>
            </w:pPr>
            <w:r>
              <w:t>ViInt32</w:t>
            </w:r>
          </w:p>
        </w:tc>
        <w:tc>
          <w:tcPr>
            <w:tcW w:w="810" w:type="dxa"/>
            <w:tcBorders>
              <w:top w:val="double" w:sz="6" w:space="0" w:color="auto"/>
            </w:tcBorders>
          </w:tcPr>
          <w:p w:rsidR="0066338D" w:rsidRDefault="0066338D" w:rsidP="001D305A">
            <w:pPr>
              <w:pStyle w:val="TableCell"/>
            </w:pPr>
            <w:r>
              <w:t>R/W</w:t>
            </w:r>
          </w:p>
        </w:tc>
        <w:tc>
          <w:tcPr>
            <w:tcW w:w="1530" w:type="dxa"/>
            <w:tcBorders>
              <w:top w:val="double" w:sz="6" w:space="0" w:color="auto"/>
            </w:tcBorders>
          </w:tcPr>
          <w:p w:rsidR="0066338D" w:rsidRDefault="00377EBC" w:rsidP="001D305A">
            <w:pPr>
              <w:pStyle w:val="TableCell"/>
            </w:pPr>
            <w:r>
              <w:t>ArmSource</w:t>
            </w:r>
          </w:p>
        </w:tc>
        <w:tc>
          <w:tcPr>
            <w:tcW w:w="1080" w:type="dxa"/>
            <w:tcBorders>
              <w:top w:val="double" w:sz="6" w:space="0" w:color="auto"/>
            </w:tcBorders>
          </w:tcPr>
          <w:p w:rsidR="0066338D" w:rsidRDefault="0066338D" w:rsidP="001D305A">
            <w:pPr>
              <w:pStyle w:val="TableCell"/>
            </w:pPr>
            <w:r>
              <w:t>None</w:t>
            </w:r>
          </w:p>
        </w:tc>
        <w:tc>
          <w:tcPr>
            <w:tcW w:w="4770" w:type="dxa"/>
            <w:tcBorders>
              <w:top w:val="double" w:sz="6" w:space="0" w:color="auto"/>
            </w:tcBorders>
          </w:tcPr>
          <w:p w:rsidR="0066338D" w:rsidRDefault="0066338D" w:rsidP="001D305A">
            <w:pPr>
              <w:pStyle w:val="TableCell"/>
            </w:pPr>
            <w:r>
              <w:t>N/A</w:t>
            </w:r>
          </w:p>
        </w:tc>
      </w:tr>
    </w:tbl>
    <w:p w:rsidR="00A8515F" w:rsidRDefault="00A8515F" w:rsidP="00A8515F">
      <w:pPr>
        <w:pStyle w:val="FunctionHead"/>
      </w:pPr>
      <w:r>
        <w:t>.NET Property Name</w:t>
      </w:r>
    </w:p>
    <w:p w:rsidR="00A8515F" w:rsidRDefault="00A8515F" w:rsidP="00A8515F">
      <w:pPr>
        <w:pStyle w:val="Body1"/>
        <w:rPr>
          <w:rStyle w:val="monospace"/>
        </w:rPr>
      </w:pPr>
      <w:r>
        <w:rPr>
          <w:rStyle w:val="monospace"/>
        </w:rPr>
        <w:t>Arm.Sources[].Coupling</w:t>
      </w:r>
    </w:p>
    <w:p w:rsidR="00A8515F" w:rsidRDefault="00A8515F" w:rsidP="00A8515F">
      <w:pPr>
        <w:pStyle w:val="FunctionHead"/>
      </w:pPr>
      <w:r>
        <w:t>.NET Enumeration Name</w:t>
      </w:r>
    </w:p>
    <w:p w:rsidR="00A8515F" w:rsidRDefault="00A8515F" w:rsidP="00A8515F">
      <w:pPr>
        <w:pStyle w:val="Code1"/>
      </w:pPr>
      <w:r>
        <w:t>TriggerCoupling</w:t>
      </w:r>
    </w:p>
    <w:p w:rsidR="0066338D" w:rsidRDefault="0066338D" w:rsidP="0066338D">
      <w:pPr>
        <w:pStyle w:val="FunctionHead"/>
      </w:pPr>
      <w:r>
        <w:t>COM Property Name</w:t>
      </w:r>
    </w:p>
    <w:p w:rsidR="0066338D" w:rsidRDefault="009249C0" w:rsidP="0066338D">
      <w:pPr>
        <w:pStyle w:val="Body1"/>
        <w:rPr>
          <w:rStyle w:val="monospace"/>
        </w:rPr>
      </w:pPr>
      <w:r>
        <w:rPr>
          <w:rStyle w:val="monospace"/>
        </w:rPr>
        <w:t>Arm.Sources.Item().</w:t>
      </w:r>
      <w:r w:rsidR="0066338D">
        <w:rPr>
          <w:rStyle w:val="monospace"/>
        </w:rPr>
        <w:t>Coupling</w:t>
      </w:r>
    </w:p>
    <w:p w:rsidR="0066338D" w:rsidRDefault="0066338D" w:rsidP="0066338D">
      <w:pPr>
        <w:pStyle w:val="FunctionHead"/>
      </w:pPr>
      <w:r>
        <w:t>COM Enumeration Name</w:t>
      </w:r>
    </w:p>
    <w:p w:rsidR="0066338D" w:rsidRDefault="0066338D" w:rsidP="0066338D">
      <w:pPr>
        <w:pStyle w:val="Code1"/>
      </w:pPr>
      <w:r>
        <w:t>IviDigitizerTriggerCouplingEnum</w:t>
      </w:r>
    </w:p>
    <w:p w:rsidR="0066338D" w:rsidRDefault="0066338D" w:rsidP="0066338D">
      <w:pPr>
        <w:pStyle w:val="FunctionHead"/>
      </w:pPr>
      <w:r>
        <w:t>C Constant Name</w:t>
      </w:r>
    </w:p>
    <w:p w:rsidR="0066338D" w:rsidRDefault="0066338D" w:rsidP="0066338D">
      <w:pPr>
        <w:pStyle w:val="Body1"/>
      </w:pPr>
      <w:r>
        <w:rPr>
          <w:rFonts w:ascii="Courier New" w:hAnsi="Courier New" w:cs="Courier New"/>
          <w:sz w:val="18"/>
          <w:szCs w:val="18"/>
        </w:rPr>
        <w:t>IVIDIGITIZER_ATTR_ARM_COUPLING</w:t>
      </w:r>
    </w:p>
    <w:p w:rsidR="0066338D" w:rsidRDefault="0066338D" w:rsidP="0066338D">
      <w:pPr>
        <w:pStyle w:val="FunctionHead"/>
      </w:pPr>
      <w:r>
        <w:t>Description</w:t>
      </w:r>
    </w:p>
    <w:p w:rsidR="0066338D" w:rsidRDefault="0066338D" w:rsidP="0066338D">
      <w:pPr>
        <w:pStyle w:val="Body1"/>
      </w:pPr>
      <w:r>
        <w:t>Specifies how the digitizer couples the arm source.</w:t>
      </w:r>
    </w:p>
    <w:p w:rsidR="0066338D" w:rsidRDefault="0066338D" w:rsidP="0066338D">
      <w:pPr>
        <w:pStyle w:val="FunctionHead"/>
      </w:pPr>
      <w:r>
        <w:t>Defined Values</w:t>
      </w:r>
    </w:p>
    <w:tbl>
      <w:tblPr>
        <w:tblW w:w="0" w:type="auto"/>
        <w:tblInd w:w="722" w:type="dxa"/>
        <w:tblLayout w:type="fixed"/>
        <w:tblLook w:val="0000"/>
      </w:tblPr>
      <w:tblGrid>
        <w:gridCol w:w="1276"/>
        <w:gridCol w:w="540"/>
        <w:gridCol w:w="1080"/>
        <w:gridCol w:w="5744"/>
      </w:tblGrid>
      <w:tr w:rsidR="0066338D" w:rsidTr="004D12FA">
        <w:trPr>
          <w:cantSplit/>
          <w:trHeight w:val="158"/>
        </w:trPr>
        <w:tc>
          <w:tcPr>
            <w:tcW w:w="1276" w:type="dxa"/>
            <w:vMerge w:val="restart"/>
            <w:tcBorders>
              <w:top w:val="single" w:sz="4" w:space="0" w:color="auto"/>
              <w:left w:val="single" w:sz="6" w:space="0" w:color="auto"/>
              <w:right w:val="single" w:sz="6" w:space="0" w:color="auto"/>
            </w:tcBorders>
            <w:shd w:val="clear" w:color="auto" w:fill="C0C0C0"/>
          </w:tcPr>
          <w:p w:rsidR="0066338D" w:rsidRDefault="0066338D" w:rsidP="001D305A">
            <w:pPr>
              <w:pStyle w:val="TableHead"/>
              <w:jc w:val="left"/>
              <w:rPr>
                <w:i/>
                <w:iCs/>
              </w:rPr>
            </w:pPr>
            <w:r>
              <w:rPr>
                <w:i/>
                <w:iCs/>
              </w:rPr>
              <w:t>Name</w:t>
            </w:r>
          </w:p>
        </w:tc>
        <w:tc>
          <w:tcPr>
            <w:tcW w:w="7364" w:type="dxa"/>
            <w:gridSpan w:val="3"/>
            <w:tcBorders>
              <w:top w:val="single" w:sz="4" w:space="0" w:color="auto"/>
              <w:left w:val="single" w:sz="6" w:space="0" w:color="auto"/>
              <w:bottom w:val="single" w:sz="4" w:space="0" w:color="auto"/>
              <w:right w:val="single" w:sz="6" w:space="0" w:color="auto"/>
            </w:tcBorders>
            <w:shd w:val="clear" w:color="auto" w:fill="C0C0C0"/>
          </w:tcPr>
          <w:p w:rsidR="0066338D" w:rsidRDefault="0066338D" w:rsidP="001D305A">
            <w:pPr>
              <w:pStyle w:val="TableHead"/>
              <w:jc w:val="left"/>
              <w:rPr>
                <w:i/>
                <w:iCs/>
              </w:rPr>
            </w:pPr>
            <w:r>
              <w:rPr>
                <w:i/>
                <w:iCs/>
              </w:rPr>
              <w:t>Description</w:t>
            </w:r>
          </w:p>
        </w:tc>
      </w:tr>
      <w:tr w:rsidR="0066338D" w:rsidTr="004D12FA">
        <w:trPr>
          <w:cantSplit/>
          <w:trHeight w:val="157"/>
        </w:trPr>
        <w:tc>
          <w:tcPr>
            <w:tcW w:w="1276" w:type="dxa"/>
            <w:vMerge/>
            <w:tcBorders>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r>
              <w:rPr>
                <w:i/>
                <w:iCs/>
              </w:rPr>
              <w:t>Language</w:t>
            </w:r>
          </w:p>
        </w:tc>
        <w:tc>
          <w:tcPr>
            <w:tcW w:w="5744"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r>
              <w:rPr>
                <w:i/>
                <w:iCs/>
              </w:rPr>
              <w:t>Identifier</w:t>
            </w:r>
          </w:p>
        </w:tc>
      </w:tr>
      <w:tr w:rsidR="0066338D" w:rsidTr="004D12FA">
        <w:trPr>
          <w:cantSplit/>
          <w:trHeight w:val="423"/>
        </w:trPr>
        <w:tc>
          <w:tcPr>
            <w:tcW w:w="1276" w:type="dxa"/>
            <w:vMerge w:val="restart"/>
            <w:tcBorders>
              <w:top w:val="single" w:sz="6" w:space="0" w:color="auto"/>
              <w:left w:val="single" w:sz="6" w:space="0" w:color="auto"/>
              <w:right w:val="single" w:sz="6" w:space="0" w:color="auto"/>
            </w:tcBorders>
          </w:tcPr>
          <w:p w:rsidR="0066338D" w:rsidRDefault="0066338D" w:rsidP="001D305A">
            <w:pPr>
              <w:pStyle w:val="TableCell"/>
            </w:pPr>
            <w:r>
              <w:t>AC</w:t>
            </w:r>
          </w:p>
        </w:tc>
        <w:tc>
          <w:tcPr>
            <w:tcW w:w="7364" w:type="dxa"/>
            <w:gridSpan w:val="3"/>
            <w:tcBorders>
              <w:top w:val="single" w:sz="6" w:space="0" w:color="auto"/>
              <w:left w:val="single" w:sz="6" w:space="0" w:color="auto"/>
              <w:bottom w:val="single" w:sz="4" w:space="0" w:color="auto"/>
              <w:right w:val="single" w:sz="6" w:space="0" w:color="auto"/>
            </w:tcBorders>
          </w:tcPr>
          <w:p w:rsidR="0066338D" w:rsidRDefault="0066338D" w:rsidP="001D305A">
            <w:pPr>
              <w:pStyle w:val="TableCell"/>
            </w:pPr>
            <w:r>
              <w:t xml:space="preserve">The digitizer AC couples the </w:t>
            </w:r>
            <w:r w:rsidR="00863881">
              <w:t>arm</w:t>
            </w:r>
            <w:r>
              <w:t xml:space="preserve"> signal.</w:t>
            </w:r>
          </w:p>
        </w:tc>
      </w:tr>
      <w:tr w:rsidR="00A8515F" w:rsidTr="004D12FA">
        <w:trPr>
          <w:cantSplit/>
          <w:trHeight w:val="338"/>
        </w:trPr>
        <w:tc>
          <w:tcPr>
            <w:tcW w:w="1276" w:type="dxa"/>
            <w:vMerge/>
            <w:tcBorders>
              <w:left w:val="single" w:sz="6" w:space="0" w:color="auto"/>
              <w:right w:val="single" w:sz="6" w:space="0" w:color="auto"/>
            </w:tcBorders>
          </w:tcPr>
          <w:p w:rsidR="00A8515F" w:rsidRDefault="00A8515F" w:rsidP="001D305A">
            <w:pPr>
              <w:pStyle w:val="TableCell"/>
            </w:pPr>
          </w:p>
        </w:tc>
        <w:tc>
          <w:tcPr>
            <w:tcW w:w="540" w:type="dxa"/>
            <w:vMerge w:val="restart"/>
            <w:tcBorders>
              <w:top w:val="single" w:sz="4" w:space="0" w:color="auto"/>
              <w:left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
            </w:pPr>
            <w:r>
              <w:t>.NET</w:t>
            </w:r>
          </w:p>
        </w:tc>
        <w:tc>
          <w:tcPr>
            <w:tcW w:w="5744"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CourierNew"/>
            </w:pPr>
            <w:r>
              <w:t>TriggerCoupling.AC</w:t>
            </w:r>
          </w:p>
        </w:tc>
      </w:tr>
      <w:tr w:rsidR="00A8515F" w:rsidTr="003672BF">
        <w:trPr>
          <w:cantSplit/>
          <w:trHeight w:val="338"/>
        </w:trPr>
        <w:tc>
          <w:tcPr>
            <w:tcW w:w="1276" w:type="dxa"/>
            <w:vMerge/>
            <w:tcBorders>
              <w:left w:val="single" w:sz="6" w:space="0" w:color="auto"/>
              <w:right w:val="single" w:sz="6" w:space="0" w:color="auto"/>
            </w:tcBorders>
          </w:tcPr>
          <w:p w:rsidR="00A8515F" w:rsidRDefault="00A8515F" w:rsidP="001D305A">
            <w:pPr>
              <w:pStyle w:val="TableCell"/>
            </w:pPr>
          </w:p>
        </w:tc>
        <w:tc>
          <w:tcPr>
            <w:tcW w:w="540" w:type="dxa"/>
            <w:vMerge/>
            <w:tcBorders>
              <w:left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CourierNew"/>
            </w:pPr>
            <w:r>
              <w:t>IVIDIGITIZER_VAL_TRIGGER_COUPLING_AC</w:t>
            </w:r>
          </w:p>
        </w:tc>
      </w:tr>
      <w:tr w:rsidR="00A8515F" w:rsidTr="004D12FA">
        <w:trPr>
          <w:cantSplit/>
          <w:trHeight w:val="337"/>
        </w:trPr>
        <w:tc>
          <w:tcPr>
            <w:tcW w:w="1276" w:type="dxa"/>
            <w:vMerge/>
            <w:tcBorders>
              <w:left w:val="single" w:sz="6" w:space="0" w:color="auto"/>
              <w:bottom w:val="single" w:sz="6" w:space="0" w:color="auto"/>
              <w:right w:val="single" w:sz="6" w:space="0" w:color="auto"/>
            </w:tcBorders>
          </w:tcPr>
          <w:p w:rsidR="00A8515F" w:rsidRDefault="00A8515F" w:rsidP="001D305A">
            <w:pPr>
              <w:pStyle w:val="TableCell"/>
            </w:pPr>
          </w:p>
        </w:tc>
        <w:tc>
          <w:tcPr>
            <w:tcW w:w="540" w:type="dxa"/>
            <w:vMerge/>
            <w:tcBorders>
              <w:left w:val="single" w:sz="6" w:space="0" w:color="auto"/>
              <w:bottom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A8515F" w:rsidRDefault="00A8515F" w:rsidP="001D305A">
            <w:pPr>
              <w:pStyle w:val="TableCell"/>
            </w:pPr>
            <w:r>
              <w:t>COM</w:t>
            </w:r>
          </w:p>
        </w:tc>
        <w:tc>
          <w:tcPr>
            <w:tcW w:w="5744" w:type="dxa"/>
            <w:tcBorders>
              <w:top w:val="single" w:sz="4" w:space="0" w:color="auto"/>
              <w:left w:val="single" w:sz="6" w:space="0" w:color="auto"/>
              <w:bottom w:val="single" w:sz="6" w:space="0" w:color="auto"/>
              <w:right w:val="single" w:sz="6" w:space="0" w:color="auto"/>
            </w:tcBorders>
          </w:tcPr>
          <w:p w:rsidR="00A8515F" w:rsidRDefault="00A8515F" w:rsidP="001D305A">
            <w:pPr>
              <w:pStyle w:val="TableCell"/>
              <w:rPr>
                <w:rFonts w:ascii="Courier New" w:hAnsi="Courier New" w:cs="Courier New"/>
                <w:sz w:val="18"/>
                <w:szCs w:val="18"/>
              </w:rPr>
            </w:pPr>
            <w:r>
              <w:rPr>
                <w:rFonts w:ascii="Courier New" w:hAnsi="Courier New" w:cs="Courier New"/>
                <w:sz w:val="18"/>
                <w:szCs w:val="18"/>
              </w:rPr>
              <w:t>IviDigitizerTriggerCouplingAC</w:t>
            </w:r>
          </w:p>
        </w:tc>
      </w:tr>
      <w:tr w:rsidR="0066338D" w:rsidTr="004D12FA">
        <w:trPr>
          <w:cantSplit/>
          <w:trHeight w:val="363"/>
        </w:trPr>
        <w:tc>
          <w:tcPr>
            <w:tcW w:w="1276" w:type="dxa"/>
            <w:vMerge w:val="restart"/>
            <w:tcBorders>
              <w:top w:val="single" w:sz="6" w:space="0" w:color="auto"/>
              <w:left w:val="single" w:sz="6" w:space="0" w:color="auto"/>
              <w:right w:val="single" w:sz="6" w:space="0" w:color="auto"/>
            </w:tcBorders>
          </w:tcPr>
          <w:p w:rsidR="0066338D" w:rsidRDefault="0066338D" w:rsidP="001D305A">
            <w:pPr>
              <w:pStyle w:val="TableCell"/>
            </w:pPr>
            <w:r>
              <w:t>DC</w:t>
            </w:r>
          </w:p>
        </w:tc>
        <w:tc>
          <w:tcPr>
            <w:tcW w:w="7364" w:type="dxa"/>
            <w:gridSpan w:val="3"/>
            <w:tcBorders>
              <w:top w:val="single" w:sz="6" w:space="0" w:color="auto"/>
              <w:left w:val="single" w:sz="6" w:space="0" w:color="auto"/>
              <w:bottom w:val="single" w:sz="4" w:space="0" w:color="auto"/>
              <w:right w:val="single" w:sz="6" w:space="0" w:color="auto"/>
            </w:tcBorders>
          </w:tcPr>
          <w:p w:rsidR="0066338D" w:rsidRDefault="0066338D" w:rsidP="001D305A">
            <w:pPr>
              <w:pStyle w:val="TableCell"/>
            </w:pPr>
            <w:r>
              <w:t xml:space="preserve">The digitizer DC couples the </w:t>
            </w:r>
            <w:r w:rsidR="00863881">
              <w:t>arm</w:t>
            </w:r>
            <w:r>
              <w:t xml:space="preserve"> signal.</w:t>
            </w:r>
          </w:p>
        </w:tc>
      </w:tr>
      <w:tr w:rsidR="00A8515F" w:rsidTr="004D12FA">
        <w:trPr>
          <w:cantSplit/>
          <w:trHeight w:val="338"/>
        </w:trPr>
        <w:tc>
          <w:tcPr>
            <w:tcW w:w="1276" w:type="dxa"/>
            <w:vMerge/>
            <w:tcBorders>
              <w:left w:val="single" w:sz="6" w:space="0" w:color="auto"/>
              <w:right w:val="single" w:sz="6" w:space="0" w:color="auto"/>
            </w:tcBorders>
          </w:tcPr>
          <w:p w:rsidR="00A8515F" w:rsidRDefault="00A8515F" w:rsidP="001D305A">
            <w:pPr>
              <w:pStyle w:val="TableCell"/>
            </w:pPr>
          </w:p>
        </w:tc>
        <w:tc>
          <w:tcPr>
            <w:tcW w:w="540" w:type="dxa"/>
            <w:vMerge w:val="restart"/>
            <w:tcBorders>
              <w:top w:val="single" w:sz="4" w:space="0" w:color="auto"/>
              <w:left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
            </w:pPr>
            <w:r>
              <w:t>.NET</w:t>
            </w:r>
          </w:p>
        </w:tc>
        <w:tc>
          <w:tcPr>
            <w:tcW w:w="5744"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CourierNew"/>
            </w:pPr>
            <w:r>
              <w:t>TriggerCoupling.DC</w:t>
            </w:r>
          </w:p>
        </w:tc>
      </w:tr>
      <w:tr w:rsidR="00A8515F" w:rsidTr="003672BF">
        <w:trPr>
          <w:cantSplit/>
          <w:trHeight w:val="338"/>
        </w:trPr>
        <w:tc>
          <w:tcPr>
            <w:tcW w:w="1276" w:type="dxa"/>
            <w:vMerge/>
            <w:tcBorders>
              <w:left w:val="single" w:sz="6" w:space="0" w:color="auto"/>
              <w:right w:val="single" w:sz="6" w:space="0" w:color="auto"/>
            </w:tcBorders>
          </w:tcPr>
          <w:p w:rsidR="00A8515F" w:rsidRDefault="00A8515F" w:rsidP="001D305A">
            <w:pPr>
              <w:pStyle w:val="TableCell"/>
            </w:pPr>
          </w:p>
        </w:tc>
        <w:tc>
          <w:tcPr>
            <w:tcW w:w="540" w:type="dxa"/>
            <w:vMerge/>
            <w:tcBorders>
              <w:left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CourierNew"/>
            </w:pPr>
            <w:r>
              <w:t>IVIDIGITIZER_VAL_TRIGGER_COUPLING_DC</w:t>
            </w:r>
          </w:p>
        </w:tc>
      </w:tr>
      <w:tr w:rsidR="00A8515F" w:rsidTr="004D12FA">
        <w:trPr>
          <w:cantSplit/>
          <w:trHeight w:val="337"/>
        </w:trPr>
        <w:tc>
          <w:tcPr>
            <w:tcW w:w="1276" w:type="dxa"/>
            <w:vMerge/>
            <w:tcBorders>
              <w:left w:val="single" w:sz="6" w:space="0" w:color="auto"/>
              <w:bottom w:val="single" w:sz="6" w:space="0" w:color="auto"/>
              <w:right w:val="single" w:sz="6" w:space="0" w:color="auto"/>
            </w:tcBorders>
          </w:tcPr>
          <w:p w:rsidR="00A8515F" w:rsidRDefault="00A8515F" w:rsidP="001D305A">
            <w:pPr>
              <w:pStyle w:val="TableCell"/>
            </w:pPr>
          </w:p>
        </w:tc>
        <w:tc>
          <w:tcPr>
            <w:tcW w:w="540" w:type="dxa"/>
            <w:vMerge/>
            <w:tcBorders>
              <w:left w:val="single" w:sz="6" w:space="0" w:color="auto"/>
              <w:bottom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A8515F" w:rsidRDefault="00A8515F" w:rsidP="001D305A">
            <w:pPr>
              <w:pStyle w:val="TableCell"/>
            </w:pPr>
            <w:r>
              <w:t>COM</w:t>
            </w:r>
          </w:p>
        </w:tc>
        <w:tc>
          <w:tcPr>
            <w:tcW w:w="5744" w:type="dxa"/>
            <w:tcBorders>
              <w:top w:val="single" w:sz="4" w:space="0" w:color="auto"/>
              <w:left w:val="single" w:sz="6" w:space="0" w:color="auto"/>
              <w:bottom w:val="single" w:sz="6" w:space="0" w:color="auto"/>
              <w:right w:val="single" w:sz="6" w:space="0" w:color="auto"/>
            </w:tcBorders>
          </w:tcPr>
          <w:p w:rsidR="00A8515F" w:rsidRDefault="00A8515F" w:rsidP="001D305A">
            <w:pPr>
              <w:pStyle w:val="TableCell"/>
              <w:rPr>
                <w:rFonts w:ascii="Courier New" w:hAnsi="Courier New" w:cs="Courier New"/>
                <w:sz w:val="18"/>
                <w:szCs w:val="18"/>
              </w:rPr>
            </w:pPr>
            <w:r>
              <w:rPr>
                <w:rFonts w:ascii="Courier New" w:hAnsi="Courier New" w:cs="Courier New"/>
                <w:sz w:val="18"/>
                <w:szCs w:val="18"/>
              </w:rPr>
              <w:t>IviDigitizerTriggerCouplingDC</w:t>
            </w:r>
          </w:p>
        </w:tc>
      </w:tr>
      <w:tr w:rsidR="00A8515F" w:rsidTr="004D12FA">
        <w:trPr>
          <w:cantSplit/>
          <w:trHeight w:val="372"/>
        </w:trPr>
        <w:tc>
          <w:tcPr>
            <w:tcW w:w="1276" w:type="dxa"/>
            <w:vMerge w:val="restart"/>
            <w:tcBorders>
              <w:top w:val="single" w:sz="6" w:space="0" w:color="auto"/>
              <w:left w:val="single" w:sz="6" w:space="0" w:color="auto"/>
              <w:right w:val="single" w:sz="6" w:space="0" w:color="auto"/>
            </w:tcBorders>
          </w:tcPr>
          <w:p w:rsidR="00A8515F" w:rsidRDefault="00A8515F" w:rsidP="001D305A">
            <w:pPr>
              <w:pStyle w:val="TableCell"/>
            </w:pPr>
            <w:r>
              <w:t>HF Reject</w:t>
            </w:r>
          </w:p>
        </w:tc>
        <w:tc>
          <w:tcPr>
            <w:tcW w:w="7364" w:type="dxa"/>
            <w:gridSpan w:val="3"/>
            <w:tcBorders>
              <w:top w:val="single" w:sz="6" w:space="0" w:color="auto"/>
              <w:left w:val="single" w:sz="6" w:space="0" w:color="auto"/>
              <w:bottom w:val="single" w:sz="4" w:space="0" w:color="auto"/>
              <w:right w:val="single" w:sz="6" w:space="0" w:color="auto"/>
            </w:tcBorders>
          </w:tcPr>
          <w:p w:rsidR="00A8515F" w:rsidRDefault="00A8515F" w:rsidP="001D305A">
            <w:pPr>
              <w:pStyle w:val="TableCell"/>
            </w:pPr>
            <w:r>
              <w:t>The digitizer filters out the high frequencies from the arm signal.</w:t>
            </w:r>
          </w:p>
        </w:tc>
      </w:tr>
      <w:tr w:rsidR="00A8515F" w:rsidTr="004D12FA">
        <w:trPr>
          <w:cantSplit/>
          <w:trHeight w:val="338"/>
        </w:trPr>
        <w:tc>
          <w:tcPr>
            <w:tcW w:w="1276" w:type="dxa"/>
            <w:vMerge/>
            <w:tcBorders>
              <w:left w:val="single" w:sz="6" w:space="0" w:color="auto"/>
              <w:right w:val="single" w:sz="6" w:space="0" w:color="auto"/>
            </w:tcBorders>
          </w:tcPr>
          <w:p w:rsidR="00A8515F" w:rsidRDefault="00A8515F" w:rsidP="001D305A">
            <w:pPr>
              <w:pStyle w:val="TableCell"/>
            </w:pPr>
          </w:p>
        </w:tc>
        <w:tc>
          <w:tcPr>
            <w:tcW w:w="540" w:type="dxa"/>
            <w:vMerge w:val="restart"/>
            <w:tcBorders>
              <w:top w:val="single" w:sz="4" w:space="0" w:color="auto"/>
              <w:left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
            </w:pPr>
            <w:r>
              <w:t>.NET</w:t>
            </w:r>
          </w:p>
        </w:tc>
        <w:tc>
          <w:tcPr>
            <w:tcW w:w="5744"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CourierNew"/>
            </w:pPr>
            <w:r>
              <w:t>TriggerCoupling.HFReject</w:t>
            </w:r>
          </w:p>
        </w:tc>
      </w:tr>
      <w:tr w:rsidR="00A8515F" w:rsidTr="003672BF">
        <w:trPr>
          <w:cantSplit/>
          <w:trHeight w:val="338"/>
        </w:trPr>
        <w:tc>
          <w:tcPr>
            <w:tcW w:w="1276" w:type="dxa"/>
            <w:vMerge/>
            <w:tcBorders>
              <w:left w:val="single" w:sz="6" w:space="0" w:color="auto"/>
              <w:right w:val="single" w:sz="6" w:space="0" w:color="auto"/>
            </w:tcBorders>
          </w:tcPr>
          <w:p w:rsidR="00A8515F" w:rsidRDefault="00A8515F" w:rsidP="001D305A">
            <w:pPr>
              <w:pStyle w:val="TableCell"/>
            </w:pPr>
          </w:p>
        </w:tc>
        <w:tc>
          <w:tcPr>
            <w:tcW w:w="540" w:type="dxa"/>
            <w:vMerge/>
            <w:tcBorders>
              <w:left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CourierNew"/>
            </w:pPr>
            <w:r>
              <w:t>IVIDIGITIZER_VAL_TRIGGER_COUPLING HF_REJECT</w:t>
            </w:r>
          </w:p>
        </w:tc>
      </w:tr>
      <w:tr w:rsidR="00A8515F" w:rsidTr="004D12FA">
        <w:trPr>
          <w:cantSplit/>
          <w:trHeight w:val="337"/>
        </w:trPr>
        <w:tc>
          <w:tcPr>
            <w:tcW w:w="1276" w:type="dxa"/>
            <w:vMerge/>
            <w:tcBorders>
              <w:left w:val="single" w:sz="6" w:space="0" w:color="auto"/>
              <w:bottom w:val="single" w:sz="6" w:space="0" w:color="auto"/>
              <w:right w:val="single" w:sz="6" w:space="0" w:color="auto"/>
            </w:tcBorders>
          </w:tcPr>
          <w:p w:rsidR="00A8515F" w:rsidRDefault="00A8515F" w:rsidP="001D305A">
            <w:pPr>
              <w:pStyle w:val="TableCell"/>
            </w:pPr>
          </w:p>
        </w:tc>
        <w:tc>
          <w:tcPr>
            <w:tcW w:w="540" w:type="dxa"/>
            <w:vMerge/>
            <w:tcBorders>
              <w:left w:val="single" w:sz="6" w:space="0" w:color="auto"/>
              <w:bottom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A8515F" w:rsidRDefault="00A8515F" w:rsidP="001D305A">
            <w:pPr>
              <w:pStyle w:val="TableCell"/>
            </w:pPr>
            <w:r>
              <w:t>COM</w:t>
            </w:r>
          </w:p>
        </w:tc>
        <w:tc>
          <w:tcPr>
            <w:tcW w:w="5744" w:type="dxa"/>
            <w:tcBorders>
              <w:top w:val="single" w:sz="4" w:space="0" w:color="auto"/>
              <w:left w:val="single" w:sz="6" w:space="0" w:color="auto"/>
              <w:bottom w:val="single" w:sz="6" w:space="0" w:color="auto"/>
              <w:right w:val="single" w:sz="6" w:space="0" w:color="auto"/>
            </w:tcBorders>
          </w:tcPr>
          <w:p w:rsidR="00A8515F" w:rsidRDefault="00A8515F" w:rsidP="001D305A">
            <w:pPr>
              <w:pStyle w:val="TableCell"/>
              <w:rPr>
                <w:rFonts w:ascii="Courier New" w:hAnsi="Courier New" w:cs="Courier New"/>
                <w:sz w:val="18"/>
                <w:szCs w:val="18"/>
              </w:rPr>
            </w:pPr>
            <w:r>
              <w:rPr>
                <w:rFonts w:ascii="Courier New" w:hAnsi="Courier New" w:cs="Courier New"/>
                <w:sz w:val="18"/>
                <w:szCs w:val="18"/>
              </w:rPr>
              <w:t>IviDigitizerTriggerCouplingHFReject</w:t>
            </w:r>
          </w:p>
        </w:tc>
      </w:tr>
      <w:tr w:rsidR="00A8515F" w:rsidTr="004D12FA">
        <w:trPr>
          <w:cantSplit/>
          <w:trHeight w:val="372"/>
        </w:trPr>
        <w:tc>
          <w:tcPr>
            <w:tcW w:w="1276" w:type="dxa"/>
            <w:vMerge w:val="restart"/>
            <w:tcBorders>
              <w:top w:val="single" w:sz="6" w:space="0" w:color="auto"/>
              <w:left w:val="single" w:sz="6" w:space="0" w:color="auto"/>
              <w:right w:val="single" w:sz="6" w:space="0" w:color="auto"/>
            </w:tcBorders>
          </w:tcPr>
          <w:p w:rsidR="00A8515F" w:rsidRDefault="00A8515F" w:rsidP="001D305A">
            <w:pPr>
              <w:pStyle w:val="TableCell"/>
            </w:pPr>
            <w:r>
              <w:t>LF Reject</w:t>
            </w:r>
          </w:p>
        </w:tc>
        <w:tc>
          <w:tcPr>
            <w:tcW w:w="7364" w:type="dxa"/>
            <w:gridSpan w:val="3"/>
            <w:tcBorders>
              <w:top w:val="single" w:sz="6" w:space="0" w:color="auto"/>
              <w:left w:val="single" w:sz="6" w:space="0" w:color="auto"/>
              <w:bottom w:val="single" w:sz="4" w:space="0" w:color="auto"/>
              <w:right w:val="single" w:sz="6" w:space="0" w:color="auto"/>
            </w:tcBorders>
          </w:tcPr>
          <w:p w:rsidR="00A8515F" w:rsidRDefault="00A8515F" w:rsidP="001D305A">
            <w:pPr>
              <w:pStyle w:val="TableCell"/>
            </w:pPr>
            <w:r>
              <w:t>The digitizer filters out the low frequencies from the arm signal.</w:t>
            </w:r>
          </w:p>
        </w:tc>
      </w:tr>
      <w:tr w:rsidR="00A8515F" w:rsidTr="004D12FA">
        <w:trPr>
          <w:cantSplit/>
          <w:trHeight w:val="338"/>
        </w:trPr>
        <w:tc>
          <w:tcPr>
            <w:tcW w:w="1276" w:type="dxa"/>
            <w:vMerge/>
            <w:tcBorders>
              <w:left w:val="single" w:sz="6" w:space="0" w:color="auto"/>
              <w:right w:val="single" w:sz="6" w:space="0" w:color="auto"/>
            </w:tcBorders>
          </w:tcPr>
          <w:p w:rsidR="00A8515F" w:rsidRDefault="00A8515F" w:rsidP="001D305A">
            <w:pPr>
              <w:pStyle w:val="TableCell"/>
            </w:pPr>
          </w:p>
        </w:tc>
        <w:tc>
          <w:tcPr>
            <w:tcW w:w="540" w:type="dxa"/>
            <w:vMerge w:val="restart"/>
            <w:tcBorders>
              <w:top w:val="single" w:sz="4" w:space="0" w:color="auto"/>
              <w:left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
            </w:pPr>
            <w:r>
              <w:t>.NET</w:t>
            </w:r>
          </w:p>
        </w:tc>
        <w:tc>
          <w:tcPr>
            <w:tcW w:w="5744"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CourierNew"/>
            </w:pPr>
            <w:r>
              <w:t>TriggerCoupling.LFReject</w:t>
            </w:r>
          </w:p>
        </w:tc>
      </w:tr>
      <w:tr w:rsidR="00A8515F" w:rsidTr="003672BF">
        <w:trPr>
          <w:cantSplit/>
          <w:trHeight w:val="338"/>
        </w:trPr>
        <w:tc>
          <w:tcPr>
            <w:tcW w:w="1276" w:type="dxa"/>
            <w:vMerge/>
            <w:tcBorders>
              <w:left w:val="single" w:sz="6" w:space="0" w:color="auto"/>
              <w:right w:val="single" w:sz="6" w:space="0" w:color="auto"/>
            </w:tcBorders>
          </w:tcPr>
          <w:p w:rsidR="00A8515F" w:rsidRDefault="00A8515F" w:rsidP="001D305A">
            <w:pPr>
              <w:pStyle w:val="TableCell"/>
            </w:pPr>
          </w:p>
        </w:tc>
        <w:tc>
          <w:tcPr>
            <w:tcW w:w="540" w:type="dxa"/>
            <w:vMerge/>
            <w:tcBorders>
              <w:left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CourierNew"/>
            </w:pPr>
            <w:r>
              <w:t>IVIDIGITIZER_VAL_TRIGGER_COUPLING LF_REJECT</w:t>
            </w:r>
          </w:p>
        </w:tc>
      </w:tr>
      <w:tr w:rsidR="00A8515F" w:rsidTr="004D12FA">
        <w:trPr>
          <w:cantSplit/>
          <w:trHeight w:val="337"/>
        </w:trPr>
        <w:tc>
          <w:tcPr>
            <w:tcW w:w="1276" w:type="dxa"/>
            <w:vMerge/>
            <w:tcBorders>
              <w:left w:val="single" w:sz="6" w:space="0" w:color="auto"/>
              <w:bottom w:val="single" w:sz="6" w:space="0" w:color="auto"/>
              <w:right w:val="single" w:sz="6" w:space="0" w:color="auto"/>
            </w:tcBorders>
          </w:tcPr>
          <w:p w:rsidR="00A8515F" w:rsidRDefault="00A8515F" w:rsidP="001D305A">
            <w:pPr>
              <w:pStyle w:val="TableCell"/>
            </w:pPr>
          </w:p>
        </w:tc>
        <w:tc>
          <w:tcPr>
            <w:tcW w:w="540" w:type="dxa"/>
            <w:vMerge/>
            <w:tcBorders>
              <w:left w:val="single" w:sz="6" w:space="0" w:color="auto"/>
              <w:bottom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A8515F" w:rsidRDefault="00A8515F" w:rsidP="001D305A">
            <w:pPr>
              <w:pStyle w:val="TableCell"/>
            </w:pPr>
            <w:r>
              <w:t>COM</w:t>
            </w:r>
          </w:p>
        </w:tc>
        <w:tc>
          <w:tcPr>
            <w:tcW w:w="5744" w:type="dxa"/>
            <w:tcBorders>
              <w:top w:val="single" w:sz="4" w:space="0" w:color="auto"/>
              <w:left w:val="single" w:sz="6" w:space="0" w:color="auto"/>
              <w:bottom w:val="single" w:sz="6" w:space="0" w:color="auto"/>
              <w:right w:val="single" w:sz="6" w:space="0" w:color="auto"/>
            </w:tcBorders>
          </w:tcPr>
          <w:p w:rsidR="00A8515F" w:rsidRDefault="00A8515F" w:rsidP="001D305A">
            <w:pPr>
              <w:pStyle w:val="TableCell"/>
              <w:rPr>
                <w:rFonts w:ascii="Courier New" w:hAnsi="Courier New" w:cs="Courier New"/>
                <w:sz w:val="18"/>
                <w:szCs w:val="18"/>
              </w:rPr>
            </w:pPr>
            <w:r>
              <w:rPr>
                <w:rFonts w:ascii="Courier New" w:hAnsi="Courier New" w:cs="Courier New"/>
                <w:sz w:val="18"/>
                <w:szCs w:val="18"/>
              </w:rPr>
              <w:t>IviDigitizerTriggerCouplingLFReject</w:t>
            </w:r>
          </w:p>
        </w:tc>
      </w:tr>
      <w:tr w:rsidR="00A8515F" w:rsidTr="004D12FA">
        <w:trPr>
          <w:cantSplit/>
          <w:trHeight w:val="462"/>
        </w:trPr>
        <w:tc>
          <w:tcPr>
            <w:tcW w:w="1276" w:type="dxa"/>
            <w:vMerge w:val="restart"/>
            <w:tcBorders>
              <w:top w:val="single" w:sz="6" w:space="0" w:color="auto"/>
              <w:left w:val="single" w:sz="6" w:space="0" w:color="auto"/>
              <w:right w:val="single" w:sz="6" w:space="0" w:color="auto"/>
            </w:tcBorders>
          </w:tcPr>
          <w:p w:rsidR="00A8515F" w:rsidRDefault="00A8515F" w:rsidP="001D305A">
            <w:pPr>
              <w:pStyle w:val="TableCell"/>
            </w:pPr>
            <w:r>
              <w:t>Noise Reject</w:t>
            </w:r>
          </w:p>
        </w:tc>
        <w:tc>
          <w:tcPr>
            <w:tcW w:w="7364" w:type="dxa"/>
            <w:gridSpan w:val="3"/>
            <w:tcBorders>
              <w:top w:val="single" w:sz="6" w:space="0" w:color="auto"/>
              <w:left w:val="single" w:sz="6" w:space="0" w:color="auto"/>
              <w:bottom w:val="single" w:sz="4" w:space="0" w:color="auto"/>
              <w:right w:val="single" w:sz="6" w:space="0" w:color="auto"/>
            </w:tcBorders>
          </w:tcPr>
          <w:p w:rsidR="00A8515F" w:rsidRDefault="00A8515F" w:rsidP="001D305A">
            <w:pPr>
              <w:pStyle w:val="TableCell"/>
            </w:pPr>
            <w:r>
              <w:t>The digitizer filters out the noise from the arm signal.</w:t>
            </w:r>
          </w:p>
        </w:tc>
      </w:tr>
      <w:tr w:rsidR="00A8515F" w:rsidTr="004D12FA">
        <w:trPr>
          <w:cantSplit/>
          <w:trHeight w:val="338"/>
        </w:trPr>
        <w:tc>
          <w:tcPr>
            <w:tcW w:w="1276" w:type="dxa"/>
            <w:vMerge/>
            <w:tcBorders>
              <w:left w:val="single" w:sz="6" w:space="0" w:color="auto"/>
              <w:right w:val="single" w:sz="6" w:space="0" w:color="auto"/>
            </w:tcBorders>
          </w:tcPr>
          <w:p w:rsidR="00A8515F" w:rsidRDefault="00A8515F" w:rsidP="001D305A">
            <w:pPr>
              <w:pStyle w:val="TableCell"/>
            </w:pPr>
          </w:p>
        </w:tc>
        <w:tc>
          <w:tcPr>
            <w:tcW w:w="540" w:type="dxa"/>
            <w:vMerge w:val="restart"/>
            <w:tcBorders>
              <w:top w:val="single" w:sz="4" w:space="0" w:color="auto"/>
              <w:left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
            </w:pPr>
            <w:r>
              <w:t>.NET</w:t>
            </w:r>
          </w:p>
        </w:tc>
        <w:tc>
          <w:tcPr>
            <w:tcW w:w="5744"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CourierNew"/>
            </w:pPr>
            <w:r>
              <w:t>TriggerCoupling.NoiseReject</w:t>
            </w:r>
          </w:p>
        </w:tc>
      </w:tr>
      <w:tr w:rsidR="00A8515F" w:rsidTr="003672BF">
        <w:trPr>
          <w:cantSplit/>
          <w:trHeight w:val="338"/>
        </w:trPr>
        <w:tc>
          <w:tcPr>
            <w:tcW w:w="1276" w:type="dxa"/>
            <w:vMerge/>
            <w:tcBorders>
              <w:left w:val="single" w:sz="6" w:space="0" w:color="auto"/>
              <w:right w:val="single" w:sz="6" w:space="0" w:color="auto"/>
            </w:tcBorders>
          </w:tcPr>
          <w:p w:rsidR="00A8515F" w:rsidRDefault="00A8515F" w:rsidP="001D305A">
            <w:pPr>
              <w:pStyle w:val="TableCell"/>
            </w:pPr>
          </w:p>
        </w:tc>
        <w:tc>
          <w:tcPr>
            <w:tcW w:w="540" w:type="dxa"/>
            <w:vMerge/>
            <w:tcBorders>
              <w:left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CourierNew"/>
            </w:pPr>
            <w:r>
              <w:t>IVIDIGITIZER_VAL_TRIGGER_COUPLING NOISE_REJECT</w:t>
            </w:r>
          </w:p>
        </w:tc>
      </w:tr>
      <w:tr w:rsidR="00A8515F" w:rsidTr="004D12FA">
        <w:trPr>
          <w:cantSplit/>
          <w:trHeight w:val="337"/>
        </w:trPr>
        <w:tc>
          <w:tcPr>
            <w:tcW w:w="1276" w:type="dxa"/>
            <w:vMerge/>
            <w:tcBorders>
              <w:left w:val="single" w:sz="6" w:space="0" w:color="auto"/>
              <w:bottom w:val="single" w:sz="6" w:space="0" w:color="auto"/>
              <w:right w:val="single" w:sz="6" w:space="0" w:color="auto"/>
            </w:tcBorders>
          </w:tcPr>
          <w:p w:rsidR="00A8515F" w:rsidRDefault="00A8515F" w:rsidP="001D305A">
            <w:pPr>
              <w:pStyle w:val="TableCell"/>
            </w:pPr>
          </w:p>
        </w:tc>
        <w:tc>
          <w:tcPr>
            <w:tcW w:w="540" w:type="dxa"/>
            <w:vMerge/>
            <w:tcBorders>
              <w:left w:val="single" w:sz="6" w:space="0" w:color="auto"/>
              <w:bottom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A8515F" w:rsidRDefault="00A8515F" w:rsidP="001D305A">
            <w:pPr>
              <w:pStyle w:val="TableCell"/>
            </w:pPr>
            <w:r>
              <w:t>COM</w:t>
            </w:r>
          </w:p>
        </w:tc>
        <w:tc>
          <w:tcPr>
            <w:tcW w:w="5744" w:type="dxa"/>
            <w:tcBorders>
              <w:top w:val="single" w:sz="4" w:space="0" w:color="auto"/>
              <w:left w:val="single" w:sz="6" w:space="0" w:color="auto"/>
              <w:bottom w:val="single" w:sz="6" w:space="0" w:color="auto"/>
              <w:right w:val="single" w:sz="6" w:space="0" w:color="auto"/>
            </w:tcBorders>
          </w:tcPr>
          <w:p w:rsidR="00A8515F" w:rsidRDefault="00A8515F" w:rsidP="001D305A">
            <w:pPr>
              <w:pStyle w:val="TableCell"/>
              <w:rPr>
                <w:rFonts w:ascii="Courier New" w:hAnsi="Courier New" w:cs="Courier New"/>
                <w:sz w:val="18"/>
                <w:szCs w:val="18"/>
              </w:rPr>
            </w:pPr>
            <w:r>
              <w:rPr>
                <w:rFonts w:ascii="Courier New" w:hAnsi="Courier New" w:cs="Courier New"/>
                <w:sz w:val="18"/>
                <w:szCs w:val="18"/>
              </w:rPr>
              <w:t>IviDigitizerTriggerCouplingNoiseReject</w:t>
            </w:r>
          </w:p>
        </w:tc>
      </w:tr>
    </w:tbl>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6338D" w:rsidRDefault="0066338D" w:rsidP="0066338D">
      <w:pPr>
        <w:pStyle w:val="Body1"/>
        <w:rPr>
          <w:sz w:val="12"/>
          <w:szCs w:val="12"/>
        </w:rPr>
      </w:pPr>
    </w:p>
    <w:p w:rsidR="0066338D" w:rsidRDefault="0066338D" w:rsidP="004D12FA">
      <w:pPr>
        <w:pStyle w:val="Heading3"/>
        <w:pageBreakBefore/>
      </w:pPr>
      <w:bookmarkStart w:id="810" w:name="_Toc304583759"/>
      <w:bookmarkStart w:id="811" w:name="_Toc306374610"/>
      <w:r>
        <w:lastRenderedPageBreak/>
        <w:t>Arm Delay</w:t>
      </w:r>
      <w:bookmarkEnd w:id="810"/>
      <w:bookmarkEnd w:id="811"/>
    </w:p>
    <w:p w:rsidR="0066338D" w:rsidRDefault="0066338D" w:rsidP="0066338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626"/>
        <w:gridCol w:w="1170"/>
        <w:gridCol w:w="1260"/>
        <w:gridCol w:w="1170"/>
        <w:gridCol w:w="3134"/>
      </w:tblGrid>
      <w:tr w:rsidR="0066338D" w:rsidTr="003304AD">
        <w:trPr>
          <w:cantSplit/>
          <w:tblHeader/>
        </w:trPr>
        <w:tc>
          <w:tcPr>
            <w:tcW w:w="2626" w:type="dxa"/>
            <w:tcBorders>
              <w:top w:val="single" w:sz="4" w:space="0" w:color="auto"/>
              <w:left w:val="single" w:sz="4" w:space="0" w:color="auto"/>
              <w:bottom w:val="double" w:sz="6" w:space="0" w:color="auto"/>
            </w:tcBorders>
          </w:tcPr>
          <w:p w:rsidR="0066338D" w:rsidRDefault="0066338D" w:rsidP="001D305A">
            <w:pPr>
              <w:pStyle w:val="TableHead"/>
            </w:pPr>
            <w:r>
              <w:t>Data Type</w:t>
            </w:r>
          </w:p>
        </w:tc>
        <w:tc>
          <w:tcPr>
            <w:tcW w:w="1170" w:type="dxa"/>
            <w:tcBorders>
              <w:top w:val="single" w:sz="4" w:space="0" w:color="auto"/>
              <w:bottom w:val="double" w:sz="6" w:space="0" w:color="auto"/>
            </w:tcBorders>
          </w:tcPr>
          <w:p w:rsidR="0066338D" w:rsidRDefault="0066338D" w:rsidP="001D305A">
            <w:pPr>
              <w:pStyle w:val="TableHead"/>
            </w:pPr>
            <w:r>
              <w:t>Access</w:t>
            </w:r>
          </w:p>
        </w:tc>
        <w:tc>
          <w:tcPr>
            <w:tcW w:w="1260" w:type="dxa"/>
            <w:tcBorders>
              <w:top w:val="single" w:sz="4" w:space="0" w:color="auto"/>
              <w:bottom w:val="double" w:sz="6" w:space="0" w:color="auto"/>
            </w:tcBorders>
          </w:tcPr>
          <w:p w:rsidR="0066338D" w:rsidRDefault="0066338D" w:rsidP="001D305A">
            <w:pPr>
              <w:pStyle w:val="TableHead"/>
            </w:pPr>
            <w:r>
              <w:t>Applies To</w:t>
            </w:r>
          </w:p>
        </w:tc>
        <w:tc>
          <w:tcPr>
            <w:tcW w:w="1170" w:type="dxa"/>
            <w:tcBorders>
              <w:top w:val="single" w:sz="4" w:space="0" w:color="auto"/>
              <w:bottom w:val="double" w:sz="6" w:space="0" w:color="auto"/>
            </w:tcBorders>
          </w:tcPr>
          <w:p w:rsidR="0066338D" w:rsidRDefault="0066338D" w:rsidP="001D305A">
            <w:pPr>
              <w:pStyle w:val="TableHead"/>
            </w:pPr>
            <w:r>
              <w:t>Coercion</w:t>
            </w:r>
          </w:p>
        </w:tc>
        <w:tc>
          <w:tcPr>
            <w:tcW w:w="3134" w:type="dxa"/>
            <w:tcBorders>
              <w:top w:val="single" w:sz="4" w:space="0" w:color="auto"/>
              <w:bottom w:val="double" w:sz="6" w:space="0" w:color="auto"/>
              <w:right w:val="single" w:sz="6" w:space="0" w:color="auto"/>
            </w:tcBorders>
          </w:tcPr>
          <w:p w:rsidR="0066338D" w:rsidRDefault="0066338D" w:rsidP="001D305A">
            <w:pPr>
              <w:pStyle w:val="TableHead"/>
            </w:pPr>
            <w:r>
              <w:t>High Level Functions</w:t>
            </w:r>
          </w:p>
        </w:tc>
      </w:tr>
      <w:tr w:rsidR="0066338D" w:rsidTr="003304AD">
        <w:tblPrEx>
          <w:tblBorders>
            <w:top w:val="single" w:sz="6" w:space="0" w:color="auto"/>
            <w:left w:val="single" w:sz="6" w:space="0" w:color="auto"/>
            <w:bottom w:val="single" w:sz="6" w:space="0" w:color="auto"/>
            <w:right w:val="single" w:sz="6" w:space="0" w:color="auto"/>
          </w:tblBorders>
        </w:tblPrEx>
        <w:trPr>
          <w:cantSplit/>
        </w:trPr>
        <w:tc>
          <w:tcPr>
            <w:tcW w:w="2626" w:type="dxa"/>
            <w:tcBorders>
              <w:top w:val="double" w:sz="6" w:space="0" w:color="auto"/>
            </w:tcBorders>
          </w:tcPr>
          <w:p w:rsidR="0066338D" w:rsidRDefault="0066338D" w:rsidP="001D305A">
            <w:pPr>
              <w:pStyle w:val="TableCellCourierNew"/>
            </w:pPr>
            <w:r>
              <w:t>ViReal64</w:t>
            </w:r>
            <w:r w:rsidR="003304AD">
              <w:t xml:space="preserve"> (C/COM)</w:t>
            </w:r>
          </w:p>
          <w:p w:rsidR="003304AD" w:rsidRDefault="003304AD" w:rsidP="001D305A">
            <w:pPr>
              <w:pStyle w:val="TableCellCourierNew"/>
            </w:pPr>
            <w:r>
              <w:t>PrecisionTimeSpan (.NET)</w:t>
            </w:r>
          </w:p>
        </w:tc>
        <w:tc>
          <w:tcPr>
            <w:tcW w:w="1170" w:type="dxa"/>
            <w:tcBorders>
              <w:top w:val="double" w:sz="6" w:space="0" w:color="auto"/>
            </w:tcBorders>
          </w:tcPr>
          <w:p w:rsidR="0066338D" w:rsidRDefault="0066338D" w:rsidP="001D305A">
            <w:pPr>
              <w:pStyle w:val="TableCell"/>
            </w:pPr>
            <w:r>
              <w:t>R/W</w:t>
            </w:r>
          </w:p>
        </w:tc>
        <w:tc>
          <w:tcPr>
            <w:tcW w:w="1260" w:type="dxa"/>
            <w:tcBorders>
              <w:top w:val="double" w:sz="6" w:space="0" w:color="auto"/>
            </w:tcBorders>
          </w:tcPr>
          <w:p w:rsidR="0066338D" w:rsidRDefault="00BC5E20" w:rsidP="001D305A">
            <w:pPr>
              <w:pStyle w:val="TableCell"/>
            </w:pPr>
            <w:r>
              <w:t>N/A</w:t>
            </w:r>
          </w:p>
        </w:tc>
        <w:tc>
          <w:tcPr>
            <w:tcW w:w="1170" w:type="dxa"/>
            <w:tcBorders>
              <w:top w:val="double" w:sz="6" w:space="0" w:color="auto"/>
            </w:tcBorders>
          </w:tcPr>
          <w:p w:rsidR="0066338D" w:rsidRDefault="00654CC3" w:rsidP="001D305A">
            <w:pPr>
              <w:pStyle w:val="TableCell"/>
            </w:pPr>
            <w:r>
              <w:t>Down</w:t>
            </w:r>
          </w:p>
        </w:tc>
        <w:tc>
          <w:tcPr>
            <w:tcW w:w="3134" w:type="dxa"/>
            <w:tcBorders>
              <w:top w:val="double" w:sz="6" w:space="0" w:color="auto"/>
            </w:tcBorders>
          </w:tcPr>
          <w:p w:rsidR="0066338D" w:rsidRDefault="0066338D" w:rsidP="001D305A">
            <w:pPr>
              <w:pStyle w:val="TableCell"/>
            </w:pPr>
            <w:r>
              <w:t>N/A</w:t>
            </w:r>
          </w:p>
        </w:tc>
      </w:tr>
    </w:tbl>
    <w:p w:rsidR="00A8515F" w:rsidRDefault="00A8515F" w:rsidP="00A8515F">
      <w:pPr>
        <w:pStyle w:val="FunctionHead"/>
      </w:pPr>
      <w:r>
        <w:t>.NET Property Name</w:t>
      </w:r>
    </w:p>
    <w:p w:rsidR="00A8515F" w:rsidRDefault="00A8515F" w:rsidP="00A8515F">
      <w:pPr>
        <w:pStyle w:val="Body1"/>
        <w:rPr>
          <w:rStyle w:val="monospace"/>
        </w:rPr>
      </w:pPr>
      <w:r>
        <w:rPr>
          <w:rStyle w:val="monospace"/>
        </w:rPr>
        <w:t>Arm.Delay</w:t>
      </w:r>
    </w:p>
    <w:p w:rsidR="0066338D" w:rsidRDefault="0066338D" w:rsidP="0066338D">
      <w:pPr>
        <w:pStyle w:val="FunctionHead"/>
      </w:pPr>
      <w:r>
        <w:t>COM Property Name</w:t>
      </w:r>
    </w:p>
    <w:p w:rsidR="0066338D" w:rsidRDefault="009249C0" w:rsidP="0066338D">
      <w:pPr>
        <w:pStyle w:val="Body1"/>
        <w:rPr>
          <w:rStyle w:val="monospace"/>
        </w:rPr>
      </w:pPr>
      <w:r>
        <w:rPr>
          <w:rStyle w:val="monospace"/>
        </w:rPr>
        <w:t>Arm.</w:t>
      </w:r>
      <w:r w:rsidR="0066338D">
        <w:rPr>
          <w:rStyle w:val="monospace"/>
        </w:rPr>
        <w:t>Delay</w:t>
      </w:r>
    </w:p>
    <w:p w:rsidR="0066338D" w:rsidRDefault="0066338D" w:rsidP="0066338D">
      <w:pPr>
        <w:pStyle w:val="FunctionHead"/>
      </w:pPr>
      <w:r>
        <w:t>C Constant Name</w:t>
      </w:r>
    </w:p>
    <w:p w:rsidR="0066338D" w:rsidRDefault="0066338D" w:rsidP="0066338D">
      <w:pPr>
        <w:pStyle w:val="Body1"/>
      </w:pPr>
      <w:r>
        <w:rPr>
          <w:rFonts w:ascii="Courier New" w:hAnsi="Courier New" w:cs="Courier New"/>
          <w:sz w:val="18"/>
          <w:szCs w:val="18"/>
        </w:rPr>
        <w:t>IVIDIGITIZER_ATTR_ARM_DELAY</w:t>
      </w:r>
    </w:p>
    <w:p w:rsidR="0066338D" w:rsidRDefault="0066338D" w:rsidP="0066338D">
      <w:pPr>
        <w:pStyle w:val="FunctionHead"/>
      </w:pPr>
      <w:r>
        <w:t>Description</w:t>
      </w:r>
    </w:p>
    <w:p w:rsidR="0066338D" w:rsidRDefault="0066338D" w:rsidP="0066338D">
      <w:pPr>
        <w:pStyle w:val="Body1"/>
      </w:pPr>
      <w:r>
        <w:t>Specifies the delay from when the arm logic satisfied until the waiting for trigger state is entered</w:t>
      </w:r>
      <w:r w:rsidR="0080634C">
        <w:t xml:space="preserve">. </w:t>
      </w:r>
      <w:r w:rsidR="003304AD">
        <w:t xml:space="preserve">For C and COM, the </w:t>
      </w:r>
      <w:r>
        <w:t>units are seconds</w:t>
      </w:r>
      <w:r w:rsidR="00C06F58">
        <w:t xml:space="preserve">. </w:t>
      </w:r>
      <w:r w:rsidR="003304AD">
        <w:t>For .NET, the units are implicit in the definition of PrecisionTimeSpan.</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6338D" w:rsidRDefault="0066338D" w:rsidP="0066338D">
      <w:pPr>
        <w:pStyle w:val="Body1"/>
        <w:rPr>
          <w:sz w:val="12"/>
          <w:szCs w:val="12"/>
        </w:rPr>
      </w:pPr>
      <w:r>
        <w:br w:type="page"/>
      </w:r>
    </w:p>
    <w:p w:rsidR="0066338D" w:rsidRDefault="0066338D" w:rsidP="0066338D">
      <w:pPr>
        <w:pStyle w:val="Heading3"/>
      </w:pPr>
      <w:bookmarkStart w:id="812" w:name="_Toc304583760"/>
      <w:bookmarkStart w:id="813" w:name="_Toc306374611"/>
      <w:r>
        <w:t>Arm Hysteresis</w:t>
      </w:r>
      <w:bookmarkEnd w:id="812"/>
      <w:bookmarkEnd w:id="813"/>
    </w:p>
    <w:p w:rsidR="0066338D" w:rsidRDefault="0066338D" w:rsidP="0066338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66338D" w:rsidTr="001D305A">
        <w:trPr>
          <w:cantSplit/>
          <w:tblHeader/>
        </w:trPr>
        <w:tc>
          <w:tcPr>
            <w:tcW w:w="1170" w:type="dxa"/>
            <w:tcBorders>
              <w:top w:val="single" w:sz="4" w:space="0" w:color="auto"/>
              <w:left w:val="single" w:sz="4" w:space="0" w:color="auto"/>
              <w:bottom w:val="double" w:sz="6" w:space="0" w:color="auto"/>
            </w:tcBorders>
          </w:tcPr>
          <w:p w:rsidR="0066338D" w:rsidRDefault="0066338D" w:rsidP="001D305A">
            <w:pPr>
              <w:pStyle w:val="TableHead"/>
            </w:pPr>
            <w:r>
              <w:t>Data Type</w:t>
            </w:r>
          </w:p>
        </w:tc>
        <w:tc>
          <w:tcPr>
            <w:tcW w:w="810" w:type="dxa"/>
            <w:tcBorders>
              <w:top w:val="single" w:sz="4" w:space="0" w:color="auto"/>
              <w:bottom w:val="double" w:sz="6" w:space="0" w:color="auto"/>
            </w:tcBorders>
          </w:tcPr>
          <w:p w:rsidR="0066338D" w:rsidRDefault="0066338D" w:rsidP="001D305A">
            <w:pPr>
              <w:pStyle w:val="TableHead"/>
            </w:pPr>
            <w:r>
              <w:t>Access</w:t>
            </w:r>
          </w:p>
        </w:tc>
        <w:tc>
          <w:tcPr>
            <w:tcW w:w="1530" w:type="dxa"/>
            <w:tcBorders>
              <w:top w:val="single" w:sz="4" w:space="0" w:color="auto"/>
              <w:bottom w:val="double" w:sz="6" w:space="0" w:color="auto"/>
            </w:tcBorders>
          </w:tcPr>
          <w:p w:rsidR="0066338D" w:rsidRDefault="0066338D" w:rsidP="001D305A">
            <w:pPr>
              <w:pStyle w:val="TableHead"/>
            </w:pPr>
            <w:r>
              <w:t>Applies To</w:t>
            </w:r>
          </w:p>
        </w:tc>
        <w:tc>
          <w:tcPr>
            <w:tcW w:w="1080" w:type="dxa"/>
            <w:tcBorders>
              <w:top w:val="single" w:sz="4" w:space="0" w:color="auto"/>
              <w:bottom w:val="double" w:sz="6" w:space="0" w:color="auto"/>
            </w:tcBorders>
          </w:tcPr>
          <w:p w:rsidR="0066338D" w:rsidRDefault="0066338D" w:rsidP="001D305A">
            <w:pPr>
              <w:pStyle w:val="TableHead"/>
            </w:pPr>
            <w:r>
              <w:t>Coercion</w:t>
            </w:r>
          </w:p>
        </w:tc>
        <w:tc>
          <w:tcPr>
            <w:tcW w:w="4770" w:type="dxa"/>
            <w:tcBorders>
              <w:top w:val="single" w:sz="4" w:space="0" w:color="auto"/>
              <w:bottom w:val="double" w:sz="6" w:space="0" w:color="auto"/>
              <w:right w:val="single" w:sz="6" w:space="0" w:color="auto"/>
            </w:tcBorders>
          </w:tcPr>
          <w:p w:rsidR="0066338D" w:rsidRDefault="0066338D" w:rsidP="001D305A">
            <w:pPr>
              <w:pStyle w:val="TableHead"/>
            </w:pPr>
            <w:r>
              <w:t>High Level Functions</w:t>
            </w:r>
          </w:p>
        </w:tc>
      </w:tr>
      <w:tr w:rsidR="0066338D"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66338D" w:rsidRDefault="0066338D" w:rsidP="001D305A">
            <w:pPr>
              <w:pStyle w:val="TableCellCourierNew"/>
            </w:pPr>
            <w:r>
              <w:t>ViReal64</w:t>
            </w:r>
          </w:p>
        </w:tc>
        <w:tc>
          <w:tcPr>
            <w:tcW w:w="810" w:type="dxa"/>
            <w:tcBorders>
              <w:top w:val="double" w:sz="6" w:space="0" w:color="auto"/>
            </w:tcBorders>
          </w:tcPr>
          <w:p w:rsidR="0066338D" w:rsidRDefault="0066338D" w:rsidP="001D305A">
            <w:pPr>
              <w:pStyle w:val="TableCell"/>
            </w:pPr>
            <w:r>
              <w:t>R/W</w:t>
            </w:r>
          </w:p>
        </w:tc>
        <w:tc>
          <w:tcPr>
            <w:tcW w:w="1530" w:type="dxa"/>
            <w:tcBorders>
              <w:top w:val="double" w:sz="6" w:space="0" w:color="auto"/>
            </w:tcBorders>
          </w:tcPr>
          <w:p w:rsidR="0066338D" w:rsidRDefault="00377EBC" w:rsidP="001D305A">
            <w:pPr>
              <w:pStyle w:val="TableCell"/>
            </w:pPr>
            <w:r>
              <w:t>ArmSource</w:t>
            </w:r>
          </w:p>
        </w:tc>
        <w:tc>
          <w:tcPr>
            <w:tcW w:w="1080" w:type="dxa"/>
            <w:tcBorders>
              <w:top w:val="double" w:sz="6" w:space="0" w:color="auto"/>
            </w:tcBorders>
          </w:tcPr>
          <w:p w:rsidR="0066338D" w:rsidRDefault="0066338D" w:rsidP="001D305A">
            <w:pPr>
              <w:pStyle w:val="TableCell"/>
            </w:pPr>
            <w:r>
              <w:t>None</w:t>
            </w:r>
          </w:p>
        </w:tc>
        <w:tc>
          <w:tcPr>
            <w:tcW w:w="4770" w:type="dxa"/>
            <w:tcBorders>
              <w:top w:val="double" w:sz="6" w:space="0" w:color="auto"/>
            </w:tcBorders>
          </w:tcPr>
          <w:p w:rsidR="0066338D" w:rsidRDefault="0066338D" w:rsidP="001D305A">
            <w:pPr>
              <w:pStyle w:val="TableCell"/>
            </w:pPr>
            <w:r>
              <w:t>N/A</w:t>
            </w:r>
          </w:p>
        </w:tc>
      </w:tr>
    </w:tbl>
    <w:p w:rsidR="007C70B6" w:rsidRDefault="007C70B6" w:rsidP="007C70B6">
      <w:pPr>
        <w:pStyle w:val="FunctionHead"/>
      </w:pPr>
      <w:r>
        <w:t>.NET Property Name</w:t>
      </w:r>
    </w:p>
    <w:p w:rsidR="007C70B6" w:rsidRDefault="007C70B6" w:rsidP="007C70B6">
      <w:pPr>
        <w:pStyle w:val="Body1"/>
        <w:rPr>
          <w:rStyle w:val="monospace"/>
        </w:rPr>
      </w:pPr>
      <w:r>
        <w:rPr>
          <w:rStyle w:val="monospace"/>
        </w:rPr>
        <w:t>Arm.Sources[].Hysteresis</w:t>
      </w:r>
    </w:p>
    <w:p w:rsidR="0066338D" w:rsidRDefault="0066338D" w:rsidP="0066338D">
      <w:pPr>
        <w:pStyle w:val="FunctionHead"/>
      </w:pPr>
      <w:r>
        <w:t>COM Property Name</w:t>
      </w:r>
    </w:p>
    <w:p w:rsidR="0066338D" w:rsidRDefault="009249C0" w:rsidP="0066338D">
      <w:pPr>
        <w:pStyle w:val="Body1"/>
        <w:rPr>
          <w:rStyle w:val="monospace"/>
        </w:rPr>
      </w:pPr>
      <w:r>
        <w:rPr>
          <w:rStyle w:val="monospace"/>
        </w:rPr>
        <w:t>Arm.Sources.Item().</w:t>
      </w:r>
      <w:r w:rsidR="0066338D">
        <w:rPr>
          <w:rStyle w:val="monospace"/>
        </w:rPr>
        <w:t>Hysteresis</w:t>
      </w:r>
    </w:p>
    <w:p w:rsidR="0066338D" w:rsidRDefault="0066338D" w:rsidP="0066338D">
      <w:pPr>
        <w:pStyle w:val="FunctionHead"/>
      </w:pPr>
      <w:r>
        <w:t>C Constant Name</w:t>
      </w:r>
    </w:p>
    <w:p w:rsidR="0066338D" w:rsidRDefault="0066338D" w:rsidP="0066338D">
      <w:pPr>
        <w:pStyle w:val="Body1"/>
      </w:pPr>
      <w:r>
        <w:rPr>
          <w:rFonts w:ascii="Courier New" w:hAnsi="Courier New" w:cs="Courier New"/>
          <w:sz w:val="18"/>
          <w:szCs w:val="18"/>
        </w:rPr>
        <w:t>IVIDIGITIZER_ATTR_ARM_HYSTERESIS</w:t>
      </w:r>
    </w:p>
    <w:p w:rsidR="0066338D" w:rsidRDefault="0066338D" w:rsidP="0066338D">
      <w:pPr>
        <w:pStyle w:val="FunctionHead"/>
      </w:pPr>
      <w:r>
        <w:t>Description</w:t>
      </w:r>
    </w:p>
    <w:p w:rsidR="0066338D" w:rsidRDefault="0066338D" w:rsidP="0066338D">
      <w:pPr>
        <w:pStyle w:val="Body1"/>
      </w:pPr>
      <w:r>
        <w:t>Specifies the arm hysteresis in Volts.</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6338D" w:rsidRDefault="0066338D" w:rsidP="0066338D">
      <w:pPr>
        <w:pStyle w:val="Body1"/>
        <w:rPr>
          <w:sz w:val="12"/>
          <w:szCs w:val="12"/>
        </w:rPr>
      </w:pPr>
      <w:r>
        <w:br w:type="page"/>
      </w:r>
    </w:p>
    <w:p w:rsidR="0066338D" w:rsidRDefault="0066338D" w:rsidP="0066338D">
      <w:pPr>
        <w:pStyle w:val="Heading3"/>
      </w:pPr>
      <w:bookmarkStart w:id="814" w:name="_Toc304583761"/>
      <w:bookmarkStart w:id="815" w:name="_Toc306374612"/>
      <w:r>
        <w:t>Arm Level</w:t>
      </w:r>
      <w:bookmarkEnd w:id="814"/>
      <w:bookmarkEnd w:id="815"/>
    </w:p>
    <w:p w:rsidR="0066338D" w:rsidRDefault="0066338D" w:rsidP="0066338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66338D" w:rsidTr="001D305A">
        <w:trPr>
          <w:cantSplit/>
          <w:tblHeader/>
        </w:trPr>
        <w:tc>
          <w:tcPr>
            <w:tcW w:w="1170" w:type="dxa"/>
            <w:tcBorders>
              <w:top w:val="single" w:sz="4" w:space="0" w:color="auto"/>
              <w:left w:val="single" w:sz="4" w:space="0" w:color="auto"/>
              <w:bottom w:val="double" w:sz="6" w:space="0" w:color="auto"/>
            </w:tcBorders>
          </w:tcPr>
          <w:p w:rsidR="0066338D" w:rsidRDefault="0066338D" w:rsidP="001D305A">
            <w:pPr>
              <w:pStyle w:val="TableHead"/>
            </w:pPr>
            <w:r>
              <w:t>Data Type</w:t>
            </w:r>
          </w:p>
        </w:tc>
        <w:tc>
          <w:tcPr>
            <w:tcW w:w="810" w:type="dxa"/>
            <w:tcBorders>
              <w:top w:val="single" w:sz="4" w:space="0" w:color="auto"/>
              <w:bottom w:val="double" w:sz="6" w:space="0" w:color="auto"/>
            </w:tcBorders>
          </w:tcPr>
          <w:p w:rsidR="0066338D" w:rsidRDefault="0066338D" w:rsidP="001D305A">
            <w:pPr>
              <w:pStyle w:val="TableHead"/>
            </w:pPr>
            <w:r>
              <w:t>Access</w:t>
            </w:r>
          </w:p>
        </w:tc>
        <w:tc>
          <w:tcPr>
            <w:tcW w:w="1530" w:type="dxa"/>
            <w:tcBorders>
              <w:top w:val="single" w:sz="4" w:space="0" w:color="auto"/>
              <w:bottom w:val="double" w:sz="6" w:space="0" w:color="auto"/>
            </w:tcBorders>
          </w:tcPr>
          <w:p w:rsidR="0066338D" w:rsidRDefault="0066338D" w:rsidP="001D305A">
            <w:pPr>
              <w:pStyle w:val="TableHead"/>
            </w:pPr>
            <w:r>
              <w:t>Applies To</w:t>
            </w:r>
          </w:p>
        </w:tc>
        <w:tc>
          <w:tcPr>
            <w:tcW w:w="1080" w:type="dxa"/>
            <w:tcBorders>
              <w:top w:val="single" w:sz="4" w:space="0" w:color="auto"/>
              <w:bottom w:val="double" w:sz="6" w:space="0" w:color="auto"/>
            </w:tcBorders>
          </w:tcPr>
          <w:p w:rsidR="0066338D" w:rsidRDefault="0066338D" w:rsidP="001D305A">
            <w:pPr>
              <w:pStyle w:val="TableHead"/>
            </w:pPr>
            <w:r>
              <w:t>Coercion</w:t>
            </w:r>
          </w:p>
        </w:tc>
        <w:tc>
          <w:tcPr>
            <w:tcW w:w="4770" w:type="dxa"/>
            <w:tcBorders>
              <w:top w:val="single" w:sz="4" w:space="0" w:color="auto"/>
              <w:bottom w:val="double" w:sz="6" w:space="0" w:color="auto"/>
              <w:right w:val="single" w:sz="6" w:space="0" w:color="auto"/>
            </w:tcBorders>
          </w:tcPr>
          <w:p w:rsidR="0066338D" w:rsidRDefault="0066338D" w:rsidP="001D305A">
            <w:pPr>
              <w:pStyle w:val="TableHead"/>
            </w:pPr>
            <w:r>
              <w:t>High Level Functions</w:t>
            </w:r>
          </w:p>
        </w:tc>
      </w:tr>
      <w:tr w:rsidR="0066338D"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66338D" w:rsidRDefault="0066338D" w:rsidP="001D305A">
            <w:pPr>
              <w:pStyle w:val="TableCellCourierNew"/>
            </w:pPr>
            <w:r>
              <w:t>ViReal64</w:t>
            </w:r>
          </w:p>
        </w:tc>
        <w:tc>
          <w:tcPr>
            <w:tcW w:w="810" w:type="dxa"/>
            <w:tcBorders>
              <w:top w:val="double" w:sz="6" w:space="0" w:color="auto"/>
            </w:tcBorders>
          </w:tcPr>
          <w:p w:rsidR="0066338D" w:rsidRDefault="0066338D" w:rsidP="001D305A">
            <w:pPr>
              <w:pStyle w:val="TableCell"/>
            </w:pPr>
            <w:r>
              <w:t>R/W</w:t>
            </w:r>
          </w:p>
        </w:tc>
        <w:tc>
          <w:tcPr>
            <w:tcW w:w="1530" w:type="dxa"/>
            <w:tcBorders>
              <w:top w:val="double" w:sz="6" w:space="0" w:color="auto"/>
            </w:tcBorders>
          </w:tcPr>
          <w:p w:rsidR="0066338D" w:rsidRDefault="00377EBC" w:rsidP="001D305A">
            <w:pPr>
              <w:pStyle w:val="TableCell"/>
            </w:pPr>
            <w:r>
              <w:t>ArmSource</w:t>
            </w:r>
          </w:p>
        </w:tc>
        <w:tc>
          <w:tcPr>
            <w:tcW w:w="1080" w:type="dxa"/>
            <w:tcBorders>
              <w:top w:val="double" w:sz="6" w:space="0" w:color="auto"/>
            </w:tcBorders>
          </w:tcPr>
          <w:p w:rsidR="0066338D" w:rsidRDefault="0066338D" w:rsidP="001D305A">
            <w:pPr>
              <w:pStyle w:val="TableCell"/>
            </w:pPr>
            <w:r>
              <w:t>None</w:t>
            </w:r>
          </w:p>
        </w:tc>
        <w:tc>
          <w:tcPr>
            <w:tcW w:w="4770" w:type="dxa"/>
            <w:tcBorders>
              <w:top w:val="double" w:sz="6" w:space="0" w:color="auto"/>
            </w:tcBorders>
          </w:tcPr>
          <w:p w:rsidR="0066338D" w:rsidRDefault="001C4757" w:rsidP="001D305A">
            <w:pPr>
              <w:pStyle w:val="TableCell"/>
            </w:pPr>
            <w:r>
              <w:t>Configure Edge Arm Source</w:t>
            </w:r>
            <w:r w:rsidR="0039421B">
              <w:br/>
              <w:t>Configure Glitch Arm Source</w:t>
            </w:r>
            <w:r w:rsidR="0039421B">
              <w:br/>
              <w:t>Configure Width Arm Source</w:t>
            </w:r>
          </w:p>
        </w:tc>
      </w:tr>
    </w:tbl>
    <w:p w:rsidR="007C70B6" w:rsidRDefault="007C70B6" w:rsidP="007C70B6">
      <w:pPr>
        <w:pStyle w:val="FunctionHead"/>
      </w:pPr>
      <w:r>
        <w:t>.NET Property Name</w:t>
      </w:r>
    </w:p>
    <w:p w:rsidR="007C70B6" w:rsidRDefault="007C70B6" w:rsidP="007C70B6">
      <w:pPr>
        <w:pStyle w:val="Body1"/>
        <w:rPr>
          <w:rStyle w:val="monospace"/>
        </w:rPr>
      </w:pPr>
      <w:r>
        <w:rPr>
          <w:rStyle w:val="monospace"/>
        </w:rPr>
        <w:t>Arm.Sources[].Level</w:t>
      </w:r>
    </w:p>
    <w:p w:rsidR="0066338D" w:rsidRDefault="0066338D" w:rsidP="0066338D">
      <w:pPr>
        <w:pStyle w:val="FunctionHead"/>
      </w:pPr>
      <w:r>
        <w:t>COM Property Name</w:t>
      </w:r>
    </w:p>
    <w:p w:rsidR="0066338D" w:rsidRDefault="009249C0" w:rsidP="0066338D">
      <w:pPr>
        <w:pStyle w:val="Body1"/>
        <w:rPr>
          <w:rStyle w:val="monospace"/>
        </w:rPr>
      </w:pPr>
      <w:r>
        <w:rPr>
          <w:rStyle w:val="monospace"/>
        </w:rPr>
        <w:t>Arm.Sources.Item().</w:t>
      </w:r>
      <w:r w:rsidR="0066338D">
        <w:rPr>
          <w:rStyle w:val="monospace"/>
        </w:rPr>
        <w:t>Level</w:t>
      </w:r>
    </w:p>
    <w:p w:rsidR="0066338D" w:rsidRDefault="0066338D" w:rsidP="0066338D">
      <w:pPr>
        <w:pStyle w:val="FunctionHead"/>
      </w:pPr>
      <w:r>
        <w:t>C Constant Name</w:t>
      </w:r>
    </w:p>
    <w:p w:rsidR="0066338D" w:rsidRDefault="0066338D" w:rsidP="0066338D">
      <w:pPr>
        <w:pStyle w:val="Body1"/>
      </w:pPr>
      <w:r>
        <w:rPr>
          <w:rFonts w:ascii="Courier New" w:hAnsi="Courier New" w:cs="Courier New"/>
          <w:sz w:val="18"/>
          <w:szCs w:val="18"/>
        </w:rPr>
        <w:t>IVIDIGITIZER_ATTR_ARM_LEVEL</w:t>
      </w:r>
    </w:p>
    <w:p w:rsidR="0066338D" w:rsidRDefault="0066338D" w:rsidP="0066338D">
      <w:pPr>
        <w:pStyle w:val="FunctionHead"/>
      </w:pPr>
      <w:r>
        <w:t>Description</w:t>
      </w:r>
    </w:p>
    <w:p w:rsidR="0066338D" w:rsidRDefault="0066338D" w:rsidP="0066338D">
      <w:pPr>
        <w:pStyle w:val="Body1"/>
      </w:pPr>
      <w:r>
        <w:t xml:space="preserve">Specifies the voltage threshold for the arm sub-system. The units are Volts. This attribute affects instrument behavior only when the Arm Type is set to one of the following values: </w:t>
      </w:r>
      <w:r w:rsidR="008B0351">
        <w:t xml:space="preserve">Arm </w:t>
      </w:r>
      <w:r>
        <w:t xml:space="preserve">Edge, </w:t>
      </w:r>
      <w:r w:rsidR="008B0351">
        <w:t xml:space="preserve">Arm </w:t>
      </w:r>
      <w:r>
        <w:t xml:space="preserve">Glitch, or </w:t>
      </w:r>
      <w:r w:rsidR="008B0351">
        <w:t xml:space="preserve">Arm </w:t>
      </w:r>
      <w:r>
        <w:t xml:space="preserve">Width. This attribute, along with the Arm Slope, Arm Source, and Arm Coupling attributes, defines the </w:t>
      </w:r>
      <w:r w:rsidR="008B0351">
        <w:t>arm</w:t>
      </w:r>
      <w:r>
        <w:t xml:space="preserve"> event when the Arm Type is set to </w:t>
      </w:r>
      <w:r w:rsidR="004B0529">
        <w:t>one of the following values: Arm Edge, Arm Glitch, or Arm Width</w:t>
      </w:r>
      <w:r>
        <w:t>.</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A20369" w:rsidRDefault="00A20369" w:rsidP="0066338D">
      <w:pPr>
        <w:pStyle w:val="Body1"/>
      </w:pPr>
    </w:p>
    <w:p w:rsidR="00A20369" w:rsidRDefault="00A20369" w:rsidP="00A20369">
      <w:pPr>
        <w:pStyle w:val="Heading3"/>
        <w:pageBreakBefore/>
        <w:ind w:left="634"/>
      </w:pPr>
      <w:bookmarkStart w:id="816" w:name="_Toc304583762"/>
      <w:bookmarkStart w:id="817" w:name="_Toc306374613"/>
      <w:r>
        <w:lastRenderedPageBreak/>
        <w:t>Arm Output Enabled</w:t>
      </w:r>
      <w:bookmarkEnd w:id="816"/>
      <w:bookmarkEnd w:id="817"/>
    </w:p>
    <w:p w:rsidR="00A20369" w:rsidRDefault="00A20369" w:rsidP="00A20369"/>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A20369" w:rsidTr="00085177">
        <w:trPr>
          <w:cantSplit/>
          <w:tblHeader/>
        </w:trPr>
        <w:tc>
          <w:tcPr>
            <w:tcW w:w="1170" w:type="dxa"/>
            <w:tcBorders>
              <w:top w:val="single" w:sz="4" w:space="0" w:color="auto"/>
              <w:left w:val="single" w:sz="4" w:space="0" w:color="auto"/>
              <w:bottom w:val="double" w:sz="6" w:space="0" w:color="auto"/>
            </w:tcBorders>
          </w:tcPr>
          <w:p w:rsidR="00A20369" w:rsidRDefault="00A20369" w:rsidP="00085177">
            <w:pPr>
              <w:pStyle w:val="TableHead"/>
            </w:pPr>
            <w:r>
              <w:t>Data Type</w:t>
            </w:r>
          </w:p>
        </w:tc>
        <w:tc>
          <w:tcPr>
            <w:tcW w:w="810" w:type="dxa"/>
            <w:tcBorders>
              <w:top w:val="single" w:sz="4" w:space="0" w:color="auto"/>
              <w:bottom w:val="double" w:sz="6" w:space="0" w:color="auto"/>
            </w:tcBorders>
          </w:tcPr>
          <w:p w:rsidR="00A20369" w:rsidRDefault="00A20369" w:rsidP="00085177">
            <w:pPr>
              <w:pStyle w:val="TableHead"/>
            </w:pPr>
            <w:r>
              <w:t>Access</w:t>
            </w:r>
          </w:p>
        </w:tc>
        <w:tc>
          <w:tcPr>
            <w:tcW w:w="1530" w:type="dxa"/>
            <w:tcBorders>
              <w:top w:val="single" w:sz="4" w:space="0" w:color="auto"/>
              <w:bottom w:val="double" w:sz="6" w:space="0" w:color="auto"/>
            </w:tcBorders>
          </w:tcPr>
          <w:p w:rsidR="00A20369" w:rsidRDefault="00A20369" w:rsidP="00085177">
            <w:pPr>
              <w:pStyle w:val="TableHead"/>
            </w:pPr>
            <w:r>
              <w:t>Applies To</w:t>
            </w:r>
          </w:p>
        </w:tc>
        <w:tc>
          <w:tcPr>
            <w:tcW w:w="1080" w:type="dxa"/>
            <w:tcBorders>
              <w:top w:val="single" w:sz="4" w:space="0" w:color="auto"/>
              <w:bottom w:val="double" w:sz="6" w:space="0" w:color="auto"/>
            </w:tcBorders>
          </w:tcPr>
          <w:p w:rsidR="00A20369" w:rsidRDefault="00A20369" w:rsidP="00085177">
            <w:pPr>
              <w:pStyle w:val="TableHead"/>
            </w:pPr>
            <w:r>
              <w:t>Coercion</w:t>
            </w:r>
          </w:p>
        </w:tc>
        <w:tc>
          <w:tcPr>
            <w:tcW w:w="4770" w:type="dxa"/>
            <w:tcBorders>
              <w:top w:val="single" w:sz="4" w:space="0" w:color="auto"/>
              <w:bottom w:val="double" w:sz="6" w:space="0" w:color="auto"/>
              <w:right w:val="single" w:sz="6" w:space="0" w:color="auto"/>
            </w:tcBorders>
          </w:tcPr>
          <w:p w:rsidR="00A20369" w:rsidRDefault="00A20369" w:rsidP="00085177">
            <w:pPr>
              <w:pStyle w:val="TableHead"/>
            </w:pPr>
            <w:r>
              <w:t>High Level Functions</w:t>
            </w:r>
          </w:p>
        </w:tc>
      </w:tr>
      <w:tr w:rsidR="00A20369" w:rsidTr="000851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A20369" w:rsidRDefault="00A20369" w:rsidP="00085177">
            <w:pPr>
              <w:pStyle w:val="TableCellCourierNew"/>
            </w:pPr>
            <w:r>
              <w:t>ViBoolean</w:t>
            </w:r>
          </w:p>
        </w:tc>
        <w:tc>
          <w:tcPr>
            <w:tcW w:w="810" w:type="dxa"/>
            <w:tcBorders>
              <w:top w:val="double" w:sz="6" w:space="0" w:color="auto"/>
            </w:tcBorders>
          </w:tcPr>
          <w:p w:rsidR="00A20369" w:rsidRDefault="00A20369" w:rsidP="00085177">
            <w:pPr>
              <w:pStyle w:val="TableCell"/>
            </w:pPr>
            <w:r>
              <w:t>R/W</w:t>
            </w:r>
          </w:p>
        </w:tc>
        <w:tc>
          <w:tcPr>
            <w:tcW w:w="1530" w:type="dxa"/>
            <w:tcBorders>
              <w:top w:val="double" w:sz="6" w:space="0" w:color="auto"/>
            </w:tcBorders>
          </w:tcPr>
          <w:p w:rsidR="00A20369" w:rsidRDefault="00A20369" w:rsidP="00085177">
            <w:pPr>
              <w:pStyle w:val="TableCell"/>
            </w:pPr>
            <w:r>
              <w:t>N/A</w:t>
            </w:r>
          </w:p>
        </w:tc>
        <w:tc>
          <w:tcPr>
            <w:tcW w:w="1080" w:type="dxa"/>
            <w:tcBorders>
              <w:top w:val="double" w:sz="6" w:space="0" w:color="auto"/>
            </w:tcBorders>
          </w:tcPr>
          <w:p w:rsidR="00A20369" w:rsidRDefault="00A20369" w:rsidP="00085177">
            <w:pPr>
              <w:pStyle w:val="TableCell"/>
            </w:pPr>
            <w:r>
              <w:t>None</w:t>
            </w:r>
          </w:p>
        </w:tc>
        <w:tc>
          <w:tcPr>
            <w:tcW w:w="4770" w:type="dxa"/>
            <w:tcBorders>
              <w:top w:val="double" w:sz="6" w:space="0" w:color="auto"/>
            </w:tcBorders>
          </w:tcPr>
          <w:p w:rsidR="00A20369" w:rsidRDefault="00A20369" w:rsidP="00085177">
            <w:pPr>
              <w:pStyle w:val="TableCell"/>
            </w:pPr>
            <w:r>
              <w:t>N/A</w:t>
            </w:r>
          </w:p>
        </w:tc>
      </w:tr>
    </w:tbl>
    <w:p w:rsidR="007C70B6" w:rsidRDefault="007C70B6" w:rsidP="007C70B6">
      <w:pPr>
        <w:pStyle w:val="FunctionHead"/>
      </w:pPr>
      <w:r>
        <w:t>.NET Property Name</w:t>
      </w:r>
    </w:p>
    <w:p w:rsidR="007C70B6" w:rsidRDefault="007C70B6" w:rsidP="007C70B6">
      <w:pPr>
        <w:pStyle w:val="Body1"/>
        <w:rPr>
          <w:rStyle w:val="monospace"/>
        </w:rPr>
      </w:pPr>
      <w:r>
        <w:rPr>
          <w:rStyle w:val="monospace"/>
        </w:rPr>
        <w:t>Arm.OutputEnabled</w:t>
      </w:r>
    </w:p>
    <w:p w:rsidR="00A20369" w:rsidRDefault="00A20369" w:rsidP="00A20369">
      <w:pPr>
        <w:pStyle w:val="FunctionHead"/>
      </w:pPr>
      <w:r>
        <w:t>COM Property Name</w:t>
      </w:r>
    </w:p>
    <w:p w:rsidR="00A20369" w:rsidRDefault="00A20369" w:rsidP="00A20369">
      <w:pPr>
        <w:pStyle w:val="Body1"/>
        <w:rPr>
          <w:rStyle w:val="monospace"/>
        </w:rPr>
      </w:pPr>
      <w:r>
        <w:rPr>
          <w:rStyle w:val="monospace"/>
        </w:rPr>
        <w:t>Arm.OutputEnabled</w:t>
      </w:r>
    </w:p>
    <w:p w:rsidR="00A20369" w:rsidRDefault="00A20369" w:rsidP="00A20369">
      <w:pPr>
        <w:pStyle w:val="FunctionHead"/>
      </w:pPr>
      <w:r>
        <w:t>C Constant Name</w:t>
      </w:r>
    </w:p>
    <w:p w:rsidR="00A20369" w:rsidRDefault="00A20369" w:rsidP="00A20369">
      <w:pPr>
        <w:pStyle w:val="Body1"/>
      </w:pPr>
      <w:r>
        <w:rPr>
          <w:rFonts w:ascii="Courier New" w:hAnsi="Courier New" w:cs="Courier New"/>
          <w:sz w:val="18"/>
          <w:szCs w:val="18"/>
        </w:rPr>
        <w:t>IVIDIGITIZER_ATTR_ARM_OUTPUT_ENABLED</w:t>
      </w:r>
    </w:p>
    <w:p w:rsidR="00A20369" w:rsidRDefault="00A20369" w:rsidP="00A20369">
      <w:pPr>
        <w:pStyle w:val="FunctionHead"/>
      </w:pPr>
      <w:r>
        <w:t>Description</w:t>
      </w:r>
    </w:p>
    <w:p w:rsidR="00A20369" w:rsidRPr="00842DC8" w:rsidRDefault="00A20369" w:rsidP="00A20369">
      <w:pPr>
        <w:pStyle w:val="Body1"/>
      </w:pPr>
      <w:r>
        <w:t>Specifies whether or not an accepted arm appears at an output of the digitizer.</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6338D" w:rsidRDefault="0066338D" w:rsidP="0066338D">
      <w:pPr>
        <w:pStyle w:val="Body1"/>
        <w:rPr>
          <w:sz w:val="12"/>
          <w:szCs w:val="12"/>
        </w:rPr>
      </w:pPr>
      <w:r>
        <w:br w:type="page"/>
      </w:r>
    </w:p>
    <w:p w:rsidR="0066338D" w:rsidRDefault="0066338D" w:rsidP="0066338D">
      <w:pPr>
        <w:pStyle w:val="Heading3"/>
      </w:pPr>
      <w:bookmarkStart w:id="818" w:name="_Toc304583763"/>
      <w:bookmarkStart w:id="819" w:name="_Toc306374614"/>
      <w:r>
        <w:t>Arm Slope</w:t>
      </w:r>
      <w:bookmarkEnd w:id="818"/>
      <w:bookmarkEnd w:id="819"/>
    </w:p>
    <w:p w:rsidR="0066338D" w:rsidRDefault="0066338D" w:rsidP="0066338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66338D" w:rsidTr="001D305A">
        <w:trPr>
          <w:cantSplit/>
          <w:tblHeader/>
        </w:trPr>
        <w:tc>
          <w:tcPr>
            <w:tcW w:w="1170" w:type="dxa"/>
            <w:tcBorders>
              <w:top w:val="single" w:sz="4" w:space="0" w:color="auto"/>
              <w:left w:val="single" w:sz="4" w:space="0" w:color="auto"/>
              <w:bottom w:val="double" w:sz="6" w:space="0" w:color="auto"/>
            </w:tcBorders>
          </w:tcPr>
          <w:p w:rsidR="0066338D" w:rsidRDefault="0066338D" w:rsidP="001D305A">
            <w:pPr>
              <w:pStyle w:val="TableHead"/>
            </w:pPr>
            <w:r>
              <w:t>Data Type</w:t>
            </w:r>
          </w:p>
        </w:tc>
        <w:tc>
          <w:tcPr>
            <w:tcW w:w="810" w:type="dxa"/>
            <w:tcBorders>
              <w:top w:val="single" w:sz="4" w:space="0" w:color="auto"/>
              <w:bottom w:val="double" w:sz="6" w:space="0" w:color="auto"/>
            </w:tcBorders>
          </w:tcPr>
          <w:p w:rsidR="0066338D" w:rsidRDefault="0066338D" w:rsidP="001D305A">
            <w:pPr>
              <w:pStyle w:val="TableHead"/>
            </w:pPr>
            <w:r>
              <w:t>Access</w:t>
            </w:r>
          </w:p>
        </w:tc>
        <w:tc>
          <w:tcPr>
            <w:tcW w:w="1530" w:type="dxa"/>
            <w:tcBorders>
              <w:top w:val="single" w:sz="4" w:space="0" w:color="auto"/>
              <w:bottom w:val="double" w:sz="6" w:space="0" w:color="auto"/>
            </w:tcBorders>
          </w:tcPr>
          <w:p w:rsidR="0066338D" w:rsidRDefault="0066338D" w:rsidP="001D305A">
            <w:pPr>
              <w:pStyle w:val="TableHead"/>
            </w:pPr>
            <w:r>
              <w:t>Applies To</w:t>
            </w:r>
          </w:p>
        </w:tc>
        <w:tc>
          <w:tcPr>
            <w:tcW w:w="1080" w:type="dxa"/>
            <w:tcBorders>
              <w:top w:val="single" w:sz="4" w:space="0" w:color="auto"/>
              <w:bottom w:val="double" w:sz="6" w:space="0" w:color="auto"/>
            </w:tcBorders>
          </w:tcPr>
          <w:p w:rsidR="0066338D" w:rsidRDefault="0066338D" w:rsidP="001D305A">
            <w:pPr>
              <w:pStyle w:val="TableHead"/>
            </w:pPr>
            <w:r>
              <w:t>Coercion</w:t>
            </w:r>
          </w:p>
        </w:tc>
        <w:tc>
          <w:tcPr>
            <w:tcW w:w="4770" w:type="dxa"/>
            <w:tcBorders>
              <w:top w:val="single" w:sz="4" w:space="0" w:color="auto"/>
              <w:bottom w:val="double" w:sz="6" w:space="0" w:color="auto"/>
              <w:right w:val="single" w:sz="6" w:space="0" w:color="auto"/>
            </w:tcBorders>
          </w:tcPr>
          <w:p w:rsidR="0066338D" w:rsidRDefault="0066338D" w:rsidP="001D305A">
            <w:pPr>
              <w:pStyle w:val="TableHead"/>
            </w:pPr>
            <w:r>
              <w:t>High Level Functions</w:t>
            </w:r>
          </w:p>
        </w:tc>
      </w:tr>
      <w:tr w:rsidR="0066338D"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66338D" w:rsidRDefault="0066338D" w:rsidP="001D305A">
            <w:pPr>
              <w:pStyle w:val="TableCellCourierNew"/>
            </w:pPr>
            <w:r>
              <w:t>ViInt32</w:t>
            </w:r>
          </w:p>
        </w:tc>
        <w:tc>
          <w:tcPr>
            <w:tcW w:w="810" w:type="dxa"/>
            <w:tcBorders>
              <w:top w:val="double" w:sz="6" w:space="0" w:color="auto"/>
            </w:tcBorders>
          </w:tcPr>
          <w:p w:rsidR="0066338D" w:rsidRDefault="0066338D" w:rsidP="001D305A">
            <w:pPr>
              <w:pStyle w:val="TableCell"/>
            </w:pPr>
            <w:r>
              <w:t>R/W</w:t>
            </w:r>
          </w:p>
        </w:tc>
        <w:tc>
          <w:tcPr>
            <w:tcW w:w="1530" w:type="dxa"/>
            <w:tcBorders>
              <w:top w:val="double" w:sz="6" w:space="0" w:color="auto"/>
            </w:tcBorders>
          </w:tcPr>
          <w:p w:rsidR="0066338D" w:rsidRDefault="00377EBC" w:rsidP="00377EBC">
            <w:pPr>
              <w:pStyle w:val="TableCell"/>
            </w:pPr>
            <w:r>
              <w:t>ArmSource</w:t>
            </w:r>
          </w:p>
        </w:tc>
        <w:tc>
          <w:tcPr>
            <w:tcW w:w="1080" w:type="dxa"/>
            <w:tcBorders>
              <w:top w:val="double" w:sz="6" w:space="0" w:color="auto"/>
            </w:tcBorders>
          </w:tcPr>
          <w:p w:rsidR="0066338D" w:rsidRDefault="0066338D" w:rsidP="001D305A">
            <w:pPr>
              <w:pStyle w:val="TableCell"/>
            </w:pPr>
            <w:r>
              <w:t>None</w:t>
            </w:r>
          </w:p>
        </w:tc>
        <w:tc>
          <w:tcPr>
            <w:tcW w:w="4770" w:type="dxa"/>
            <w:tcBorders>
              <w:top w:val="double" w:sz="6" w:space="0" w:color="auto"/>
            </w:tcBorders>
          </w:tcPr>
          <w:p w:rsidR="0066338D" w:rsidRDefault="001C4757" w:rsidP="001D305A">
            <w:pPr>
              <w:pStyle w:val="TableCell"/>
            </w:pPr>
            <w:r>
              <w:t>Configure Edge Arm Source</w:t>
            </w:r>
          </w:p>
        </w:tc>
      </w:tr>
    </w:tbl>
    <w:p w:rsidR="007C70B6" w:rsidRDefault="007C70B6" w:rsidP="007C70B6">
      <w:pPr>
        <w:pStyle w:val="FunctionHead"/>
      </w:pPr>
      <w:r>
        <w:t>.NET Property Name</w:t>
      </w:r>
    </w:p>
    <w:p w:rsidR="007C70B6" w:rsidRDefault="007C70B6" w:rsidP="007C70B6">
      <w:pPr>
        <w:pStyle w:val="Body1"/>
        <w:rPr>
          <w:rStyle w:val="monospace"/>
        </w:rPr>
      </w:pPr>
      <w:r>
        <w:rPr>
          <w:rStyle w:val="monospace"/>
        </w:rPr>
        <w:t>Arm.Sources[].Edge.Slope</w:t>
      </w:r>
    </w:p>
    <w:p w:rsidR="007C70B6" w:rsidRDefault="007C70B6" w:rsidP="007C70B6">
      <w:pPr>
        <w:pStyle w:val="FunctionHead"/>
      </w:pPr>
      <w:r>
        <w:t>.NET Enumeration Name</w:t>
      </w:r>
    </w:p>
    <w:p w:rsidR="007C70B6" w:rsidRDefault="007C70B6" w:rsidP="007C70B6">
      <w:pPr>
        <w:pStyle w:val="Code1"/>
      </w:pPr>
      <w:r>
        <w:t>Slope</w:t>
      </w:r>
    </w:p>
    <w:p w:rsidR="0066338D" w:rsidRDefault="0066338D" w:rsidP="0066338D">
      <w:pPr>
        <w:pStyle w:val="FunctionHead"/>
      </w:pPr>
      <w:r>
        <w:t>COM Property Name</w:t>
      </w:r>
    </w:p>
    <w:p w:rsidR="0066338D" w:rsidRDefault="009249C0" w:rsidP="0066338D">
      <w:pPr>
        <w:pStyle w:val="Body1"/>
        <w:rPr>
          <w:rStyle w:val="monospace"/>
        </w:rPr>
      </w:pPr>
      <w:r>
        <w:rPr>
          <w:rStyle w:val="monospace"/>
        </w:rPr>
        <w:t>Arm.Sources.Item().</w:t>
      </w:r>
      <w:r w:rsidR="0066338D">
        <w:rPr>
          <w:rStyle w:val="monospace"/>
        </w:rPr>
        <w:t>Edge.Slope</w:t>
      </w:r>
    </w:p>
    <w:p w:rsidR="0066338D" w:rsidRDefault="0066338D" w:rsidP="0066338D">
      <w:pPr>
        <w:pStyle w:val="FunctionHead"/>
      </w:pPr>
      <w:r>
        <w:t>COM Enumeration Name</w:t>
      </w:r>
    </w:p>
    <w:p w:rsidR="0066338D" w:rsidRDefault="0066338D" w:rsidP="0066338D">
      <w:pPr>
        <w:pStyle w:val="Code1"/>
      </w:pPr>
      <w:r>
        <w:t>IviDigitizerTriggerSlopeEnum</w:t>
      </w:r>
    </w:p>
    <w:p w:rsidR="0066338D" w:rsidRDefault="0066338D" w:rsidP="0066338D">
      <w:pPr>
        <w:pStyle w:val="FunctionHead"/>
      </w:pPr>
      <w:r>
        <w:t>C Constant Name</w:t>
      </w:r>
    </w:p>
    <w:p w:rsidR="0066338D" w:rsidRDefault="0066338D" w:rsidP="0066338D">
      <w:pPr>
        <w:pStyle w:val="Body1"/>
      </w:pPr>
      <w:r>
        <w:rPr>
          <w:rFonts w:ascii="Courier New" w:hAnsi="Courier New" w:cs="Courier New"/>
          <w:sz w:val="18"/>
          <w:szCs w:val="18"/>
        </w:rPr>
        <w:t>IVIDIGITIZER_ATTR_ARM_SLOPE</w:t>
      </w:r>
    </w:p>
    <w:p w:rsidR="0066338D" w:rsidRDefault="0066338D" w:rsidP="0066338D">
      <w:pPr>
        <w:pStyle w:val="FunctionHead"/>
      </w:pPr>
      <w:r>
        <w:t>Description</w:t>
      </w:r>
    </w:p>
    <w:p w:rsidR="0066338D" w:rsidRDefault="0066338D" w:rsidP="0066338D">
      <w:pPr>
        <w:pStyle w:val="Body1"/>
      </w:pPr>
      <w:r>
        <w:t>Specifies whether a rising or a fa</w:t>
      </w:r>
      <w:r w:rsidR="00603ECA">
        <w:t xml:space="preserve">lling edge arms the digitizer. </w:t>
      </w:r>
      <w:r>
        <w:t xml:space="preserve">This attribute affects instrument operation only when the Arm Type attribute is set to </w:t>
      </w:r>
      <w:r w:rsidR="00603ECA">
        <w:t xml:space="preserve">Arm </w:t>
      </w:r>
      <w:r>
        <w:t>Edge.</w:t>
      </w:r>
    </w:p>
    <w:p w:rsidR="0066338D" w:rsidRDefault="0066338D" w:rsidP="0066338D">
      <w:pPr>
        <w:pStyle w:val="FunctionHead"/>
      </w:pPr>
      <w:r>
        <w:t>Defined Values</w:t>
      </w:r>
    </w:p>
    <w:tbl>
      <w:tblPr>
        <w:tblW w:w="0" w:type="auto"/>
        <w:tblInd w:w="722" w:type="dxa"/>
        <w:tblLayout w:type="fixed"/>
        <w:tblLook w:val="0000"/>
      </w:tblPr>
      <w:tblGrid>
        <w:gridCol w:w="1816"/>
        <w:gridCol w:w="540"/>
        <w:gridCol w:w="1170"/>
        <w:gridCol w:w="5114"/>
      </w:tblGrid>
      <w:tr w:rsidR="0066338D" w:rsidTr="0083263E">
        <w:trPr>
          <w:cantSplit/>
          <w:trHeight w:val="158"/>
        </w:trPr>
        <w:tc>
          <w:tcPr>
            <w:tcW w:w="1816" w:type="dxa"/>
            <w:vMerge w:val="restart"/>
            <w:tcBorders>
              <w:top w:val="single" w:sz="4" w:space="0" w:color="auto"/>
              <w:left w:val="single" w:sz="6" w:space="0" w:color="auto"/>
              <w:right w:val="single" w:sz="6" w:space="0" w:color="auto"/>
            </w:tcBorders>
            <w:shd w:val="clear" w:color="auto" w:fill="C0C0C0"/>
          </w:tcPr>
          <w:p w:rsidR="0066338D" w:rsidRDefault="0066338D" w:rsidP="001D305A">
            <w:pPr>
              <w:pStyle w:val="TableHead"/>
              <w:jc w:val="left"/>
              <w:rPr>
                <w:i/>
                <w:iCs/>
              </w:rPr>
            </w:pPr>
            <w:r>
              <w:rPr>
                <w:i/>
                <w:iCs/>
              </w:rPr>
              <w:t>Name</w:t>
            </w:r>
          </w:p>
        </w:tc>
        <w:tc>
          <w:tcPr>
            <w:tcW w:w="6824" w:type="dxa"/>
            <w:gridSpan w:val="3"/>
            <w:tcBorders>
              <w:top w:val="single" w:sz="4" w:space="0" w:color="auto"/>
              <w:left w:val="single" w:sz="6" w:space="0" w:color="auto"/>
              <w:bottom w:val="single" w:sz="4" w:space="0" w:color="auto"/>
              <w:right w:val="single" w:sz="6" w:space="0" w:color="auto"/>
            </w:tcBorders>
            <w:shd w:val="clear" w:color="auto" w:fill="C0C0C0"/>
          </w:tcPr>
          <w:p w:rsidR="0066338D" w:rsidRDefault="0066338D" w:rsidP="001D305A">
            <w:pPr>
              <w:pStyle w:val="TableHead"/>
              <w:jc w:val="left"/>
              <w:rPr>
                <w:i/>
                <w:iCs/>
              </w:rPr>
            </w:pPr>
            <w:r>
              <w:rPr>
                <w:i/>
                <w:iCs/>
              </w:rPr>
              <w:t>Description</w:t>
            </w:r>
          </w:p>
        </w:tc>
      </w:tr>
      <w:tr w:rsidR="0066338D" w:rsidTr="0083263E">
        <w:trPr>
          <w:cantSplit/>
          <w:trHeight w:val="157"/>
        </w:trPr>
        <w:tc>
          <w:tcPr>
            <w:tcW w:w="1816" w:type="dxa"/>
            <w:vMerge/>
            <w:tcBorders>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r>
              <w:rPr>
                <w:i/>
                <w:iCs/>
              </w:rPr>
              <w:t>Language</w:t>
            </w:r>
          </w:p>
        </w:tc>
        <w:tc>
          <w:tcPr>
            <w:tcW w:w="5114"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r>
              <w:rPr>
                <w:i/>
                <w:iCs/>
              </w:rPr>
              <w:t>Identifier</w:t>
            </w:r>
          </w:p>
        </w:tc>
      </w:tr>
      <w:tr w:rsidR="0066338D" w:rsidTr="0083263E">
        <w:trPr>
          <w:cantSplit/>
          <w:trHeight w:val="468"/>
        </w:trPr>
        <w:tc>
          <w:tcPr>
            <w:tcW w:w="1816" w:type="dxa"/>
            <w:vMerge w:val="restart"/>
            <w:tcBorders>
              <w:top w:val="single" w:sz="6" w:space="0" w:color="auto"/>
              <w:left w:val="single" w:sz="6" w:space="0" w:color="auto"/>
              <w:right w:val="single" w:sz="6" w:space="0" w:color="auto"/>
            </w:tcBorders>
          </w:tcPr>
          <w:p w:rsidR="0066338D" w:rsidRDefault="0066338D" w:rsidP="001D305A">
            <w:pPr>
              <w:pStyle w:val="TableCell"/>
            </w:pPr>
            <w:r>
              <w:t>Negative</w:t>
            </w:r>
          </w:p>
        </w:tc>
        <w:tc>
          <w:tcPr>
            <w:tcW w:w="6824" w:type="dxa"/>
            <w:gridSpan w:val="3"/>
            <w:tcBorders>
              <w:top w:val="single" w:sz="6" w:space="0" w:color="auto"/>
              <w:left w:val="single" w:sz="6" w:space="0" w:color="auto"/>
              <w:bottom w:val="single" w:sz="4" w:space="0" w:color="auto"/>
              <w:right w:val="single" w:sz="6" w:space="0" w:color="auto"/>
            </w:tcBorders>
          </w:tcPr>
          <w:p w:rsidR="0066338D" w:rsidRDefault="0066338D" w:rsidP="001D305A">
            <w:pPr>
              <w:pStyle w:val="TableCell"/>
            </w:pPr>
            <w:r>
              <w:t xml:space="preserve">A negative (falling) edge passing through the </w:t>
            </w:r>
            <w:r w:rsidR="001A5B69">
              <w:t>arm</w:t>
            </w:r>
            <w:r>
              <w:t xml:space="preserve"> level </w:t>
            </w:r>
            <w:r w:rsidR="001A5B69">
              <w:t>arms</w:t>
            </w:r>
            <w:r>
              <w:t xml:space="preserve"> the digitizer.</w:t>
            </w:r>
          </w:p>
        </w:tc>
      </w:tr>
      <w:tr w:rsidR="007C70B6" w:rsidTr="0083263E">
        <w:trPr>
          <w:cantSplit/>
          <w:trHeight w:val="338"/>
        </w:trPr>
        <w:tc>
          <w:tcPr>
            <w:tcW w:w="1816" w:type="dxa"/>
            <w:vMerge/>
            <w:tcBorders>
              <w:left w:val="single" w:sz="6" w:space="0" w:color="auto"/>
              <w:right w:val="single" w:sz="6" w:space="0" w:color="auto"/>
            </w:tcBorders>
          </w:tcPr>
          <w:p w:rsidR="007C70B6" w:rsidRDefault="007C70B6" w:rsidP="001D305A">
            <w:pPr>
              <w:pStyle w:val="TableCell"/>
            </w:pPr>
          </w:p>
        </w:tc>
        <w:tc>
          <w:tcPr>
            <w:tcW w:w="540" w:type="dxa"/>
            <w:vMerge w:val="restart"/>
            <w:tcBorders>
              <w:top w:val="single" w:sz="4" w:space="0" w:color="auto"/>
              <w:left w:val="single" w:sz="6" w:space="0" w:color="auto"/>
              <w:right w:val="single" w:sz="6" w:space="0" w:color="auto"/>
            </w:tcBorders>
          </w:tcPr>
          <w:p w:rsidR="007C70B6" w:rsidRDefault="007C70B6"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CourierNew"/>
            </w:pPr>
            <w:r>
              <w:t>Slope.Negative</w:t>
            </w:r>
          </w:p>
        </w:tc>
      </w:tr>
      <w:tr w:rsidR="007C70B6" w:rsidTr="003672BF">
        <w:trPr>
          <w:cantSplit/>
          <w:trHeight w:val="338"/>
        </w:trPr>
        <w:tc>
          <w:tcPr>
            <w:tcW w:w="1816" w:type="dxa"/>
            <w:vMerge/>
            <w:tcBorders>
              <w:left w:val="single" w:sz="6" w:space="0" w:color="auto"/>
              <w:right w:val="single" w:sz="6" w:space="0" w:color="auto"/>
            </w:tcBorders>
          </w:tcPr>
          <w:p w:rsidR="007C70B6" w:rsidRDefault="007C70B6" w:rsidP="001D305A">
            <w:pPr>
              <w:pStyle w:val="TableCell"/>
            </w:pPr>
          </w:p>
        </w:tc>
        <w:tc>
          <w:tcPr>
            <w:tcW w:w="540" w:type="dxa"/>
            <w:vMerge/>
            <w:tcBorders>
              <w:left w:val="single" w:sz="6" w:space="0" w:color="auto"/>
              <w:right w:val="single" w:sz="6" w:space="0" w:color="auto"/>
            </w:tcBorders>
          </w:tcPr>
          <w:p w:rsidR="007C70B6" w:rsidRDefault="007C70B6"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CourierNew"/>
            </w:pPr>
            <w:r>
              <w:t>IVIDIGITIZER_VAL_TRIGGER_SLOPE_NEGATIVE</w:t>
            </w:r>
          </w:p>
        </w:tc>
      </w:tr>
      <w:tr w:rsidR="007C70B6" w:rsidTr="0083263E">
        <w:trPr>
          <w:cantSplit/>
          <w:trHeight w:val="337"/>
        </w:trPr>
        <w:tc>
          <w:tcPr>
            <w:tcW w:w="1816" w:type="dxa"/>
            <w:vMerge/>
            <w:tcBorders>
              <w:left w:val="single" w:sz="6" w:space="0" w:color="auto"/>
              <w:bottom w:val="single" w:sz="6" w:space="0" w:color="auto"/>
              <w:right w:val="single" w:sz="6" w:space="0" w:color="auto"/>
            </w:tcBorders>
          </w:tcPr>
          <w:p w:rsidR="007C70B6" w:rsidRDefault="007C70B6" w:rsidP="001D305A">
            <w:pPr>
              <w:pStyle w:val="TableCell"/>
            </w:pPr>
          </w:p>
        </w:tc>
        <w:tc>
          <w:tcPr>
            <w:tcW w:w="540" w:type="dxa"/>
            <w:vMerge/>
            <w:tcBorders>
              <w:left w:val="single" w:sz="6" w:space="0" w:color="auto"/>
              <w:bottom w:val="single" w:sz="6" w:space="0" w:color="auto"/>
              <w:right w:val="single" w:sz="6" w:space="0" w:color="auto"/>
            </w:tcBorders>
          </w:tcPr>
          <w:p w:rsidR="007C70B6" w:rsidRDefault="007C70B6"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7C70B6" w:rsidRDefault="007C70B6"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7C70B6" w:rsidRDefault="007C70B6" w:rsidP="001D305A">
            <w:pPr>
              <w:pStyle w:val="TableCell"/>
              <w:rPr>
                <w:rFonts w:ascii="Courier New" w:hAnsi="Courier New" w:cs="Courier New"/>
                <w:sz w:val="18"/>
                <w:szCs w:val="18"/>
              </w:rPr>
            </w:pPr>
            <w:r>
              <w:rPr>
                <w:rFonts w:ascii="Courier New" w:hAnsi="Courier New" w:cs="Courier New"/>
                <w:sz w:val="18"/>
                <w:szCs w:val="18"/>
              </w:rPr>
              <w:t>IviDigitizerTriggerSlopeNegative</w:t>
            </w:r>
          </w:p>
        </w:tc>
      </w:tr>
      <w:tr w:rsidR="0066338D" w:rsidTr="0083263E">
        <w:trPr>
          <w:cantSplit/>
          <w:trHeight w:val="453"/>
        </w:trPr>
        <w:tc>
          <w:tcPr>
            <w:tcW w:w="1816" w:type="dxa"/>
            <w:vMerge w:val="restart"/>
            <w:tcBorders>
              <w:top w:val="single" w:sz="6" w:space="0" w:color="auto"/>
              <w:left w:val="single" w:sz="6" w:space="0" w:color="auto"/>
              <w:right w:val="single" w:sz="6" w:space="0" w:color="auto"/>
            </w:tcBorders>
          </w:tcPr>
          <w:p w:rsidR="0066338D" w:rsidRDefault="0066338D" w:rsidP="001D305A">
            <w:pPr>
              <w:pStyle w:val="TableCell"/>
            </w:pPr>
            <w:r>
              <w:t>Positive</w:t>
            </w:r>
          </w:p>
        </w:tc>
        <w:tc>
          <w:tcPr>
            <w:tcW w:w="6824" w:type="dxa"/>
            <w:gridSpan w:val="3"/>
            <w:tcBorders>
              <w:top w:val="single" w:sz="6" w:space="0" w:color="auto"/>
              <w:left w:val="single" w:sz="6" w:space="0" w:color="auto"/>
              <w:bottom w:val="single" w:sz="4" w:space="0" w:color="auto"/>
              <w:right w:val="single" w:sz="6" w:space="0" w:color="auto"/>
            </w:tcBorders>
          </w:tcPr>
          <w:p w:rsidR="0066338D" w:rsidRDefault="0066338D" w:rsidP="001D305A">
            <w:pPr>
              <w:pStyle w:val="TableCell"/>
            </w:pPr>
            <w:r>
              <w:t xml:space="preserve">A positive (rising) edge passing through the </w:t>
            </w:r>
            <w:r w:rsidR="001A5B69">
              <w:t>arm</w:t>
            </w:r>
            <w:r>
              <w:t xml:space="preserve"> level </w:t>
            </w:r>
            <w:r w:rsidR="001A5B69">
              <w:t>arms</w:t>
            </w:r>
            <w:r>
              <w:t xml:space="preserve"> the digitizer.</w:t>
            </w:r>
          </w:p>
        </w:tc>
      </w:tr>
      <w:tr w:rsidR="007C70B6" w:rsidTr="0083263E">
        <w:trPr>
          <w:cantSplit/>
          <w:trHeight w:val="338"/>
        </w:trPr>
        <w:tc>
          <w:tcPr>
            <w:tcW w:w="1816" w:type="dxa"/>
            <w:vMerge/>
            <w:tcBorders>
              <w:left w:val="single" w:sz="6" w:space="0" w:color="auto"/>
              <w:right w:val="single" w:sz="6" w:space="0" w:color="auto"/>
            </w:tcBorders>
          </w:tcPr>
          <w:p w:rsidR="007C70B6" w:rsidRDefault="007C70B6" w:rsidP="001D305A">
            <w:pPr>
              <w:pStyle w:val="TableCell"/>
            </w:pPr>
          </w:p>
        </w:tc>
        <w:tc>
          <w:tcPr>
            <w:tcW w:w="540" w:type="dxa"/>
            <w:vMerge w:val="restart"/>
            <w:tcBorders>
              <w:top w:val="single" w:sz="4" w:space="0" w:color="auto"/>
              <w:left w:val="single" w:sz="6" w:space="0" w:color="auto"/>
              <w:right w:val="single" w:sz="6" w:space="0" w:color="auto"/>
            </w:tcBorders>
          </w:tcPr>
          <w:p w:rsidR="007C70B6" w:rsidRDefault="007C70B6"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CourierNew"/>
            </w:pPr>
            <w:r>
              <w:t>Slope.Positive</w:t>
            </w:r>
          </w:p>
        </w:tc>
      </w:tr>
      <w:tr w:rsidR="007C70B6" w:rsidTr="003672BF">
        <w:trPr>
          <w:cantSplit/>
          <w:trHeight w:val="338"/>
        </w:trPr>
        <w:tc>
          <w:tcPr>
            <w:tcW w:w="1816" w:type="dxa"/>
            <w:vMerge/>
            <w:tcBorders>
              <w:left w:val="single" w:sz="6" w:space="0" w:color="auto"/>
              <w:right w:val="single" w:sz="6" w:space="0" w:color="auto"/>
            </w:tcBorders>
          </w:tcPr>
          <w:p w:rsidR="007C70B6" w:rsidRDefault="007C70B6" w:rsidP="001D305A">
            <w:pPr>
              <w:pStyle w:val="TableCell"/>
            </w:pPr>
          </w:p>
        </w:tc>
        <w:tc>
          <w:tcPr>
            <w:tcW w:w="540" w:type="dxa"/>
            <w:vMerge/>
            <w:tcBorders>
              <w:left w:val="single" w:sz="6" w:space="0" w:color="auto"/>
              <w:right w:val="single" w:sz="6" w:space="0" w:color="auto"/>
            </w:tcBorders>
          </w:tcPr>
          <w:p w:rsidR="007C70B6" w:rsidRDefault="007C70B6"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CourierNew"/>
            </w:pPr>
            <w:r>
              <w:t>IVIDIGITIZER_VAL_TRIGGER_SLOPE_POSITIVE</w:t>
            </w:r>
          </w:p>
        </w:tc>
      </w:tr>
      <w:tr w:rsidR="007C70B6" w:rsidTr="0083263E">
        <w:trPr>
          <w:cantSplit/>
          <w:trHeight w:val="337"/>
        </w:trPr>
        <w:tc>
          <w:tcPr>
            <w:tcW w:w="1816" w:type="dxa"/>
            <w:vMerge/>
            <w:tcBorders>
              <w:left w:val="single" w:sz="6" w:space="0" w:color="auto"/>
              <w:bottom w:val="single" w:sz="6" w:space="0" w:color="auto"/>
              <w:right w:val="single" w:sz="6" w:space="0" w:color="auto"/>
            </w:tcBorders>
          </w:tcPr>
          <w:p w:rsidR="007C70B6" w:rsidRDefault="007C70B6" w:rsidP="001D305A">
            <w:pPr>
              <w:pStyle w:val="TableCell"/>
            </w:pPr>
          </w:p>
        </w:tc>
        <w:tc>
          <w:tcPr>
            <w:tcW w:w="540" w:type="dxa"/>
            <w:vMerge/>
            <w:tcBorders>
              <w:left w:val="single" w:sz="6" w:space="0" w:color="auto"/>
              <w:bottom w:val="single" w:sz="6" w:space="0" w:color="auto"/>
              <w:right w:val="single" w:sz="6" w:space="0" w:color="auto"/>
            </w:tcBorders>
          </w:tcPr>
          <w:p w:rsidR="007C70B6" w:rsidRDefault="007C70B6"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7C70B6" w:rsidRDefault="007C70B6"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7C70B6" w:rsidRDefault="007C70B6" w:rsidP="001D305A">
            <w:pPr>
              <w:pStyle w:val="TableCell"/>
              <w:rPr>
                <w:rFonts w:ascii="Courier New" w:hAnsi="Courier New" w:cs="Courier New"/>
                <w:sz w:val="18"/>
                <w:szCs w:val="18"/>
              </w:rPr>
            </w:pPr>
            <w:r>
              <w:rPr>
                <w:rFonts w:ascii="Courier New" w:hAnsi="Courier New" w:cs="Courier New"/>
                <w:sz w:val="18"/>
                <w:szCs w:val="18"/>
              </w:rPr>
              <w:t>IviDigitizerTriggerSlopePositive</w:t>
            </w:r>
          </w:p>
        </w:tc>
      </w:tr>
    </w:tbl>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3540CF" w:rsidRDefault="003540CF" w:rsidP="0066338D">
      <w:pPr>
        <w:pStyle w:val="Body1"/>
      </w:pPr>
    </w:p>
    <w:p w:rsidR="003540CF" w:rsidRDefault="003540CF" w:rsidP="003540CF">
      <w:pPr>
        <w:pStyle w:val="Body"/>
      </w:pPr>
      <w:r>
        <w:br w:type="page"/>
      </w:r>
    </w:p>
    <w:p w:rsidR="003540CF" w:rsidRDefault="003540CF" w:rsidP="004C5BD9">
      <w:pPr>
        <w:pStyle w:val="Heading3"/>
      </w:pPr>
      <w:bookmarkStart w:id="820" w:name="_Toc304583764"/>
      <w:bookmarkStart w:id="821" w:name="_Toc306374615"/>
      <w:r>
        <w:t>Arm Source Count</w:t>
      </w:r>
      <w:bookmarkEnd w:id="820"/>
      <w:bookmarkEnd w:id="821"/>
    </w:p>
    <w:p w:rsidR="003540CF" w:rsidRDefault="003540CF" w:rsidP="003540C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3540CF" w:rsidTr="007469BC">
        <w:trPr>
          <w:cantSplit/>
          <w:tblHeader/>
        </w:trPr>
        <w:tc>
          <w:tcPr>
            <w:tcW w:w="1170" w:type="dxa"/>
            <w:tcBorders>
              <w:top w:val="single" w:sz="4" w:space="0" w:color="auto"/>
              <w:left w:val="single" w:sz="4" w:space="0" w:color="auto"/>
              <w:bottom w:val="double" w:sz="6" w:space="0" w:color="auto"/>
            </w:tcBorders>
          </w:tcPr>
          <w:p w:rsidR="003540CF" w:rsidRDefault="003540CF" w:rsidP="007469BC">
            <w:pPr>
              <w:pStyle w:val="TableHead"/>
            </w:pPr>
            <w:r>
              <w:t>Data Type</w:t>
            </w:r>
          </w:p>
        </w:tc>
        <w:tc>
          <w:tcPr>
            <w:tcW w:w="810" w:type="dxa"/>
            <w:tcBorders>
              <w:top w:val="single" w:sz="4" w:space="0" w:color="auto"/>
              <w:bottom w:val="double" w:sz="6" w:space="0" w:color="auto"/>
            </w:tcBorders>
          </w:tcPr>
          <w:p w:rsidR="003540CF" w:rsidRDefault="003540CF" w:rsidP="007469BC">
            <w:pPr>
              <w:pStyle w:val="TableHead"/>
            </w:pPr>
            <w:r>
              <w:t>Access</w:t>
            </w:r>
          </w:p>
        </w:tc>
        <w:tc>
          <w:tcPr>
            <w:tcW w:w="1530" w:type="dxa"/>
            <w:tcBorders>
              <w:top w:val="single" w:sz="4" w:space="0" w:color="auto"/>
              <w:bottom w:val="double" w:sz="6" w:space="0" w:color="auto"/>
            </w:tcBorders>
          </w:tcPr>
          <w:p w:rsidR="003540CF" w:rsidRDefault="003540CF" w:rsidP="007469BC">
            <w:pPr>
              <w:pStyle w:val="TableHead"/>
            </w:pPr>
            <w:r>
              <w:t>Applies To</w:t>
            </w:r>
          </w:p>
        </w:tc>
        <w:tc>
          <w:tcPr>
            <w:tcW w:w="1080" w:type="dxa"/>
            <w:tcBorders>
              <w:top w:val="single" w:sz="4" w:space="0" w:color="auto"/>
              <w:bottom w:val="double" w:sz="6" w:space="0" w:color="auto"/>
            </w:tcBorders>
          </w:tcPr>
          <w:p w:rsidR="003540CF" w:rsidRDefault="003540CF" w:rsidP="007469BC">
            <w:pPr>
              <w:pStyle w:val="TableHead"/>
            </w:pPr>
            <w:r>
              <w:t>Coercion</w:t>
            </w:r>
          </w:p>
        </w:tc>
        <w:tc>
          <w:tcPr>
            <w:tcW w:w="4770" w:type="dxa"/>
            <w:tcBorders>
              <w:top w:val="single" w:sz="4" w:space="0" w:color="auto"/>
              <w:bottom w:val="double" w:sz="6" w:space="0" w:color="auto"/>
              <w:right w:val="single" w:sz="6" w:space="0" w:color="auto"/>
            </w:tcBorders>
          </w:tcPr>
          <w:p w:rsidR="003540CF" w:rsidRDefault="003540CF" w:rsidP="007469BC">
            <w:pPr>
              <w:pStyle w:val="TableHead"/>
            </w:pPr>
            <w:r>
              <w:t>High Level Functions</w:t>
            </w:r>
          </w:p>
        </w:tc>
      </w:tr>
      <w:tr w:rsidR="003540CF" w:rsidTr="007469BC">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3540CF" w:rsidRDefault="003540CF" w:rsidP="007469BC">
            <w:pPr>
              <w:pStyle w:val="TableCellCourierNew"/>
            </w:pPr>
            <w:r>
              <w:t>ViInt32</w:t>
            </w:r>
          </w:p>
        </w:tc>
        <w:tc>
          <w:tcPr>
            <w:tcW w:w="810" w:type="dxa"/>
            <w:tcBorders>
              <w:top w:val="double" w:sz="6" w:space="0" w:color="auto"/>
            </w:tcBorders>
          </w:tcPr>
          <w:p w:rsidR="003540CF" w:rsidRDefault="003540CF" w:rsidP="007469BC">
            <w:pPr>
              <w:pStyle w:val="TableCell"/>
            </w:pPr>
            <w:r>
              <w:t>RO</w:t>
            </w:r>
          </w:p>
        </w:tc>
        <w:tc>
          <w:tcPr>
            <w:tcW w:w="1530" w:type="dxa"/>
            <w:tcBorders>
              <w:top w:val="double" w:sz="6" w:space="0" w:color="auto"/>
            </w:tcBorders>
          </w:tcPr>
          <w:p w:rsidR="003540CF" w:rsidRDefault="003540CF" w:rsidP="007469BC">
            <w:pPr>
              <w:pStyle w:val="TableCell"/>
            </w:pPr>
            <w:r>
              <w:t>N/A</w:t>
            </w:r>
          </w:p>
        </w:tc>
        <w:tc>
          <w:tcPr>
            <w:tcW w:w="1080" w:type="dxa"/>
            <w:tcBorders>
              <w:top w:val="double" w:sz="6" w:space="0" w:color="auto"/>
            </w:tcBorders>
          </w:tcPr>
          <w:p w:rsidR="003540CF" w:rsidRDefault="003540CF" w:rsidP="007469BC">
            <w:pPr>
              <w:pStyle w:val="TableCell"/>
            </w:pPr>
            <w:r>
              <w:t>None</w:t>
            </w:r>
          </w:p>
        </w:tc>
        <w:tc>
          <w:tcPr>
            <w:tcW w:w="4770" w:type="dxa"/>
            <w:tcBorders>
              <w:top w:val="double" w:sz="6" w:space="0" w:color="auto"/>
            </w:tcBorders>
          </w:tcPr>
          <w:p w:rsidR="003540CF" w:rsidRDefault="003540CF" w:rsidP="007469BC">
            <w:pPr>
              <w:pStyle w:val="TableCell"/>
            </w:pPr>
            <w:r>
              <w:t>N/A</w:t>
            </w:r>
          </w:p>
        </w:tc>
      </w:tr>
    </w:tbl>
    <w:p w:rsidR="007C70B6" w:rsidRDefault="007C70B6" w:rsidP="007C70B6">
      <w:pPr>
        <w:pStyle w:val="FunctionHead"/>
      </w:pPr>
      <w:r>
        <w:t>.NET Property Name</w:t>
      </w:r>
    </w:p>
    <w:p w:rsidR="007C70B6" w:rsidRDefault="007C70B6" w:rsidP="007C70B6">
      <w:pPr>
        <w:pStyle w:val="Body1"/>
        <w:rPr>
          <w:rStyle w:val="monospace"/>
        </w:rPr>
      </w:pPr>
      <w:r>
        <w:rPr>
          <w:rStyle w:val="monospace"/>
        </w:rPr>
        <w:t>Arm.Sources.Count</w:t>
      </w:r>
    </w:p>
    <w:p w:rsidR="00F24ED1" w:rsidRPr="0020545E" w:rsidRDefault="00F24ED1" w:rsidP="00F24ED1">
      <w:pPr>
        <w:pStyle w:val="IVIAttributeText"/>
        <w:rPr>
          <w:sz w:val="20"/>
        </w:rPr>
      </w:pPr>
      <w:r w:rsidRPr="0020545E">
        <w:rPr>
          <w:rFonts w:ascii="Times New Roman" w:hAnsi="Times New Roman"/>
          <w:sz w:val="20"/>
        </w:rPr>
        <w:t xml:space="preserve">This property is inherited from </w:t>
      </w:r>
      <w:r w:rsidRPr="009E28B6">
        <w:t>IIviRepeatedCapabilityCollection</w:t>
      </w:r>
      <w:r w:rsidRPr="0020545E">
        <w:rPr>
          <w:rFonts w:ascii="Times New Roman" w:hAnsi="Times New Roman"/>
          <w:sz w:val="20"/>
        </w:rPr>
        <w:t>.</w:t>
      </w:r>
    </w:p>
    <w:p w:rsidR="003540CF" w:rsidRDefault="003540CF" w:rsidP="003540CF">
      <w:pPr>
        <w:pStyle w:val="FunctionHead"/>
      </w:pPr>
      <w:r>
        <w:t>COM Property Name</w:t>
      </w:r>
    </w:p>
    <w:p w:rsidR="003540CF" w:rsidRDefault="003540CF" w:rsidP="003540CF">
      <w:pPr>
        <w:pStyle w:val="Body1"/>
        <w:rPr>
          <w:rStyle w:val="monospace"/>
        </w:rPr>
      </w:pPr>
      <w:r>
        <w:rPr>
          <w:rStyle w:val="monospace"/>
        </w:rPr>
        <w:t>Arm.Sources.Count</w:t>
      </w:r>
    </w:p>
    <w:p w:rsidR="003540CF" w:rsidRDefault="003540CF" w:rsidP="003540CF">
      <w:pPr>
        <w:pStyle w:val="FunctionHead"/>
      </w:pPr>
      <w:r>
        <w:t>C Constant Name</w:t>
      </w:r>
    </w:p>
    <w:p w:rsidR="003540CF" w:rsidRDefault="003540CF" w:rsidP="003540CF">
      <w:pPr>
        <w:pStyle w:val="Body1"/>
      </w:pPr>
      <w:r>
        <w:rPr>
          <w:rFonts w:ascii="Courier New" w:hAnsi="Courier New" w:cs="Courier New"/>
          <w:sz w:val="18"/>
          <w:szCs w:val="18"/>
        </w:rPr>
        <w:t>IVIDIGITIZER_ATTR_ARM_SOURCE_COUNT</w:t>
      </w:r>
    </w:p>
    <w:p w:rsidR="003540CF" w:rsidRDefault="003540CF" w:rsidP="003540CF">
      <w:pPr>
        <w:pStyle w:val="FunctionHead"/>
      </w:pPr>
      <w:r>
        <w:t>Description</w:t>
      </w:r>
    </w:p>
    <w:p w:rsidR="003540CF" w:rsidRDefault="003540CF" w:rsidP="003540CF">
      <w:pPr>
        <w:pStyle w:val="Body1"/>
      </w:pPr>
      <w:r>
        <w:t>Returns the number of arm sources available on the device.</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3540CF" w:rsidRDefault="003540CF" w:rsidP="003540CF">
      <w:pPr>
        <w:pStyle w:val="Body1"/>
      </w:pPr>
      <w:r>
        <w:br w:type="page"/>
      </w:r>
    </w:p>
    <w:p w:rsidR="003540CF" w:rsidRDefault="00B047DD" w:rsidP="003540CF">
      <w:pPr>
        <w:pStyle w:val="Heading3"/>
      </w:pPr>
      <w:bookmarkStart w:id="822" w:name="_Toc304583765"/>
      <w:bookmarkStart w:id="823" w:name="_Toc306374616"/>
      <w:r>
        <w:t>Arm</w:t>
      </w:r>
      <w:r w:rsidR="003540CF">
        <w:t xml:space="preserve"> Source Item (IVI-COM</w:t>
      </w:r>
      <w:r w:rsidR="007C1FE8">
        <w:t xml:space="preserve"> &amp; IVI.NET</w:t>
      </w:r>
      <w:r w:rsidR="003540CF">
        <w:t xml:space="preserve"> only)</w:t>
      </w:r>
      <w:bookmarkEnd w:id="822"/>
      <w:bookmarkEnd w:id="823"/>
    </w:p>
    <w:p w:rsidR="003540CF" w:rsidRDefault="003540CF" w:rsidP="003540C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3076"/>
        <w:gridCol w:w="990"/>
        <w:gridCol w:w="1440"/>
        <w:gridCol w:w="1260"/>
        <w:gridCol w:w="2594"/>
      </w:tblGrid>
      <w:tr w:rsidR="003540CF" w:rsidTr="007469BC">
        <w:trPr>
          <w:cantSplit/>
          <w:tblHeader/>
        </w:trPr>
        <w:tc>
          <w:tcPr>
            <w:tcW w:w="3076" w:type="dxa"/>
            <w:tcBorders>
              <w:top w:val="single" w:sz="4" w:space="0" w:color="auto"/>
              <w:left w:val="single" w:sz="4" w:space="0" w:color="auto"/>
              <w:bottom w:val="double" w:sz="6" w:space="0" w:color="auto"/>
            </w:tcBorders>
          </w:tcPr>
          <w:p w:rsidR="003540CF" w:rsidRDefault="003540CF" w:rsidP="007469BC">
            <w:pPr>
              <w:pStyle w:val="TableHead"/>
            </w:pPr>
            <w:r>
              <w:t>Data Type</w:t>
            </w:r>
          </w:p>
        </w:tc>
        <w:tc>
          <w:tcPr>
            <w:tcW w:w="990" w:type="dxa"/>
            <w:tcBorders>
              <w:top w:val="single" w:sz="4" w:space="0" w:color="auto"/>
              <w:bottom w:val="double" w:sz="6" w:space="0" w:color="auto"/>
            </w:tcBorders>
          </w:tcPr>
          <w:p w:rsidR="003540CF" w:rsidRDefault="003540CF" w:rsidP="007469BC">
            <w:pPr>
              <w:pStyle w:val="TableHead"/>
            </w:pPr>
            <w:r>
              <w:t>Access</w:t>
            </w:r>
          </w:p>
        </w:tc>
        <w:tc>
          <w:tcPr>
            <w:tcW w:w="1440" w:type="dxa"/>
            <w:tcBorders>
              <w:top w:val="single" w:sz="4" w:space="0" w:color="auto"/>
              <w:bottom w:val="double" w:sz="6" w:space="0" w:color="auto"/>
            </w:tcBorders>
          </w:tcPr>
          <w:p w:rsidR="003540CF" w:rsidRDefault="003540CF" w:rsidP="007469BC">
            <w:pPr>
              <w:pStyle w:val="TableHead"/>
            </w:pPr>
            <w:r>
              <w:t>Applies To</w:t>
            </w:r>
          </w:p>
        </w:tc>
        <w:tc>
          <w:tcPr>
            <w:tcW w:w="1260" w:type="dxa"/>
            <w:tcBorders>
              <w:top w:val="single" w:sz="4" w:space="0" w:color="auto"/>
              <w:bottom w:val="double" w:sz="6" w:space="0" w:color="auto"/>
            </w:tcBorders>
          </w:tcPr>
          <w:p w:rsidR="003540CF" w:rsidRDefault="003540CF" w:rsidP="007469BC">
            <w:pPr>
              <w:pStyle w:val="TableHead"/>
            </w:pPr>
            <w:r>
              <w:t>Coercion</w:t>
            </w:r>
          </w:p>
        </w:tc>
        <w:tc>
          <w:tcPr>
            <w:tcW w:w="2594" w:type="dxa"/>
            <w:tcBorders>
              <w:top w:val="single" w:sz="4" w:space="0" w:color="auto"/>
              <w:bottom w:val="double" w:sz="6" w:space="0" w:color="auto"/>
              <w:right w:val="single" w:sz="6" w:space="0" w:color="auto"/>
            </w:tcBorders>
          </w:tcPr>
          <w:p w:rsidR="003540CF" w:rsidRDefault="003540CF" w:rsidP="007469BC">
            <w:pPr>
              <w:pStyle w:val="TableHead"/>
            </w:pPr>
            <w:r>
              <w:t>High Level Functions</w:t>
            </w:r>
          </w:p>
        </w:tc>
      </w:tr>
      <w:tr w:rsidR="003540CF" w:rsidTr="007469BC">
        <w:tblPrEx>
          <w:tblBorders>
            <w:top w:val="single" w:sz="6" w:space="0" w:color="auto"/>
            <w:left w:val="single" w:sz="6" w:space="0" w:color="auto"/>
            <w:bottom w:val="single" w:sz="6" w:space="0" w:color="auto"/>
            <w:right w:val="single" w:sz="6" w:space="0" w:color="auto"/>
          </w:tblBorders>
        </w:tblPrEx>
        <w:trPr>
          <w:cantSplit/>
        </w:trPr>
        <w:tc>
          <w:tcPr>
            <w:tcW w:w="3076" w:type="dxa"/>
            <w:tcBorders>
              <w:top w:val="double" w:sz="6" w:space="0" w:color="auto"/>
            </w:tcBorders>
          </w:tcPr>
          <w:p w:rsidR="003540CF" w:rsidRDefault="003540CF" w:rsidP="003540CF">
            <w:pPr>
              <w:pStyle w:val="TableCellCourierNew"/>
            </w:pPr>
            <w:r>
              <w:t>IIviDigitizerArmSource</w:t>
            </w:r>
          </w:p>
        </w:tc>
        <w:tc>
          <w:tcPr>
            <w:tcW w:w="990" w:type="dxa"/>
            <w:tcBorders>
              <w:top w:val="double" w:sz="6" w:space="0" w:color="auto"/>
            </w:tcBorders>
          </w:tcPr>
          <w:p w:rsidR="003540CF" w:rsidRDefault="003540CF" w:rsidP="007469BC">
            <w:pPr>
              <w:pStyle w:val="TableCell"/>
            </w:pPr>
            <w:r>
              <w:t>RO</w:t>
            </w:r>
          </w:p>
        </w:tc>
        <w:tc>
          <w:tcPr>
            <w:tcW w:w="1440" w:type="dxa"/>
            <w:tcBorders>
              <w:top w:val="double" w:sz="6" w:space="0" w:color="auto"/>
            </w:tcBorders>
          </w:tcPr>
          <w:p w:rsidR="003540CF" w:rsidRDefault="003540CF" w:rsidP="007469BC">
            <w:pPr>
              <w:pStyle w:val="TableCell"/>
            </w:pPr>
            <w:r>
              <w:t>ArmSource</w:t>
            </w:r>
          </w:p>
        </w:tc>
        <w:tc>
          <w:tcPr>
            <w:tcW w:w="1260" w:type="dxa"/>
            <w:tcBorders>
              <w:top w:val="double" w:sz="6" w:space="0" w:color="auto"/>
            </w:tcBorders>
          </w:tcPr>
          <w:p w:rsidR="003540CF" w:rsidRDefault="003540CF" w:rsidP="007469BC">
            <w:pPr>
              <w:pStyle w:val="TableCell"/>
            </w:pPr>
            <w:r>
              <w:t>None</w:t>
            </w:r>
          </w:p>
        </w:tc>
        <w:tc>
          <w:tcPr>
            <w:tcW w:w="2594" w:type="dxa"/>
            <w:tcBorders>
              <w:top w:val="double" w:sz="6" w:space="0" w:color="auto"/>
            </w:tcBorders>
          </w:tcPr>
          <w:p w:rsidR="003540CF" w:rsidRDefault="003540CF" w:rsidP="007469BC">
            <w:pPr>
              <w:pStyle w:val="TableCell"/>
            </w:pPr>
            <w:r>
              <w:t>N/A</w:t>
            </w:r>
          </w:p>
        </w:tc>
      </w:tr>
    </w:tbl>
    <w:p w:rsidR="007C70B6" w:rsidRDefault="007C70B6" w:rsidP="007C70B6">
      <w:pPr>
        <w:pStyle w:val="FunctionHead"/>
      </w:pPr>
      <w:r>
        <w:t>.NET Property Name</w:t>
      </w:r>
    </w:p>
    <w:p w:rsidR="007C70B6" w:rsidRDefault="007C70B6" w:rsidP="007C70B6">
      <w:pPr>
        <w:pStyle w:val="Body1"/>
        <w:rPr>
          <w:rStyle w:val="monospace"/>
        </w:rPr>
      </w:pPr>
      <w:r w:rsidRPr="00AE1FD6">
        <w:rPr>
          <w:rStyle w:val="monospace"/>
        </w:rPr>
        <w:t>IIviDigitizer</w:t>
      </w:r>
      <w:r>
        <w:rPr>
          <w:rStyle w:val="monospace"/>
        </w:rPr>
        <w:t>Source</w:t>
      </w:r>
      <w:r w:rsidRPr="00AE1FD6">
        <w:rPr>
          <w:rStyle w:val="monospace"/>
        </w:rPr>
        <w:t xml:space="preserve"> </w:t>
      </w:r>
      <w:r>
        <w:rPr>
          <w:rStyle w:val="monospace"/>
        </w:rPr>
        <w:t>Arm</w:t>
      </w:r>
      <w:r>
        <w:rPr>
          <w:rStyle w:val="monospace"/>
          <w:b/>
        </w:rPr>
        <w:t>.</w:t>
      </w:r>
      <w:r w:rsidRPr="001063CB">
        <w:rPr>
          <w:rStyle w:val="monospace"/>
        </w:rPr>
        <w:t>Source</w:t>
      </w:r>
      <w:r>
        <w:rPr>
          <w:rStyle w:val="monospace"/>
        </w:rPr>
        <w:t>s[String name];</w:t>
      </w:r>
    </w:p>
    <w:p w:rsidR="007C70B6" w:rsidRPr="0020545E" w:rsidRDefault="007C70B6" w:rsidP="007C70B6">
      <w:pPr>
        <w:pStyle w:val="IVIAttributeText"/>
        <w:rPr>
          <w:rFonts w:ascii="Times New Roman" w:hAnsi="Times New Roman"/>
          <w:sz w:val="20"/>
        </w:rPr>
      </w:pPr>
      <w:r w:rsidRPr="0020545E">
        <w:rPr>
          <w:rFonts w:ascii="Times New Roman" w:hAnsi="Times New Roman"/>
          <w:sz w:val="20"/>
        </w:rPr>
        <w:t>Th</w:t>
      </w:r>
      <w:r w:rsidR="001063CB" w:rsidRPr="0020545E">
        <w:rPr>
          <w:rFonts w:ascii="Times New Roman" w:hAnsi="Times New Roman"/>
          <w:sz w:val="20"/>
        </w:rPr>
        <w:t>is</w:t>
      </w:r>
      <w:r w:rsidRPr="0020545E">
        <w:rPr>
          <w:rFonts w:ascii="Times New Roman" w:hAnsi="Times New Roman"/>
          <w:sz w:val="20"/>
        </w:rPr>
        <w:t xml:space="preserve"> indexer</w:t>
      </w:r>
      <w:r w:rsidR="001063CB" w:rsidRPr="0020545E">
        <w:rPr>
          <w:rFonts w:ascii="Times New Roman" w:hAnsi="Times New Roman"/>
          <w:sz w:val="20"/>
        </w:rPr>
        <w:t xml:space="preserve"> i</w:t>
      </w:r>
      <w:r w:rsidRPr="0020545E">
        <w:rPr>
          <w:rFonts w:ascii="Times New Roman" w:hAnsi="Times New Roman"/>
          <w:sz w:val="20"/>
        </w:rPr>
        <w:t xml:space="preserve">s inherited from </w:t>
      </w:r>
      <w:r>
        <w:t>IIviRepeatedCapabilityCollection</w:t>
      </w:r>
      <w:r w:rsidR="00C06F58" w:rsidRPr="0020545E">
        <w:rPr>
          <w:rFonts w:ascii="Times New Roman" w:hAnsi="Times New Roman"/>
          <w:sz w:val="20"/>
        </w:rPr>
        <w:t xml:space="preserve">. </w:t>
      </w:r>
      <w:r w:rsidRPr="0020545E">
        <w:rPr>
          <w:rFonts w:ascii="Times New Roman" w:hAnsi="Times New Roman"/>
          <w:sz w:val="20"/>
        </w:rPr>
        <w:t>The name parameter uniquely identif</w:t>
      </w:r>
      <w:r w:rsidR="001063CB" w:rsidRPr="0020545E">
        <w:rPr>
          <w:rFonts w:ascii="Times New Roman" w:hAnsi="Times New Roman"/>
          <w:sz w:val="20"/>
        </w:rPr>
        <w:t>ies</w:t>
      </w:r>
      <w:r w:rsidRPr="0020545E">
        <w:rPr>
          <w:rFonts w:ascii="Times New Roman" w:hAnsi="Times New Roman"/>
          <w:sz w:val="20"/>
        </w:rPr>
        <w:t xml:space="preserve"> a particular </w:t>
      </w:r>
      <w:r w:rsidR="001063CB" w:rsidRPr="0020545E">
        <w:rPr>
          <w:rFonts w:ascii="Times New Roman" w:hAnsi="Times New Roman"/>
          <w:sz w:val="20"/>
        </w:rPr>
        <w:t>arm source</w:t>
      </w:r>
      <w:r w:rsidRPr="0020545E">
        <w:rPr>
          <w:rFonts w:ascii="Times New Roman" w:hAnsi="Times New Roman"/>
          <w:sz w:val="20"/>
        </w:rPr>
        <w:t xml:space="preserve"> in the</w:t>
      </w:r>
      <w:r w:rsidR="001063CB" w:rsidRPr="0020545E">
        <w:rPr>
          <w:rFonts w:ascii="Times New Roman" w:hAnsi="Times New Roman"/>
          <w:sz w:val="20"/>
        </w:rPr>
        <w:t xml:space="preserve"> arm source</w:t>
      </w:r>
      <w:r w:rsidRPr="0020545E">
        <w:rPr>
          <w:rFonts w:ascii="Times New Roman" w:hAnsi="Times New Roman"/>
          <w:sz w:val="20"/>
        </w:rPr>
        <w:t>s collection.</w:t>
      </w:r>
    </w:p>
    <w:p w:rsidR="003540CF" w:rsidRDefault="003540CF" w:rsidP="003540CF">
      <w:pPr>
        <w:pStyle w:val="FunctionHead"/>
      </w:pPr>
      <w:r>
        <w:t>COM Property Name</w:t>
      </w:r>
    </w:p>
    <w:p w:rsidR="003540CF" w:rsidRDefault="003540CF" w:rsidP="003540CF">
      <w:pPr>
        <w:pStyle w:val="Body1"/>
        <w:rPr>
          <w:rStyle w:val="monospace"/>
        </w:rPr>
      </w:pPr>
      <w:r>
        <w:rPr>
          <w:rStyle w:val="monospace"/>
        </w:rPr>
        <w:t>Arm.Sources.Item([in] BSTR Name)</w:t>
      </w:r>
    </w:p>
    <w:p w:rsidR="003540CF" w:rsidRDefault="003540CF" w:rsidP="003540CF">
      <w:pPr>
        <w:pStyle w:val="FunctionHead"/>
      </w:pPr>
      <w:r>
        <w:t>C Constant Name</w:t>
      </w:r>
    </w:p>
    <w:p w:rsidR="003540CF" w:rsidRDefault="003540CF" w:rsidP="003540CF">
      <w:pPr>
        <w:pStyle w:val="Body1"/>
      </w:pPr>
      <w:r>
        <w:rPr>
          <w:rFonts w:ascii="Courier New" w:hAnsi="Courier New" w:cs="Courier New"/>
          <w:sz w:val="18"/>
          <w:szCs w:val="18"/>
        </w:rPr>
        <w:t>N/A</w:t>
      </w:r>
    </w:p>
    <w:p w:rsidR="003540CF" w:rsidRDefault="003540CF" w:rsidP="003540CF">
      <w:pPr>
        <w:pStyle w:val="FunctionHead"/>
      </w:pPr>
      <w:r>
        <w:t>Description</w:t>
      </w:r>
    </w:p>
    <w:p w:rsidR="007C70B6" w:rsidRDefault="007C70B6" w:rsidP="007C70B6">
      <w:pPr>
        <w:pStyle w:val="Body"/>
      </w:pPr>
      <w:r>
        <w:rPr>
          <w:rStyle w:val="monospace"/>
        </w:rPr>
        <w:t>Arm</w:t>
      </w:r>
      <w:r>
        <w:t xml:space="preserve"> Source Item uniquely identifies an arm source in the arm sources collection. It returns an interface pointer which can be used to control the attributes and other functionality of that arm source.</w:t>
      </w:r>
    </w:p>
    <w:p w:rsidR="007C70B6" w:rsidRDefault="007C70B6" w:rsidP="007C70B6">
      <w:pPr>
        <w:pStyle w:val="Body"/>
      </w:pPr>
      <w:r>
        <w:t>The Item property take</w:t>
      </w:r>
      <w:r w:rsidR="001063CB">
        <w:t>s</w:t>
      </w:r>
      <w:r>
        <w:t xml:space="preserve"> an arm source name</w:t>
      </w:r>
      <w:r w:rsidR="00C06F58">
        <w:t xml:space="preserve">. </w:t>
      </w:r>
      <w:r>
        <w:rPr>
          <w:rFonts w:eastAsia="MS Mincho"/>
          <w:color w:val="000000"/>
          <w:lang w:eastAsia="ja-JP"/>
        </w:rPr>
        <w:t xml:space="preserve">If the user passes an invalid value for the </w:t>
      </w:r>
      <w:r>
        <w:rPr>
          <w:rFonts w:ascii="Courier New" w:eastAsia="MS Mincho" w:hAnsi="Courier New"/>
          <w:color w:val="000000"/>
          <w:sz w:val="18"/>
          <w:lang w:eastAsia="ja-JP"/>
        </w:rPr>
        <w:t>Name</w:t>
      </w:r>
      <w:r w:rsidRPr="001A0261">
        <w:rPr>
          <w:rFonts w:eastAsia="MS Mincho"/>
          <w:color w:val="000000"/>
          <w:lang w:eastAsia="ja-JP"/>
        </w:rPr>
        <w:t xml:space="preserve"> </w:t>
      </w:r>
      <w:r>
        <w:rPr>
          <w:rFonts w:eastAsia="MS Mincho"/>
          <w:color w:val="000000"/>
          <w:lang w:eastAsia="ja-JP"/>
        </w:rPr>
        <w:t>parameter, the property returns an error.</w:t>
      </w:r>
    </w:p>
    <w:p w:rsidR="007C70B6" w:rsidRPr="00555D6A" w:rsidRDefault="007C70B6" w:rsidP="007C70B6">
      <w:pPr>
        <w:pStyle w:val="IVIBody"/>
      </w:pPr>
      <w:r>
        <w:t>Valid names include physical repeated capability identifiers and virtual repeated capability identifiers</w:t>
      </w:r>
      <w:r w:rsidRPr="00555D6A">
        <w:t>.</w:t>
      </w:r>
    </w:p>
    <w:p w:rsidR="007C70B6" w:rsidRDefault="00ED7B0D" w:rsidP="007C70B6">
      <w:pPr>
        <w:pStyle w:val="Body1"/>
        <w:spacing w:before="200"/>
      </w:pPr>
      <w:r>
        <w:t xml:space="preserve">If an IVI driver supports an arm source and the arm source is listed in IVI-3.3 </w:t>
      </w:r>
      <w:r w:rsidRPr="007C70B6">
        <w:rPr>
          <w:i/>
        </w:rPr>
        <w:t>Cross Class Capabilities Specification</w:t>
      </w:r>
      <w:r>
        <w:t xml:space="preserve">, Section 3, then the IVI driver shall accept the standard string for that arm source. This attribute is case insensitive, but case preserving. That is, the setting is case insensitive but when reading it back the programmed case is returned. IVI specific drivers may define new arm source strings for arm sources that are not defined by IVI-3.3 </w:t>
      </w:r>
      <w:r w:rsidRPr="007C70B6">
        <w:rPr>
          <w:i/>
        </w:rPr>
        <w:t>Cross Class Capabilities Specification</w:t>
      </w:r>
      <w:r>
        <w:t xml:space="preserve"> if needed.</w:t>
      </w:r>
    </w:p>
    <w:p w:rsidR="007C70B6" w:rsidRPr="00F7116C" w:rsidRDefault="007C70B6" w:rsidP="007C70B6">
      <w:pPr>
        <w:pStyle w:val="AttrFuncSubheading"/>
        <w:rPr>
          <w:color w:val="auto"/>
        </w:rPr>
      </w:pPr>
      <w:r w:rsidRPr="00F7116C">
        <w:rPr>
          <w:color w:val="auto"/>
        </w:rPr>
        <w:t>.NET Exceptions</w:t>
      </w:r>
    </w:p>
    <w:p w:rsidR="007C70B6" w:rsidRDefault="007C70B6" w:rsidP="007C70B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A8515F" w:rsidRDefault="003540CF" w:rsidP="007C70B6">
      <w:pPr>
        <w:pStyle w:val="AttrFuncSubheading"/>
      </w:pPr>
      <w:r>
        <w:br w:type="page"/>
      </w:r>
    </w:p>
    <w:p w:rsidR="003540CF" w:rsidRDefault="003540CF" w:rsidP="00ED7B0D">
      <w:pPr>
        <w:pStyle w:val="Body"/>
      </w:pPr>
    </w:p>
    <w:p w:rsidR="003540CF" w:rsidRDefault="00B047DD" w:rsidP="003540CF">
      <w:pPr>
        <w:pStyle w:val="Heading3"/>
      </w:pPr>
      <w:bookmarkStart w:id="824" w:name="_Toc304583766"/>
      <w:bookmarkStart w:id="825" w:name="_Toc306374617"/>
      <w:r>
        <w:t>Arm</w:t>
      </w:r>
      <w:r w:rsidR="003540CF">
        <w:t xml:space="preserve"> Source Name (IVI-COM</w:t>
      </w:r>
      <w:r w:rsidR="007C1FE8">
        <w:t xml:space="preserve"> &amp; IVI.NET</w:t>
      </w:r>
      <w:r w:rsidR="003540CF">
        <w:t xml:space="preserve"> only)</w:t>
      </w:r>
      <w:bookmarkEnd w:id="824"/>
      <w:bookmarkEnd w:id="825"/>
    </w:p>
    <w:p w:rsidR="003540CF" w:rsidRDefault="003540CF" w:rsidP="003540C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3540CF" w:rsidTr="007469BC">
        <w:trPr>
          <w:cantSplit/>
          <w:tblHeader/>
        </w:trPr>
        <w:tc>
          <w:tcPr>
            <w:tcW w:w="1170" w:type="dxa"/>
            <w:tcBorders>
              <w:top w:val="single" w:sz="4" w:space="0" w:color="auto"/>
              <w:left w:val="single" w:sz="4" w:space="0" w:color="auto"/>
              <w:bottom w:val="double" w:sz="6" w:space="0" w:color="auto"/>
            </w:tcBorders>
          </w:tcPr>
          <w:p w:rsidR="003540CF" w:rsidRDefault="003540CF" w:rsidP="007469BC">
            <w:pPr>
              <w:pStyle w:val="TableHead"/>
            </w:pPr>
            <w:r>
              <w:t>Data Type</w:t>
            </w:r>
          </w:p>
        </w:tc>
        <w:tc>
          <w:tcPr>
            <w:tcW w:w="810" w:type="dxa"/>
            <w:tcBorders>
              <w:top w:val="single" w:sz="4" w:space="0" w:color="auto"/>
              <w:bottom w:val="double" w:sz="6" w:space="0" w:color="auto"/>
            </w:tcBorders>
          </w:tcPr>
          <w:p w:rsidR="003540CF" w:rsidRDefault="003540CF" w:rsidP="007469BC">
            <w:pPr>
              <w:pStyle w:val="TableHead"/>
            </w:pPr>
            <w:r>
              <w:t>Access</w:t>
            </w:r>
          </w:p>
        </w:tc>
        <w:tc>
          <w:tcPr>
            <w:tcW w:w="1530" w:type="dxa"/>
            <w:tcBorders>
              <w:top w:val="single" w:sz="4" w:space="0" w:color="auto"/>
              <w:bottom w:val="double" w:sz="6" w:space="0" w:color="auto"/>
            </w:tcBorders>
          </w:tcPr>
          <w:p w:rsidR="003540CF" w:rsidRDefault="003540CF" w:rsidP="007469BC">
            <w:pPr>
              <w:pStyle w:val="TableHead"/>
            </w:pPr>
            <w:r>
              <w:t>Applies To</w:t>
            </w:r>
          </w:p>
        </w:tc>
        <w:tc>
          <w:tcPr>
            <w:tcW w:w="1080" w:type="dxa"/>
            <w:tcBorders>
              <w:top w:val="single" w:sz="4" w:space="0" w:color="auto"/>
              <w:bottom w:val="double" w:sz="6" w:space="0" w:color="auto"/>
            </w:tcBorders>
          </w:tcPr>
          <w:p w:rsidR="003540CF" w:rsidRDefault="003540CF" w:rsidP="007469BC">
            <w:pPr>
              <w:pStyle w:val="TableHead"/>
            </w:pPr>
            <w:r>
              <w:t>Coercion</w:t>
            </w:r>
          </w:p>
        </w:tc>
        <w:tc>
          <w:tcPr>
            <w:tcW w:w="4770" w:type="dxa"/>
            <w:tcBorders>
              <w:top w:val="single" w:sz="4" w:space="0" w:color="auto"/>
              <w:bottom w:val="double" w:sz="6" w:space="0" w:color="auto"/>
              <w:right w:val="single" w:sz="6" w:space="0" w:color="auto"/>
            </w:tcBorders>
          </w:tcPr>
          <w:p w:rsidR="003540CF" w:rsidRDefault="003540CF" w:rsidP="007469BC">
            <w:pPr>
              <w:pStyle w:val="TableHead"/>
            </w:pPr>
            <w:r>
              <w:t>High Level Functions</w:t>
            </w:r>
          </w:p>
        </w:tc>
      </w:tr>
      <w:tr w:rsidR="003540CF" w:rsidTr="007469BC">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3540CF" w:rsidRDefault="003540CF" w:rsidP="007469BC">
            <w:pPr>
              <w:pStyle w:val="TableCellCourierNew"/>
            </w:pPr>
            <w:r>
              <w:t>ViString</w:t>
            </w:r>
          </w:p>
        </w:tc>
        <w:tc>
          <w:tcPr>
            <w:tcW w:w="810" w:type="dxa"/>
            <w:tcBorders>
              <w:top w:val="double" w:sz="6" w:space="0" w:color="auto"/>
            </w:tcBorders>
          </w:tcPr>
          <w:p w:rsidR="003540CF" w:rsidRDefault="003540CF" w:rsidP="007469BC">
            <w:pPr>
              <w:pStyle w:val="TableCell"/>
            </w:pPr>
            <w:r>
              <w:t>RO</w:t>
            </w:r>
          </w:p>
        </w:tc>
        <w:tc>
          <w:tcPr>
            <w:tcW w:w="1530" w:type="dxa"/>
            <w:tcBorders>
              <w:top w:val="double" w:sz="6" w:space="0" w:color="auto"/>
            </w:tcBorders>
          </w:tcPr>
          <w:p w:rsidR="003540CF" w:rsidRDefault="003540CF" w:rsidP="007469BC">
            <w:pPr>
              <w:pStyle w:val="TableCell"/>
            </w:pPr>
            <w:r>
              <w:t>ArmSource</w:t>
            </w:r>
          </w:p>
        </w:tc>
        <w:tc>
          <w:tcPr>
            <w:tcW w:w="1080" w:type="dxa"/>
            <w:tcBorders>
              <w:top w:val="double" w:sz="6" w:space="0" w:color="auto"/>
            </w:tcBorders>
          </w:tcPr>
          <w:p w:rsidR="003540CF" w:rsidRDefault="003540CF" w:rsidP="007469BC">
            <w:pPr>
              <w:pStyle w:val="TableCell"/>
            </w:pPr>
            <w:r>
              <w:t>None</w:t>
            </w:r>
          </w:p>
        </w:tc>
        <w:tc>
          <w:tcPr>
            <w:tcW w:w="4770" w:type="dxa"/>
            <w:tcBorders>
              <w:top w:val="double" w:sz="6" w:space="0" w:color="auto"/>
            </w:tcBorders>
          </w:tcPr>
          <w:p w:rsidR="003540CF" w:rsidRDefault="003540CF" w:rsidP="007469BC">
            <w:pPr>
              <w:pStyle w:val="TableCell"/>
            </w:pPr>
            <w:r>
              <w:t>N/A</w:t>
            </w:r>
          </w:p>
        </w:tc>
      </w:tr>
    </w:tbl>
    <w:p w:rsidR="007C70B6" w:rsidRDefault="007C70B6" w:rsidP="007C70B6">
      <w:pPr>
        <w:pStyle w:val="FunctionHead"/>
      </w:pPr>
      <w:r>
        <w:t>.NET Property Name</w:t>
      </w:r>
    </w:p>
    <w:p w:rsidR="007C70B6" w:rsidRDefault="007C70B6" w:rsidP="007C70B6">
      <w:pPr>
        <w:pStyle w:val="Body1"/>
        <w:rPr>
          <w:rStyle w:val="monospace"/>
        </w:rPr>
      </w:pPr>
      <w:r>
        <w:rPr>
          <w:rStyle w:val="monospace"/>
        </w:rPr>
        <w:t>Arm.Sources[].Name</w:t>
      </w:r>
    </w:p>
    <w:p w:rsidR="007C70B6" w:rsidRPr="0020545E" w:rsidRDefault="007C70B6" w:rsidP="007C70B6">
      <w:pPr>
        <w:pStyle w:val="IVIAttributeText"/>
        <w:rPr>
          <w:rFonts w:ascii="Times New Roman" w:hAnsi="Times New Roman"/>
          <w:sz w:val="20"/>
        </w:rPr>
      </w:pPr>
      <w:r w:rsidRPr="0020545E">
        <w:rPr>
          <w:rFonts w:ascii="Times New Roman" w:hAnsi="Times New Roman"/>
          <w:sz w:val="20"/>
        </w:rPr>
        <w:t xml:space="preserve">This property is inherited from </w:t>
      </w:r>
      <w:r w:rsidRPr="00DD4C54">
        <w:rPr>
          <w:rFonts w:cs="Courier New"/>
        </w:rPr>
        <w:t>IIviRepeatedCapabilityIdentification</w:t>
      </w:r>
      <w:r w:rsidRPr="0020545E">
        <w:rPr>
          <w:rFonts w:ascii="Times New Roman" w:hAnsi="Times New Roman"/>
          <w:sz w:val="20"/>
        </w:rPr>
        <w:t>.</w:t>
      </w:r>
    </w:p>
    <w:p w:rsidR="003540CF" w:rsidRDefault="003540CF" w:rsidP="003540CF">
      <w:pPr>
        <w:pStyle w:val="FunctionHead"/>
      </w:pPr>
      <w:r>
        <w:t>COM Property Name</w:t>
      </w:r>
    </w:p>
    <w:p w:rsidR="003540CF" w:rsidRDefault="003540CF" w:rsidP="003540CF">
      <w:pPr>
        <w:pStyle w:val="Body1"/>
        <w:rPr>
          <w:rStyle w:val="monospace"/>
        </w:rPr>
      </w:pPr>
      <w:r>
        <w:rPr>
          <w:rStyle w:val="monospace"/>
        </w:rPr>
        <w:t>Arm.Sources.Name([in] LONG Index)</w:t>
      </w:r>
    </w:p>
    <w:p w:rsidR="003540CF" w:rsidRDefault="003540CF" w:rsidP="003540CF">
      <w:pPr>
        <w:pStyle w:val="FunctionHead"/>
      </w:pPr>
      <w:r>
        <w:t>C Constant Name</w:t>
      </w:r>
    </w:p>
    <w:p w:rsidR="003540CF" w:rsidRDefault="003540CF" w:rsidP="003540CF">
      <w:pPr>
        <w:pStyle w:val="Body1"/>
        <w:rPr>
          <w:rFonts w:ascii="Courier New" w:hAnsi="Courier New" w:cs="Courier New"/>
          <w:sz w:val="18"/>
          <w:szCs w:val="18"/>
        </w:rPr>
      </w:pPr>
      <w:r>
        <w:rPr>
          <w:rFonts w:ascii="Courier New" w:hAnsi="Courier New" w:cs="Courier New"/>
          <w:sz w:val="18"/>
          <w:szCs w:val="18"/>
        </w:rPr>
        <w:t>N/A</w:t>
      </w:r>
    </w:p>
    <w:p w:rsidR="003540CF" w:rsidRPr="003B79D7" w:rsidRDefault="003540CF" w:rsidP="003540CF">
      <w:pPr>
        <w:pStyle w:val="Body"/>
      </w:pPr>
      <w:r>
        <w:t xml:space="preserve">(Use the </w:t>
      </w:r>
      <w:r w:rsidRPr="00023BB0">
        <w:rPr>
          <w:rFonts w:ascii="Courier New" w:hAnsi="Courier New" w:cs="Courier New"/>
          <w:sz w:val="18"/>
          <w:szCs w:val="18"/>
        </w:rPr>
        <w:t>GetArmSourceName</w:t>
      </w:r>
      <w:r>
        <w:t xml:space="preserve"> function.)</w:t>
      </w:r>
    </w:p>
    <w:p w:rsidR="003540CF" w:rsidRDefault="003540CF" w:rsidP="003540CF">
      <w:pPr>
        <w:pStyle w:val="FunctionHead"/>
      </w:pPr>
      <w:r>
        <w:t>Description</w:t>
      </w:r>
    </w:p>
    <w:p w:rsidR="007C70B6" w:rsidRDefault="006642E2" w:rsidP="00ED7B0D">
      <w:pPr>
        <w:spacing w:before="200"/>
        <w:ind w:left="720"/>
      </w:pPr>
      <w:r w:rsidRPr="00555D6A">
        <w:t xml:space="preserve">This property returns the physical </w:t>
      </w:r>
      <w:r>
        <w:t xml:space="preserve">arm source </w:t>
      </w:r>
      <w:r w:rsidRPr="00555D6A">
        <w:t xml:space="preserve">identifier that corresponds to the one-based index that the user specifies. </w:t>
      </w:r>
      <w:r>
        <w:t>If the driver defines a qualified arm source name, this property returns the qualified name.</w:t>
      </w:r>
    </w:p>
    <w:p w:rsidR="00ED7B0D" w:rsidRPr="005D679A" w:rsidRDefault="007C70B6" w:rsidP="00ED7B0D">
      <w:pPr>
        <w:spacing w:before="200"/>
        <w:ind w:left="720"/>
      </w:pPr>
      <w:r>
        <w:t>For COM,</w:t>
      </w:r>
      <w:r w:rsidR="006642E2">
        <w:t xml:space="preserve"> </w:t>
      </w:r>
      <w:r>
        <w:t>i</w:t>
      </w:r>
      <w:r w:rsidR="006642E2" w:rsidRPr="00555D6A">
        <w:t xml:space="preserve">f the value that the user passes for the Index parameter is less than one or greater than the value of the </w:t>
      </w:r>
      <w:r w:rsidR="006642E2">
        <w:t xml:space="preserve">Arm Source </w:t>
      </w:r>
      <w:r w:rsidR="006642E2" w:rsidRPr="00555D6A">
        <w:t>Count attribute, the property returns an empty string in the Name parameter and returns the Invalid Value error.</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6338D" w:rsidRDefault="0066338D" w:rsidP="00ED7B0D">
      <w:pPr>
        <w:pStyle w:val="Heading3"/>
        <w:pageBreakBefore/>
      </w:pPr>
      <w:bookmarkStart w:id="826" w:name="_Toc304583767"/>
      <w:bookmarkStart w:id="827" w:name="_Toc306374618"/>
      <w:r>
        <w:lastRenderedPageBreak/>
        <w:t>Arm Type</w:t>
      </w:r>
      <w:bookmarkEnd w:id="826"/>
      <w:bookmarkEnd w:id="827"/>
    </w:p>
    <w:p w:rsidR="0066338D" w:rsidRDefault="0066338D" w:rsidP="0066338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66338D" w:rsidTr="001D305A">
        <w:trPr>
          <w:cantSplit/>
          <w:tblHeader/>
        </w:trPr>
        <w:tc>
          <w:tcPr>
            <w:tcW w:w="1170" w:type="dxa"/>
            <w:tcBorders>
              <w:top w:val="single" w:sz="4" w:space="0" w:color="auto"/>
              <w:left w:val="single" w:sz="4" w:space="0" w:color="auto"/>
              <w:bottom w:val="double" w:sz="6" w:space="0" w:color="auto"/>
            </w:tcBorders>
          </w:tcPr>
          <w:p w:rsidR="0066338D" w:rsidRDefault="0066338D" w:rsidP="001D305A">
            <w:pPr>
              <w:pStyle w:val="TableHead"/>
            </w:pPr>
            <w:r>
              <w:t>Data Type</w:t>
            </w:r>
          </w:p>
        </w:tc>
        <w:tc>
          <w:tcPr>
            <w:tcW w:w="810" w:type="dxa"/>
            <w:tcBorders>
              <w:top w:val="single" w:sz="4" w:space="0" w:color="auto"/>
              <w:bottom w:val="double" w:sz="6" w:space="0" w:color="auto"/>
            </w:tcBorders>
          </w:tcPr>
          <w:p w:rsidR="0066338D" w:rsidRDefault="0066338D" w:rsidP="001D305A">
            <w:pPr>
              <w:pStyle w:val="TableHead"/>
            </w:pPr>
            <w:r>
              <w:t>Access</w:t>
            </w:r>
          </w:p>
        </w:tc>
        <w:tc>
          <w:tcPr>
            <w:tcW w:w="1530" w:type="dxa"/>
            <w:tcBorders>
              <w:top w:val="single" w:sz="4" w:space="0" w:color="auto"/>
              <w:bottom w:val="double" w:sz="6" w:space="0" w:color="auto"/>
            </w:tcBorders>
          </w:tcPr>
          <w:p w:rsidR="0066338D" w:rsidRDefault="0066338D" w:rsidP="001D305A">
            <w:pPr>
              <w:pStyle w:val="TableHead"/>
            </w:pPr>
            <w:r>
              <w:t>Applies To</w:t>
            </w:r>
          </w:p>
        </w:tc>
        <w:tc>
          <w:tcPr>
            <w:tcW w:w="1080" w:type="dxa"/>
            <w:tcBorders>
              <w:top w:val="single" w:sz="4" w:space="0" w:color="auto"/>
              <w:bottom w:val="double" w:sz="6" w:space="0" w:color="auto"/>
            </w:tcBorders>
          </w:tcPr>
          <w:p w:rsidR="0066338D" w:rsidRDefault="0066338D" w:rsidP="001D305A">
            <w:pPr>
              <w:pStyle w:val="TableHead"/>
            </w:pPr>
            <w:r>
              <w:t>Coercion</w:t>
            </w:r>
          </w:p>
        </w:tc>
        <w:tc>
          <w:tcPr>
            <w:tcW w:w="4770" w:type="dxa"/>
            <w:tcBorders>
              <w:top w:val="single" w:sz="4" w:space="0" w:color="auto"/>
              <w:bottom w:val="double" w:sz="6" w:space="0" w:color="auto"/>
              <w:right w:val="single" w:sz="6" w:space="0" w:color="auto"/>
            </w:tcBorders>
          </w:tcPr>
          <w:p w:rsidR="0066338D" w:rsidRDefault="0066338D" w:rsidP="001D305A">
            <w:pPr>
              <w:pStyle w:val="TableHead"/>
            </w:pPr>
            <w:r>
              <w:t>High Level Functions</w:t>
            </w:r>
          </w:p>
        </w:tc>
      </w:tr>
      <w:tr w:rsidR="0066338D"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66338D" w:rsidRDefault="0066338D" w:rsidP="001D305A">
            <w:pPr>
              <w:pStyle w:val="TableCellCourierNew"/>
            </w:pPr>
            <w:r>
              <w:t>ViInt32</w:t>
            </w:r>
          </w:p>
        </w:tc>
        <w:tc>
          <w:tcPr>
            <w:tcW w:w="810" w:type="dxa"/>
            <w:tcBorders>
              <w:top w:val="double" w:sz="6" w:space="0" w:color="auto"/>
            </w:tcBorders>
          </w:tcPr>
          <w:p w:rsidR="0066338D" w:rsidRDefault="0066338D" w:rsidP="001D305A">
            <w:pPr>
              <w:pStyle w:val="TableCell"/>
            </w:pPr>
            <w:r>
              <w:t>R/W</w:t>
            </w:r>
          </w:p>
        </w:tc>
        <w:tc>
          <w:tcPr>
            <w:tcW w:w="1530" w:type="dxa"/>
            <w:tcBorders>
              <w:top w:val="double" w:sz="6" w:space="0" w:color="auto"/>
            </w:tcBorders>
          </w:tcPr>
          <w:p w:rsidR="0066338D" w:rsidRDefault="00377EBC" w:rsidP="001D305A">
            <w:pPr>
              <w:pStyle w:val="TableCell"/>
            </w:pPr>
            <w:r>
              <w:t>ArmSource</w:t>
            </w:r>
          </w:p>
        </w:tc>
        <w:tc>
          <w:tcPr>
            <w:tcW w:w="1080" w:type="dxa"/>
            <w:tcBorders>
              <w:top w:val="double" w:sz="6" w:space="0" w:color="auto"/>
            </w:tcBorders>
          </w:tcPr>
          <w:p w:rsidR="0066338D" w:rsidRDefault="0066338D" w:rsidP="001D305A">
            <w:pPr>
              <w:pStyle w:val="TableCell"/>
            </w:pPr>
            <w:r>
              <w:t>None</w:t>
            </w:r>
          </w:p>
        </w:tc>
        <w:tc>
          <w:tcPr>
            <w:tcW w:w="4770" w:type="dxa"/>
            <w:tcBorders>
              <w:top w:val="double" w:sz="6" w:space="0" w:color="auto"/>
            </w:tcBorders>
          </w:tcPr>
          <w:p w:rsidR="0066338D" w:rsidRDefault="0066338D" w:rsidP="001D305A">
            <w:pPr>
              <w:pStyle w:val="TableCell"/>
            </w:pPr>
            <w:r>
              <w:t>N/A</w:t>
            </w:r>
          </w:p>
        </w:tc>
      </w:tr>
    </w:tbl>
    <w:p w:rsidR="00B64A3E" w:rsidRDefault="00B64A3E" w:rsidP="00B64A3E">
      <w:pPr>
        <w:pStyle w:val="FunctionHead"/>
      </w:pPr>
      <w:r>
        <w:t>.NET Property Name</w:t>
      </w:r>
    </w:p>
    <w:p w:rsidR="00B64A3E" w:rsidRDefault="00B64A3E" w:rsidP="00B64A3E">
      <w:pPr>
        <w:pStyle w:val="Body1"/>
        <w:rPr>
          <w:rStyle w:val="monospace"/>
        </w:rPr>
      </w:pPr>
      <w:r>
        <w:rPr>
          <w:rStyle w:val="monospace"/>
        </w:rPr>
        <w:t>Arm.Sources[].Type</w:t>
      </w:r>
    </w:p>
    <w:p w:rsidR="00B64A3E" w:rsidRDefault="00B64A3E" w:rsidP="00B64A3E">
      <w:pPr>
        <w:pStyle w:val="FunctionHead"/>
      </w:pPr>
      <w:r>
        <w:t>.NET Enumeration Name</w:t>
      </w:r>
    </w:p>
    <w:p w:rsidR="00B64A3E" w:rsidRDefault="00B64A3E" w:rsidP="00B64A3E">
      <w:pPr>
        <w:pStyle w:val="Code1"/>
      </w:pPr>
      <w:r>
        <w:t>ArmType</w:t>
      </w:r>
    </w:p>
    <w:p w:rsidR="0066338D" w:rsidRDefault="0066338D" w:rsidP="0066338D">
      <w:pPr>
        <w:pStyle w:val="FunctionHead"/>
      </w:pPr>
      <w:r>
        <w:t>COM Property Name</w:t>
      </w:r>
    </w:p>
    <w:p w:rsidR="0066338D" w:rsidRDefault="009249C0" w:rsidP="0066338D">
      <w:pPr>
        <w:pStyle w:val="Body1"/>
        <w:rPr>
          <w:rStyle w:val="monospace"/>
        </w:rPr>
      </w:pPr>
      <w:r>
        <w:rPr>
          <w:rStyle w:val="monospace"/>
        </w:rPr>
        <w:t>Arm.Sources.Item().</w:t>
      </w:r>
      <w:r w:rsidR="0066338D">
        <w:rPr>
          <w:rStyle w:val="monospace"/>
        </w:rPr>
        <w:t>Type</w:t>
      </w:r>
    </w:p>
    <w:p w:rsidR="0066338D" w:rsidRDefault="0066338D" w:rsidP="0066338D">
      <w:pPr>
        <w:pStyle w:val="FunctionHead"/>
      </w:pPr>
      <w:r>
        <w:t>COM Enumeration Name</w:t>
      </w:r>
    </w:p>
    <w:p w:rsidR="0066338D" w:rsidRDefault="0066338D" w:rsidP="0066338D">
      <w:pPr>
        <w:pStyle w:val="Code1"/>
      </w:pPr>
      <w:r>
        <w:t>IviDigitizerArmTypeEnum</w:t>
      </w:r>
    </w:p>
    <w:p w:rsidR="0066338D" w:rsidRDefault="0066338D" w:rsidP="0066338D">
      <w:pPr>
        <w:pStyle w:val="FunctionHead"/>
      </w:pPr>
      <w:r>
        <w:t>C Constant Name</w:t>
      </w:r>
    </w:p>
    <w:p w:rsidR="0066338D" w:rsidRDefault="0066338D" w:rsidP="0066338D">
      <w:pPr>
        <w:pStyle w:val="Body1"/>
      </w:pPr>
      <w:r>
        <w:rPr>
          <w:rFonts w:ascii="Courier New" w:hAnsi="Courier New" w:cs="Courier New"/>
          <w:sz w:val="18"/>
          <w:szCs w:val="18"/>
        </w:rPr>
        <w:t>IVIDIGITIZER_ATTR_ARM_TYPE</w:t>
      </w:r>
    </w:p>
    <w:p w:rsidR="0066338D" w:rsidRDefault="0066338D" w:rsidP="0066338D">
      <w:pPr>
        <w:pStyle w:val="FunctionHead"/>
      </w:pPr>
      <w:r>
        <w:t>Description</w:t>
      </w:r>
    </w:p>
    <w:p w:rsidR="0066338D" w:rsidRDefault="0066338D" w:rsidP="0066338D">
      <w:pPr>
        <w:pStyle w:val="Body1"/>
      </w:pPr>
      <w:r>
        <w:t>The kind of event that arms the digitizer.</w:t>
      </w:r>
    </w:p>
    <w:p w:rsidR="0066338D" w:rsidRDefault="0066338D" w:rsidP="0066338D">
      <w:pPr>
        <w:pStyle w:val="FunctionHead"/>
      </w:pPr>
      <w:r>
        <w:t>Defined Values</w:t>
      </w:r>
    </w:p>
    <w:tbl>
      <w:tblPr>
        <w:tblW w:w="0" w:type="auto"/>
        <w:tblInd w:w="722" w:type="dxa"/>
        <w:tblLayout w:type="fixed"/>
        <w:tblLook w:val="0000"/>
      </w:tblPr>
      <w:tblGrid>
        <w:gridCol w:w="1636"/>
        <w:gridCol w:w="720"/>
        <w:gridCol w:w="1170"/>
        <w:gridCol w:w="5114"/>
      </w:tblGrid>
      <w:tr w:rsidR="0066338D" w:rsidTr="0083263E">
        <w:trPr>
          <w:cantSplit/>
          <w:trHeight w:val="158"/>
        </w:trPr>
        <w:tc>
          <w:tcPr>
            <w:tcW w:w="1636" w:type="dxa"/>
            <w:vMerge w:val="restart"/>
            <w:tcBorders>
              <w:top w:val="single" w:sz="4" w:space="0" w:color="auto"/>
              <w:left w:val="single" w:sz="6" w:space="0" w:color="auto"/>
              <w:right w:val="single" w:sz="6" w:space="0" w:color="auto"/>
            </w:tcBorders>
            <w:shd w:val="clear" w:color="auto" w:fill="C0C0C0"/>
          </w:tcPr>
          <w:p w:rsidR="0066338D" w:rsidRDefault="0066338D" w:rsidP="001D305A">
            <w:pPr>
              <w:pStyle w:val="TableHead"/>
              <w:jc w:val="left"/>
              <w:rPr>
                <w:i/>
                <w:iCs/>
              </w:rPr>
            </w:pPr>
            <w:r>
              <w:rPr>
                <w:i/>
                <w:iCs/>
              </w:rPr>
              <w:t>Name</w:t>
            </w:r>
          </w:p>
        </w:tc>
        <w:tc>
          <w:tcPr>
            <w:tcW w:w="7004" w:type="dxa"/>
            <w:gridSpan w:val="3"/>
            <w:tcBorders>
              <w:top w:val="single" w:sz="4" w:space="0" w:color="auto"/>
              <w:left w:val="single" w:sz="6" w:space="0" w:color="auto"/>
              <w:bottom w:val="single" w:sz="4" w:space="0" w:color="auto"/>
              <w:right w:val="single" w:sz="6" w:space="0" w:color="auto"/>
            </w:tcBorders>
            <w:shd w:val="clear" w:color="auto" w:fill="C0C0C0"/>
          </w:tcPr>
          <w:p w:rsidR="0066338D" w:rsidRDefault="0066338D" w:rsidP="001D305A">
            <w:pPr>
              <w:pStyle w:val="TableHead"/>
              <w:jc w:val="left"/>
              <w:rPr>
                <w:i/>
                <w:iCs/>
              </w:rPr>
            </w:pPr>
            <w:r>
              <w:rPr>
                <w:i/>
                <w:iCs/>
              </w:rPr>
              <w:t>Description</w:t>
            </w:r>
          </w:p>
        </w:tc>
      </w:tr>
      <w:tr w:rsidR="0066338D" w:rsidTr="0083263E">
        <w:trPr>
          <w:cantSplit/>
          <w:trHeight w:val="157"/>
        </w:trPr>
        <w:tc>
          <w:tcPr>
            <w:tcW w:w="1636" w:type="dxa"/>
            <w:vMerge/>
            <w:tcBorders>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p>
        </w:tc>
        <w:tc>
          <w:tcPr>
            <w:tcW w:w="720"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r>
              <w:rPr>
                <w:i/>
                <w:iCs/>
              </w:rPr>
              <w:t>Language</w:t>
            </w:r>
          </w:p>
        </w:tc>
        <w:tc>
          <w:tcPr>
            <w:tcW w:w="5114"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r>
              <w:rPr>
                <w:i/>
                <w:iCs/>
              </w:rPr>
              <w:t>Identifier</w:t>
            </w:r>
          </w:p>
        </w:tc>
      </w:tr>
      <w:tr w:rsidR="0066338D" w:rsidTr="0083263E">
        <w:trPr>
          <w:cantSplit/>
          <w:trHeight w:val="683"/>
        </w:trPr>
        <w:tc>
          <w:tcPr>
            <w:tcW w:w="1636" w:type="dxa"/>
            <w:vMerge w:val="restart"/>
            <w:tcBorders>
              <w:top w:val="single" w:sz="6" w:space="0" w:color="auto"/>
              <w:left w:val="single" w:sz="6" w:space="0" w:color="auto"/>
              <w:right w:val="single" w:sz="6" w:space="0" w:color="auto"/>
            </w:tcBorders>
          </w:tcPr>
          <w:p w:rsidR="0066338D" w:rsidRDefault="0066338D" w:rsidP="001D305A">
            <w:pPr>
              <w:pStyle w:val="TableCell"/>
            </w:pPr>
            <w:r>
              <w:t>Arm Edge</w:t>
            </w:r>
          </w:p>
        </w:tc>
        <w:tc>
          <w:tcPr>
            <w:tcW w:w="7004" w:type="dxa"/>
            <w:gridSpan w:val="3"/>
            <w:tcBorders>
              <w:top w:val="single" w:sz="6" w:space="0" w:color="auto"/>
              <w:left w:val="single" w:sz="6" w:space="0" w:color="auto"/>
              <w:bottom w:val="single" w:sz="4" w:space="0" w:color="auto"/>
              <w:right w:val="single" w:sz="6" w:space="0" w:color="auto"/>
            </w:tcBorders>
          </w:tcPr>
          <w:p w:rsidR="0066338D" w:rsidRDefault="0066338D" w:rsidP="001D305A">
            <w:pPr>
              <w:pStyle w:val="TableCell"/>
            </w:pPr>
            <w:r>
              <w:t xml:space="preserve">Configures the digitizer for edge </w:t>
            </w:r>
            <w:r w:rsidR="000D6D8E">
              <w:t>arm</w:t>
            </w:r>
            <w:r>
              <w:t xml:space="preserve">ing. An edge </w:t>
            </w:r>
            <w:r w:rsidR="000D6D8E">
              <w:t>arm</w:t>
            </w:r>
            <w:r>
              <w:t xml:space="preserve"> occurs when the </w:t>
            </w:r>
            <w:r w:rsidR="000D6D8E">
              <w:t>arm</w:t>
            </w:r>
            <w:r>
              <w:t xml:space="preserve"> signal specified with the </w:t>
            </w:r>
            <w:r w:rsidR="000D6D8E">
              <w:t>Arm</w:t>
            </w:r>
            <w:r>
              <w:t xml:space="preserve"> Source attribute passes the voltage threshold specified with the </w:t>
            </w:r>
            <w:r w:rsidR="000D6D8E">
              <w:t>Arm</w:t>
            </w:r>
            <w:r>
              <w:t xml:space="preserve"> Level attribute and has the slope specified with the </w:t>
            </w:r>
            <w:r w:rsidR="000D6D8E">
              <w:t>Arm</w:t>
            </w:r>
            <w:r>
              <w:t xml:space="preserve"> Slope attribute.</w:t>
            </w:r>
          </w:p>
        </w:tc>
      </w:tr>
      <w:tr w:rsidR="00B64A3E" w:rsidTr="0083263E">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val="restart"/>
            <w:tcBorders>
              <w:top w:val="single" w:sz="4" w:space="0" w:color="auto"/>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ArmType.Edge</w:t>
            </w:r>
          </w:p>
        </w:tc>
      </w:tr>
      <w:tr w:rsidR="00B64A3E" w:rsidTr="00A83440">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IVIDIGITIZER_VAL_EDGE_ARM</w:t>
            </w:r>
          </w:p>
        </w:tc>
      </w:tr>
      <w:tr w:rsidR="00B64A3E" w:rsidTr="0083263E">
        <w:trPr>
          <w:cantSplit/>
          <w:trHeight w:val="337"/>
        </w:trPr>
        <w:tc>
          <w:tcPr>
            <w:tcW w:w="1636"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rPr>
                <w:rFonts w:ascii="Courier New" w:hAnsi="Courier New" w:cs="Courier New"/>
                <w:sz w:val="18"/>
                <w:szCs w:val="18"/>
              </w:rPr>
            </w:pPr>
            <w:r>
              <w:rPr>
                <w:rFonts w:ascii="Courier New" w:hAnsi="Courier New" w:cs="Courier New"/>
                <w:sz w:val="18"/>
                <w:szCs w:val="18"/>
              </w:rPr>
              <w:t>IviDigitizerArmEdge</w:t>
            </w:r>
          </w:p>
        </w:tc>
      </w:tr>
      <w:tr w:rsidR="0066338D" w:rsidTr="0083263E">
        <w:trPr>
          <w:cantSplit/>
          <w:trHeight w:val="597"/>
        </w:trPr>
        <w:tc>
          <w:tcPr>
            <w:tcW w:w="1636" w:type="dxa"/>
            <w:vMerge w:val="restart"/>
            <w:tcBorders>
              <w:top w:val="single" w:sz="6" w:space="0" w:color="auto"/>
              <w:left w:val="single" w:sz="6" w:space="0" w:color="auto"/>
              <w:right w:val="single" w:sz="6" w:space="0" w:color="auto"/>
            </w:tcBorders>
          </w:tcPr>
          <w:p w:rsidR="0066338D" w:rsidRDefault="0066338D" w:rsidP="001D305A">
            <w:pPr>
              <w:pStyle w:val="TableCell"/>
            </w:pPr>
            <w:r>
              <w:t>Arm Width</w:t>
            </w:r>
          </w:p>
        </w:tc>
        <w:tc>
          <w:tcPr>
            <w:tcW w:w="7004" w:type="dxa"/>
            <w:gridSpan w:val="3"/>
            <w:tcBorders>
              <w:top w:val="single" w:sz="6" w:space="0" w:color="auto"/>
              <w:left w:val="single" w:sz="6" w:space="0" w:color="auto"/>
              <w:bottom w:val="single" w:sz="4" w:space="0" w:color="auto"/>
              <w:right w:val="single" w:sz="6" w:space="0" w:color="auto"/>
            </w:tcBorders>
          </w:tcPr>
          <w:p w:rsidR="0066338D" w:rsidRDefault="0066338D" w:rsidP="001D305A">
            <w:pPr>
              <w:pStyle w:val="TableCell"/>
            </w:pPr>
            <w:r>
              <w:t xml:space="preserve">Configures the digitizer for width </w:t>
            </w:r>
            <w:r w:rsidR="000D6D8E">
              <w:t>arming</w:t>
            </w:r>
            <w:r>
              <w:t>. Use the IviDigitizerWidth</w:t>
            </w:r>
            <w:r w:rsidR="000D6D8E">
              <w:t>Arm</w:t>
            </w:r>
            <w:r>
              <w:t xml:space="preserve"> extension properties and methods to configure the </w:t>
            </w:r>
            <w:r w:rsidR="000D6D8E">
              <w:t>arm</w:t>
            </w:r>
            <w:r>
              <w:t>.</w:t>
            </w:r>
          </w:p>
        </w:tc>
      </w:tr>
      <w:tr w:rsidR="00B64A3E" w:rsidTr="0083263E">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val="restart"/>
            <w:tcBorders>
              <w:top w:val="single" w:sz="4" w:space="0" w:color="auto"/>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ArmType.Width</w:t>
            </w:r>
          </w:p>
        </w:tc>
      </w:tr>
      <w:tr w:rsidR="00B64A3E" w:rsidTr="00A83440">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IVIDIGITIZER_VAL_WIDTH_ARM</w:t>
            </w:r>
          </w:p>
        </w:tc>
      </w:tr>
      <w:tr w:rsidR="00B64A3E" w:rsidTr="0083263E">
        <w:trPr>
          <w:cantSplit/>
          <w:trHeight w:val="337"/>
        </w:trPr>
        <w:tc>
          <w:tcPr>
            <w:tcW w:w="1636"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rPr>
                <w:rFonts w:ascii="Courier New" w:hAnsi="Courier New" w:cs="Courier New"/>
                <w:sz w:val="18"/>
                <w:szCs w:val="18"/>
              </w:rPr>
            </w:pPr>
            <w:r>
              <w:rPr>
                <w:rFonts w:ascii="Courier New" w:hAnsi="Courier New" w:cs="Courier New"/>
                <w:sz w:val="18"/>
                <w:szCs w:val="18"/>
              </w:rPr>
              <w:t>IviDigitizerArmWidth</w:t>
            </w:r>
          </w:p>
        </w:tc>
      </w:tr>
      <w:tr w:rsidR="00B64A3E" w:rsidTr="0083263E">
        <w:trPr>
          <w:cantSplit/>
          <w:trHeight w:val="552"/>
        </w:trPr>
        <w:tc>
          <w:tcPr>
            <w:tcW w:w="1636" w:type="dxa"/>
            <w:vMerge w:val="restart"/>
            <w:tcBorders>
              <w:top w:val="single" w:sz="6" w:space="0" w:color="auto"/>
              <w:left w:val="single" w:sz="6" w:space="0" w:color="auto"/>
              <w:right w:val="single" w:sz="6" w:space="0" w:color="auto"/>
            </w:tcBorders>
          </w:tcPr>
          <w:p w:rsidR="00B64A3E" w:rsidRDefault="00B64A3E" w:rsidP="001D305A">
            <w:pPr>
              <w:pStyle w:val="TableCell"/>
            </w:pPr>
            <w:r>
              <w:t>Arm Runt</w:t>
            </w:r>
          </w:p>
        </w:tc>
        <w:tc>
          <w:tcPr>
            <w:tcW w:w="7004" w:type="dxa"/>
            <w:gridSpan w:val="3"/>
            <w:tcBorders>
              <w:top w:val="single" w:sz="6" w:space="0" w:color="auto"/>
              <w:left w:val="single" w:sz="6" w:space="0" w:color="auto"/>
              <w:bottom w:val="single" w:sz="4" w:space="0" w:color="auto"/>
              <w:right w:val="single" w:sz="6" w:space="0" w:color="auto"/>
            </w:tcBorders>
          </w:tcPr>
          <w:p w:rsidR="00B64A3E" w:rsidRDefault="00B64A3E" w:rsidP="001D305A">
            <w:pPr>
              <w:pStyle w:val="TableCell"/>
            </w:pPr>
            <w:r>
              <w:t>Configures the digitizer for runt arming. Use the IviDigitizerRuntArm extension properties and methods to configure the arm.</w:t>
            </w:r>
          </w:p>
        </w:tc>
      </w:tr>
      <w:tr w:rsidR="00B64A3E" w:rsidTr="0083263E">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val="restart"/>
            <w:tcBorders>
              <w:top w:val="single" w:sz="4" w:space="0" w:color="auto"/>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ArmType.Runt</w:t>
            </w:r>
          </w:p>
        </w:tc>
      </w:tr>
      <w:tr w:rsidR="00B64A3E" w:rsidTr="00A83440">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IVIDIGITIZER_VAL_RUNT_ARM</w:t>
            </w:r>
          </w:p>
        </w:tc>
      </w:tr>
      <w:tr w:rsidR="00B64A3E" w:rsidTr="0083263E">
        <w:trPr>
          <w:cantSplit/>
          <w:trHeight w:val="337"/>
        </w:trPr>
        <w:tc>
          <w:tcPr>
            <w:tcW w:w="1636"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rPr>
                <w:rFonts w:ascii="Courier New" w:hAnsi="Courier New" w:cs="Courier New"/>
                <w:sz w:val="18"/>
                <w:szCs w:val="18"/>
              </w:rPr>
            </w:pPr>
            <w:r>
              <w:rPr>
                <w:rFonts w:ascii="Courier New" w:hAnsi="Courier New" w:cs="Courier New"/>
                <w:sz w:val="18"/>
                <w:szCs w:val="18"/>
              </w:rPr>
              <w:t>IviDigitizerArmRunt</w:t>
            </w:r>
          </w:p>
        </w:tc>
      </w:tr>
      <w:tr w:rsidR="00B64A3E" w:rsidTr="0083263E">
        <w:trPr>
          <w:cantSplit/>
          <w:trHeight w:val="552"/>
        </w:trPr>
        <w:tc>
          <w:tcPr>
            <w:tcW w:w="1636" w:type="dxa"/>
            <w:vMerge w:val="restart"/>
            <w:tcBorders>
              <w:top w:val="single" w:sz="6" w:space="0" w:color="auto"/>
              <w:left w:val="single" w:sz="6" w:space="0" w:color="auto"/>
              <w:right w:val="single" w:sz="6" w:space="0" w:color="auto"/>
            </w:tcBorders>
          </w:tcPr>
          <w:p w:rsidR="00B64A3E" w:rsidRDefault="00B64A3E" w:rsidP="001D305A">
            <w:pPr>
              <w:pStyle w:val="TableCell"/>
            </w:pPr>
            <w:r>
              <w:lastRenderedPageBreak/>
              <w:t>Arm Glitch</w:t>
            </w:r>
          </w:p>
        </w:tc>
        <w:tc>
          <w:tcPr>
            <w:tcW w:w="7004" w:type="dxa"/>
            <w:gridSpan w:val="3"/>
            <w:tcBorders>
              <w:top w:val="single" w:sz="6" w:space="0" w:color="auto"/>
              <w:left w:val="single" w:sz="6" w:space="0" w:color="auto"/>
              <w:bottom w:val="single" w:sz="4" w:space="0" w:color="auto"/>
              <w:right w:val="single" w:sz="6" w:space="0" w:color="auto"/>
            </w:tcBorders>
          </w:tcPr>
          <w:p w:rsidR="00B64A3E" w:rsidRDefault="00B64A3E" w:rsidP="001D305A">
            <w:pPr>
              <w:pStyle w:val="TableCell"/>
            </w:pPr>
            <w:r>
              <w:t>Configures the digitizer for glitch arming. Use the IviDigitizerGlitchArm extension properties and methods to configure the arm.</w:t>
            </w:r>
          </w:p>
        </w:tc>
      </w:tr>
      <w:tr w:rsidR="00B64A3E" w:rsidTr="0083263E">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val="restart"/>
            <w:tcBorders>
              <w:top w:val="single" w:sz="4" w:space="0" w:color="auto"/>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ArmType.Glitch</w:t>
            </w:r>
          </w:p>
        </w:tc>
      </w:tr>
      <w:tr w:rsidR="00B64A3E" w:rsidTr="00A83440">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IVIDIGITIZER_VAL_GLITCH_ARM</w:t>
            </w:r>
          </w:p>
        </w:tc>
      </w:tr>
      <w:tr w:rsidR="00B64A3E" w:rsidTr="0083263E">
        <w:trPr>
          <w:cantSplit/>
          <w:trHeight w:val="337"/>
        </w:trPr>
        <w:tc>
          <w:tcPr>
            <w:tcW w:w="1636"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rPr>
                <w:rFonts w:ascii="Courier New" w:hAnsi="Courier New" w:cs="Courier New"/>
                <w:sz w:val="18"/>
                <w:szCs w:val="18"/>
              </w:rPr>
            </w:pPr>
            <w:r>
              <w:rPr>
                <w:rFonts w:ascii="Courier New" w:hAnsi="Courier New" w:cs="Courier New"/>
                <w:sz w:val="18"/>
                <w:szCs w:val="18"/>
              </w:rPr>
              <w:t>IviDigitizerArmGlitch</w:t>
            </w:r>
          </w:p>
        </w:tc>
      </w:tr>
      <w:tr w:rsidR="00B64A3E" w:rsidTr="0083263E">
        <w:trPr>
          <w:cantSplit/>
          <w:trHeight w:val="552"/>
        </w:trPr>
        <w:tc>
          <w:tcPr>
            <w:tcW w:w="1636" w:type="dxa"/>
            <w:vMerge w:val="restart"/>
            <w:tcBorders>
              <w:top w:val="single" w:sz="6" w:space="0" w:color="auto"/>
              <w:left w:val="single" w:sz="6" w:space="0" w:color="auto"/>
              <w:right w:val="single" w:sz="6" w:space="0" w:color="auto"/>
            </w:tcBorders>
          </w:tcPr>
          <w:p w:rsidR="00B64A3E" w:rsidRDefault="00B64A3E" w:rsidP="001D305A">
            <w:pPr>
              <w:pStyle w:val="TableCell"/>
            </w:pPr>
            <w:r>
              <w:t>Arm TV</w:t>
            </w:r>
          </w:p>
        </w:tc>
        <w:tc>
          <w:tcPr>
            <w:tcW w:w="7004" w:type="dxa"/>
            <w:gridSpan w:val="3"/>
            <w:tcBorders>
              <w:top w:val="single" w:sz="6" w:space="0" w:color="auto"/>
              <w:left w:val="single" w:sz="6" w:space="0" w:color="auto"/>
              <w:bottom w:val="single" w:sz="4" w:space="0" w:color="auto"/>
              <w:right w:val="single" w:sz="6" w:space="0" w:color="auto"/>
            </w:tcBorders>
          </w:tcPr>
          <w:p w:rsidR="00B64A3E" w:rsidRDefault="00B64A3E" w:rsidP="001D305A">
            <w:pPr>
              <w:pStyle w:val="TableCell"/>
            </w:pPr>
            <w:r>
              <w:t>Configures the digitizer for arming on TV signals. Use the IviDigitizerTVArm extension properties and methods to configure the arm.</w:t>
            </w:r>
          </w:p>
        </w:tc>
      </w:tr>
      <w:tr w:rsidR="00B64A3E" w:rsidTr="0083263E">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val="restart"/>
            <w:tcBorders>
              <w:top w:val="single" w:sz="4" w:space="0" w:color="auto"/>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ArmType</w:t>
            </w:r>
            <w:r w:rsidR="00F24ED1">
              <w:t>.</w:t>
            </w:r>
            <w:r>
              <w:t>TV</w:t>
            </w:r>
          </w:p>
        </w:tc>
      </w:tr>
      <w:tr w:rsidR="00B64A3E" w:rsidTr="00A83440">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IVIDIGITIZER_VAL_TV_ARM</w:t>
            </w:r>
          </w:p>
        </w:tc>
      </w:tr>
      <w:tr w:rsidR="00B64A3E" w:rsidTr="0083263E">
        <w:trPr>
          <w:cantSplit/>
          <w:trHeight w:val="337"/>
        </w:trPr>
        <w:tc>
          <w:tcPr>
            <w:tcW w:w="1636"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rPr>
                <w:rFonts w:ascii="Courier New" w:hAnsi="Courier New" w:cs="Courier New"/>
                <w:sz w:val="18"/>
                <w:szCs w:val="18"/>
              </w:rPr>
            </w:pPr>
            <w:r>
              <w:rPr>
                <w:rFonts w:ascii="Courier New" w:hAnsi="Courier New" w:cs="Courier New"/>
                <w:sz w:val="18"/>
                <w:szCs w:val="18"/>
              </w:rPr>
              <w:t>IviDigitizerArmTV</w:t>
            </w:r>
          </w:p>
        </w:tc>
      </w:tr>
      <w:tr w:rsidR="00B64A3E" w:rsidTr="0083263E">
        <w:trPr>
          <w:cantSplit/>
          <w:trHeight w:val="683"/>
        </w:trPr>
        <w:tc>
          <w:tcPr>
            <w:tcW w:w="1636" w:type="dxa"/>
            <w:vMerge w:val="restart"/>
            <w:tcBorders>
              <w:top w:val="single" w:sz="6" w:space="0" w:color="auto"/>
              <w:left w:val="single" w:sz="6" w:space="0" w:color="auto"/>
              <w:right w:val="single" w:sz="6" w:space="0" w:color="auto"/>
            </w:tcBorders>
          </w:tcPr>
          <w:p w:rsidR="00B64A3E" w:rsidRDefault="00B64A3E" w:rsidP="001D305A">
            <w:pPr>
              <w:pStyle w:val="TableCell"/>
            </w:pPr>
            <w:r>
              <w:t>Arm Window</w:t>
            </w:r>
          </w:p>
        </w:tc>
        <w:tc>
          <w:tcPr>
            <w:tcW w:w="7004" w:type="dxa"/>
            <w:gridSpan w:val="3"/>
            <w:tcBorders>
              <w:top w:val="single" w:sz="6" w:space="0" w:color="auto"/>
              <w:left w:val="single" w:sz="6" w:space="0" w:color="auto"/>
              <w:bottom w:val="single" w:sz="4" w:space="0" w:color="auto"/>
              <w:right w:val="single" w:sz="6" w:space="0" w:color="auto"/>
            </w:tcBorders>
          </w:tcPr>
          <w:p w:rsidR="00B64A3E" w:rsidRDefault="00B64A3E" w:rsidP="001D305A">
            <w:pPr>
              <w:pStyle w:val="TableCell"/>
            </w:pPr>
            <w:r>
              <w:t>Configures the digitizer for window arming. Use the IviDigitizerWindowArm extension properties and methods to configure the arm.</w:t>
            </w:r>
          </w:p>
        </w:tc>
      </w:tr>
      <w:tr w:rsidR="00B64A3E" w:rsidTr="0083263E">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val="restart"/>
            <w:tcBorders>
              <w:top w:val="single" w:sz="4" w:space="0" w:color="auto"/>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ArmType.Window</w:t>
            </w:r>
          </w:p>
        </w:tc>
      </w:tr>
      <w:tr w:rsidR="00B64A3E" w:rsidTr="00A83440">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IVIDIGITIZER_VAL_WINDOW_ARM</w:t>
            </w:r>
          </w:p>
        </w:tc>
      </w:tr>
      <w:tr w:rsidR="00B64A3E" w:rsidTr="0083263E">
        <w:trPr>
          <w:cantSplit/>
          <w:trHeight w:val="337"/>
        </w:trPr>
        <w:tc>
          <w:tcPr>
            <w:tcW w:w="1636"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rPr>
                <w:rFonts w:ascii="Courier New" w:hAnsi="Courier New" w:cs="Courier New"/>
                <w:sz w:val="18"/>
                <w:szCs w:val="18"/>
              </w:rPr>
            </w:pPr>
            <w:r>
              <w:rPr>
                <w:rFonts w:ascii="Courier New" w:hAnsi="Courier New" w:cs="Courier New"/>
                <w:sz w:val="18"/>
                <w:szCs w:val="18"/>
              </w:rPr>
              <w:t>IviDigitizerArmWindow</w:t>
            </w:r>
          </w:p>
        </w:tc>
      </w:tr>
    </w:tbl>
    <w:p w:rsidR="00B64A3E" w:rsidRPr="00F7116C" w:rsidRDefault="00B64A3E" w:rsidP="00B64A3E">
      <w:pPr>
        <w:pStyle w:val="AttrFuncSubheading"/>
        <w:rPr>
          <w:color w:val="auto"/>
        </w:rPr>
      </w:pPr>
      <w:r w:rsidRPr="00F7116C">
        <w:rPr>
          <w:color w:val="auto"/>
        </w:rPr>
        <w:t>.NET Exceptions</w:t>
      </w:r>
    </w:p>
    <w:p w:rsidR="00B64A3E" w:rsidRDefault="00B64A3E" w:rsidP="00B64A3E">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6338D" w:rsidRDefault="0066338D" w:rsidP="0066338D">
      <w:pPr>
        <w:pStyle w:val="Body1"/>
        <w:rPr>
          <w:sz w:val="12"/>
          <w:szCs w:val="12"/>
        </w:rPr>
      </w:pPr>
    </w:p>
    <w:p w:rsidR="0066338D" w:rsidRDefault="0066338D" w:rsidP="0083263E">
      <w:pPr>
        <w:pStyle w:val="Heading2"/>
        <w:pageBreakBefore/>
      </w:pPr>
      <w:bookmarkStart w:id="828" w:name="_Toc304583768"/>
      <w:bookmarkStart w:id="829" w:name="_Toc306374619"/>
      <w:r>
        <w:lastRenderedPageBreak/>
        <w:t>IviDigitizerArm Functions</w:t>
      </w:r>
      <w:bookmarkEnd w:id="828"/>
      <w:bookmarkEnd w:id="829"/>
    </w:p>
    <w:p w:rsidR="0066338D" w:rsidRDefault="0066338D" w:rsidP="0066338D">
      <w:pPr>
        <w:pStyle w:val="Body1"/>
      </w:pPr>
      <w:r>
        <w:t>The IviDigitizerArm extension group defines the following function</w:t>
      </w:r>
      <w:r w:rsidR="007B2184">
        <w:t>s</w:t>
      </w:r>
      <w:r>
        <w:t>:</w:t>
      </w:r>
    </w:p>
    <w:p w:rsidR="0066338D" w:rsidRDefault="0066338D" w:rsidP="00F776EE">
      <w:pPr>
        <w:pStyle w:val="ListBullet"/>
        <w:numPr>
          <w:ilvl w:val="0"/>
          <w:numId w:val="54"/>
        </w:numPr>
      </w:pPr>
      <w:r>
        <w:t>Configure Edge Arm Source</w:t>
      </w:r>
    </w:p>
    <w:p w:rsidR="007B2184" w:rsidRDefault="007B2184" w:rsidP="00F776EE">
      <w:pPr>
        <w:pStyle w:val="ListBullet"/>
        <w:numPr>
          <w:ilvl w:val="0"/>
          <w:numId w:val="54"/>
        </w:numPr>
      </w:pPr>
      <w:r>
        <w:t>Get Arm Source Name</w:t>
      </w:r>
      <w:r w:rsidR="00BE4A13">
        <w:t xml:space="preserve"> (IVI-C only)</w:t>
      </w:r>
    </w:p>
    <w:p w:rsidR="0066338D" w:rsidRDefault="0066338D" w:rsidP="0066338D">
      <w:pPr>
        <w:pStyle w:val="Body"/>
        <w:rPr>
          <w:sz w:val="18"/>
          <w:szCs w:val="18"/>
        </w:rPr>
      </w:pPr>
      <w:r>
        <w:t xml:space="preserve">This section describes the behavior and requirements of </w:t>
      </w:r>
      <w:r w:rsidR="007B2184">
        <w:t xml:space="preserve">these </w:t>
      </w:r>
      <w:r>
        <w:t>function</w:t>
      </w:r>
      <w:r w:rsidR="007B2184">
        <w:t>s</w:t>
      </w:r>
      <w:r>
        <w:t>.</w:t>
      </w:r>
    </w:p>
    <w:p w:rsidR="0066338D" w:rsidRDefault="0066338D" w:rsidP="0066338D">
      <w:pPr>
        <w:pStyle w:val="Body1"/>
        <w:rPr>
          <w:sz w:val="12"/>
          <w:szCs w:val="12"/>
        </w:rPr>
      </w:pPr>
    </w:p>
    <w:p w:rsidR="0066338D" w:rsidRDefault="0066338D" w:rsidP="0083263E">
      <w:pPr>
        <w:pStyle w:val="Heading3"/>
        <w:pageBreakBefore/>
      </w:pPr>
      <w:bookmarkStart w:id="830" w:name="_Toc304583769"/>
      <w:bookmarkStart w:id="831" w:name="_Toc306374620"/>
      <w:r>
        <w:lastRenderedPageBreak/>
        <w:t>Configure Edge Arm Source</w:t>
      </w:r>
      <w:bookmarkEnd w:id="830"/>
      <w:bookmarkEnd w:id="831"/>
    </w:p>
    <w:p w:rsidR="0066338D" w:rsidRDefault="0066338D" w:rsidP="0066338D">
      <w:pPr>
        <w:pStyle w:val="FunctionHead"/>
      </w:pPr>
      <w:r>
        <w:t>Description</w:t>
      </w:r>
    </w:p>
    <w:p w:rsidR="0066338D" w:rsidRDefault="0066338D" w:rsidP="0066338D">
      <w:pPr>
        <w:pStyle w:val="Body1"/>
      </w:pPr>
      <w:r>
        <w:t>This function sets the edge arming attributes. An edge occurs when the arm signal that the end-user specifies with the Source parameter passes through the voltage threshold that the end-user specifies with the Level parameter and has the slope that the end-user specifies with the Slope parameter</w:t>
      </w:r>
      <w:r w:rsidR="0080634C">
        <w:t xml:space="preserve">. </w:t>
      </w:r>
      <w:r>
        <w:t xml:space="preserve">This function affects instrument behavior only if the Arm Type is </w:t>
      </w:r>
      <w:r w:rsidR="00A310C2">
        <w:t xml:space="preserve">Arm </w:t>
      </w:r>
      <w:r>
        <w:t>Edge. Set the Arm Type and Arm Coupling before calling this function</w:t>
      </w:r>
      <w:r w:rsidR="0080634C">
        <w:t xml:space="preserve">. </w:t>
      </w:r>
      <w:r>
        <w:t>If the arm source is one of the analog input channels, an application program should configure the vertical range, vertical coupling, and the maximum input frequency before calling this function.</w:t>
      </w:r>
    </w:p>
    <w:p w:rsidR="007C70B6" w:rsidRDefault="007C70B6" w:rsidP="007C70B6">
      <w:pPr>
        <w:pStyle w:val="FunctionHead"/>
      </w:pPr>
      <w:r>
        <w:t>.NET Method Prototype</w:t>
      </w:r>
    </w:p>
    <w:p w:rsidR="007C70B6" w:rsidRDefault="007C70B6" w:rsidP="007C70B6">
      <w:pPr>
        <w:pStyle w:val="Code1"/>
      </w:pPr>
      <w:r>
        <w:t>void Arm.Sources[].Edge.Configure (Double level,</w:t>
      </w:r>
    </w:p>
    <w:p w:rsidR="007C70B6" w:rsidRDefault="007C70B6" w:rsidP="007C70B6">
      <w:pPr>
        <w:pStyle w:val="Code1"/>
        <w:spacing w:before="0"/>
      </w:pPr>
      <w:r>
        <w:t xml:space="preserve">                                   Slope slope);</w:t>
      </w:r>
    </w:p>
    <w:p w:rsidR="0066338D" w:rsidRDefault="0066338D" w:rsidP="0066338D">
      <w:pPr>
        <w:pStyle w:val="FunctionHead"/>
      </w:pPr>
      <w:r>
        <w:t>COM Method Prototype</w:t>
      </w:r>
    </w:p>
    <w:p w:rsidR="0066338D" w:rsidRDefault="0066338D" w:rsidP="0066338D">
      <w:pPr>
        <w:pStyle w:val="Code1"/>
      </w:pPr>
      <w:r>
        <w:t xml:space="preserve">HRESULT </w:t>
      </w:r>
      <w:r w:rsidR="009249C0">
        <w:t>Arm.Sources.Item().</w:t>
      </w:r>
      <w:r>
        <w:t>Edge.Configure ([in] double Level,</w:t>
      </w:r>
      <w:r>
        <w:br/>
        <w:t xml:space="preserve">    </w:t>
      </w:r>
      <w:r w:rsidR="00023BB0">
        <w:t xml:space="preserve">          </w:t>
      </w:r>
      <w:r>
        <w:t xml:space="preserve">                        [in] IviDigitizerTriggerSlopeEnum Slope);</w:t>
      </w:r>
    </w:p>
    <w:p w:rsidR="0066338D" w:rsidRDefault="0066338D" w:rsidP="0066338D">
      <w:pPr>
        <w:pStyle w:val="FunctionHead"/>
      </w:pPr>
      <w:r>
        <w:t>C Prototype</w:t>
      </w:r>
    </w:p>
    <w:p w:rsidR="0066338D" w:rsidRDefault="0066338D" w:rsidP="0066338D">
      <w:pPr>
        <w:pStyle w:val="Code1"/>
        <w:tabs>
          <w:tab w:val="left" w:pos="630"/>
        </w:tabs>
      </w:pPr>
      <w:r>
        <w:t>ViStatus IviDigitizer_ConfigureEdgeArmSource (ViSession Vi,</w:t>
      </w:r>
      <w:r>
        <w:br/>
        <w:t xml:space="preserve">                                        </w:t>
      </w:r>
      <w:r w:rsidR="00023BB0">
        <w:t xml:space="preserve">      </w:t>
      </w:r>
      <w:r>
        <w:t>ViConstString Source,</w:t>
      </w:r>
      <w:r>
        <w:br/>
        <w:t xml:space="preserve">                                        </w:t>
      </w:r>
      <w:r w:rsidR="00023BB0">
        <w:t xml:space="preserve">      </w:t>
      </w:r>
      <w:r>
        <w:t>ViReal64 Level,</w:t>
      </w:r>
      <w:r>
        <w:br/>
        <w:t xml:space="preserve">                                        </w:t>
      </w:r>
      <w:r w:rsidR="00023BB0">
        <w:t xml:space="preserve">      </w:t>
      </w:r>
      <w:r>
        <w:t>ViInt32 Slope);</w:t>
      </w:r>
    </w:p>
    <w:p w:rsidR="0066338D" w:rsidRDefault="0066338D" w:rsidP="0066338D">
      <w:pPr>
        <w:pStyle w:val="FunctionHead"/>
      </w:pPr>
      <w:r>
        <w:t>Parameters</w:t>
      </w:r>
    </w:p>
    <w:p w:rsidR="0066338D" w:rsidRDefault="0066338D" w:rsidP="0066338D">
      <w:pPr>
        <w:pStyle w:val="Body1"/>
      </w:pPr>
    </w:p>
    <w:tbl>
      <w:tblPr>
        <w:tblW w:w="8821" w:type="dxa"/>
        <w:tblInd w:w="728" w:type="dxa"/>
        <w:tblLayout w:type="fixed"/>
        <w:tblCellMar>
          <w:left w:w="80" w:type="dxa"/>
          <w:right w:w="80" w:type="dxa"/>
        </w:tblCellMar>
        <w:tblLook w:val="0000"/>
      </w:tblPr>
      <w:tblGrid>
        <w:gridCol w:w="1800"/>
        <w:gridCol w:w="4932"/>
        <w:gridCol w:w="2089"/>
      </w:tblGrid>
      <w:tr w:rsidR="0066338D" w:rsidTr="00023BB0">
        <w:trPr>
          <w:cantSplit/>
        </w:trPr>
        <w:tc>
          <w:tcPr>
            <w:tcW w:w="1800" w:type="dxa"/>
            <w:tcBorders>
              <w:top w:val="single" w:sz="6" w:space="0" w:color="auto"/>
              <w:left w:val="single" w:sz="6" w:space="0" w:color="auto"/>
              <w:right w:val="single" w:sz="6" w:space="0" w:color="auto"/>
            </w:tcBorders>
          </w:tcPr>
          <w:p w:rsidR="0066338D" w:rsidRDefault="0066338D" w:rsidP="0083263E">
            <w:pPr>
              <w:pStyle w:val="TableHead"/>
            </w:pPr>
            <w:r>
              <w:t>Inputs</w:t>
            </w:r>
          </w:p>
        </w:tc>
        <w:tc>
          <w:tcPr>
            <w:tcW w:w="4932" w:type="dxa"/>
            <w:tcBorders>
              <w:top w:val="single" w:sz="6" w:space="0" w:color="auto"/>
              <w:left w:val="single" w:sz="6" w:space="0" w:color="auto"/>
              <w:right w:val="single" w:sz="6" w:space="0" w:color="auto"/>
            </w:tcBorders>
          </w:tcPr>
          <w:p w:rsidR="0066338D" w:rsidRDefault="0066338D" w:rsidP="0083263E">
            <w:pPr>
              <w:pStyle w:val="TableHead"/>
            </w:pPr>
            <w:r>
              <w:t>Description</w:t>
            </w:r>
          </w:p>
        </w:tc>
        <w:tc>
          <w:tcPr>
            <w:tcW w:w="2089" w:type="dxa"/>
            <w:tcBorders>
              <w:top w:val="single" w:sz="6" w:space="0" w:color="auto"/>
              <w:left w:val="single" w:sz="6" w:space="0" w:color="auto"/>
              <w:right w:val="single" w:sz="6" w:space="0" w:color="auto"/>
            </w:tcBorders>
          </w:tcPr>
          <w:p w:rsidR="0066338D" w:rsidRDefault="0066338D" w:rsidP="0083263E">
            <w:pPr>
              <w:pStyle w:val="TableHead"/>
            </w:pPr>
            <w:r>
              <w:t>Base Type</w:t>
            </w:r>
          </w:p>
        </w:tc>
      </w:tr>
      <w:tr w:rsidR="0066338D" w:rsidTr="00023BB0">
        <w:trPr>
          <w:cantSplit/>
        </w:trPr>
        <w:tc>
          <w:tcPr>
            <w:tcW w:w="1800"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CourierNew"/>
            </w:pPr>
            <w:r>
              <w:t>ViSession</w:t>
            </w:r>
          </w:p>
        </w:tc>
      </w:tr>
      <w:tr w:rsidR="0066338D" w:rsidTr="00023BB0">
        <w:trPr>
          <w:cantSplit/>
        </w:trPr>
        <w:tc>
          <w:tcPr>
            <w:tcW w:w="1800"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CourierNew"/>
            </w:pPr>
            <w:r>
              <w:t>Source</w:t>
            </w:r>
          </w:p>
        </w:tc>
        <w:tc>
          <w:tcPr>
            <w:tcW w:w="4932"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
            </w:pPr>
            <w:r>
              <w:t>Specifies the arm source</w:t>
            </w:r>
            <w:r w:rsidR="005036FC">
              <w:t xml:space="preserve"> that is to be configured</w:t>
            </w:r>
            <w:r>
              <w:t>.</w:t>
            </w:r>
          </w:p>
        </w:tc>
        <w:tc>
          <w:tcPr>
            <w:tcW w:w="2089"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CourierNew"/>
            </w:pPr>
            <w:r>
              <w:t>ViString</w:t>
            </w:r>
          </w:p>
        </w:tc>
      </w:tr>
      <w:tr w:rsidR="0066338D" w:rsidTr="00023BB0">
        <w:trPr>
          <w:cantSplit/>
        </w:trPr>
        <w:tc>
          <w:tcPr>
            <w:tcW w:w="1800"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CourierNew"/>
            </w:pPr>
            <w:r>
              <w:t>Level</w:t>
            </w:r>
          </w:p>
        </w:tc>
        <w:tc>
          <w:tcPr>
            <w:tcW w:w="4932"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
            </w:pPr>
            <w:r>
              <w:t xml:space="preserve">Specifies the arm level. This value sets the </w:t>
            </w:r>
            <w:r w:rsidR="00F21B7C">
              <w:t>Arm</w:t>
            </w:r>
            <w:r>
              <w:t xml:space="preserve"> Level attribute.</w:t>
            </w:r>
          </w:p>
        </w:tc>
        <w:tc>
          <w:tcPr>
            <w:tcW w:w="2089"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CourierNew"/>
            </w:pPr>
            <w:r>
              <w:t>ViReal64</w:t>
            </w:r>
          </w:p>
        </w:tc>
      </w:tr>
      <w:tr w:rsidR="0066338D" w:rsidTr="00023BB0">
        <w:trPr>
          <w:cantSplit/>
        </w:trPr>
        <w:tc>
          <w:tcPr>
            <w:tcW w:w="1800"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CourierNew"/>
            </w:pPr>
            <w:r>
              <w:t>Slope</w:t>
            </w:r>
          </w:p>
        </w:tc>
        <w:tc>
          <w:tcPr>
            <w:tcW w:w="4932"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
            </w:pPr>
            <w:r>
              <w:t xml:space="preserve">Specifies the </w:t>
            </w:r>
            <w:r w:rsidR="00F21B7C">
              <w:t>arm</w:t>
            </w:r>
            <w:r>
              <w:t xml:space="preserve"> slope. This value sets the </w:t>
            </w:r>
            <w:r w:rsidR="00F21B7C">
              <w:t>Arm</w:t>
            </w:r>
            <w:r>
              <w:t xml:space="preserve"> Slope attribute.</w:t>
            </w:r>
          </w:p>
        </w:tc>
        <w:tc>
          <w:tcPr>
            <w:tcW w:w="2089"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CourierNew"/>
            </w:pPr>
            <w:r>
              <w:t>ViInt32</w:t>
            </w:r>
          </w:p>
        </w:tc>
      </w:tr>
    </w:tbl>
    <w:p w:rsidR="0066338D" w:rsidRDefault="0066338D" w:rsidP="0066338D">
      <w:pPr>
        <w:pStyle w:val="AttrFuncSubheading"/>
      </w:pPr>
      <w:r>
        <w:t>Defined Values for the Slope Parameter</w:t>
      </w:r>
    </w:p>
    <w:tbl>
      <w:tblPr>
        <w:tblW w:w="0" w:type="auto"/>
        <w:tblInd w:w="722" w:type="dxa"/>
        <w:tblLayout w:type="fixed"/>
        <w:tblLook w:val="0000"/>
      </w:tblPr>
      <w:tblGrid>
        <w:gridCol w:w="1890"/>
        <w:gridCol w:w="360"/>
        <w:gridCol w:w="1080"/>
        <w:gridCol w:w="5310"/>
      </w:tblGrid>
      <w:tr w:rsidR="0066338D"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66338D" w:rsidRDefault="0066338D"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66338D" w:rsidRDefault="0066338D" w:rsidP="001D305A">
            <w:pPr>
              <w:pStyle w:val="TableHead"/>
              <w:jc w:val="left"/>
              <w:rPr>
                <w:i/>
                <w:iCs/>
                <w:lang w:val="fr-FR"/>
              </w:rPr>
            </w:pPr>
            <w:r>
              <w:rPr>
                <w:i/>
                <w:iCs/>
                <w:lang w:val="fr-FR"/>
              </w:rPr>
              <w:t>Description</w:t>
            </w:r>
          </w:p>
        </w:tc>
      </w:tr>
      <w:tr w:rsidR="0066338D"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r>
              <w:rPr>
                <w:i/>
                <w:iCs/>
              </w:rPr>
              <w:t>Identifier</w:t>
            </w:r>
          </w:p>
        </w:tc>
      </w:tr>
      <w:tr w:rsidR="0066338D" w:rsidTr="001D305A">
        <w:trPr>
          <w:cantSplit/>
        </w:trPr>
        <w:tc>
          <w:tcPr>
            <w:tcW w:w="1890" w:type="dxa"/>
            <w:vMerge w:val="restart"/>
            <w:tcBorders>
              <w:top w:val="single" w:sz="4" w:space="0" w:color="auto"/>
              <w:left w:val="single" w:sz="6" w:space="0" w:color="auto"/>
              <w:right w:val="single" w:sz="6" w:space="0" w:color="auto"/>
            </w:tcBorders>
          </w:tcPr>
          <w:p w:rsidR="0066338D" w:rsidRDefault="0066338D" w:rsidP="001D305A">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rsidR="0066338D" w:rsidRDefault="0066338D" w:rsidP="001D305A">
            <w:pPr>
              <w:pStyle w:val="TableCell"/>
            </w:pPr>
            <w:r>
              <w:t xml:space="preserve">A negative (falling) edge passing through the </w:t>
            </w:r>
            <w:r w:rsidR="0045533E">
              <w:t>arm</w:t>
            </w:r>
            <w:r>
              <w:t xml:space="preserve"> level </w:t>
            </w:r>
            <w:r w:rsidR="0045533E">
              <w:t>arms</w:t>
            </w:r>
            <w:r>
              <w:t xml:space="preserve"> the digitizer.</w:t>
            </w:r>
          </w:p>
        </w:tc>
      </w:tr>
      <w:tr w:rsidR="007C70B6" w:rsidTr="001D305A">
        <w:trPr>
          <w:cantSplit/>
        </w:trPr>
        <w:tc>
          <w:tcPr>
            <w:tcW w:w="1890" w:type="dxa"/>
            <w:vMerge/>
            <w:tcBorders>
              <w:left w:val="single" w:sz="6" w:space="0" w:color="auto"/>
              <w:right w:val="single" w:sz="6" w:space="0" w:color="auto"/>
            </w:tcBorders>
          </w:tcPr>
          <w:p w:rsidR="007C70B6" w:rsidRDefault="007C70B6" w:rsidP="001D305A">
            <w:pPr>
              <w:rPr>
                <w:color w:val="000000"/>
              </w:rPr>
            </w:pPr>
          </w:p>
        </w:tc>
        <w:tc>
          <w:tcPr>
            <w:tcW w:w="360" w:type="dxa"/>
            <w:vMerge w:val="restart"/>
            <w:tcBorders>
              <w:top w:val="single" w:sz="4" w:space="0" w:color="auto"/>
              <w:left w:val="single" w:sz="6" w:space="0" w:color="auto"/>
              <w:right w:val="single" w:sz="6" w:space="0" w:color="auto"/>
            </w:tcBorders>
          </w:tcPr>
          <w:p w:rsidR="007C70B6" w:rsidRDefault="007C70B6"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CourierNew"/>
            </w:pPr>
            <w:r>
              <w:t>Slope.Negative</w:t>
            </w:r>
          </w:p>
        </w:tc>
      </w:tr>
      <w:tr w:rsidR="007C70B6" w:rsidTr="003672BF">
        <w:trPr>
          <w:cantSplit/>
        </w:trPr>
        <w:tc>
          <w:tcPr>
            <w:tcW w:w="1890" w:type="dxa"/>
            <w:vMerge/>
            <w:tcBorders>
              <w:left w:val="single" w:sz="6" w:space="0" w:color="auto"/>
              <w:right w:val="single" w:sz="6" w:space="0" w:color="auto"/>
            </w:tcBorders>
          </w:tcPr>
          <w:p w:rsidR="007C70B6" w:rsidRDefault="007C70B6" w:rsidP="001D305A">
            <w:pPr>
              <w:rPr>
                <w:color w:val="000000"/>
              </w:rPr>
            </w:pPr>
          </w:p>
        </w:tc>
        <w:tc>
          <w:tcPr>
            <w:tcW w:w="360" w:type="dxa"/>
            <w:vMerge/>
            <w:tcBorders>
              <w:left w:val="single" w:sz="6" w:space="0" w:color="auto"/>
              <w:right w:val="single" w:sz="6" w:space="0" w:color="auto"/>
            </w:tcBorders>
          </w:tcPr>
          <w:p w:rsidR="007C70B6" w:rsidRDefault="007C70B6"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CourierNew"/>
            </w:pPr>
            <w:r>
              <w:t>IVIDIGITIZER_VAL_TRIGGER_SLOPE_NEGATIVE</w:t>
            </w:r>
          </w:p>
        </w:tc>
      </w:tr>
      <w:tr w:rsidR="007C70B6" w:rsidTr="001D305A">
        <w:trPr>
          <w:cantSplit/>
        </w:trPr>
        <w:tc>
          <w:tcPr>
            <w:tcW w:w="1890" w:type="dxa"/>
            <w:vMerge/>
            <w:tcBorders>
              <w:left w:val="single" w:sz="6" w:space="0" w:color="auto"/>
              <w:bottom w:val="single" w:sz="4" w:space="0" w:color="auto"/>
              <w:right w:val="single" w:sz="6" w:space="0" w:color="auto"/>
            </w:tcBorders>
          </w:tcPr>
          <w:p w:rsidR="007C70B6" w:rsidRDefault="007C70B6" w:rsidP="001D305A">
            <w:pPr>
              <w:rPr>
                <w:color w:val="000000"/>
              </w:rPr>
            </w:pPr>
          </w:p>
        </w:tc>
        <w:tc>
          <w:tcPr>
            <w:tcW w:w="360" w:type="dxa"/>
            <w:vMerge/>
            <w:tcBorders>
              <w:left w:val="single" w:sz="6" w:space="0" w:color="auto"/>
              <w:bottom w:val="single" w:sz="4" w:space="0" w:color="auto"/>
              <w:right w:val="single" w:sz="6" w:space="0" w:color="auto"/>
            </w:tcBorders>
          </w:tcPr>
          <w:p w:rsidR="007C70B6" w:rsidRDefault="007C70B6"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CourierNew"/>
            </w:pPr>
            <w:r>
              <w:t>IviDigitizerTriggerSlopeNegative</w:t>
            </w:r>
          </w:p>
        </w:tc>
      </w:tr>
      <w:tr w:rsidR="0066338D" w:rsidTr="001D305A">
        <w:trPr>
          <w:cantSplit/>
        </w:trPr>
        <w:tc>
          <w:tcPr>
            <w:tcW w:w="1890" w:type="dxa"/>
            <w:vMerge w:val="restart"/>
            <w:tcBorders>
              <w:top w:val="single" w:sz="4" w:space="0" w:color="auto"/>
              <w:left w:val="single" w:sz="6" w:space="0" w:color="auto"/>
              <w:right w:val="single" w:sz="6" w:space="0" w:color="auto"/>
            </w:tcBorders>
          </w:tcPr>
          <w:p w:rsidR="0066338D" w:rsidRDefault="0066338D" w:rsidP="001D305A">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rsidR="0066338D" w:rsidRDefault="0066338D" w:rsidP="001D305A">
            <w:pPr>
              <w:pStyle w:val="TableCell"/>
            </w:pPr>
            <w:r>
              <w:t xml:space="preserve">A positive (rising) edge passing through the </w:t>
            </w:r>
            <w:r w:rsidR="0045533E">
              <w:t>arm</w:t>
            </w:r>
            <w:r>
              <w:t xml:space="preserve"> level </w:t>
            </w:r>
            <w:r w:rsidR="0045533E">
              <w:t>arms</w:t>
            </w:r>
            <w:r>
              <w:t xml:space="preserve"> the digitizer.</w:t>
            </w:r>
          </w:p>
        </w:tc>
      </w:tr>
      <w:tr w:rsidR="007C70B6" w:rsidTr="001D305A">
        <w:trPr>
          <w:cantSplit/>
        </w:trPr>
        <w:tc>
          <w:tcPr>
            <w:tcW w:w="1890" w:type="dxa"/>
            <w:vMerge/>
            <w:tcBorders>
              <w:left w:val="single" w:sz="6" w:space="0" w:color="auto"/>
              <w:right w:val="single" w:sz="6" w:space="0" w:color="auto"/>
            </w:tcBorders>
          </w:tcPr>
          <w:p w:rsidR="007C70B6" w:rsidRDefault="007C70B6" w:rsidP="001D305A">
            <w:pPr>
              <w:rPr>
                <w:color w:val="000000"/>
              </w:rPr>
            </w:pPr>
          </w:p>
        </w:tc>
        <w:tc>
          <w:tcPr>
            <w:tcW w:w="360" w:type="dxa"/>
            <w:vMerge w:val="restart"/>
            <w:tcBorders>
              <w:top w:val="single" w:sz="4" w:space="0" w:color="auto"/>
              <w:left w:val="single" w:sz="6" w:space="0" w:color="auto"/>
              <w:right w:val="single" w:sz="6" w:space="0" w:color="auto"/>
            </w:tcBorders>
          </w:tcPr>
          <w:p w:rsidR="007C70B6" w:rsidRDefault="007C70B6"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CourierNew"/>
            </w:pPr>
            <w:r>
              <w:t>Slope.Positive</w:t>
            </w:r>
          </w:p>
        </w:tc>
      </w:tr>
      <w:tr w:rsidR="007C70B6" w:rsidTr="003672BF">
        <w:trPr>
          <w:cantSplit/>
        </w:trPr>
        <w:tc>
          <w:tcPr>
            <w:tcW w:w="1890" w:type="dxa"/>
            <w:vMerge/>
            <w:tcBorders>
              <w:left w:val="single" w:sz="6" w:space="0" w:color="auto"/>
              <w:right w:val="single" w:sz="6" w:space="0" w:color="auto"/>
            </w:tcBorders>
          </w:tcPr>
          <w:p w:rsidR="007C70B6" w:rsidRDefault="007C70B6" w:rsidP="001D305A">
            <w:pPr>
              <w:rPr>
                <w:color w:val="000000"/>
              </w:rPr>
            </w:pPr>
          </w:p>
        </w:tc>
        <w:tc>
          <w:tcPr>
            <w:tcW w:w="360" w:type="dxa"/>
            <w:vMerge/>
            <w:tcBorders>
              <w:left w:val="single" w:sz="6" w:space="0" w:color="auto"/>
              <w:right w:val="single" w:sz="6" w:space="0" w:color="auto"/>
            </w:tcBorders>
          </w:tcPr>
          <w:p w:rsidR="007C70B6" w:rsidRDefault="007C70B6"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CourierNew"/>
            </w:pPr>
            <w:r>
              <w:t>IVIDIGITIZER_VAL_TRIGGER_SLOPE_POSITIVE</w:t>
            </w:r>
          </w:p>
        </w:tc>
      </w:tr>
      <w:tr w:rsidR="007C70B6" w:rsidTr="001D305A">
        <w:trPr>
          <w:cantSplit/>
        </w:trPr>
        <w:tc>
          <w:tcPr>
            <w:tcW w:w="1890" w:type="dxa"/>
            <w:vMerge/>
            <w:tcBorders>
              <w:left w:val="single" w:sz="6" w:space="0" w:color="auto"/>
              <w:bottom w:val="single" w:sz="4" w:space="0" w:color="auto"/>
              <w:right w:val="single" w:sz="6" w:space="0" w:color="auto"/>
            </w:tcBorders>
          </w:tcPr>
          <w:p w:rsidR="007C70B6" w:rsidRDefault="007C70B6" w:rsidP="001D305A">
            <w:pPr>
              <w:rPr>
                <w:color w:val="000000"/>
              </w:rPr>
            </w:pPr>
          </w:p>
        </w:tc>
        <w:tc>
          <w:tcPr>
            <w:tcW w:w="360" w:type="dxa"/>
            <w:vMerge/>
            <w:tcBorders>
              <w:left w:val="single" w:sz="6" w:space="0" w:color="auto"/>
              <w:bottom w:val="single" w:sz="4" w:space="0" w:color="auto"/>
              <w:right w:val="single" w:sz="6" w:space="0" w:color="auto"/>
            </w:tcBorders>
          </w:tcPr>
          <w:p w:rsidR="007C70B6" w:rsidRDefault="007C70B6"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CourierNew"/>
            </w:pPr>
            <w:r>
              <w:t>IviDigitizerTriggerSlopePositive</w:t>
            </w:r>
          </w:p>
        </w:tc>
      </w:tr>
    </w:tbl>
    <w:p w:rsidR="0066338D" w:rsidRDefault="0066338D" w:rsidP="0066338D">
      <w:pPr>
        <w:pStyle w:val="FunctionHead"/>
      </w:pPr>
      <w:r>
        <w:t>Return Values</w:t>
      </w:r>
      <w:r w:rsidR="007C70B6">
        <w:t xml:space="preserve"> (C/COM)</w:t>
      </w:r>
    </w:p>
    <w:p w:rsidR="0066338D" w:rsidRDefault="0066338D" w:rsidP="0066338D">
      <w:pPr>
        <w:pStyle w:val="Body1"/>
      </w:pPr>
      <w:r>
        <w:t xml:space="preserve">The </w:t>
      </w:r>
      <w:r>
        <w:rPr>
          <w:rStyle w:val="Italic"/>
        </w:rPr>
        <w:t>IVI-3.2: Inherent Capabilities Specification</w:t>
      </w:r>
      <w:r>
        <w:t xml:space="preserve"> defines general status codes that this function can return.</w:t>
      </w:r>
    </w:p>
    <w:p w:rsidR="007C70B6" w:rsidRPr="00F7116C" w:rsidRDefault="007C70B6" w:rsidP="007C70B6">
      <w:pPr>
        <w:pStyle w:val="AttrFuncSubheading"/>
        <w:rPr>
          <w:color w:val="auto"/>
        </w:rPr>
      </w:pPr>
      <w:r w:rsidRPr="00F7116C">
        <w:rPr>
          <w:color w:val="auto"/>
        </w:rPr>
        <w:t>.NET Exceptions</w:t>
      </w:r>
    </w:p>
    <w:p w:rsidR="007C70B6" w:rsidRDefault="007C70B6" w:rsidP="007C70B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7B2184" w:rsidRDefault="007B2184" w:rsidP="007B2184">
      <w:pPr>
        <w:pStyle w:val="Heading3"/>
      </w:pPr>
      <w:bookmarkStart w:id="832" w:name="_Toc304583770"/>
      <w:bookmarkStart w:id="833" w:name="_Toc306374621"/>
      <w:r>
        <w:t xml:space="preserve">Get Arm Source Name (IVI-C </w:t>
      </w:r>
      <w:r w:rsidR="004849EF">
        <w:t>O</w:t>
      </w:r>
      <w:r>
        <w:t>nly)</w:t>
      </w:r>
      <w:bookmarkEnd w:id="832"/>
      <w:bookmarkEnd w:id="833"/>
    </w:p>
    <w:p w:rsidR="007B2184" w:rsidRDefault="007B2184" w:rsidP="007B2184">
      <w:pPr>
        <w:pStyle w:val="AttrFuncSubheading"/>
      </w:pPr>
      <w:r>
        <w:t>Description</w:t>
      </w:r>
    </w:p>
    <w:p w:rsidR="00742594" w:rsidRDefault="00742594" w:rsidP="00742594">
      <w:pPr>
        <w:pStyle w:val="Body"/>
        <w:spacing w:line="240" w:lineRule="exact"/>
      </w:pPr>
      <w:r w:rsidRPr="00555D6A">
        <w:t xml:space="preserve">This function returns the specific driver defined </w:t>
      </w:r>
      <w:r>
        <w:t>arm source</w:t>
      </w:r>
      <w:r w:rsidRPr="00555D6A">
        <w:t xml:space="preserve"> name that corresponds to the one-based index that the user specifies</w:t>
      </w:r>
      <w:r w:rsidR="0080634C">
        <w:t xml:space="preserve">. </w:t>
      </w:r>
      <w:r>
        <w:t>If the driver defines a qualified arm source name, this function returns the qualified name</w:t>
      </w:r>
      <w:r w:rsidR="0080634C">
        <w:t xml:space="preserve">. </w:t>
      </w:r>
      <w:r w:rsidRPr="00555D6A">
        <w:t xml:space="preserve">If the value that the user passes for the </w:t>
      </w:r>
      <w:r w:rsidRPr="00555D6A">
        <w:rPr>
          <w:rFonts w:ascii="Courier New" w:hAnsi="Courier New"/>
          <w:sz w:val="18"/>
        </w:rPr>
        <w:t>Index</w:t>
      </w:r>
      <w:r w:rsidRPr="00555D6A">
        <w:t xml:space="preserve"> parameter is less than one or greater than the value of the </w:t>
      </w:r>
      <w:r>
        <w:t xml:space="preserve">Arm Source </w:t>
      </w:r>
      <w:r w:rsidRPr="00555D6A">
        <w:t xml:space="preserve">Count attribute, the function returns an empty string in the </w:t>
      </w:r>
      <w:r w:rsidRPr="00555D6A">
        <w:rPr>
          <w:rFonts w:ascii="Courier New" w:hAnsi="Courier New"/>
          <w:sz w:val="18"/>
        </w:rPr>
        <w:t>Name</w:t>
      </w:r>
      <w:r w:rsidRPr="00555D6A">
        <w:t xml:space="preserve"> parameter and returns the Invalid Value error.</w:t>
      </w:r>
    </w:p>
    <w:p w:rsidR="007C70B6" w:rsidRDefault="007C70B6" w:rsidP="007C70B6">
      <w:pPr>
        <w:pStyle w:val="AttrFuncSubheading"/>
      </w:pPr>
      <w:r>
        <w:t>.NET Method Prototype</w:t>
      </w:r>
    </w:p>
    <w:p w:rsidR="007C70B6" w:rsidRDefault="007C70B6" w:rsidP="007C70B6">
      <w:pPr>
        <w:pStyle w:val="Code1"/>
        <w:tabs>
          <w:tab w:val="clear" w:pos="720"/>
          <w:tab w:val="clear" w:pos="3240"/>
        </w:tabs>
        <w:ind w:left="3204" w:hanging="2484"/>
        <w:rPr>
          <w:rFonts w:ascii="Times New Roman" w:hAnsi="Times New Roman"/>
          <w:sz w:val="20"/>
        </w:rPr>
      </w:pPr>
      <w:r>
        <w:rPr>
          <w:rFonts w:ascii="Times New Roman" w:hAnsi="Times New Roman"/>
          <w:sz w:val="20"/>
        </w:rPr>
        <w:t>N/A</w:t>
      </w:r>
    </w:p>
    <w:p w:rsidR="007C70B6" w:rsidRPr="001A2015" w:rsidRDefault="007C70B6" w:rsidP="007C70B6">
      <w:pPr>
        <w:pStyle w:val="Code1"/>
        <w:tabs>
          <w:tab w:val="clear" w:pos="720"/>
          <w:tab w:val="clear" w:pos="3240"/>
        </w:tabs>
        <w:ind w:left="3204" w:hanging="2484"/>
      </w:pPr>
      <w:r w:rsidRPr="001860D1">
        <w:rPr>
          <w:rFonts w:ascii="Times New Roman" w:hAnsi="Times New Roman"/>
          <w:sz w:val="20"/>
        </w:rPr>
        <w:t>(</w:t>
      </w:r>
      <w:r>
        <w:rPr>
          <w:rFonts w:ascii="Times New Roman" w:hAnsi="Times New Roman"/>
          <w:sz w:val="20"/>
        </w:rPr>
        <w:t>u</w:t>
      </w:r>
      <w:r w:rsidRPr="001860D1">
        <w:rPr>
          <w:rFonts w:ascii="Times New Roman" w:hAnsi="Times New Roman"/>
          <w:sz w:val="20"/>
        </w:rPr>
        <w:t>se the</w:t>
      </w:r>
      <w:r w:rsidRPr="001860D1">
        <w:t xml:space="preserve"> </w:t>
      </w:r>
      <w:r>
        <w:t>Arm.Sources</w:t>
      </w:r>
      <w:r w:rsidR="008D76E9">
        <w:t>[]</w:t>
      </w:r>
      <w:r w:rsidRPr="001860D1">
        <w:t xml:space="preserve">.Name </w:t>
      </w:r>
      <w:r w:rsidRPr="001860D1">
        <w:rPr>
          <w:rFonts w:ascii="Times New Roman" w:hAnsi="Times New Roman"/>
          <w:sz w:val="20"/>
        </w:rPr>
        <w:t>property)</w:t>
      </w:r>
    </w:p>
    <w:p w:rsidR="007B2184" w:rsidRDefault="007B2184" w:rsidP="007B2184">
      <w:pPr>
        <w:pStyle w:val="AttrFuncSubheading"/>
      </w:pPr>
      <w:r>
        <w:t>COM Method Prototype</w:t>
      </w:r>
    </w:p>
    <w:p w:rsidR="007B2184" w:rsidRDefault="007B2184" w:rsidP="007B2184">
      <w:pPr>
        <w:pStyle w:val="Code1"/>
        <w:tabs>
          <w:tab w:val="clear" w:pos="720"/>
          <w:tab w:val="clear" w:pos="3240"/>
        </w:tabs>
        <w:ind w:left="3204" w:hanging="2484"/>
        <w:rPr>
          <w:rFonts w:ascii="Times New Roman" w:hAnsi="Times New Roman"/>
          <w:sz w:val="20"/>
        </w:rPr>
      </w:pPr>
      <w:r>
        <w:rPr>
          <w:rFonts w:ascii="Times New Roman" w:hAnsi="Times New Roman"/>
          <w:sz w:val="20"/>
        </w:rPr>
        <w:t>N/A</w:t>
      </w:r>
    </w:p>
    <w:p w:rsidR="007B2184" w:rsidRPr="001A2015" w:rsidRDefault="007B2184" w:rsidP="001A2015">
      <w:pPr>
        <w:pStyle w:val="Code1"/>
        <w:tabs>
          <w:tab w:val="clear" w:pos="720"/>
          <w:tab w:val="clear" w:pos="3240"/>
        </w:tabs>
        <w:ind w:left="3204" w:hanging="2484"/>
      </w:pPr>
      <w:r w:rsidRPr="001860D1">
        <w:rPr>
          <w:rFonts w:ascii="Times New Roman" w:hAnsi="Times New Roman"/>
          <w:sz w:val="20"/>
        </w:rPr>
        <w:t>(</w:t>
      </w:r>
      <w:r w:rsidR="004849EF">
        <w:rPr>
          <w:rFonts w:ascii="Times New Roman" w:hAnsi="Times New Roman"/>
          <w:sz w:val="20"/>
        </w:rPr>
        <w:t>u</w:t>
      </w:r>
      <w:r w:rsidRPr="001860D1">
        <w:rPr>
          <w:rFonts w:ascii="Times New Roman" w:hAnsi="Times New Roman"/>
          <w:sz w:val="20"/>
        </w:rPr>
        <w:t>se the</w:t>
      </w:r>
      <w:r w:rsidRPr="001860D1">
        <w:t xml:space="preserve"> </w:t>
      </w:r>
      <w:r>
        <w:t>Arm.Sources</w:t>
      </w:r>
      <w:r w:rsidRPr="001860D1">
        <w:t xml:space="preserve">.Item().Name </w:t>
      </w:r>
      <w:r w:rsidRPr="001860D1">
        <w:rPr>
          <w:rFonts w:ascii="Times New Roman" w:hAnsi="Times New Roman"/>
          <w:sz w:val="20"/>
        </w:rPr>
        <w:t>property)</w:t>
      </w:r>
    </w:p>
    <w:p w:rsidR="007B2184" w:rsidRDefault="007B2184" w:rsidP="007B2184">
      <w:pPr>
        <w:pStyle w:val="AttrFuncSubheading"/>
      </w:pPr>
      <w:r>
        <w:t>C Prototype</w:t>
      </w:r>
    </w:p>
    <w:p w:rsidR="007B2184" w:rsidRDefault="007B2184" w:rsidP="007B2184">
      <w:pPr>
        <w:pStyle w:val="Code1"/>
        <w:rPr>
          <w:color w:val="000000"/>
        </w:rPr>
      </w:pPr>
      <w:r>
        <w:rPr>
          <w:color w:val="000000"/>
        </w:rPr>
        <w:t>ViStatus Ivi</w:t>
      </w:r>
      <w:r w:rsidR="00EB4211">
        <w:rPr>
          <w:color w:val="000000"/>
        </w:rPr>
        <w:t>Digitizer</w:t>
      </w:r>
      <w:r>
        <w:rPr>
          <w:color w:val="000000"/>
        </w:rPr>
        <w:t>_GetArmSourceName (ViSession Vi,</w:t>
      </w:r>
      <w:r>
        <w:rPr>
          <w:color w:val="000000"/>
        </w:rPr>
        <w:br/>
        <w:t xml:space="preserve">                                 </w:t>
      </w:r>
      <w:r w:rsidR="004849EF">
        <w:rPr>
          <w:color w:val="000000"/>
        </w:rPr>
        <w:t xml:space="preserve">      </w:t>
      </w:r>
      <w:r>
        <w:rPr>
          <w:color w:val="000000"/>
        </w:rPr>
        <w:t xml:space="preserve"> ViInt32 SourceIndex, </w:t>
      </w:r>
      <w:r>
        <w:rPr>
          <w:color w:val="000000"/>
        </w:rPr>
        <w:br/>
        <w:t xml:space="preserve">                                  </w:t>
      </w:r>
      <w:r w:rsidR="004849EF">
        <w:rPr>
          <w:color w:val="000000"/>
        </w:rPr>
        <w:t xml:space="preserve">      </w:t>
      </w:r>
      <w:r>
        <w:rPr>
          <w:color w:val="000000"/>
        </w:rPr>
        <w:t>ViInt32 SourceNameBufferSize,</w:t>
      </w:r>
      <w:r>
        <w:rPr>
          <w:color w:val="000000"/>
        </w:rPr>
        <w:br/>
        <w:t xml:space="preserve">                                </w:t>
      </w:r>
      <w:r w:rsidR="004849EF">
        <w:rPr>
          <w:color w:val="000000"/>
        </w:rPr>
        <w:t xml:space="preserve">      </w:t>
      </w:r>
      <w:r>
        <w:rPr>
          <w:color w:val="000000"/>
        </w:rPr>
        <w:t xml:space="preserve">  ViChar SourceName[]);</w:t>
      </w:r>
    </w:p>
    <w:p w:rsidR="007B2184" w:rsidRDefault="007B2184" w:rsidP="007B2184">
      <w:pPr>
        <w:pStyle w:val="AttrFuncSubheading"/>
      </w:pPr>
      <w:r>
        <w:t>Parameters</w:t>
      </w:r>
    </w:p>
    <w:tbl>
      <w:tblPr>
        <w:tblW w:w="8730" w:type="dxa"/>
        <w:tblInd w:w="800" w:type="dxa"/>
        <w:tblLayout w:type="fixed"/>
        <w:tblCellMar>
          <w:left w:w="80" w:type="dxa"/>
          <w:right w:w="80" w:type="dxa"/>
        </w:tblCellMar>
        <w:tblLook w:val="0000"/>
      </w:tblPr>
      <w:tblGrid>
        <w:gridCol w:w="2430"/>
        <w:gridCol w:w="4320"/>
        <w:gridCol w:w="1980"/>
      </w:tblGrid>
      <w:tr w:rsidR="007B2184" w:rsidTr="007469BC">
        <w:trPr>
          <w:cantSplit/>
        </w:trPr>
        <w:tc>
          <w:tcPr>
            <w:tcW w:w="2430" w:type="dxa"/>
            <w:tcBorders>
              <w:top w:val="single" w:sz="6" w:space="0" w:color="auto"/>
              <w:left w:val="single" w:sz="6" w:space="0" w:color="auto"/>
              <w:right w:val="single" w:sz="6" w:space="0" w:color="auto"/>
            </w:tcBorders>
          </w:tcPr>
          <w:p w:rsidR="007B2184" w:rsidRDefault="007B2184" w:rsidP="007469BC">
            <w:pPr>
              <w:pStyle w:val="TableHead"/>
            </w:pPr>
            <w:r>
              <w:t>Inputs</w:t>
            </w:r>
          </w:p>
        </w:tc>
        <w:tc>
          <w:tcPr>
            <w:tcW w:w="4320" w:type="dxa"/>
            <w:tcBorders>
              <w:top w:val="single" w:sz="6" w:space="0" w:color="auto"/>
              <w:left w:val="single" w:sz="6" w:space="0" w:color="auto"/>
              <w:right w:val="single" w:sz="6" w:space="0" w:color="auto"/>
            </w:tcBorders>
          </w:tcPr>
          <w:p w:rsidR="007B2184" w:rsidRDefault="007B2184" w:rsidP="007469BC">
            <w:pPr>
              <w:pStyle w:val="TableHead"/>
            </w:pPr>
            <w:r>
              <w:t>Description</w:t>
            </w:r>
          </w:p>
        </w:tc>
        <w:tc>
          <w:tcPr>
            <w:tcW w:w="1980" w:type="dxa"/>
            <w:tcBorders>
              <w:top w:val="single" w:sz="6" w:space="0" w:color="auto"/>
              <w:left w:val="single" w:sz="6" w:space="0" w:color="auto"/>
              <w:right w:val="single" w:sz="6" w:space="0" w:color="auto"/>
            </w:tcBorders>
          </w:tcPr>
          <w:p w:rsidR="007B2184" w:rsidRDefault="007B2184" w:rsidP="007469BC">
            <w:pPr>
              <w:pStyle w:val="TableHead"/>
            </w:pPr>
            <w:r>
              <w:t>Base Type</w:t>
            </w:r>
          </w:p>
        </w:tc>
      </w:tr>
      <w:tr w:rsidR="007B2184" w:rsidTr="007469BC">
        <w:trPr>
          <w:cantSplit/>
        </w:trPr>
        <w:tc>
          <w:tcPr>
            <w:tcW w:w="2430" w:type="dxa"/>
            <w:tcBorders>
              <w:top w:val="double" w:sz="6" w:space="0" w:color="auto"/>
              <w:left w:val="single" w:sz="6" w:space="0" w:color="auto"/>
              <w:right w:val="single" w:sz="6" w:space="0" w:color="auto"/>
            </w:tcBorders>
          </w:tcPr>
          <w:p w:rsidR="007B2184" w:rsidRDefault="007B2184" w:rsidP="007469BC">
            <w:pPr>
              <w:pStyle w:val="TableCellCourierNew"/>
            </w:pPr>
            <w:r>
              <w:t>Vi</w:t>
            </w:r>
          </w:p>
        </w:tc>
        <w:tc>
          <w:tcPr>
            <w:tcW w:w="4320" w:type="dxa"/>
            <w:tcBorders>
              <w:top w:val="double" w:sz="6" w:space="0" w:color="auto"/>
              <w:left w:val="single" w:sz="6" w:space="0" w:color="auto"/>
              <w:right w:val="single" w:sz="6" w:space="0" w:color="auto"/>
            </w:tcBorders>
          </w:tcPr>
          <w:p w:rsidR="007B2184" w:rsidRDefault="007B2184" w:rsidP="007469BC">
            <w:pPr>
              <w:pStyle w:val="TableCell"/>
            </w:pPr>
            <w:r>
              <w:t>Instrument handle</w:t>
            </w:r>
          </w:p>
        </w:tc>
        <w:tc>
          <w:tcPr>
            <w:tcW w:w="1980" w:type="dxa"/>
            <w:tcBorders>
              <w:top w:val="double" w:sz="6" w:space="0" w:color="auto"/>
              <w:left w:val="single" w:sz="6" w:space="0" w:color="auto"/>
              <w:right w:val="single" w:sz="6" w:space="0" w:color="auto"/>
            </w:tcBorders>
          </w:tcPr>
          <w:p w:rsidR="007B2184" w:rsidRDefault="007B2184" w:rsidP="007469BC">
            <w:pPr>
              <w:pStyle w:val="TableCellCourierNew"/>
            </w:pPr>
            <w:r>
              <w:t>ViSession</w:t>
            </w:r>
          </w:p>
        </w:tc>
      </w:tr>
      <w:tr w:rsidR="007B2184" w:rsidTr="007469BC">
        <w:trPr>
          <w:cantSplit/>
        </w:trPr>
        <w:tc>
          <w:tcPr>
            <w:tcW w:w="243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CourierNew"/>
            </w:pPr>
            <w:r>
              <w:t>SourceIndex</w:t>
            </w:r>
          </w:p>
        </w:tc>
        <w:tc>
          <w:tcPr>
            <w:tcW w:w="432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
            </w:pPr>
            <w:r>
              <w:t>A one-based index that defines which name to return.</w:t>
            </w:r>
          </w:p>
        </w:tc>
        <w:tc>
          <w:tcPr>
            <w:tcW w:w="198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CourierNew"/>
            </w:pPr>
            <w:r>
              <w:t>ViInt32</w:t>
            </w:r>
          </w:p>
        </w:tc>
      </w:tr>
      <w:tr w:rsidR="007B2184" w:rsidTr="007469BC">
        <w:trPr>
          <w:cantSplit/>
        </w:trPr>
        <w:tc>
          <w:tcPr>
            <w:tcW w:w="243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CourierNew"/>
            </w:pPr>
            <w:r>
              <w:t>SourceNameBufferSize</w:t>
            </w:r>
          </w:p>
        </w:tc>
        <w:tc>
          <w:tcPr>
            <w:tcW w:w="432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
            </w:pPr>
            <w:r>
              <w:t>The number of bytes in the ViChar array that the user specifies for the Source</w:t>
            </w:r>
            <w:r>
              <w:rPr>
                <w:rStyle w:val="monospace"/>
              </w:rPr>
              <w:t>Name</w:t>
            </w:r>
            <w:r>
              <w:t xml:space="preserve"> parameter.</w:t>
            </w:r>
          </w:p>
        </w:tc>
        <w:tc>
          <w:tcPr>
            <w:tcW w:w="198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CourierNew"/>
            </w:pPr>
            <w:r>
              <w:t>ViInt32</w:t>
            </w:r>
          </w:p>
        </w:tc>
      </w:tr>
    </w:tbl>
    <w:p w:rsidR="007B2184" w:rsidRDefault="007B2184" w:rsidP="007B2184">
      <w:pPr>
        <w:rPr>
          <w:color w:val="000000"/>
          <w:lang w:val="fr-FR"/>
        </w:rPr>
      </w:pPr>
    </w:p>
    <w:tbl>
      <w:tblPr>
        <w:tblW w:w="8730" w:type="dxa"/>
        <w:tblInd w:w="800" w:type="dxa"/>
        <w:tblLayout w:type="fixed"/>
        <w:tblCellMar>
          <w:left w:w="80" w:type="dxa"/>
          <w:right w:w="80" w:type="dxa"/>
        </w:tblCellMar>
        <w:tblLook w:val="0000"/>
      </w:tblPr>
      <w:tblGrid>
        <w:gridCol w:w="2430"/>
        <w:gridCol w:w="4320"/>
        <w:gridCol w:w="1980"/>
      </w:tblGrid>
      <w:tr w:rsidR="007B2184" w:rsidTr="007469BC">
        <w:trPr>
          <w:cantSplit/>
        </w:trPr>
        <w:tc>
          <w:tcPr>
            <w:tcW w:w="2430" w:type="dxa"/>
            <w:tcBorders>
              <w:top w:val="single" w:sz="6" w:space="0" w:color="auto"/>
              <w:left w:val="single" w:sz="6" w:space="0" w:color="auto"/>
              <w:right w:val="single" w:sz="6" w:space="0" w:color="auto"/>
            </w:tcBorders>
          </w:tcPr>
          <w:p w:rsidR="007B2184" w:rsidRDefault="007B2184" w:rsidP="007469BC">
            <w:pPr>
              <w:pStyle w:val="TableHead"/>
              <w:rPr>
                <w:lang w:val="fr-FR"/>
              </w:rPr>
            </w:pPr>
            <w:r>
              <w:rPr>
                <w:lang w:val="fr-FR"/>
              </w:rPr>
              <w:lastRenderedPageBreak/>
              <w:t>Outputs</w:t>
            </w:r>
          </w:p>
        </w:tc>
        <w:tc>
          <w:tcPr>
            <w:tcW w:w="4320" w:type="dxa"/>
            <w:tcBorders>
              <w:top w:val="single" w:sz="6" w:space="0" w:color="auto"/>
              <w:left w:val="single" w:sz="6" w:space="0" w:color="auto"/>
              <w:right w:val="single" w:sz="6" w:space="0" w:color="auto"/>
            </w:tcBorders>
          </w:tcPr>
          <w:p w:rsidR="007B2184" w:rsidRDefault="007B2184" w:rsidP="007469BC">
            <w:pPr>
              <w:pStyle w:val="TableHead"/>
              <w:rPr>
                <w:lang w:val="fr-FR"/>
              </w:rPr>
            </w:pPr>
            <w:r>
              <w:rPr>
                <w:lang w:val="fr-FR"/>
              </w:rPr>
              <w:t>Description</w:t>
            </w:r>
          </w:p>
        </w:tc>
        <w:tc>
          <w:tcPr>
            <w:tcW w:w="1980" w:type="dxa"/>
            <w:tcBorders>
              <w:top w:val="single" w:sz="6" w:space="0" w:color="auto"/>
              <w:left w:val="single" w:sz="6" w:space="0" w:color="auto"/>
              <w:right w:val="single" w:sz="6" w:space="0" w:color="auto"/>
            </w:tcBorders>
          </w:tcPr>
          <w:p w:rsidR="007B2184" w:rsidRDefault="007B2184" w:rsidP="007469BC">
            <w:pPr>
              <w:pStyle w:val="TableHead"/>
            </w:pPr>
            <w:r>
              <w:t>Base Type</w:t>
            </w:r>
          </w:p>
        </w:tc>
      </w:tr>
      <w:tr w:rsidR="007B2184" w:rsidTr="007469BC">
        <w:trPr>
          <w:cantSplit/>
        </w:trPr>
        <w:tc>
          <w:tcPr>
            <w:tcW w:w="2430" w:type="dxa"/>
            <w:tcBorders>
              <w:top w:val="double" w:sz="6" w:space="0" w:color="auto"/>
              <w:left w:val="single" w:sz="6" w:space="0" w:color="auto"/>
              <w:bottom w:val="single" w:sz="6" w:space="0" w:color="auto"/>
              <w:right w:val="single" w:sz="6" w:space="0" w:color="auto"/>
            </w:tcBorders>
          </w:tcPr>
          <w:p w:rsidR="007B2184" w:rsidRDefault="007B2184" w:rsidP="007469BC">
            <w:pPr>
              <w:pStyle w:val="TableCellCourierNew"/>
            </w:pPr>
            <w:r>
              <w:t>SourceName</w:t>
            </w:r>
          </w:p>
        </w:tc>
        <w:tc>
          <w:tcPr>
            <w:tcW w:w="4320" w:type="dxa"/>
            <w:tcBorders>
              <w:top w:val="double" w:sz="6" w:space="0" w:color="auto"/>
              <w:left w:val="single" w:sz="6" w:space="0" w:color="auto"/>
              <w:bottom w:val="single" w:sz="6" w:space="0" w:color="auto"/>
              <w:right w:val="single" w:sz="6" w:space="0" w:color="auto"/>
            </w:tcBorders>
          </w:tcPr>
          <w:p w:rsidR="007B2184" w:rsidRDefault="007B2184" w:rsidP="007469BC">
            <w:pPr>
              <w:pStyle w:val="TableCell"/>
            </w:pPr>
            <w:r>
              <w:t>A user-allocated (for IVI-C) or driver-allocated (for IVI-COM) buffer into which the driver stores the arm source name.</w:t>
            </w:r>
          </w:p>
          <w:p w:rsidR="0056437D" w:rsidRDefault="007B2184" w:rsidP="007469BC">
            <w:pPr>
              <w:pStyle w:val="TableCell"/>
            </w:pPr>
            <w:r>
              <w:t xml:space="preserve">The caller may pass </w:t>
            </w:r>
            <w:r>
              <w:rPr>
                <w:rStyle w:val="monospace"/>
              </w:rPr>
              <w:t>VI_NULL</w:t>
            </w:r>
            <w:r>
              <w:t xml:space="preserve"> for this parameter if the Source</w:t>
            </w:r>
            <w:r>
              <w:rPr>
                <w:rStyle w:val="monospace"/>
              </w:rPr>
              <w:t>NameBufferSize</w:t>
            </w:r>
            <w:r>
              <w:t xml:space="preserve"> parameter is 0.</w:t>
            </w:r>
          </w:p>
        </w:tc>
        <w:tc>
          <w:tcPr>
            <w:tcW w:w="1980" w:type="dxa"/>
            <w:tcBorders>
              <w:top w:val="double" w:sz="6" w:space="0" w:color="auto"/>
              <w:left w:val="single" w:sz="6" w:space="0" w:color="auto"/>
              <w:bottom w:val="single" w:sz="6" w:space="0" w:color="auto"/>
              <w:right w:val="single" w:sz="6" w:space="0" w:color="auto"/>
            </w:tcBorders>
          </w:tcPr>
          <w:p w:rsidR="007B2184" w:rsidRDefault="007B2184" w:rsidP="007469BC">
            <w:pPr>
              <w:pStyle w:val="TableCellCourierNew"/>
            </w:pPr>
            <w:r>
              <w:t>ViChar[]</w:t>
            </w:r>
          </w:p>
        </w:tc>
      </w:tr>
    </w:tbl>
    <w:p w:rsidR="007B2184" w:rsidRDefault="007B2184" w:rsidP="007B2184">
      <w:pPr>
        <w:pStyle w:val="AttrFuncSubheading"/>
      </w:pPr>
      <w:r>
        <w:t>Return Values</w:t>
      </w:r>
      <w:r w:rsidR="007C70B6">
        <w:t xml:space="preserve"> (C)</w:t>
      </w:r>
    </w:p>
    <w:p w:rsidR="007B2184" w:rsidRDefault="007B2184" w:rsidP="007B2184">
      <w:pPr>
        <w:pStyle w:val="Body1"/>
        <w:rPr>
          <w:color w:val="000000"/>
        </w:rPr>
      </w:pPr>
      <w:r>
        <w:rPr>
          <w:color w:val="000000"/>
        </w:rPr>
        <w:t xml:space="preserve">The </w:t>
      </w:r>
      <w:r>
        <w:rPr>
          <w:rStyle w:val="Italic"/>
          <w:color w:val="000000"/>
        </w:rPr>
        <w:t>IVI-3.2: Inherent Capabilities Specification</w:t>
      </w:r>
      <w:r>
        <w:rPr>
          <w:color w:val="000000"/>
        </w:rPr>
        <w:t xml:space="preserve"> defines general status codes that this function can return.</w:t>
      </w:r>
    </w:p>
    <w:p w:rsidR="0066338D" w:rsidRDefault="0066338D" w:rsidP="007B2184">
      <w:pPr>
        <w:pStyle w:val="Body1"/>
        <w:rPr>
          <w:sz w:val="12"/>
          <w:szCs w:val="12"/>
        </w:rPr>
      </w:pPr>
    </w:p>
    <w:p w:rsidR="0066338D" w:rsidRDefault="0066338D" w:rsidP="0083263E">
      <w:pPr>
        <w:pStyle w:val="Heading2"/>
        <w:pageBreakBefore/>
      </w:pPr>
      <w:bookmarkStart w:id="834" w:name="_Toc304583771"/>
      <w:bookmarkStart w:id="835" w:name="_Toc306374622"/>
      <w:r>
        <w:lastRenderedPageBreak/>
        <w:t>IviDigitizerArm Behavior Model</w:t>
      </w:r>
      <w:bookmarkEnd w:id="834"/>
      <w:bookmarkEnd w:id="835"/>
    </w:p>
    <w:p w:rsidR="0066338D" w:rsidRDefault="0066338D" w:rsidP="0066338D">
      <w:pPr>
        <w:pStyle w:val="Body1"/>
        <w:rPr>
          <w:i/>
          <w:iCs/>
        </w:rPr>
      </w:pPr>
      <w:r>
        <w:t xml:space="preserve">The IviDigitizerArm extension group follows the same behavior model as the IviDigitizerBase capability group described in </w:t>
      </w:r>
      <w:r w:rsidR="0018221C">
        <w:t xml:space="preserve">Section </w:t>
      </w:r>
      <w:r w:rsidR="00875082">
        <w:fldChar w:fldCharType="begin"/>
      </w:r>
      <w:r w:rsidR="0018221C">
        <w:instrText xml:space="preserve"> REF _Ref210622154 \r \h </w:instrText>
      </w:r>
      <w:r w:rsidR="00875082">
        <w:fldChar w:fldCharType="separate"/>
      </w:r>
      <w:r w:rsidR="00344F59">
        <w:t>4.1.3</w:t>
      </w:r>
      <w:r w:rsidR="00875082">
        <w:fldChar w:fldCharType="end"/>
      </w:r>
      <w:r>
        <w:t>,</w:t>
      </w:r>
      <w:r>
        <w:rPr>
          <w:i/>
          <w:iCs/>
        </w:rPr>
        <w:t xml:space="preserve"> </w:t>
      </w:r>
      <w:r>
        <w:rPr>
          <w:rStyle w:val="Italic"/>
        </w:rPr>
        <w:t xml:space="preserve">IviDigitizerBase </w:t>
      </w:r>
      <w:r w:rsidR="0018221C">
        <w:rPr>
          <w:rStyle w:val="Italic"/>
        </w:rPr>
        <w:t xml:space="preserve">Arm and </w:t>
      </w:r>
      <w:smartTag w:uri="urn:schemas-microsoft-com:office:smarttags" w:element="place">
        <w:smartTag w:uri="urn:schemas-microsoft-com:office:smarttags" w:element="PlaceName">
          <w:r w:rsidR="0018221C">
            <w:rPr>
              <w:rStyle w:val="Italic"/>
            </w:rPr>
            <w:t>Trigger</w:t>
          </w:r>
        </w:smartTag>
        <w:r w:rsidR="0018221C">
          <w:rPr>
            <w:rStyle w:val="Italic"/>
          </w:rPr>
          <w:t xml:space="preserve"> </w:t>
        </w:r>
        <w:smartTag w:uri="urn:schemas-microsoft-com:office:smarttags" w:element="PlaceType">
          <w:r w:rsidR="0018221C">
            <w:rPr>
              <w:rStyle w:val="Italic"/>
            </w:rPr>
            <w:t>States</w:t>
          </w:r>
        </w:smartTag>
      </w:smartTag>
      <w:r>
        <w:rPr>
          <w:rStyle w:val="Italic"/>
          <w:i w:val="0"/>
        </w:rPr>
        <w:t>.</w:t>
      </w:r>
    </w:p>
    <w:p w:rsidR="0066338D" w:rsidRDefault="0066338D" w:rsidP="0066338D">
      <w:pPr>
        <w:pStyle w:val="Body1"/>
        <w:rPr>
          <w:color w:val="000000"/>
        </w:rPr>
      </w:pPr>
      <w:r>
        <w:rPr>
          <w:color w:val="000000"/>
        </w:rPr>
        <w:t>.</w:t>
      </w:r>
    </w:p>
    <w:p w:rsidR="0066338D" w:rsidRDefault="0066338D" w:rsidP="0066338D">
      <w:pPr>
        <w:pStyle w:val="Body1"/>
      </w:pPr>
      <w:r>
        <w:t xml:space="preserve">The main feature that the IviDigitizerArm capability group adds to the IviDigitizerBase capability group is that the device does not necessarily return to the </w:t>
      </w:r>
      <w:r w:rsidRPr="00E5244A">
        <w:rPr>
          <w:i/>
        </w:rPr>
        <w:t>Idle</w:t>
      </w:r>
      <w:r>
        <w:t xml:space="preserve"> state after the desired number of records have been acquired</w:t>
      </w:r>
      <w:r w:rsidR="0080634C">
        <w:t xml:space="preserve">. </w:t>
      </w:r>
      <w:r>
        <w:t xml:space="preserve">Rather, an arm count </w:t>
      </w:r>
      <w:r w:rsidR="0018221C">
        <w:t xml:space="preserve">specifies </w:t>
      </w:r>
      <w:r>
        <w:t>the number of times the arm has to occur to complete the arm loop; that is, the number of arms that are accepted before the acquisition must be initiated again.</w:t>
      </w:r>
    </w:p>
    <w:p w:rsidR="0066338D" w:rsidRDefault="0066338D" w:rsidP="0066338D">
      <w:pPr>
        <w:pStyle w:val="Heading2"/>
      </w:pPr>
      <w:bookmarkStart w:id="836" w:name="_Toc304583772"/>
      <w:bookmarkStart w:id="837" w:name="_Toc306374623"/>
      <w:r>
        <w:t>IviDigitizerArm Compliance Notes</w:t>
      </w:r>
      <w:bookmarkEnd w:id="836"/>
      <w:bookmarkEnd w:id="837"/>
    </w:p>
    <w:p w:rsidR="00B024C4" w:rsidRDefault="0066338D" w:rsidP="0056437D">
      <w:pPr>
        <w:pStyle w:val="Body1"/>
      </w:pPr>
      <w:r>
        <w:t>For a specific driver to comply with the IviDigitizerArm extension, it shall be compliant with the IviDigitizerBase capability group and it shall implement all of the attributes and functions listed in this section.</w:t>
      </w:r>
    </w:p>
    <w:p w:rsidR="00B024C4" w:rsidRDefault="00B024C4" w:rsidP="00B024C4">
      <w:pPr>
        <w:pStyle w:val="Heading1"/>
      </w:pPr>
      <w:bookmarkStart w:id="838" w:name="_Toc304583773"/>
      <w:bookmarkStart w:id="839" w:name="_Toc306374624"/>
      <w:r>
        <w:lastRenderedPageBreak/>
        <w:t>IviDigitizerMultiArm Extension Group</w:t>
      </w:r>
      <w:bookmarkEnd w:id="838"/>
      <w:bookmarkEnd w:id="839"/>
    </w:p>
    <w:p w:rsidR="00B024C4" w:rsidRDefault="00B024C4" w:rsidP="00B024C4">
      <w:pPr>
        <w:pStyle w:val="Heading2"/>
      </w:pPr>
      <w:bookmarkStart w:id="840" w:name="_Toc304583774"/>
      <w:bookmarkStart w:id="841" w:name="_Toc306374625"/>
      <w:r>
        <w:t>IviDigitizerMultiArm Overview</w:t>
      </w:r>
      <w:bookmarkEnd w:id="840"/>
      <w:bookmarkEnd w:id="841"/>
    </w:p>
    <w:p w:rsidR="00B024C4" w:rsidRDefault="00B024C4" w:rsidP="00B024C4">
      <w:pPr>
        <w:pStyle w:val="Body1"/>
      </w:pPr>
      <w:r>
        <w:t>The IviDigitizerMultiArm extension group supports digitizers with the ability to arm on combinations of arm sources and their associated arm conditions. The user has the ability to logically OR arm sources together or to logically AND them together and specify the result as the overall arm source.</w:t>
      </w:r>
    </w:p>
    <w:p w:rsidR="00B024C4" w:rsidRDefault="00B024C4" w:rsidP="00B024C4">
      <w:pPr>
        <w:pStyle w:val="Heading2"/>
      </w:pPr>
      <w:bookmarkStart w:id="842" w:name="_Toc304583775"/>
      <w:bookmarkStart w:id="843" w:name="_Toc306374626"/>
      <w:r>
        <w:t>IviDigitizerMultiArm Attributes</w:t>
      </w:r>
      <w:bookmarkEnd w:id="842"/>
      <w:bookmarkEnd w:id="843"/>
    </w:p>
    <w:p w:rsidR="00B024C4" w:rsidRDefault="00B024C4" w:rsidP="00B024C4">
      <w:pPr>
        <w:pStyle w:val="Body1"/>
      </w:pPr>
      <w:r>
        <w:t>The IviDigitizerMultiArm extension group defines the following attributes:</w:t>
      </w:r>
    </w:p>
    <w:p w:rsidR="00B024C4" w:rsidRDefault="00B024C4" w:rsidP="00F776EE">
      <w:pPr>
        <w:pStyle w:val="ListBullet"/>
        <w:numPr>
          <w:ilvl w:val="0"/>
          <w:numId w:val="55"/>
        </w:numPr>
      </w:pPr>
      <w:r>
        <w:t>Arm Source List</w:t>
      </w:r>
    </w:p>
    <w:p w:rsidR="00B024C4" w:rsidRDefault="00B024C4" w:rsidP="00F776EE">
      <w:pPr>
        <w:pStyle w:val="ListBullet"/>
        <w:numPr>
          <w:ilvl w:val="0"/>
          <w:numId w:val="55"/>
        </w:numPr>
      </w:pPr>
      <w:r>
        <w:t>Arm Source Operator</w:t>
      </w:r>
    </w:p>
    <w:p w:rsidR="00C46806" w:rsidRDefault="00C46806" w:rsidP="00C46806">
      <w:pPr>
        <w:pStyle w:val="ListBullet"/>
        <w:ind w:left="1080"/>
      </w:pPr>
    </w:p>
    <w:p w:rsidR="00C46806" w:rsidRDefault="00B024C4" w:rsidP="00F776EE">
      <w:pPr>
        <w:ind w:left="720"/>
        <w:rPr>
          <w:rStyle w:val="Italic"/>
        </w:rPr>
      </w:pPr>
      <w:r>
        <w:t>This section describes the behavior and requirements of each attribute. The actual value for each attribute ID is defined in Section 31,</w:t>
      </w:r>
      <w:r>
        <w:rPr>
          <w:rStyle w:val="Italic"/>
        </w:rPr>
        <w:t xml:space="preserve"> IviDigitizer Attribute ID Definitions.</w:t>
      </w:r>
      <w:bookmarkStart w:id="844" w:name="_Toc193260125"/>
      <w:bookmarkStart w:id="845" w:name="_Toc193279154"/>
      <w:bookmarkStart w:id="846" w:name="_Toc193279747"/>
      <w:bookmarkStart w:id="847" w:name="_Toc193522487"/>
      <w:bookmarkStart w:id="848" w:name="_Toc193523080"/>
      <w:bookmarkStart w:id="849" w:name="_Toc193260126"/>
      <w:bookmarkStart w:id="850" w:name="_Toc193279155"/>
      <w:bookmarkStart w:id="851" w:name="_Toc193279748"/>
      <w:bookmarkStart w:id="852" w:name="_Toc193522488"/>
      <w:bookmarkStart w:id="853" w:name="_Toc193523081"/>
      <w:bookmarkEnd w:id="844"/>
      <w:bookmarkEnd w:id="845"/>
      <w:bookmarkEnd w:id="846"/>
      <w:bookmarkEnd w:id="847"/>
      <w:bookmarkEnd w:id="848"/>
      <w:bookmarkEnd w:id="849"/>
      <w:bookmarkEnd w:id="850"/>
      <w:bookmarkEnd w:id="851"/>
      <w:bookmarkEnd w:id="852"/>
      <w:bookmarkEnd w:id="853"/>
    </w:p>
    <w:p w:rsidR="00B024C4" w:rsidRDefault="00B024C4" w:rsidP="00F776EE">
      <w:pPr>
        <w:pStyle w:val="Heading3"/>
        <w:pageBreakBefore/>
      </w:pPr>
      <w:bookmarkStart w:id="854" w:name="_Toc304583776"/>
      <w:bookmarkStart w:id="855" w:name="_Toc306374627"/>
      <w:r>
        <w:lastRenderedPageBreak/>
        <w:t>Arm Source List</w:t>
      </w:r>
      <w:bookmarkEnd w:id="854"/>
      <w:bookmarkEnd w:id="855"/>
    </w:p>
    <w:p w:rsidR="00B024C4" w:rsidRDefault="00B024C4" w:rsidP="00B024C4"/>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B024C4" w:rsidTr="001D305A">
        <w:trPr>
          <w:cantSplit/>
          <w:tblHeader/>
        </w:trPr>
        <w:tc>
          <w:tcPr>
            <w:tcW w:w="1170" w:type="dxa"/>
            <w:tcBorders>
              <w:top w:val="single" w:sz="4" w:space="0" w:color="auto"/>
              <w:left w:val="single" w:sz="4" w:space="0" w:color="auto"/>
              <w:bottom w:val="double" w:sz="6" w:space="0" w:color="auto"/>
            </w:tcBorders>
          </w:tcPr>
          <w:p w:rsidR="00B024C4" w:rsidRDefault="00B024C4" w:rsidP="001D305A">
            <w:pPr>
              <w:pStyle w:val="TableHead"/>
            </w:pPr>
            <w:r>
              <w:t>Data Type</w:t>
            </w:r>
          </w:p>
        </w:tc>
        <w:tc>
          <w:tcPr>
            <w:tcW w:w="810" w:type="dxa"/>
            <w:tcBorders>
              <w:top w:val="single" w:sz="4" w:space="0" w:color="auto"/>
              <w:bottom w:val="double" w:sz="6" w:space="0" w:color="auto"/>
            </w:tcBorders>
          </w:tcPr>
          <w:p w:rsidR="00B024C4" w:rsidRDefault="00B024C4" w:rsidP="001D305A">
            <w:pPr>
              <w:pStyle w:val="TableHead"/>
            </w:pPr>
            <w:r>
              <w:t>Access</w:t>
            </w:r>
          </w:p>
        </w:tc>
        <w:tc>
          <w:tcPr>
            <w:tcW w:w="1530" w:type="dxa"/>
            <w:tcBorders>
              <w:top w:val="single" w:sz="4" w:space="0" w:color="auto"/>
              <w:bottom w:val="double" w:sz="6" w:space="0" w:color="auto"/>
            </w:tcBorders>
          </w:tcPr>
          <w:p w:rsidR="00B024C4" w:rsidRDefault="00B024C4" w:rsidP="001D305A">
            <w:pPr>
              <w:pStyle w:val="TableHead"/>
            </w:pPr>
            <w:r>
              <w:t>Applies To</w:t>
            </w:r>
          </w:p>
        </w:tc>
        <w:tc>
          <w:tcPr>
            <w:tcW w:w="1080" w:type="dxa"/>
            <w:tcBorders>
              <w:top w:val="single" w:sz="4" w:space="0" w:color="auto"/>
              <w:bottom w:val="double" w:sz="6" w:space="0" w:color="auto"/>
            </w:tcBorders>
          </w:tcPr>
          <w:p w:rsidR="00B024C4" w:rsidRDefault="00B024C4" w:rsidP="001D305A">
            <w:pPr>
              <w:pStyle w:val="TableHead"/>
            </w:pPr>
            <w:r>
              <w:t>Coercion</w:t>
            </w:r>
          </w:p>
        </w:tc>
        <w:tc>
          <w:tcPr>
            <w:tcW w:w="4770" w:type="dxa"/>
            <w:tcBorders>
              <w:top w:val="single" w:sz="4" w:space="0" w:color="auto"/>
              <w:bottom w:val="double" w:sz="6" w:space="0" w:color="auto"/>
              <w:right w:val="single" w:sz="6" w:space="0" w:color="auto"/>
            </w:tcBorders>
          </w:tcPr>
          <w:p w:rsidR="00B024C4" w:rsidRDefault="00B024C4" w:rsidP="001D305A">
            <w:pPr>
              <w:pStyle w:val="TableHead"/>
            </w:pPr>
            <w:r>
              <w:t>High Level Functions</w:t>
            </w:r>
          </w:p>
        </w:tc>
      </w:tr>
      <w:tr w:rsidR="00B024C4"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024C4" w:rsidRDefault="00B024C4" w:rsidP="001D305A">
            <w:pPr>
              <w:pStyle w:val="TableCellCourierNew"/>
            </w:pPr>
            <w:r>
              <w:t>ViString</w:t>
            </w:r>
          </w:p>
        </w:tc>
        <w:tc>
          <w:tcPr>
            <w:tcW w:w="810" w:type="dxa"/>
            <w:tcBorders>
              <w:top w:val="double" w:sz="6" w:space="0" w:color="auto"/>
            </w:tcBorders>
          </w:tcPr>
          <w:p w:rsidR="00B024C4" w:rsidRDefault="00B024C4" w:rsidP="001D305A">
            <w:pPr>
              <w:pStyle w:val="TableCell"/>
            </w:pPr>
            <w:r>
              <w:t>R/W</w:t>
            </w:r>
          </w:p>
        </w:tc>
        <w:tc>
          <w:tcPr>
            <w:tcW w:w="1530" w:type="dxa"/>
            <w:tcBorders>
              <w:top w:val="double" w:sz="6" w:space="0" w:color="auto"/>
            </w:tcBorders>
          </w:tcPr>
          <w:p w:rsidR="00B024C4" w:rsidRDefault="00B024C4" w:rsidP="001D305A">
            <w:pPr>
              <w:pStyle w:val="TableCell"/>
            </w:pPr>
            <w:r>
              <w:t>N/A</w:t>
            </w:r>
          </w:p>
        </w:tc>
        <w:tc>
          <w:tcPr>
            <w:tcW w:w="1080" w:type="dxa"/>
            <w:tcBorders>
              <w:top w:val="double" w:sz="6" w:space="0" w:color="auto"/>
            </w:tcBorders>
          </w:tcPr>
          <w:p w:rsidR="00B024C4" w:rsidRDefault="00B024C4" w:rsidP="001D305A">
            <w:pPr>
              <w:pStyle w:val="TableCell"/>
            </w:pPr>
            <w:r>
              <w:t>None</w:t>
            </w:r>
          </w:p>
        </w:tc>
        <w:tc>
          <w:tcPr>
            <w:tcW w:w="4770" w:type="dxa"/>
            <w:tcBorders>
              <w:top w:val="double" w:sz="6" w:space="0" w:color="auto"/>
            </w:tcBorders>
          </w:tcPr>
          <w:p w:rsidR="00B024C4" w:rsidRDefault="005724E3" w:rsidP="001D305A">
            <w:pPr>
              <w:pStyle w:val="TableCell"/>
            </w:pPr>
            <w:r>
              <w:t>Configure Multi Arm</w:t>
            </w:r>
          </w:p>
        </w:tc>
      </w:tr>
    </w:tbl>
    <w:p w:rsidR="008D69C1" w:rsidRDefault="008D69C1" w:rsidP="008D69C1">
      <w:pPr>
        <w:pStyle w:val="FunctionHead"/>
      </w:pPr>
      <w:r>
        <w:t>.NET Property Name</w:t>
      </w:r>
    </w:p>
    <w:p w:rsidR="008D69C1" w:rsidRDefault="008D69C1" w:rsidP="008D69C1">
      <w:pPr>
        <w:pStyle w:val="Body1"/>
        <w:rPr>
          <w:rStyle w:val="monospace"/>
        </w:rPr>
      </w:pPr>
      <w:r>
        <w:rPr>
          <w:rStyle w:val="monospace"/>
        </w:rPr>
        <w:t>Arm.MultiArm.SourceList</w:t>
      </w:r>
    </w:p>
    <w:p w:rsidR="00B024C4" w:rsidRDefault="00B024C4" w:rsidP="00B024C4">
      <w:pPr>
        <w:pStyle w:val="FunctionHead"/>
      </w:pPr>
      <w:r>
        <w:t>COM Property Name</w:t>
      </w:r>
    </w:p>
    <w:p w:rsidR="00B024C4" w:rsidRDefault="00B024C4" w:rsidP="00B024C4">
      <w:pPr>
        <w:pStyle w:val="Body1"/>
        <w:rPr>
          <w:rStyle w:val="monospace"/>
        </w:rPr>
      </w:pPr>
      <w:r>
        <w:rPr>
          <w:rStyle w:val="monospace"/>
        </w:rPr>
        <w:t>Arm.MultiArm.SourceList</w:t>
      </w:r>
    </w:p>
    <w:p w:rsidR="00B024C4" w:rsidRDefault="00B024C4" w:rsidP="00B024C4">
      <w:pPr>
        <w:pStyle w:val="FunctionHead"/>
      </w:pPr>
      <w:r>
        <w:t>C Constant Name</w:t>
      </w:r>
    </w:p>
    <w:p w:rsidR="00B024C4" w:rsidRDefault="00B024C4" w:rsidP="00B024C4">
      <w:pPr>
        <w:pStyle w:val="Body1"/>
      </w:pPr>
      <w:r>
        <w:rPr>
          <w:rFonts w:ascii="Courier New" w:hAnsi="Courier New" w:cs="Courier New"/>
          <w:sz w:val="18"/>
          <w:szCs w:val="18"/>
        </w:rPr>
        <w:t>IVIDIGITIZER_ATTR_ARM_SOURCE_LIST</w:t>
      </w:r>
    </w:p>
    <w:p w:rsidR="00B024C4" w:rsidRDefault="00B024C4" w:rsidP="00B024C4">
      <w:pPr>
        <w:pStyle w:val="FunctionHead"/>
      </w:pPr>
      <w:r>
        <w:t>Description</w:t>
      </w:r>
    </w:p>
    <w:p w:rsidR="00B024C4" w:rsidRDefault="00B024C4" w:rsidP="00B024C4">
      <w:pPr>
        <w:pStyle w:val="Body1"/>
      </w:pPr>
      <w:r>
        <w:t>A comma separated list of source names to be used in a multi arm scenario. This attribute only affects instrument behavior when the Arm Source Operator attribute is set to AND or OR. When Arm Source Operator is set to AND, the arm conditions associated with each source in this list must be simultaneously sat</w:t>
      </w:r>
      <w:r w:rsidR="00813C9D">
        <w:t>is</w:t>
      </w:r>
      <w:r>
        <w:t>fied in order to arm the digitizer. When Arm Source Operator is set to OR, the first arm source in the list that satisfies its arm conditions will arm the digitizer. Any valid name used for the Arm Source attribute may be used in this list</w:t>
      </w:r>
      <w:r w:rsidR="0080634C">
        <w:t xml:space="preserve">. </w:t>
      </w:r>
      <w:r>
        <w:t>An arm source may appear only once in the list. If a name in the list is not recognized, the driver returns the Unknown Channel Name error. See IVI-3.2 for the definition of this error.</w:t>
      </w:r>
    </w:p>
    <w:p w:rsidR="00D0241C" w:rsidRPr="00D0241C" w:rsidRDefault="00D0241C" w:rsidP="00D0241C">
      <w:pPr>
        <w:pStyle w:val="Body"/>
      </w:pPr>
      <w:r>
        <w:t xml:space="preserve">If an IVI driver supports an arm source and the arm source is listed in IVI-3.3 </w:t>
      </w:r>
      <w:r w:rsidRPr="00097AE6">
        <w:rPr>
          <w:i/>
        </w:rPr>
        <w:t>Cross Class Capabilities Specification</w:t>
      </w:r>
      <w:r>
        <w:t xml:space="preserve">, Section 3, then the IVI driver shall accept the standard string for that arm source. This attribute is case insensitive, but case preserving. That is, the setting is case insensitive but when reading it back the programmed case is returned. IVI specific drivers may define new arm source strings for arm sources that are not defined by IVI-3.3 </w:t>
      </w:r>
      <w:r w:rsidRPr="00097AE6">
        <w:rPr>
          <w:i/>
        </w:rPr>
        <w:t>Cross Class Capabilities Specification</w:t>
      </w:r>
      <w:r>
        <w:t xml:space="preserve"> if needed.</w:t>
      </w:r>
    </w:p>
    <w:p w:rsidR="008D69C1" w:rsidRPr="00F7116C" w:rsidRDefault="008D69C1" w:rsidP="008D69C1">
      <w:pPr>
        <w:pStyle w:val="AttrFuncSubheading"/>
        <w:rPr>
          <w:color w:val="auto"/>
        </w:rPr>
      </w:pPr>
      <w:r w:rsidRPr="00F7116C">
        <w:rPr>
          <w:color w:val="auto"/>
        </w:rPr>
        <w:t>.NET Exceptions</w:t>
      </w:r>
    </w:p>
    <w:p w:rsidR="008D69C1" w:rsidRDefault="008D69C1" w:rsidP="008D69C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024C4" w:rsidRDefault="00B024C4" w:rsidP="00B024C4">
      <w:pPr>
        <w:pStyle w:val="Body1"/>
        <w:rPr>
          <w:sz w:val="12"/>
          <w:szCs w:val="12"/>
        </w:rPr>
      </w:pPr>
      <w:r>
        <w:br w:type="page"/>
      </w:r>
    </w:p>
    <w:p w:rsidR="00B024C4" w:rsidRDefault="00B024C4" w:rsidP="00B024C4">
      <w:pPr>
        <w:pStyle w:val="Heading3"/>
      </w:pPr>
      <w:bookmarkStart w:id="856" w:name="_Toc304583777"/>
      <w:bookmarkStart w:id="857" w:name="_Toc306374628"/>
      <w:r>
        <w:t>Arm Source Operator</w:t>
      </w:r>
      <w:bookmarkEnd w:id="856"/>
      <w:bookmarkEnd w:id="857"/>
    </w:p>
    <w:p w:rsidR="00B024C4" w:rsidRDefault="00B024C4" w:rsidP="00B024C4"/>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B024C4" w:rsidTr="001D305A">
        <w:trPr>
          <w:cantSplit/>
          <w:tblHeader/>
        </w:trPr>
        <w:tc>
          <w:tcPr>
            <w:tcW w:w="1170" w:type="dxa"/>
            <w:tcBorders>
              <w:top w:val="single" w:sz="4" w:space="0" w:color="auto"/>
              <w:left w:val="single" w:sz="4" w:space="0" w:color="auto"/>
              <w:bottom w:val="double" w:sz="6" w:space="0" w:color="auto"/>
            </w:tcBorders>
          </w:tcPr>
          <w:p w:rsidR="00B024C4" w:rsidRDefault="00B024C4" w:rsidP="001D305A">
            <w:pPr>
              <w:pStyle w:val="TableHead"/>
            </w:pPr>
            <w:r>
              <w:t>Data Type</w:t>
            </w:r>
          </w:p>
        </w:tc>
        <w:tc>
          <w:tcPr>
            <w:tcW w:w="810" w:type="dxa"/>
            <w:tcBorders>
              <w:top w:val="single" w:sz="4" w:space="0" w:color="auto"/>
              <w:bottom w:val="double" w:sz="6" w:space="0" w:color="auto"/>
            </w:tcBorders>
          </w:tcPr>
          <w:p w:rsidR="00B024C4" w:rsidRDefault="00B024C4" w:rsidP="001D305A">
            <w:pPr>
              <w:pStyle w:val="TableHead"/>
            </w:pPr>
            <w:r>
              <w:t>Access</w:t>
            </w:r>
          </w:p>
        </w:tc>
        <w:tc>
          <w:tcPr>
            <w:tcW w:w="1530" w:type="dxa"/>
            <w:tcBorders>
              <w:top w:val="single" w:sz="4" w:space="0" w:color="auto"/>
              <w:bottom w:val="double" w:sz="6" w:space="0" w:color="auto"/>
            </w:tcBorders>
          </w:tcPr>
          <w:p w:rsidR="00B024C4" w:rsidRDefault="00B024C4" w:rsidP="001D305A">
            <w:pPr>
              <w:pStyle w:val="TableHead"/>
            </w:pPr>
            <w:r>
              <w:t>Applies To</w:t>
            </w:r>
          </w:p>
        </w:tc>
        <w:tc>
          <w:tcPr>
            <w:tcW w:w="1080" w:type="dxa"/>
            <w:tcBorders>
              <w:top w:val="single" w:sz="4" w:space="0" w:color="auto"/>
              <w:bottom w:val="double" w:sz="6" w:space="0" w:color="auto"/>
            </w:tcBorders>
          </w:tcPr>
          <w:p w:rsidR="00B024C4" w:rsidRDefault="00B024C4" w:rsidP="001D305A">
            <w:pPr>
              <w:pStyle w:val="TableHead"/>
            </w:pPr>
            <w:r>
              <w:t>Coercion</w:t>
            </w:r>
          </w:p>
        </w:tc>
        <w:tc>
          <w:tcPr>
            <w:tcW w:w="4770" w:type="dxa"/>
            <w:tcBorders>
              <w:top w:val="single" w:sz="4" w:space="0" w:color="auto"/>
              <w:bottom w:val="double" w:sz="6" w:space="0" w:color="auto"/>
              <w:right w:val="single" w:sz="6" w:space="0" w:color="auto"/>
            </w:tcBorders>
          </w:tcPr>
          <w:p w:rsidR="00B024C4" w:rsidRDefault="00B024C4" w:rsidP="001D305A">
            <w:pPr>
              <w:pStyle w:val="TableHead"/>
            </w:pPr>
            <w:r>
              <w:t>High Level Functions</w:t>
            </w:r>
          </w:p>
        </w:tc>
      </w:tr>
      <w:tr w:rsidR="00B024C4"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024C4" w:rsidRDefault="00B024C4" w:rsidP="001D305A">
            <w:pPr>
              <w:pStyle w:val="TableCellCourierNew"/>
            </w:pPr>
            <w:r>
              <w:t>ViInt32</w:t>
            </w:r>
          </w:p>
        </w:tc>
        <w:tc>
          <w:tcPr>
            <w:tcW w:w="810" w:type="dxa"/>
            <w:tcBorders>
              <w:top w:val="double" w:sz="6" w:space="0" w:color="auto"/>
            </w:tcBorders>
          </w:tcPr>
          <w:p w:rsidR="00B024C4" w:rsidRDefault="00B024C4" w:rsidP="001D305A">
            <w:pPr>
              <w:pStyle w:val="TableCell"/>
            </w:pPr>
            <w:r>
              <w:t>R/W</w:t>
            </w:r>
          </w:p>
        </w:tc>
        <w:tc>
          <w:tcPr>
            <w:tcW w:w="1530" w:type="dxa"/>
            <w:tcBorders>
              <w:top w:val="double" w:sz="6" w:space="0" w:color="auto"/>
            </w:tcBorders>
          </w:tcPr>
          <w:p w:rsidR="00B024C4" w:rsidRDefault="00B024C4" w:rsidP="001D305A">
            <w:pPr>
              <w:pStyle w:val="TableCell"/>
            </w:pPr>
            <w:r>
              <w:t>N/A</w:t>
            </w:r>
          </w:p>
        </w:tc>
        <w:tc>
          <w:tcPr>
            <w:tcW w:w="1080" w:type="dxa"/>
            <w:tcBorders>
              <w:top w:val="double" w:sz="6" w:space="0" w:color="auto"/>
            </w:tcBorders>
          </w:tcPr>
          <w:p w:rsidR="00B024C4" w:rsidRDefault="00B024C4" w:rsidP="001D305A">
            <w:pPr>
              <w:pStyle w:val="TableCell"/>
            </w:pPr>
            <w:r>
              <w:t>None</w:t>
            </w:r>
          </w:p>
        </w:tc>
        <w:tc>
          <w:tcPr>
            <w:tcW w:w="4770" w:type="dxa"/>
            <w:tcBorders>
              <w:top w:val="double" w:sz="6" w:space="0" w:color="auto"/>
            </w:tcBorders>
          </w:tcPr>
          <w:p w:rsidR="00B024C4" w:rsidRDefault="005724E3" w:rsidP="001D305A">
            <w:pPr>
              <w:pStyle w:val="TableCell"/>
            </w:pPr>
            <w:r>
              <w:t>Configure Multi Arm</w:t>
            </w:r>
          </w:p>
        </w:tc>
      </w:tr>
    </w:tbl>
    <w:p w:rsidR="008D69C1" w:rsidRDefault="008D69C1" w:rsidP="008D69C1">
      <w:pPr>
        <w:pStyle w:val="FunctionHead"/>
      </w:pPr>
      <w:r>
        <w:t>.NET Property Name</w:t>
      </w:r>
    </w:p>
    <w:p w:rsidR="008D69C1" w:rsidRDefault="008D69C1" w:rsidP="008D69C1">
      <w:pPr>
        <w:pStyle w:val="Body1"/>
        <w:rPr>
          <w:rStyle w:val="monospace"/>
        </w:rPr>
      </w:pPr>
      <w:r>
        <w:rPr>
          <w:rStyle w:val="monospace"/>
        </w:rPr>
        <w:t>Arm.MultiArm.SourceOperator</w:t>
      </w:r>
    </w:p>
    <w:p w:rsidR="008D69C1" w:rsidRDefault="008D69C1" w:rsidP="008D69C1">
      <w:pPr>
        <w:pStyle w:val="FunctionHead"/>
      </w:pPr>
      <w:r>
        <w:t>.NET Enumeration Name</w:t>
      </w:r>
    </w:p>
    <w:p w:rsidR="008D69C1" w:rsidRDefault="008D69C1" w:rsidP="008D69C1">
      <w:pPr>
        <w:pStyle w:val="Code1"/>
      </w:pPr>
      <w:r>
        <w:t>ArmSourceOperator</w:t>
      </w:r>
    </w:p>
    <w:p w:rsidR="00B024C4" w:rsidRDefault="00B024C4" w:rsidP="00B024C4">
      <w:pPr>
        <w:pStyle w:val="FunctionHead"/>
      </w:pPr>
      <w:r>
        <w:t>COM Property Name</w:t>
      </w:r>
    </w:p>
    <w:p w:rsidR="00B024C4" w:rsidRDefault="00B024C4" w:rsidP="00B024C4">
      <w:pPr>
        <w:pStyle w:val="Body1"/>
        <w:rPr>
          <w:rStyle w:val="monospace"/>
        </w:rPr>
      </w:pPr>
      <w:r>
        <w:rPr>
          <w:rStyle w:val="monospace"/>
        </w:rPr>
        <w:t>Arm.MultiArm.SourceOperator</w:t>
      </w:r>
    </w:p>
    <w:p w:rsidR="00B024C4" w:rsidRDefault="00B024C4" w:rsidP="00B024C4">
      <w:pPr>
        <w:pStyle w:val="FunctionHead"/>
      </w:pPr>
      <w:r>
        <w:t>COM Enumeration Name</w:t>
      </w:r>
    </w:p>
    <w:p w:rsidR="00B024C4" w:rsidRDefault="00B024C4" w:rsidP="00B024C4">
      <w:pPr>
        <w:pStyle w:val="Code1"/>
      </w:pPr>
      <w:r>
        <w:t>IviDigitizerArmSourceOperatorEnum</w:t>
      </w:r>
    </w:p>
    <w:p w:rsidR="00B024C4" w:rsidRDefault="00B024C4" w:rsidP="00B024C4">
      <w:pPr>
        <w:pStyle w:val="FunctionHead"/>
      </w:pPr>
      <w:r>
        <w:t>C Constant Name</w:t>
      </w:r>
    </w:p>
    <w:p w:rsidR="00B024C4" w:rsidRDefault="00B024C4" w:rsidP="00B024C4">
      <w:pPr>
        <w:pStyle w:val="Body1"/>
      </w:pPr>
      <w:r>
        <w:rPr>
          <w:rFonts w:ascii="Courier New" w:hAnsi="Courier New" w:cs="Courier New"/>
          <w:sz w:val="18"/>
          <w:szCs w:val="18"/>
        </w:rPr>
        <w:t>IVIDIGITIZER_ATTR_ARM_SOURCE_OPERATOR</w:t>
      </w:r>
    </w:p>
    <w:p w:rsidR="00B024C4" w:rsidRDefault="00B024C4" w:rsidP="00B024C4">
      <w:pPr>
        <w:pStyle w:val="FunctionHead"/>
      </w:pPr>
      <w:r>
        <w:t>Description</w:t>
      </w:r>
    </w:p>
    <w:p w:rsidR="00B024C4" w:rsidRDefault="00B024C4" w:rsidP="00B024C4">
      <w:pPr>
        <w:pStyle w:val="Body1"/>
      </w:pPr>
      <w:r>
        <w:t>Specifies the boolean operation to apply to the arm sources specified by the Arm Source List attribute</w:t>
      </w:r>
      <w:r w:rsidR="0080634C">
        <w:t xml:space="preserve">. </w:t>
      </w:r>
      <w:r>
        <w:t>See the definition of that attribute for details.</w:t>
      </w:r>
    </w:p>
    <w:p w:rsidR="00B024C4" w:rsidRDefault="00B024C4" w:rsidP="00B024C4">
      <w:pPr>
        <w:pStyle w:val="FunctionHead"/>
      </w:pPr>
      <w:r>
        <w:t>Defined Values</w:t>
      </w:r>
    </w:p>
    <w:tbl>
      <w:tblPr>
        <w:tblW w:w="0" w:type="auto"/>
        <w:tblInd w:w="722" w:type="dxa"/>
        <w:tblLayout w:type="fixed"/>
        <w:tblLook w:val="0000"/>
      </w:tblPr>
      <w:tblGrid>
        <w:gridCol w:w="1636"/>
        <w:gridCol w:w="450"/>
        <w:gridCol w:w="1170"/>
        <w:gridCol w:w="5384"/>
      </w:tblGrid>
      <w:tr w:rsidR="00B024C4" w:rsidTr="00F776EE">
        <w:trPr>
          <w:cantSplit/>
          <w:trHeight w:val="158"/>
        </w:trPr>
        <w:tc>
          <w:tcPr>
            <w:tcW w:w="1636" w:type="dxa"/>
            <w:vMerge w:val="restart"/>
            <w:tcBorders>
              <w:top w:val="single" w:sz="4" w:space="0" w:color="auto"/>
              <w:left w:val="single" w:sz="6" w:space="0" w:color="auto"/>
              <w:right w:val="single" w:sz="6" w:space="0" w:color="auto"/>
            </w:tcBorders>
            <w:shd w:val="clear" w:color="auto" w:fill="C0C0C0"/>
          </w:tcPr>
          <w:p w:rsidR="00B024C4" w:rsidRDefault="00B024C4" w:rsidP="001D305A">
            <w:pPr>
              <w:pStyle w:val="TableHead"/>
              <w:jc w:val="left"/>
              <w:rPr>
                <w:i/>
                <w:iCs/>
              </w:rPr>
            </w:pPr>
            <w:r>
              <w:rPr>
                <w:i/>
                <w:iCs/>
              </w:rPr>
              <w:t>Name</w:t>
            </w:r>
          </w:p>
        </w:tc>
        <w:tc>
          <w:tcPr>
            <w:tcW w:w="7004" w:type="dxa"/>
            <w:gridSpan w:val="3"/>
            <w:tcBorders>
              <w:top w:val="single" w:sz="4" w:space="0" w:color="auto"/>
              <w:left w:val="single" w:sz="6" w:space="0" w:color="auto"/>
              <w:bottom w:val="single" w:sz="4" w:space="0" w:color="auto"/>
              <w:right w:val="single" w:sz="6" w:space="0" w:color="auto"/>
            </w:tcBorders>
            <w:shd w:val="clear" w:color="auto" w:fill="C0C0C0"/>
          </w:tcPr>
          <w:p w:rsidR="00B024C4" w:rsidRDefault="00B024C4" w:rsidP="001D305A">
            <w:pPr>
              <w:pStyle w:val="TableHead"/>
              <w:jc w:val="left"/>
              <w:rPr>
                <w:i/>
                <w:iCs/>
              </w:rPr>
            </w:pPr>
            <w:r>
              <w:rPr>
                <w:i/>
                <w:iCs/>
              </w:rPr>
              <w:t>Description</w:t>
            </w:r>
          </w:p>
        </w:tc>
      </w:tr>
      <w:tr w:rsidR="00B024C4" w:rsidTr="00F776EE">
        <w:trPr>
          <w:cantSplit/>
          <w:trHeight w:val="157"/>
        </w:trPr>
        <w:tc>
          <w:tcPr>
            <w:tcW w:w="1636" w:type="dxa"/>
            <w:vMerge/>
            <w:tcBorders>
              <w:left w:val="single" w:sz="6" w:space="0" w:color="auto"/>
              <w:bottom w:val="double" w:sz="6" w:space="0" w:color="auto"/>
              <w:right w:val="single" w:sz="6" w:space="0" w:color="auto"/>
            </w:tcBorders>
            <w:shd w:val="clear" w:color="auto" w:fill="C0C0C0"/>
          </w:tcPr>
          <w:p w:rsidR="00B024C4" w:rsidRDefault="00B024C4" w:rsidP="001D305A">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B024C4" w:rsidRDefault="00B024C4"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B024C4" w:rsidRDefault="00B024C4" w:rsidP="001D305A">
            <w:pPr>
              <w:pStyle w:val="TableHead"/>
              <w:jc w:val="left"/>
              <w:rPr>
                <w:i/>
                <w:iCs/>
              </w:rPr>
            </w:pPr>
            <w:r>
              <w:rPr>
                <w:i/>
                <w:iCs/>
              </w:rPr>
              <w:t>Language</w:t>
            </w:r>
          </w:p>
        </w:tc>
        <w:tc>
          <w:tcPr>
            <w:tcW w:w="5384" w:type="dxa"/>
            <w:tcBorders>
              <w:top w:val="single" w:sz="4" w:space="0" w:color="auto"/>
              <w:left w:val="single" w:sz="6" w:space="0" w:color="auto"/>
              <w:bottom w:val="double" w:sz="6" w:space="0" w:color="auto"/>
              <w:right w:val="single" w:sz="6" w:space="0" w:color="auto"/>
            </w:tcBorders>
            <w:shd w:val="clear" w:color="auto" w:fill="C0C0C0"/>
          </w:tcPr>
          <w:p w:rsidR="00B024C4" w:rsidRDefault="00B024C4" w:rsidP="001D305A">
            <w:pPr>
              <w:pStyle w:val="TableHead"/>
              <w:jc w:val="left"/>
              <w:rPr>
                <w:i/>
                <w:iCs/>
              </w:rPr>
            </w:pPr>
            <w:r>
              <w:rPr>
                <w:i/>
                <w:iCs/>
              </w:rPr>
              <w:t>Identifier</w:t>
            </w:r>
          </w:p>
        </w:tc>
      </w:tr>
      <w:tr w:rsidR="00B024C4" w:rsidTr="00F776EE">
        <w:trPr>
          <w:cantSplit/>
          <w:trHeight w:val="683"/>
        </w:trPr>
        <w:tc>
          <w:tcPr>
            <w:tcW w:w="1636" w:type="dxa"/>
            <w:vMerge w:val="restart"/>
            <w:tcBorders>
              <w:top w:val="single" w:sz="6" w:space="0" w:color="auto"/>
              <w:left w:val="single" w:sz="6" w:space="0" w:color="auto"/>
              <w:right w:val="single" w:sz="6" w:space="0" w:color="auto"/>
            </w:tcBorders>
          </w:tcPr>
          <w:p w:rsidR="00B024C4" w:rsidRDefault="00B024C4" w:rsidP="001D305A">
            <w:pPr>
              <w:pStyle w:val="TableCell"/>
            </w:pPr>
            <w:r>
              <w:t>AND</w:t>
            </w:r>
          </w:p>
        </w:tc>
        <w:tc>
          <w:tcPr>
            <w:tcW w:w="7004" w:type="dxa"/>
            <w:gridSpan w:val="3"/>
            <w:tcBorders>
              <w:top w:val="single" w:sz="6" w:space="0" w:color="auto"/>
              <w:left w:val="single" w:sz="6" w:space="0" w:color="auto"/>
              <w:bottom w:val="single" w:sz="4" w:space="0" w:color="auto"/>
              <w:right w:val="single" w:sz="6" w:space="0" w:color="auto"/>
            </w:tcBorders>
          </w:tcPr>
          <w:p w:rsidR="00B024C4" w:rsidRDefault="00B024C4" w:rsidP="001D305A">
            <w:pPr>
              <w:pStyle w:val="TableCell"/>
            </w:pPr>
            <w:r>
              <w:t>Arm sources are AND'd together</w:t>
            </w:r>
            <w:r w:rsidR="0080634C">
              <w:t xml:space="preserve">. </w:t>
            </w:r>
            <w:r>
              <w:t>The digitizer arms when all configured arm source conditions are satisfied.</w:t>
            </w:r>
          </w:p>
        </w:tc>
      </w:tr>
      <w:tr w:rsidR="008D69C1" w:rsidTr="00F776EE">
        <w:trPr>
          <w:cantSplit/>
          <w:trHeight w:val="338"/>
        </w:trPr>
        <w:tc>
          <w:tcPr>
            <w:tcW w:w="1636" w:type="dxa"/>
            <w:vMerge/>
            <w:tcBorders>
              <w:left w:val="single" w:sz="6" w:space="0" w:color="auto"/>
              <w:right w:val="single" w:sz="6" w:space="0" w:color="auto"/>
            </w:tcBorders>
          </w:tcPr>
          <w:p w:rsidR="008D69C1" w:rsidRDefault="008D69C1" w:rsidP="001D305A">
            <w:pPr>
              <w:pStyle w:val="TableCell"/>
            </w:pPr>
          </w:p>
        </w:tc>
        <w:tc>
          <w:tcPr>
            <w:tcW w:w="450" w:type="dxa"/>
            <w:vMerge w:val="restart"/>
            <w:tcBorders>
              <w:top w:val="single" w:sz="4" w:space="0" w:color="auto"/>
              <w:left w:val="single" w:sz="6" w:space="0" w:color="auto"/>
              <w:right w:val="single" w:sz="6" w:space="0" w:color="auto"/>
            </w:tcBorders>
          </w:tcPr>
          <w:p w:rsidR="008D69C1" w:rsidRDefault="008D69C1"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1D305A">
            <w:pPr>
              <w:pStyle w:val="TableCell"/>
            </w:pPr>
            <w:r>
              <w:t>.NET</w:t>
            </w:r>
          </w:p>
        </w:tc>
        <w:tc>
          <w:tcPr>
            <w:tcW w:w="5384" w:type="dxa"/>
            <w:tcBorders>
              <w:top w:val="single" w:sz="4" w:space="0" w:color="auto"/>
              <w:left w:val="single" w:sz="6" w:space="0" w:color="auto"/>
              <w:bottom w:val="single" w:sz="4" w:space="0" w:color="auto"/>
              <w:right w:val="single" w:sz="6" w:space="0" w:color="auto"/>
            </w:tcBorders>
          </w:tcPr>
          <w:p w:rsidR="008D69C1" w:rsidRDefault="008D69C1" w:rsidP="00F24ED1">
            <w:pPr>
              <w:pStyle w:val="TableCellCourierNew"/>
            </w:pPr>
            <w:r>
              <w:t>ArmSourceOperator.A</w:t>
            </w:r>
            <w:r w:rsidR="00F24ED1">
              <w:t>nd</w:t>
            </w:r>
          </w:p>
        </w:tc>
      </w:tr>
      <w:tr w:rsidR="008D69C1" w:rsidTr="00566F40">
        <w:trPr>
          <w:cantSplit/>
          <w:trHeight w:val="338"/>
        </w:trPr>
        <w:tc>
          <w:tcPr>
            <w:tcW w:w="1636" w:type="dxa"/>
            <w:vMerge/>
            <w:tcBorders>
              <w:left w:val="single" w:sz="6" w:space="0" w:color="auto"/>
              <w:right w:val="single" w:sz="6" w:space="0" w:color="auto"/>
            </w:tcBorders>
          </w:tcPr>
          <w:p w:rsidR="008D69C1" w:rsidRDefault="008D69C1" w:rsidP="001D305A">
            <w:pPr>
              <w:pStyle w:val="TableCell"/>
            </w:pPr>
          </w:p>
        </w:tc>
        <w:tc>
          <w:tcPr>
            <w:tcW w:w="450" w:type="dxa"/>
            <w:vMerge/>
            <w:tcBorders>
              <w:left w:val="single" w:sz="6" w:space="0" w:color="auto"/>
              <w:right w:val="single" w:sz="6" w:space="0" w:color="auto"/>
            </w:tcBorders>
          </w:tcPr>
          <w:p w:rsidR="008D69C1" w:rsidRDefault="008D69C1"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1D305A">
            <w:pPr>
              <w:pStyle w:val="TableCell"/>
            </w:pPr>
            <w:r>
              <w:t>C</w:t>
            </w:r>
          </w:p>
        </w:tc>
        <w:tc>
          <w:tcPr>
            <w:tcW w:w="5384" w:type="dxa"/>
            <w:tcBorders>
              <w:top w:val="single" w:sz="4" w:space="0" w:color="auto"/>
              <w:left w:val="single" w:sz="6" w:space="0" w:color="auto"/>
              <w:bottom w:val="single" w:sz="4" w:space="0" w:color="auto"/>
              <w:right w:val="single" w:sz="6" w:space="0" w:color="auto"/>
            </w:tcBorders>
          </w:tcPr>
          <w:p w:rsidR="008D69C1" w:rsidRDefault="008D69C1" w:rsidP="001D305A">
            <w:pPr>
              <w:pStyle w:val="TableCellCourierNew"/>
            </w:pPr>
            <w:r>
              <w:t>IVIDIGITIZER_VAL_ARM_SOURCE_OPERATOR_AND</w:t>
            </w:r>
          </w:p>
        </w:tc>
      </w:tr>
      <w:tr w:rsidR="008D69C1" w:rsidTr="00F776EE">
        <w:trPr>
          <w:cantSplit/>
          <w:trHeight w:val="337"/>
        </w:trPr>
        <w:tc>
          <w:tcPr>
            <w:tcW w:w="1636" w:type="dxa"/>
            <w:vMerge/>
            <w:tcBorders>
              <w:left w:val="single" w:sz="6" w:space="0" w:color="auto"/>
              <w:bottom w:val="single" w:sz="6" w:space="0" w:color="auto"/>
              <w:right w:val="single" w:sz="6" w:space="0" w:color="auto"/>
            </w:tcBorders>
          </w:tcPr>
          <w:p w:rsidR="008D69C1" w:rsidRDefault="008D69C1" w:rsidP="001D305A">
            <w:pPr>
              <w:pStyle w:val="TableCell"/>
            </w:pPr>
          </w:p>
        </w:tc>
        <w:tc>
          <w:tcPr>
            <w:tcW w:w="450" w:type="dxa"/>
            <w:vMerge/>
            <w:tcBorders>
              <w:left w:val="single" w:sz="6" w:space="0" w:color="auto"/>
              <w:bottom w:val="single" w:sz="6" w:space="0" w:color="auto"/>
              <w:right w:val="single" w:sz="6" w:space="0" w:color="auto"/>
            </w:tcBorders>
          </w:tcPr>
          <w:p w:rsidR="008D69C1" w:rsidRDefault="008D69C1"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8D69C1" w:rsidRDefault="008D69C1" w:rsidP="001D305A">
            <w:pPr>
              <w:pStyle w:val="TableCell"/>
            </w:pPr>
            <w:r>
              <w:t>COM</w:t>
            </w:r>
          </w:p>
        </w:tc>
        <w:tc>
          <w:tcPr>
            <w:tcW w:w="5384" w:type="dxa"/>
            <w:tcBorders>
              <w:top w:val="single" w:sz="4" w:space="0" w:color="auto"/>
              <w:left w:val="single" w:sz="6" w:space="0" w:color="auto"/>
              <w:bottom w:val="single" w:sz="6" w:space="0" w:color="auto"/>
              <w:right w:val="single" w:sz="6" w:space="0" w:color="auto"/>
            </w:tcBorders>
          </w:tcPr>
          <w:p w:rsidR="008D69C1" w:rsidRDefault="008D69C1" w:rsidP="001D305A">
            <w:pPr>
              <w:pStyle w:val="TableCell"/>
              <w:rPr>
                <w:rFonts w:ascii="Courier New" w:hAnsi="Courier New" w:cs="Courier New"/>
                <w:sz w:val="18"/>
                <w:szCs w:val="18"/>
              </w:rPr>
            </w:pPr>
            <w:r>
              <w:rPr>
                <w:rFonts w:ascii="Courier New" w:hAnsi="Courier New" w:cs="Courier New"/>
                <w:sz w:val="18"/>
                <w:szCs w:val="18"/>
              </w:rPr>
              <w:t>IviDigitizerArmSourceOperatorAND</w:t>
            </w:r>
          </w:p>
        </w:tc>
      </w:tr>
      <w:tr w:rsidR="00B024C4" w:rsidTr="00F776EE">
        <w:trPr>
          <w:cantSplit/>
          <w:trHeight w:val="683"/>
        </w:trPr>
        <w:tc>
          <w:tcPr>
            <w:tcW w:w="1636" w:type="dxa"/>
            <w:vMerge w:val="restart"/>
            <w:tcBorders>
              <w:top w:val="single" w:sz="6" w:space="0" w:color="auto"/>
              <w:left w:val="single" w:sz="6" w:space="0" w:color="auto"/>
              <w:right w:val="single" w:sz="6" w:space="0" w:color="auto"/>
            </w:tcBorders>
          </w:tcPr>
          <w:p w:rsidR="00B024C4" w:rsidRDefault="00B024C4" w:rsidP="001D305A">
            <w:pPr>
              <w:pStyle w:val="TableCell"/>
            </w:pPr>
            <w:r>
              <w:t>OR</w:t>
            </w:r>
          </w:p>
        </w:tc>
        <w:tc>
          <w:tcPr>
            <w:tcW w:w="7004" w:type="dxa"/>
            <w:gridSpan w:val="3"/>
            <w:tcBorders>
              <w:top w:val="single" w:sz="6" w:space="0" w:color="auto"/>
              <w:left w:val="single" w:sz="6" w:space="0" w:color="auto"/>
              <w:bottom w:val="single" w:sz="4" w:space="0" w:color="auto"/>
              <w:right w:val="single" w:sz="6" w:space="0" w:color="auto"/>
            </w:tcBorders>
          </w:tcPr>
          <w:p w:rsidR="00B024C4" w:rsidRDefault="00B024C4" w:rsidP="001D305A">
            <w:pPr>
              <w:pStyle w:val="TableCell"/>
            </w:pPr>
            <w:r>
              <w:t>Arm sources are OR'd together</w:t>
            </w:r>
            <w:r w:rsidR="0080634C">
              <w:t xml:space="preserve">. </w:t>
            </w:r>
            <w:r>
              <w:t>The digitizer arms when the first configured arm source condition is satisfied.</w:t>
            </w:r>
          </w:p>
        </w:tc>
      </w:tr>
      <w:tr w:rsidR="008D69C1" w:rsidTr="00F776EE">
        <w:trPr>
          <w:cantSplit/>
          <w:trHeight w:val="338"/>
        </w:trPr>
        <w:tc>
          <w:tcPr>
            <w:tcW w:w="1636" w:type="dxa"/>
            <w:vMerge/>
            <w:tcBorders>
              <w:left w:val="single" w:sz="6" w:space="0" w:color="auto"/>
              <w:right w:val="single" w:sz="6" w:space="0" w:color="auto"/>
            </w:tcBorders>
          </w:tcPr>
          <w:p w:rsidR="008D69C1" w:rsidRDefault="008D69C1" w:rsidP="001D305A">
            <w:pPr>
              <w:pStyle w:val="TableCell"/>
            </w:pPr>
          </w:p>
        </w:tc>
        <w:tc>
          <w:tcPr>
            <w:tcW w:w="450" w:type="dxa"/>
            <w:vMerge w:val="restart"/>
            <w:tcBorders>
              <w:top w:val="single" w:sz="4" w:space="0" w:color="auto"/>
              <w:left w:val="single" w:sz="6" w:space="0" w:color="auto"/>
              <w:right w:val="single" w:sz="6" w:space="0" w:color="auto"/>
            </w:tcBorders>
          </w:tcPr>
          <w:p w:rsidR="008D69C1" w:rsidRDefault="008D69C1"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1D305A">
            <w:pPr>
              <w:pStyle w:val="TableCell"/>
            </w:pPr>
            <w:r>
              <w:t>.NET</w:t>
            </w:r>
          </w:p>
        </w:tc>
        <w:tc>
          <w:tcPr>
            <w:tcW w:w="5384" w:type="dxa"/>
            <w:tcBorders>
              <w:top w:val="single" w:sz="4" w:space="0" w:color="auto"/>
              <w:left w:val="single" w:sz="6" w:space="0" w:color="auto"/>
              <w:bottom w:val="single" w:sz="4" w:space="0" w:color="auto"/>
              <w:right w:val="single" w:sz="6" w:space="0" w:color="auto"/>
            </w:tcBorders>
          </w:tcPr>
          <w:p w:rsidR="008D69C1" w:rsidRDefault="008D69C1" w:rsidP="00F24ED1">
            <w:pPr>
              <w:pStyle w:val="TableCellCourierNew"/>
            </w:pPr>
            <w:r>
              <w:t>ArmSourceOperator.O</w:t>
            </w:r>
            <w:r w:rsidR="00F24ED1">
              <w:t>r</w:t>
            </w:r>
          </w:p>
        </w:tc>
      </w:tr>
      <w:tr w:rsidR="008D69C1" w:rsidTr="00566F40">
        <w:trPr>
          <w:cantSplit/>
          <w:trHeight w:val="338"/>
        </w:trPr>
        <w:tc>
          <w:tcPr>
            <w:tcW w:w="1636" w:type="dxa"/>
            <w:vMerge/>
            <w:tcBorders>
              <w:left w:val="single" w:sz="6" w:space="0" w:color="auto"/>
              <w:right w:val="single" w:sz="6" w:space="0" w:color="auto"/>
            </w:tcBorders>
          </w:tcPr>
          <w:p w:rsidR="008D69C1" w:rsidRDefault="008D69C1" w:rsidP="001D305A">
            <w:pPr>
              <w:pStyle w:val="TableCell"/>
            </w:pPr>
          </w:p>
        </w:tc>
        <w:tc>
          <w:tcPr>
            <w:tcW w:w="450" w:type="dxa"/>
            <w:vMerge/>
            <w:tcBorders>
              <w:left w:val="single" w:sz="6" w:space="0" w:color="auto"/>
              <w:right w:val="single" w:sz="6" w:space="0" w:color="auto"/>
            </w:tcBorders>
          </w:tcPr>
          <w:p w:rsidR="008D69C1" w:rsidRDefault="008D69C1"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1D305A">
            <w:pPr>
              <w:pStyle w:val="TableCell"/>
            </w:pPr>
            <w:r>
              <w:t>C</w:t>
            </w:r>
          </w:p>
        </w:tc>
        <w:tc>
          <w:tcPr>
            <w:tcW w:w="5384" w:type="dxa"/>
            <w:tcBorders>
              <w:top w:val="single" w:sz="4" w:space="0" w:color="auto"/>
              <w:left w:val="single" w:sz="6" w:space="0" w:color="auto"/>
              <w:bottom w:val="single" w:sz="4" w:space="0" w:color="auto"/>
              <w:right w:val="single" w:sz="6" w:space="0" w:color="auto"/>
            </w:tcBorders>
          </w:tcPr>
          <w:p w:rsidR="008D69C1" w:rsidRDefault="008D69C1" w:rsidP="001D305A">
            <w:pPr>
              <w:pStyle w:val="TableCellCourierNew"/>
            </w:pPr>
            <w:r>
              <w:t>IVIDIGITIZER_VAL_ARM_SOURCE_OPERATOR_OR</w:t>
            </w:r>
          </w:p>
        </w:tc>
      </w:tr>
      <w:tr w:rsidR="008D69C1" w:rsidTr="00F776EE">
        <w:trPr>
          <w:cantSplit/>
          <w:trHeight w:val="337"/>
        </w:trPr>
        <w:tc>
          <w:tcPr>
            <w:tcW w:w="1636" w:type="dxa"/>
            <w:vMerge/>
            <w:tcBorders>
              <w:left w:val="single" w:sz="6" w:space="0" w:color="auto"/>
              <w:bottom w:val="single" w:sz="6" w:space="0" w:color="auto"/>
              <w:right w:val="single" w:sz="6" w:space="0" w:color="auto"/>
            </w:tcBorders>
          </w:tcPr>
          <w:p w:rsidR="008D69C1" w:rsidRDefault="008D69C1" w:rsidP="001D305A">
            <w:pPr>
              <w:pStyle w:val="TableCell"/>
            </w:pPr>
          </w:p>
        </w:tc>
        <w:tc>
          <w:tcPr>
            <w:tcW w:w="450" w:type="dxa"/>
            <w:vMerge/>
            <w:tcBorders>
              <w:left w:val="single" w:sz="6" w:space="0" w:color="auto"/>
              <w:bottom w:val="single" w:sz="6" w:space="0" w:color="auto"/>
              <w:right w:val="single" w:sz="6" w:space="0" w:color="auto"/>
            </w:tcBorders>
          </w:tcPr>
          <w:p w:rsidR="008D69C1" w:rsidRDefault="008D69C1"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8D69C1" w:rsidRDefault="008D69C1" w:rsidP="001D305A">
            <w:pPr>
              <w:pStyle w:val="TableCell"/>
            </w:pPr>
            <w:r>
              <w:t>COM</w:t>
            </w:r>
          </w:p>
        </w:tc>
        <w:tc>
          <w:tcPr>
            <w:tcW w:w="5384" w:type="dxa"/>
            <w:tcBorders>
              <w:top w:val="single" w:sz="4" w:space="0" w:color="auto"/>
              <w:left w:val="single" w:sz="6" w:space="0" w:color="auto"/>
              <w:bottom w:val="single" w:sz="6" w:space="0" w:color="auto"/>
              <w:right w:val="single" w:sz="6" w:space="0" w:color="auto"/>
            </w:tcBorders>
          </w:tcPr>
          <w:p w:rsidR="008D69C1" w:rsidRDefault="008D69C1" w:rsidP="001D305A">
            <w:pPr>
              <w:pStyle w:val="TableCell"/>
              <w:rPr>
                <w:rFonts w:ascii="Courier New" w:hAnsi="Courier New" w:cs="Courier New"/>
                <w:sz w:val="18"/>
                <w:szCs w:val="18"/>
              </w:rPr>
            </w:pPr>
            <w:r>
              <w:rPr>
                <w:rFonts w:ascii="Courier New" w:hAnsi="Courier New" w:cs="Courier New"/>
                <w:sz w:val="18"/>
                <w:szCs w:val="18"/>
              </w:rPr>
              <w:t>IviDigitizerArmSourceOperatorOR</w:t>
            </w:r>
          </w:p>
        </w:tc>
      </w:tr>
      <w:tr w:rsidR="00B024C4" w:rsidTr="00C57402">
        <w:trPr>
          <w:cantSplit/>
          <w:trHeight w:val="912"/>
        </w:trPr>
        <w:tc>
          <w:tcPr>
            <w:tcW w:w="1636" w:type="dxa"/>
            <w:vMerge w:val="restart"/>
            <w:tcBorders>
              <w:top w:val="single" w:sz="6" w:space="0" w:color="auto"/>
              <w:left w:val="single" w:sz="6" w:space="0" w:color="auto"/>
              <w:right w:val="single" w:sz="6" w:space="0" w:color="auto"/>
            </w:tcBorders>
          </w:tcPr>
          <w:p w:rsidR="00B024C4" w:rsidRDefault="00B024C4" w:rsidP="001D305A">
            <w:pPr>
              <w:pStyle w:val="TableCell"/>
            </w:pPr>
            <w:r>
              <w:t>None</w:t>
            </w:r>
          </w:p>
        </w:tc>
        <w:tc>
          <w:tcPr>
            <w:tcW w:w="7004" w:type="dxa"/>
            <w:gridSpan w:val="3"/>
            <w:tcBorders>
              <w:top w:val="single" w:sz="6" w:space="0" w:color="auto"/>
              <w:left w:val="single" w:sz="6" w:space="0" w:color="auto"/>
              <w:bottom w:val="single" w:sz="4" w:space="0" w:color="auto"/>
              <w:right w:val="single" w:sz="6" w:space="0" w:color="auto"/>
            </w:tcBorders>
          </w:tcPr>
          <w:p w:rsidR="00B024C4" w:rsidRDefault="00B024C4" w:rsidP="003F6CDE">
            <w:pPr>
              <w:pStyle w:val="TableCell"/>
            </w:pPr>
            <w:r>
              <w:t>No operator is applied to the configured list of arm sources</w:t>
            </w:r>
            <w:r w:rsidR="0080634C">
              <w:t xml:space="preserve">. </w:t>
            </w:r>
            <w:r>
              <w:t xml:space="preserve">The arm source list is ignored, and the digitizer arms when the </w:t>
            </w:r>
            <w:r w:rsidR="003F6CDE">
              <w:t xml:space="preserve">active </w:t>
            </w:r>
            <w:r>
              <w:t xml:space="preserve">arm source, given by the </w:t>
            </w:r>
            <w:r w:rsidR="003F6CDE">
              <w:t xml:space="preserve">Active </w:t>
            </w:r>
            <w:r>
              <w:t>Arm Source attribute, and its associated arm conditions are satisfied.</w:t>
            </w:r>
          </w:p>
        </w:tc>
      </w:tr>
      <w:tr w:rsidR="008D69C1" w:rsidTr="00F776EE">
        <w:trPr>
          <w:cantSplit/>
          <w:trHeight w:val="338"/>
        </w:trPr>
        <w:tc>
          <w:tcPr>
            <w:tcW w:w="1636" w:type="dxa"/>
            <w:vMerge/>
            <w:tcBorders>
              <w:left w:val="single" w:sz="6" w:space="0" w:color="auto"/>
              <w:right w:val="single" w:sz="6" w:space="0" w:color="auto"/>
            </w:tcBorders>
          </w:tcPr>
          <w:p w:rsidR="008D69C1" w:rsidRDefault="008D69C1" w:rsidP="001D305A">
            <w:pPr>
              <w:pStyle w:val="TableCell"/>
            </w:pPr>
          </w:p>
        </w:tc>
        <w:tc>
          <w:tcPr>
            <w:tcW w:w="450" w:type="dxa"/>
            <w:vMerge w:val="restart"/>
            <w:tcBorders>
              <w:top w:val="single" w:sz="4" w:space="0" w:color="auto"/>
              <w:left w:val="single" w:sz="6" w:space="0" w:color="auto"/>
              <w:right w:val="single" w:sz="6" w:space="0" w:color="auto"/>
            </w:tcBorders>
          </w:tcPr>
          <w:p w:rsidR="008D69C1" w:rsidRDefault="008D69C1"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1D305A">
            <w:pPr>
              <w:pStyle w:val="TableCell"/>
            </w:pPr>
            <w:r>
              <w:t>.NET</w:t>
            </w:r>
          </w:p>
        </w:tc>
        <w:tc>
          <w:tcPr>
            <w:tcW w:w="5384" w:type="dxa"/>
            <w:tcBorders>
              <w:top w:val="single" w:sz="4" w:space="0" w:color="auto"/>
              <w:left w:val="single" w:sz="6" w:space="0" w:color="auto"/>
              <w:bottom w:val="single" w:sz="4" w:space="0" w:color="auto"/>
              <w:right w:val="single" w:sz="6" w:space="0" w:color="auto"/>
            </w:tcBorders>
          </w:tcPr>
          <w:p w:rsidR="008D69C1" w:rsidRDefault="008D69C1" w:rsidP="001D305A">
            <w:pPr>
              <w:pStyle w:val="TableCellCourierNew"/>
            </w:pPr>
            <w:r>
              <w:t>ArmSourceOperator.None</w:t>
            </w:r>
          </w:p>
        </w:tc>
      </w:tr>
      <w:tr w:rsidR="008D69C1" w:rsidTr="00566F40">
        <w:trPr>
          <w:cantSplit/>
          <w:trHeight w:val="338"/>
        </w:trPr>
        <w:tc>
          <w:tcPr>
            <w:tcW w:w="1636" w:type="dxa"/>
            <w:vMerge/>
            <w:tcBorders>
              <w:left w:val="single" w:sz="6" w:space="0" w:color="auto"/>
              <w:right w:val="single" w:sz="6" w:space="0" w:color="auto"/>
            </w:tcBorders>
          </w:tcPr>
          <w:p w:rsidR="008D69C1" w:rsidRDefault="008D69C1" w:rsidP="001D305A">
            <w:pPr>
              <w:pStyle w:val="TableCell"/>
            </w:pPr>
          </w:p>
        </w:tc>
        <w:tc>
          <w:tcPr>
            <w:tcW w:w="450" w:type="dxa"/>
            <w:vMerge/>
            <w:tcBorders>
              <w:left w:val="single" w:sz="6" w:space="0" w:color="auto"/>
              <w:right w:val="single" w:sz="6" w:space="0" w:color="auto"/>
            </w:tcBorders>
          </w:tcPr>
          <w:p w:rsidR="008D69C1" w:rsidRDefault="008D69C1"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1D305A">
            <w:pPr>
              <w:pStyle w:val="TableCell"/>
            </w:pPr>
            <w:r>
              <w:t>C</w:t>
            </w:r>
          </w:p>
        </w:tc>
        <w:tc>
          <w:tcPr>
            <w:tcW w:w="5384" w:type="dxa"/>
            <w:tcBorders>
              <w:top w:val="single" w:sz="4" w:space="0" w:color="auto"/>
              <w:left w:val="single" w:sz="6" w:space="0" w:color="auto"/>
              <w:bottom w:val="single" w:sz="4" w:space="0" w:color="auto"/>
              <w:right w:val="single" w:sz="6" w:space="0" w:color="auto"/>
            </w:tcBorders>
          </w:tcPr>
          <w:p w:rsidR="008D69C1" w:rsidRDefault="008D69C1" w:rsidP="001D305A">
            <w:pPr>
              <w:pStyle w:val="TableCellCourierNew"/>
            </w:pPr>
            <w:r>
              <w:t>IVIDIGITIZER_VAL_ARM_SOURCE_OPERATOR_NONE</w:t>
            </w:r>
          </w:p>
        </w:tc>
      </w:tr>
      <w:tr w:rsidR="008D69C1" w:rsidTr="00F776EE">
        <w:trPr>
          <w:cantSplit/>
          <w:trHeight w:val="337"/>
        </w:trPr>
        <w:tc>
          <w:tcPr>
            <w:tcW w:w="1636" w:type="dxa"/>
            <w:vMerge/>
            <w:tcBorders>
              <w:left w:val="single" w:sz="6" w:space="0" w:color="auto"/>
              <w:bottom w:val="single" w:sz="6" w:space="0" w:color="auto"/>
              <w:right w:val="single" w:sz="6" w:space="0" w:color="auto"/>
            </w:tcBorders>
          </w:tcPr>
          <w:p w:rsidR="008D69C1" w:rsidRDefault="008D69C1" w:rsidP="001D305A">
            <w:pPr>
              <w:pStyle w:val="TableCell"/>
            </w:pPr>
          </w:p>
        </w:tc>
        <w:tc>
          <w:tcPr>
            <w:tcW w:w="450" w:type="dxa"/>
            <w:vMerge/>
            <w:tcBorders>
              <w:left w:val="single" w:sz="6" w:space="0" w:color="auto"/>
              <w:bottom w:val="single" w:sz="6" w:space="0" w:color="auto"/>
              <w:right w:val="single" w:sz="6" w:space="0" w:color="auto"/>
            </w:tcBorders>
          </w:tcPr>
          <w:p w:rsidR="008D69C1" w:rsidRDefault="008D69C1"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8D69C1" w:rsidRDefault="008D69C1" w:rsidP="001D305A">
            <w:pPr>
              <w:pStyle w:val="TableCell"/>
            </w:pPr>
            <w:r>
              <w:t>COM</w:t>
            </w:r>
          </w:p>
        </w:tc>
        <w:tc>
          <w:tcPr>
            <w:tcW w:w="5384" w:type="dxa"/>
            <w:tcBorders>
              <w:top w:val="single" w:sz="4" w:space="0" w:color="auto"/>
              <w:left w:val="single" w:sz="6" w:space="0" w:color="auto"/>
              <w:bottom w:val="single" w:sz="6" w:space="0" w:color="auto"/>
              <w:right w:val="single" w:sz="6" w:space="0" w:color="auto"/>
            </w:tcBorders>
          </w:tcPr>
          <w:p w:rsidR="008D69C1" w:rsidRDefault="008D69C1" w:rsidP="001D305A">
            <w:pPr>
              <w:pStyle w:val="TableCell"/>
              <w:rPr>
                <w:rFonts w:ascii="Courier New" w:hAnsi="Courier New" w:cs="Courier New"/>
                <w:sz w:val="18"/>
                <w:szCs w:val="18"/>
              </w:rPr>
            </w:pPr>
            <w:r>
              <w:rPr>
                <w:rFonts w:ascii="Courier New" w:hAnsi="Courier New" w:cs="Courier New"/>
                <w:sz w:val="18"/>
                <w:szCs w:val="18"/>
              </w:rPr>
              <w:t>IviDigitizerArmSourceOperatorNone</w:t>
            </w:r>
          </w:p>
        </w:tc>
      </w:tr>
    </w:tbl>
    <w:p w:rsidR="008D69C1" w:rsidRPr="00F7116C" w:rsidRDefault="008D69C1" w:rsidP="008D69C1">
      <w:pPr>
        <w:pStyle w:val="AttrFuncSubheading"/>
        <w:rPr>
          <w:color w:val="auto"/>
        </w:rPr>
      </w:pPr>
      <w:r w:rsidRPr="00F7116C">
        <w:rPr>
          <w:color w:val="auto"/>
        </w:rPr>
        <w:t>.NET Exceptions</w:t>
      </w:r>
    </w:p>
    <w:p w:rsidR="008D69C1" w:rsidRDefault="008D69C1" w:rsidP="008D69C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024C4" w:rsidRDefault="00B024C4" w:rsidP="00B024C4">
      <w:pPr>
        <w:pStyle w:val="Body1"/>
        <w:rPr>
          <w:sz w:val="12"/>
          <w:szCs w:val="12"/>
        </w:rPr>
      </w:pPr>
      <w:r>
        <w:br w:type="page"/>
      </w:r>
    </w:p>
    <w:p w:rsidR="00B024C4" w:rsidRDefault="00B024C4" w:rsidP="00B024C4">
      <w:pPr>
        <w:pStyle w:val="Heading2"/>
      </w:pPr>
      <w:bookmarkStart w:id="858" w:name="_Toc304583778"/>
      <w:bookmarkStart w:id="859" w:name="_Toc306374629"/>
      <w:r>
        <w:t>IviDigitizerMultiArm Functions</w:t>
      </w:r>
      <w:bookmarkEnd w:id="858"/>
      <w:bookmarkEnd w:id="859"/>
    </w:p>
    <w:p w:rsidR="00B024C4" w:rsidRDefault="00B024C4" w:rsidP="00B024C4">
      <w:pPr>
        <w:pStyle w:val="Body1"/>
      </w:pPr>
      <w:r>
        <w:t>The IviDigitizerMultiArm extension group defines the following function:</w:t>
      </w:r>
    </w:p>
    <w:p w:rsidR="001E7826" w:rsidRDefault="001E7826" w:rsidP="00F776EE">
      <w:pPr>
        <w:pStyle w:val="ListBullet"/>
        <w:numPr>
          <w:ilvl w:val="0"/>
          <w:numId w:val="56"/>
        </w:numPr>
      </w:pPr>
      <w:r>
        <w:t>Configure Multi Arm</w:t>
      </w:r>
    </w:p>
    <w:p w:rsidR="00D94A03" w:rsidRDefault="00B024C4" w:rsidP="000318F6">
      <w:pPr>
        <w:pStyle w:val="Body"/>
      </w:pPr>
      <w:r>
        <w:t>This section describes the behavior and requirements of this function.</w:t>
      </w:r>
    </w:p>
    <w:p w:rsidR="00D94A03" w:rsidRDefault="00D94A03" w:rsidP="000318F6">
      <w:pPr>
        <w:pStyle w:val="Heading3"/>
        <w:pageBreakBefore/>
      </w:pPr>
      <w:bookmarkStart w:id="860" w:name="_Toc304583779"/>
      <w:bookmarkStart w:id="861" w:name="_Toc306374630"/>
      <w:r>
        <w:lastRenderedPageBreak/>
        <w:t>Configure Multi Arm</w:t>
      </w:r>
      <w:bookmarkEnd w:id="860"/>
      <w:bookmarkEnd w:id="861"/>
    </w:p>
    <w:p w:rsidR="00D94A03" w:rsidRDefault="00D94A03" w:rsidP="00D94A03">
      <w:pPr>
        <w:pStyle w:val="FunctionHead"/>
      </w:pPr>
      <w:r>
        <w:t>Description</w:t>
      </w:r>
    </w:p>
    <w:p w:rsidR="00D94A03" w:rsidRDefault="00D94A03" w:rsidP="00D94A03">
      <w:pPr>
        <w:pStyle w:val="Body1"/>
      </w:pPr>
      <w:r>
        <w:t>Configures the digitizer to arm based on multiple arm sources</w:t>
      </w:r>
      <w:r w:rsidR="0080634C">
        <w:t xml:space="preserve">. </w:t>
      </w:r>
      <w:r>
        <w:t>The digitizer can be instructed to arm when any one of multiple arm source conditions are met or when all specified arm source conditions are met.</w:t>
      </w:r>
    </w:p>
    <w:p w:rsidR="008D69C1" w:rsidRDefault="008D69C1" w:rsidP="008D69C1">
      <w:pPr>
        <w:pStyle w:val="FunctionHead"/>
      </w:pPr>
      <w:r>
        <w:t>.NET Method Prototype</w:t>
      </w:r>
    </w:p>
    <w:p w:rsidR="008D69C1" w:rsidRDefault="008D69C1" w:rsidP="008D69C1">
      <w:pPr>
        <w:pStyle w:val="Code1"/>
      </w:pPr>
      <w:r>
        <w:t xml:space="preserve">void Arm.MultiArm.Configure (String </w:t>
      </w:r>
      <w:r w:rsidR="00007C83">
        <w:t>s</w:t>
      </w:r>
      <w:r>
        <w:t>ourceList,</w:t>
      </w:r>
    </w:p>
    <w:p w:rsidR="008D69C1" w:rsidRDefault="008D69C1" w:rsidP="008D69C1">
      <w:pPr>
        <w:pStyle w:val="Code1"/>
        <w:spacing w:before="0"/>
      </w:pPr>
      <w:r>
        <w:t xml:space="preserve">                             ArmSourceOperator </w:t>
      </w:r>
      <w:r w:rsidR="00007C83">
        <w:t>o</w:t>
      </w:r>
      <w:r>
        <w:t>perator);</w:t>
      </w:r>
    </w:p>
    <w:p w:rsidR="00D94A03" w:rsidRDefault="00D94A03" w:rsidP="00D94A03">
      <w:pPr>
        <w:pStyle w:val="FunctionHead"/>
      </w:pPr>
      <w:r>
        <w:t>COM Method Prototype</w:t>
      </w:r>
    </w:p>
    <w:p w:rsidR="00D94A03" w:rsidRDefault="00D94A03" w:rsidP="00FA0E92">
      <w:pPr>
        <w:pStyle w:val="Code1"/>
      </w:pPr>
      <w:r>
        <w:t>HRESULT Arm.MultiArm</w:t>
      </w:r>
      <w:r w:rsidR="00FA0E92">
        <w:t xml:space="preserve">.Configure ([in] </w:t>
      </w:r>
      <w:r w:rsidR="008D69C1">
        <w:t xml:space="preserve">BSTR </w:t>
      </w:r>
      <w:r w:rsidR="00FA0E92">
        <w:t>SourceList</w:t>
      </w:r>
      <w:r>
        <w:t>,</w:t>
      </w:r>
      <w:r>
        <w:br/>
        <w:t xml:space="preserve">                            [in] </w:t>
      </w:r>
      <w:r w:rsidR="008D69C1">
        <w:t>IviDigitizerArmSourceOperatorEnum</w:t>
      </w:r>
      <w:r w:rsidR="00FA0E92">
        <w:t xml:space="preserve"> Operator</w:t>
      </w:r>
      <w:r>
        <w:t>);</w:t>
      </w:r>
    </w:p>
    <w:p w:rsidR="00D94A03" w:rsidRDefault="00D94A03" w:rsidP="00D94A03">
      <w:pPr>
        <w:pStyle w:val="FunctionHead"/>
      </w:pPr>
      <w:r>
        <w:t>C Prototype</w:t>
      </w:r>
    </w:p>
    <w:p w:rsidR="00D94A03" w:rsidRDefault="00D94A03" w:rsidP="00D94A03">
      <w:pPr>
        <w:pStyle w:val="Code1"/>
        <w:tabs>
          <w:tab w:val="left" w:pos="630"/>
        </w:tabs>
      </w:pPr>
      <w:r>
        <w:t>ViStatus IviDigitizer_Configure</w:t>
      </w:r>
      <w:r w:rsidR="00FA0E92">
        <w:t>MultiArm</w:t>
      </w:r>
      <w:r>
        <w:t xml:space="preserve"> (ViSession Vi,</w:t>
      </w:r>
      <w:r>
        <w:br/>
        <w:t xml:space="preserve">                                        </w:t>
      </w:r>
      <w:r w:rsidR="00E47524">
        <w:t xml:space="preserve"> </w:t>
      </w:r>
      <w:r w:rsidR="00FA0E92">
        <w:t>ViConstString</w:t>
      </w:r>
      <w:r>
        <w:t xml:space="preserve"> Source</w:t>
      </w:r>
      <w:r w:rsidR="00FA0E92">
        <w:t>List</w:t>
      </w:r>
      <w:r>
        <w:t>,</w:t>
      </w:r>
      <w:r>
        <w:br/>
        <w:t xml:space="preserve">                                        </w:t>
      </w:r>
      <w:r w:rsidR="00E47524">
        <w:t xml:space="preserve"> </w:t>
      </w:r>
      <w:r w:rsidR="00FA0E92">
        <w:t>ViInt32 Operator</w:t>
      </w:r>
      <w:r>
        <w:t>);</w:t>
      </w:r>
    </w:p>
    <w:p w:rsidR="00D94A03" w:rsidRDefault="00D94A03" w:rsidP="000318F6">
      <w:pPr>
        <w:pStyle w:val="FunctionHead"/>
      </w:pPr>
      <w:r>
        <w:t>Parameters</w:t>
      </w:r>
    </w:p>
    <w:tbl>
      <w:tblPr>
        <w:tblW w:w="8821" w:type="dxa"/>
        <w:tblInd w:w="728" w:type="dxa"/>
        <w:tblLayout w:type="fixed"/>
        <w:tblCellMar>
          <w:left w:w="80" w:type="dxa"/>
          <w:right w:w="80" w:type="dxa"/>
        </w:tblCellMar>
        <w:tblLook w:val="0000"/>
      </w:tblPr>
      <w:tblGrid>
        <w:gridCol w:w="1800"/>
        <w:gridCol w:w="5112"/>
        <w:gridCol w:w="1909"/>
      </w:tblGrid>
      <w:tr w:rsidR="00D94A03" w:rsidTr="00E47524">
        <w:trPr>
          <w:cantSplit/>
        </w:trPr>
        <w:tc>
          <w:tcPr>
            <w:tcW w:w="1800" w:type="dxa"/>
            <w:tcBorders>
              <w:top w:val="single" w:sz="6" w:space="0" w:color="auto"/>
              <w:left w:val="single" w:sz="6" w:space="0" w:color="auto"/>
              <w:right w:val="single" w:sz="6" w:space="0" w:color="auto"/>
            </w:tcBorders>
          </w:tcPr>
          <w:p w:rsidR="00D94A03" w:rsidRDefault="00D94A03" w:rsidP="0083263E">
            <w:pPr>
              <w:pStyle w:val="TableHead"/>
            </w:pPr>
            <w:r>
              <w:t>Inputs</w:t>
            </w:r>
          </w:p>
        </w:tc>
        <w:tc>
          <w:tcPr>
            <w:tcW w:w="5112" w:type="dxa"/>
            <w:tcBorders>
              <w:top w:val="single" w:sz="6" w:space="0" w:color="auto"/>
              <w:left w:val="single" w:sz="6" w:space="0" w:color="auto"/>
              <w:right w:val="single" w:sz="6" w:space="0" w:color="auto"/>
            </w:tcBorders>
          </w:tcPr>
          <w:p w:rsidR="00D94A03" w:rsidRDefault="00D94A03" w:rsidP="0083263E">
            <w:pPr>
              <w:pStyle w:val="TableHead"/>
            </w:pPr>
            <w:r>
              <w:t>Description</w:t>
            </w:r>
          </w:p>
        </w:tc>
        <w:tc>
          <w:tcPr>
            <w:tcW w:w="1909" w:type="dxa"/>
            <w:tcBorders>
              <w:top w:val="single" w:sz="6" w:space="0" w:color="auto"/>
              <w:left w:val="single" w:sz="6" w:space="0" w:color="auto"/>
              <w:right w:val="single" w:sz="6" w:space="0" w:color="auto"/>
            </w:tcBorders>
          </w:tcPr>
          <w:p w:rsidR="00D94A03" w:rsidRDefault="00D94A03" w:rsidP="0083263E">
            <w:pPr>
              <w:pStyle w:val="TableHead"/>
            </w:pPr>
            <w:r>
              <w:t>Base Type</w:t>
            </w:r>
          </w:p>
        </w:tc>
      </w:tr>
      <w:tr w:rsidR="00D94A03" w:rsidTr="00E47524">
        <w:trPr>
          <w:cantSplit/>
        </w:trPr>
        <w:tc>
          <w:tcPr>
            <w:tcW w:w="1800" w:type="dxa"/>
            <w:tcBorders>
              <w:top w:val="single" w:sz="6" w:space="0" w:color="auto"/>
              <w:left w:val="single" w:sz="6" w:space="0" w:color="auto"/>
              <w:bottom w:val="single" w:sz="6" w:space="0" w:color="auto"/>
              <w:right w:val="single" w:sz="6" w:space="0" w:color="auto"/>
            </w:tcBorders>
          </w:tcPr>
          <w:p w:rsidR="00D94A03" w:rsidRDefault="00D94A03" w:rsidP="00D94A03">
            <w:pPr>
              <w:pStyle w:val="TableCellCourierNew"/>
            </w:pPr>
            <w:r>
              <w:t>Vi</w:t>
            </w:r>
          </w:p>
        </w:tc>
        <w:tc>
          <w:tcPr>
            <w:tcW w:w="5112" w:type="dxa"/>
            <w:tcBorders>
              <w:top w:val="single" w:sz="6" w:space="0" w:color="auto"/>
              <w:left w:val="single" w:sz="6" w:space="0" w:color="auto"/>
              <w:bottom w:val="single" w:sz="6" w:space="0" w:color="auto"/>
              <w:right w:val="single" w:sz="6" w:space="0" w:color="auto"/>
            </w:tcBorders>
          </w:tcPr>
          <w:p w:rsidR="00D94A03" w:rsidRDefault="00D94A03" w:rsidP="00D94A03">
            <w:pPr>
              <w:pStyle w:val="TableCell"/>
            </w:pPr>
            <w:r>
              <w:t>Instrument handle.</w:t>
            </w:r>
          </w:p>
        </w:tc>
        <w:tc>
          <w:tcPr>
            <w:tcW w:w="1909" w:type="dxa"/>
            <w:tcBorders>
              <w:top w:val="single" w:sz="6" w:space="0" w:color="auto"/>
              <w:left w:val="single" w:sz="6" w:space="0" w:color="auto"/>
              <w:bottom w:val="single" w:sz="6" w:space="0" w:color="auto"/>
              <w:right w:val="single" w:sz="6" w:space="0" w:color="auto"/>
            </w:tcBorders>
          </w:tcPr>
          <w:p w:rsidR="00D94A03" w:rsidRDefault="00D94A03" w:rsidP="00D94A03">
            <w:pPr>
              <w:pStyle w:val="TableCellCourierNew"/>
            </w:pPr>
            <w:r>
              <w:t>ViSession</w:t>
            </w:r>
          </w:p>
        </w:tc>
      </w:tr>
      <w:tr w:rsidR="00D94A03" w:rsidTr="00E47524">
        <w:trPr>
          <w:cantSplit/>
        </w:trPr>
        <w:tc>
          <w:tcPr>
            <w:tcW w:w="1800" w:type="dxa"/>
            <w:tcBorders>
              <w:top w:val="single" w:sz="6" w:space="0" w:color="auto"/>
              <w:left w:val="single" w:sz="6" w:space="0" w:color="auto"/>
              <w:bottom w:val="single" w:sz="6" w:space="0" w:color="auto"/>
              <w:right w:val="single" w:sz="6" w:space="0" w:color="auto"/>
            </w:tcBorders>
          </w:tcPr>
          <w:p w:rsidR="00D94A03" w:rsidRDefault="00D94A03" w:rsidP="00D94A03">
            <w:pPr>
              <w:pStyle w:val="TableCellCourierNew"/>
            </w:pPr>
            <w:r>
              <w:t>Source</w:t>
            </w:r>
            <w:r w:rsidR="00FA0E92">
              <w:t>List</w:t>
            </w:r>
          </w:p>
        </w:tc>
        <w:tc>
          <w:tcPr>
            <w:tcW w:w="5112" w:type="dxa"/>
            <w:tcBorders>
              <w:top w:val="single" w:sz="6" w:space="0" w:color="auto"/>
              <w:left w:val="single" w:sz="6" w:space="0" w:color="auto"/>
              <w:bottom w:val="single" w:sz="6" w:space="0" w:color="auto"/>
              <w:right w:val="single" w:sz="6" w:space="0" w:color="auto"/>
            </w:tcBorders>
          </w:tcPr>
          <w:p w:rsidR="00D94A03" w:rsidRDefault="00FA0E92" w:rsidP="00FA0E92">
            <w:pPr>
              <w:pStyle w:val="TableCell"/>
            </w:pPr>
            <w:r>
              <w:t xml:space="preserve">A comma separated list of source names to be used in a multi arm scenario. </w:t>
            </w:r>
            <w:r w:rsidR="00D94A03">
              <w:t xml:space="preserve">The driver uses this value to set the </w:t>
            </w:r>
            <w:r>
              <w:t xml:space="preserve">Arm Source List </w:t>
            </w:r>
            <w:r w:rsidR="00D94A03">
              <w:t>attribute. See the attribute description for more details.</w:t>
            </w:r>
          </w:p>
        </w:tc>
        <w:tc>
          <w:tcPr>
            <w:tcW w:w="1909" w:type="dxa"/>
            <w:tcBorders>
              <w:top w:val="single" w:sz="6" w:space="0" w:color="auto"/>
              <w:left w:val="single" w:sz="6" w:space="0" w:color="auto"/>
              <w:bottom w:val="single" w:sz="6" w:space="0" w:color="auto"/>
              <w:right w:val="single" w:sz="6" w:space="0" w:color="auto"/>
            </w:tcBorders>
          </w:tcPr>
          <w:p w:rsidR="00D94A03" w:rsidRDefault="00D94A03" w:rsidP="00D94A03">
            <w:pPr>
              <w:pStyle w:val="TableCellCourierNew"/>
            </w:pPr>
            <w:r>
              <w:t>Vi</w:t>
            </w:r>
            <w:r w:rsidR="00FA0E92">
              <w:t>Const</w:t>
            </w:r>
            <w:r>
              <w:t>String</w:t>
            </w:r>
          </w:p>
        </w:tc>
      </w:tr>
      <w:tr w:rsidR="00D94A03" w:rsidTr="00E47524">
        <w:trPr>
          <w:cantSplit/>
        </w:trPr>
        <w:tc>
          <w:tcPr>
            <w:tcW w:w="1800" w:type="dxa"/>
            <w:tcBorders>
              <w:top w:val="single" w:sz="6" w:space="0" w:color="auto"/>
              <w:left w:val="single" w:sz="6" w:space="0" w:color="auto"/>
              <w:bottom w:val="single" w:sz="6" w:space="0" w:color="auto"/>
              <w:right w:val="single" w:sz="6" w:space="0" w:color="auto"/>
            </w:tcBorders>
          </w:tcPr>
          <w:p w:rsidR="00D94A03" w:rsidRDefault="00FA0E92" w:rsidP="00D94A03">
            <w:pPr>
              <w:pStyle w:val="TableCellCourierNew"/>
            </w:pPr>
            <w:r>
              <w:t>Operator</w:t>
            </w:r>
          </w:p>
        </w:tc>
        <w:tc>
          <w:tcPr>
            <w:tcW w:w="5112" w:type="dxa"/>
            <w:tcBorders>
              <w:top w:val="single" w:sz="6" w:space="0" w:color="auto"/>
              <w:left w:val="single" w:sz="6" w:space="0" w:color="auto"/>
              <w:bottom w:val="single" w:sz="6" w:space="0" w:color="auto"/>
              <w:right w:val="single" w:sz="6" w:space="0" w:color="auto"/>
            </w:tcBorders>
          </w:tcPr>
          <w:p w:rsidR="00D94A03" w:rsidRDefault="00FA0E92" w:rsidP="00FA0E92">
            <w:pPr>
              <w:pStyle w:val="TableCell"/>
            </w:pPr>
            <w:r>
              <w:t>Specifies the boolean operation to apply to the arm sources specified by the SourceList parameter</w:t>
            </w:r>
            <w:r w:rsidR="0080634C">
              <w:t xml:space="preserve">. </w:t>
            </w:r>
            <w:r w:rsidR="00D94A03">
              <w:t xml:space="preserve">The driver uses this value to set the </w:t>
            </w:r>
            <w:r>
              <w:t>Arm Source Operator</w:t>
            </w:r>
            <w:r w:rsidR="00D94A03">
              <w:t xml:space="preserve"> attribute. See the attribute description for more details.</w:t>
            </w:r>
          </w:p>
        </w:tc>
        <w:tc>
          <w:tcPr>
            <w:tcW w:w="1909" w:type="dxa"/>
            <w:tcBorders>
              <w:top w:val="single" w:sz="6" w:space="0" w:color="auto"/>
              <w:left w:val="single" w:sz="6" w:space="0" w:color="auto"/>
              <w:bottom w:val="single" w:sz="6" w:space="0" w:color="auto"/>
              <w:right w:val="single" w:sz="6" w:space="0" w:color="auto"/>
            </w:tcBorders>
          </w:tcPr>
          <w:p w:rsidR="00D94A03" w:rsidRDefault="00FA0E92" w:rsidP="00D94A03">
            <w:pPr>
              <w:pStyle w:val="TableCellCourierNew"/>
            </w:pPr>
            <w:r>
              <w:t>ViInt32</w:t>
            </w:r>
          </w:p>
        </w:tc>
      </w:tr>
    </w:tbl>
    <w:p w:rsidR="00FA0E92" w:rsidRDefault="00FA0E92" w:rsidP="00FA0E92">
      <w:pPr>
        <w:pStyle w:val="FunctionHead"/>
      </w:pPr>
      <w:r>
        <w:t>Defined Values for the Operator Parameter</w:t>
      </w:r>
    </w:p>
    <w:tbl>
      <w:tblPr>
        <w:tblW w:w="0" w:type="auto"/>
        <w:tblInd w:w="722" w:type="dxa"/>
        <w:tblLayout w:type="fixed"/>
        <w:tblLook w:val="0000"/>
      </w:tblPr>
      <w:tblGrid>
        <w:gridCol w:w="1546"/>
        <w:gridCol w:w="450"/>
        <w:gridCol w:w="1170"/>
        <w:gridCol w:w="5474"/>
      </w:tblGrid>
      <w:tr w:rsidR="00FA0E92" w:rsidTr="000318F6">
        <w:trPr>
          <w:cantSplit/>
          <w:trHeight w:val="158"/>
        </w:trPr>
        <w:tc>
          <w:tcPr>
            <w:tcW w:w="1546" w:type="dxa"/>
            <w:vMerge w:val="restart"/>
            <w:tcBorders>
              <w:top w:val="single" w:sz="4" w:space="0" w:color="auto"/>
              <w:left w:val="single" w:sz="6" w:space="0" w:color="auto"/>
              <w:right w:val="single" w:sz="6" w:space="0" w:color="auto"/>
            </w:tcBorders>
            <w:shd w:val="clear" w:color="auto" w:fill="C0C0C0"/>
          </w:tcPr>
          <w:p w:rsidR="00FA0E92" w:rsidRDefault="00FA0E92" w:rsidP="00515A06">
            <w:pPr>
              <w:pStyle w:val="TableHead"/>
              <w:jc w:val="left"/>
              <w:rPr>
                <w:i/>
                <w:iCs/>
              </w:rPr>
            </w:pPr>
            <w:r>
              <w:rPr>
                <w:i/>
                <w:iCs/>
              </w:rPr>
              <w:t>Name</w:t>
            </w:r>
          </w:p>
        </w:tc>
        <w:tc>
          <w:tcPr>
            <w:tcW w:w="7094" w:type="dxa"/>
            <w:gridSpan w:val="3"/>
            <w:tcBorders>
              <w:top w:val="single" w:sz="4" w:space="0" w:color="auto"/>
              <w:left w:val="single" w:sz="6" w:space="0" w:color="auto"/>
              <w:bottom w:val="single" w:sz="4" w:space="0" w:color="auto"/>
              <w:right w:val="single" w:sz="6" w:space="0" w:color="auto"/>
            </w:tcBorders>
            <w:shd w:val="clear" w:color="auto" w:fill="C0C0C0"/>
          </w:tcPr>
          <w:p w:rsidR="00FA0E92" w:rsidRDefault="00FA0E92" w:rsidP="00515A06">
            <w:pPr>
              <w:pStyle w:val="TableHead"/>
              <w:jc w:val="left"/>
              <w:rPr>
                <w:i/>
                <w:iCs/>
              </w:rPr>
            </w:pPr>
            <w:r>
              <w:rPr>
                <w:i/>
                <w:iCs/>
              </w:rPr>
              <w:t>Description</w:t>
            </w:r>
          </w:p>
        </w:tc>
      </w:tr>
      <w:tr w:rsidR="00FA0E92" w:rsidTr="000318F6">
        <w:trPr>
          <w:cantSplit/>
          <w:trHeight w:val="157"/>
        </w:trPr>
        <w:tc>
          <w:tcPr>
            <w:tcW w:w="1546" w:type="dxa"/>
            <w:vMerge/>
            <w:tcBorders>
              <w:left w:val="single" w:sz="6" w:space="0" w:color="auto"/>
              <w:bottom w:val="double" w:sz="6" w:space="0" w:color="auto"/>
              <w:right w:val="single" w:sz="6" w:space="0" w:color="auto"/>
            </w:tcBorders>
            <w:shd w:val="clear" w:color="auto" w:fill="C0C0C0"/>
          </w:tcPr>
          <w:p w:rsidR="00FA0E92" w:rsidRDefault="00FA0E92" w:rsidP="00515A06">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FA0E92" w:rsidRDefault="00FA0E92" w:rsidP="00515A06">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FA0E92" w:rsidRDefault="00FA0E92" w:rsidP="00515A06">
            <w:pPr>
              <w:pStyle w:val="TableHead"/>
              <w:jc w:val="left"/>
              <w:rPr>
                <w:i/>
                <w:iCs/>
              </w:rPr>
            </w:pPr>
            <w:r>
              <w:rPr>
                <w:i/>
                <w:iCs/>
              </w:rPr>
              <w:t>Language</w:t>
            </w:r>
          </w:p>
        </w:tc>
        <w:tc>
          <w:tcPr>
            <w:tcW w:w="5474" w:type="dxa"/>
            <w:tcBorders>
              <w:top w:val="single" w:sz="4" w:space="0" w:color="auto"/>
              <w:left w:val="single" w:sz="6" w:space="0" w:color="auto"/>
              <w:bottom w:val="double" w:sz="6" w:space="0" w:color="auto"/>
              <w:right w:val="single" w:sz="6" w:space="0" w:color="auto"/>
            </w:tcBorders>
            <w:shd w:val="clear" w:color="auto" w:fill="C0C0C0"/>
          </w:tcPr>
          <w:p w:rsidR="00FA0E92" w:rsidRDefault="00FA0E92" w:rsidP="00515A06">
            <w:pPr>
              <w:pStyle w:val="TableHead"/>
              <w:jc w:val="left"/>
              <w:rPr>
                <w:i/>
                <w:iCs/>
              </w:rPr>
            </w:pPr>
            <w:r>
              <w:rPr>
                <w:i/>
                <w:iCs/>
              </w:rPr>
              <w:t>Identifier</w:t>
            </w:r>
          </w:p>
        </w:tc>
      </w:tr>
      <w:tr w:rsidR="00FA0E92" w:rsidTr="0083263E">
        <w:trPr>
          <w:cantSplit/>
          <w:trHeight w:val="540"/>
        </w:trPr>
        <w:tc>
          <w:tcPr>
            <w:tcW w:w="1546" w:type="dxa"/>
            <w:vMerge w:val="restart"/>
            <w:tcBorders>
              <w:top w:val="single" w:sz="6" w:space="0" w:color="auto"/>
              <w:left w:val="single" w:sz="6" w:space="0" w:color="auto"/>
              <w:right w:val="single" w:sz="6" w:space="0" w:color="auto"/>
            </w:tcBorders>
          </w:tcPr>
          <w:p w:rsidR="00FA0E92" w:rsidRDefault="00FA0E92" w:rsidP="00515A06">
            <w:pPr>
              <w:pStyle w:val="TableCell"/>
            </w:pPr>
            <w:r>
              <w:t>AND</w:t>
            </w:r>
          </w:p>
        </w:tc>
        <w:tc>
          <w:tcPr>
            <w:tcW w:w="7094" w:type="dxa"/>
            <w:gridSpan w:val="3"/>
            <w:tcBorders>
              <w:top w:val="single" w:sz="6" w:space="0" w:color="auto"/>
              <w:left w:val="single" w:sz="6" w:space="0" w:color="auto"/>
              <w:bottom w:val="single" w:sz="4" w:space="0" w:color="auto"/>
              <w:right w:val="single" w:sz="6" w:space="0" w:color="auto"/>
            </w:tcBorders>
          </w:tcPr>
          <w:p w:rsidR="00FA0E92" w:rsidRDefault="00FA0E92" w:rsidP="00515A06">
            <w:pPr>
              <w:pStyle w:val="TableCell"/>
            </w:pPr>
            <w:r>
              <w:t>Arm sources are AND'd together</w:t>
            </w:r>
            <w:r w:rsidR="0080634C">
              <w:t xml:space="preserve">. </w:t>
            </w:r>
            <w:r>
              <w:t>The digitizer arms when all configured arm source conditions are satisfied.</w:t>
            </w:r>
          </w:p>
        </w:tc>
      </w:tr>
      <w:tr w:rsidR="008D69C1" w:rsidTr="000318F6">
        <w:trPr>
          <w:cantSplit/>
          <w:trHeight w:val="338"/>
        </w:trPr>
        <w:tc>
          <w:tcPr>
            <w:tcW w:w="1546" w:type="dxa"/>
            <w:vMerge/>
            <w:tcBorders>
              <w:left w:val="single" w:sz="6" w:space="0" w:color="auto"/>
              <w:right w:val="single" w:sz="6" w:space="0" w:color="auto"/>
            </w:tcBorders>
          </w:tcPr>
          <w:p w:rsidR="008D69C1" w:rsidRDefault="008D69C1" w:rsidP="00515A06">
            <w:pPr>
              <w:pStyle w:val="TableCell"/>
            </w:pPr>
          </w:p>
        </w:tc>
        <w:tc>
          <w:tcPr>
            <w:tcW w:w="450" w:type="dxa"/>
            <w:vMerge w:val="restart"/>
            <w:tcBorders>
              <w:top w:val="single" w:sz="4" w:space="0" w:color="auto"/>
              <w:left w:val="single" w:sz="6" w:space="0" w:color="auto"/>
              <w:right w:val="single" w:sz="6" w:space="0" w:color="auto"/>
            </w:tcBorders>
          </w:tcPr>
          <w:p w:rsidR="008D69C1" w:rsidRDefault="008D69C1"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515A06">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rsidR="008D69C1" w:rsidRDefault="008D69C1" w:rsidP="00F24ED1">
            <w:pPr>
              <w:pStyle w:val="TableCellCourierNew"/>
            </w:pPr>
            <w:r>
              <w:t>ArmSourceOperator.A</w:t>
            </w:r>
            <w:r w:rsidR="00F24ED1">
              <w:t>nd</w:t>
            </w:r>
          </w:p>
        </w:tc>
      </w:tr>
      <w:tr w:rsidR="008D69C1" w:rsidTr="00566F40">
        <w:trPr>
          <w:cantSplit/>
          <w:trHeight w:val="338"/>
        </w:trPr>
        <w:tc>
          <w:tcPr>
            <w:tcW w:w="1546" w:type="dxa"/>
            <w:vMerge/>
            <w:tcBorders>
              <w:left w:val="single" w:sz="6" w:space="0" w:color="auto"/>
              <w:right w:val="single" w:sz="6" w:space="0" w:color="auto"/>
            </w:tcBorders>
          </w:tcPr>
          <w:p w:rsidR="008D69C1" w:rsidRDefault="008D69C1" w:rsidP="00515A06">
            <w:pPr>
              <w:pStyle w:val="TableCell"/>
            </w:pPr>
          </w:p>
        </w:tc>
        <w:tc>
          <w:tcPr>
            <w:tcW w:w="450" w:type="dxa"/>
            <w:vMerge/>
            <w:tcBorders>
              <w:left w:val="single" w:sz="6" w:space="0" w:color="auto"/>
              <w:right w:val="single" w:sz="6" w:space="0" w:color="auto"/>
            </w:tcBorders>
          </w:tcPr>
          <w:p w:rsidR="008D69C1" w:rsidRDefault="008D69C1"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515A06">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8D69C1" w:rsidRDefault="008D69C1" w:rsidP="00515A06">
            <w:pPr>
              <w:pStyle w:val="TableCellCourierNew"/>
            </w:pPr>
            <w:r>
              <w:t>IVIDIGITIZER_VAL_ARM_SOURCE_OPERATOR_AND</w:t>
            </w:r>
          </w:p>
        </w:tc>
      </w:tr>
      <w:tr w:rsidR="008D69C1" w:rsidTr="000318F6">
        <w:trPr>
          <w:cantSplit/>
          <w:trHeight w:val="337"/>
        </w:trPr>
        <w:tc>
          <w:tcPr>
            <w:tcW w:w="1546" w:type="dxa"/>
            <w:vMerge/>
            <w:tcBorders>
              <w:left w:val="single" w:sz="6" w:space="0" w:color="auto"/>
              <w:bottom w:val="single" w:sz="6" w:space="0" w:color="auto"/>
              <w:right w:val="single" w:sz="6" w:space="0" w:color="auto"/>
            </w:tcBorders>
          </w:tcPr>
          <w:p w:rsidR="008D69C1" w:rsidRDefault="008D69C1" w:rsidP="00515A06">
            <w:pPr>
              <w:pStyle w:val="TableCell"/>
            </w:pPr>
          </w:p>
        </w:tc>
        <w:tc>
          <w:tcPr>
            <w:tcW w:w="450" w:type="dxa"/>
            <w:vMerge/>
            <w:tcBorders>
              <w:left w:val="single" w:sz="6" w:space="0" w:color="auto"/>
              <w:bottom w:val="single" w:sz="6" w:space="0" w:color="auto"/>
              <w:right w:val="single" w:sz="6" w:space="0" w:color="auto"/>
            </w:tcBorders>
          </w:tcPr>
          <w:p w:rsidR="008D69C1" w:rsidRDefault="008D69C1" w:rsidP="00515A06">
            <w:pPr>
              <w:pStyle w:val="TableCell"/>
            </w:pPr>
          </w:p>
        </w:tc>
        <w:tc>
          <w:tcPr>
            <w:tcW w:w="1170" w:type="dxa"/>
            <w:tcBorders>
              <w:top w:val="single" w:sz="4" w:space="0" w:color="auto"/>
              <w:left w:val="single" w:sz="6" w:space="0" w:color="auto"/>
              <w:bottom w:val="single" w:sz="6" w:space="0" w:color="auto"/>
              <w:right w:val="single" w:sz="6" w:space="0" w:color="auto"/>
            </w:tcBorders>
          </w:tcPr>
          <w:p w:rsidR="008D69C1" w:rsidRDefault="008D69C1" w:rsidP="00515A06">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rsidR="008D69C1" w:rsidRDefault="008D69C1" w:rsidP="00515A06">
            <w:pPr>
              <w:pStyle w:val="TableCell"/>
              <w:rPr>
                <w:rFonts w:ascii="Courier New" w:hAnsi="Courier New" w:cs="Courier New"/>
                <w:sz w:val="18"/>
                <w:szCs w:val="18"/>
              </w:rPr>
            </w:pPr>
            <w:r>
              <w:rPr>
                <w:rFonts w:ascii="Courier New" w:hAnsi="Courier New" w:cs="Courier New"/>
                <w:sz w:val="18"/>
                <w:szCs w:val="18"/>
              </w:rPr>
              <w:t>IviDigitizerArmSourceOperatorAND</w:t>
            </w:r>
          </w:p>
        </w:tc>
      </w:tr>
      <w:tr w:rsidR="00FA0E92" w:rsidTr="0083263E">
        <w:trPr>
          <w:cantSplit/>
          <w:trHeight w:val="552"/>
        </w:trPr>
        <w:tc>
          <w:tcPr>
            <w:tcW w:w="1546" w:type="dxa"/>
            <w:vMerge w:val="restart"/>
            <w:tcBorders>
              <w:top w:val="single" w:sz="6" w:space="0" w:color="auto"/>
              <w:left w:val="single" w:sz="6" w:space="0" w:color="auto"/>
              <w:right w:val="single" w:sz="6" w:space="0" w:color="auto"/>
            </w:tcBorders>
          </w:tcPr>
          <w:p w:rsidR="00FA0E92" w:rsidRDefault="00FA0E92" w:rsidP="00515A06">
            <w:pPr>
              <w:pStyle w:val="TableCell"/>
            </w:pPr>
            <w:r>
              <w:t>OR</w:t>
            </w:r>
          </w:p>
        </w:tc>
        <w:tc>
          <w:tcPr>
            <w:tcW w:w="7094" w:type="dxa"/>
            <w:gridSpan w:val="3"/>
            <w:tcBorders>
              <w:top w:val="single" w:sz="6" w:space="0" w:color="auto"/>
              <w:left w:val="single" w:sz="6" w:space="0" w:color="auto"/>
              <w:bottom w:val="single" w:sz="4" w:space="0" w:color="auto"/>
              <w:right w:val="single" w:sz="6" w:space="0" w:color="auto"/>
            </w:tcBorders>
          </w:tcPr>
          <w:p w:rsidR="00FA0E92" w:rsidRDefault="00FA0E92" w:rsidP="00515A06">
            <w:pPr>
              <w:pStyle w:val="TableCell"/>
            </w:pPr>
            <w:r>
              <w:t>Arm sources are OR'd together</w:t>
            </w:r>
            <w:r w:rsidR="0080634C">
              <w:t xml:space="preserve">. </w:t>
            </w:r>
            <w:r>
              <w:t>The digitizer arms when the first configured arm source condition is satisfied.</w:t>
            </w:r>
          </w:p>
        </w:tc>
      </w:tr>
      <w:tr w:rsidR="008D69C1" w:rsidTr="000318F6">
        <w:trPr>
          <w:cantSplit/>
          <w:trHeight w:val="338"/>
        </w:trPr>
        <w:tc>
          <w:tcPr>
            <w:tcW w:w="1546" w:type="dxa"/>
            <w:vMerge/>
            <w:tcBorders>
              <w:left w:val="single" w:sz="6" w:space="0" w:color="auto"/>
              <w:right w:val="single" w:sz="6" w:space="0" w:color="auto"/>
            </w:tcBorders>
          </w:tcPr>
          <w:p w:rsidR="008D69C1" w:rsidRDefault="008D69C1" w:rsidP="00515A06">
            <w:pPr>
              <w:pStyle w:val="TableCell"/>
            </w:pPr>
          </w:p>
        </w:tc>
        <w:tc>
          <w:tcPr>
            <w:tcW w:w="450" w:type="dxa"/>
            <w:vMerge w:val="restart"/>
            <w:tcBorders>
              <w:top w:val="single" w:sz="4" w:space="0" w:color="auto"/>
              <w:left w:val="single" w:sz="6" w:space="0" w:color="auto"/>
              <w:right w:val="single" w:sz="6" w:space="0" w:color="auto"/>
            </w:tcBorders>
          </w:tcPr>
          <w:p w:rsidR="008D69C1" w:rsidRDefault="008D69C1"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515A06">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rsidR="008D69C1" w:rsidRDefault="008D69C1" w:rsidP="00F24ED1">
            <w:pPr>
              <w:pStyle w:val="TableCellCourierNew"/>
            </w:pPr>
            <w:r>
              <w:t>ArmSourceOperator.O</w:t>
            </w:r>
            <w:r w:rsidR="00F24ED1">
              <w:t>r</w:t>
            </w:r>
          </w:p>
        </w:tc>
      </w:tr>
      <w:tr w:rsidR="008D69C1" w:rsidTr="00566F40">
        <w:trPr>
          <w:cantSplit/>
          <w:trHeight w:val="338"/>
        </w:trPr>
        <w:tc>
          <w:tcPr>
            <w:tcW w:w="1546" w:type="dxa"/>
            <w:vMerge/>
            <w:tcBorders>
              <w:left w:val="single" w:sz="6" w:space="0" w:color="auto"/>
              <w:right w:val="single" w:sz="6" w:space="0" w:color="auto"/>
            </w:tcBorders>
          </w:tcPr>
          <w:p w:rsidR="008D69C1" w:rsidRDefault="008D69C1" w:rsidP="00515A06">
            <w:pPr>
              <w:pStyle w:val="TableCell"/>
            </w:pPr>
          </w:p>
        </w:tc>
        <w:tc>
          <w:tcPr>
            <w:tcW w:w="450" w:type="dxa"/>
            <w:vMerge/>
            <w:tcBorders>
              <w:left w:val="single" w:sz="6" w:space="0" w:color="auto"/>
              <w:right w:val="single" w:sz="6" w:space="0" w:color="auto"/>
            </w:tcBorders>
          </w:tcPr>
          <w:p w:rsidR="008D69C1" w:rsidRDefault="008D69C1"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515A06">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8D69C1" w:rsidRDefault="008D69C1" w:rsidP="00515A06">
            <w:pPr>
              <w:pStyle w:val="TableCellCourierNew"/>
            </w:pPr>
            <w:r>
              <w:t>IVIDIGITIZER_VAL_ARM_SOURCE_OPERATOR_OR</w:t>
            </w:r>
          </w:p>
        </w:tc>
      </w:tr>
      <w:tr w:rsidR="008D69C1" w:rsidTr="000318F6">
        <w:trPr>
          <w:cantSplit/>
          <w:trHeight w:val="337"/>
        </w:trPr>
        <w:tc>
          <w:tcPr>
            <w:tcW w:w="1546" w:type="dxa"/>
            <w:vMerge/>
            <w:tcBorders>
              <w:left w:val="single" w:sz="6" w:space="0" w:color="auto"/>
              <w:bottom w:val="single" w:sz="6" w:space="0" w:color="auto"/>
              <w:right w:val="single" w:sz="6" w:space="0" w:color="auto"/>
            </w:tcBorders>
          </w:tcPr>
          <w:p w:rsidR="008D69C1" w:rsidRDefault="008D69C1" w:rsidP="00515A06">
            <w:pPr>
              <w:pStyle w:val="TableCell"/>
            </w:pPr>
          </w:p>
        </w:tc>
        <w:tc>
          <w:tcPr>
            <w:tcW w:w="450" w:type="dxa"/>
            <w:vMerge/>
            <w:tcBorders>
              <w:left w:val="single" w:sz="6" w:space="0" w:color="auto"/>
              <w:bottom w:val="single" w:sz="6" w:space="0" w:color="auto"/>
              <w:right w:val="single" w:sz="6" w:space="0" w:color="auto"/>
            </w:tcBorders>
          </w:tcPr>
          <w:p w:rsidR="008D69C1" w:rsidRDefault="008D69C1" w:rsidP="00515A06">
            <w:pPr>
              <w:pStyle w:val="TableCell"/>
            </w:pPr>
          </w:p>
        </w:tc>
        <w:tc>
          <w:tcPr>
            <w:tcW w:w="1170" w:type="dxa"/>
            <w:tcBorders>
              <w:top w:val="single" w:sz="4" w:space="0" w:color="auto"/>
              <w:left w:val="single" w:sz="6" w:space="0" w:color="auto"/>
              <w:bottom w:val="single" w:sz="6" w:space="0" w:color="auto"/>
              <w:right w:val="single" w:sz="6" w:space="0" w:color="auto"/>
            </w:tcBorders>
          </w:tcPr>
          <w:p w:rsidR="008D69C1" w:rsidRDefault="008D69C1" w:rsidP="00515A06">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rsidR="008D69C1" w:rsidRDefault="008D69C1" w:rsidP="00515A06">
            <w:pPr>
              <w:pStyle w:val="TableCell"/>
              <w:rPr>
                <w:rFonts w:ascii="Courier New" w:hAnsi="Courier New" w:cs="Courier New"/>
                <w:sz w:val="18"/>
                <w:szCs w:val="18"/>
              </w:rPr>
            </w:pPr>
            <w:r>
              <w:rPr>
                <w:rFonts w:ascii="Courier New" w:hAnsi="Courier New" w:cs="Courier New"/>
                <w:sz w:val="18"/>
                <w:szCs w:val="18"/>
              </w:rPr>
              <w:t>IviDigitizerArmSourceOperatorOR</w:t>
            </w:r>
          </w:p>
        </w:tc>
      </w:tr>
      <w:tr w:rsidR="008D69C1" w:rsidTr="000318F6">
        <w:trPr>
          <w:cantSplit/>
          <w:trHeight w:val="683"/>
        </w:trPr>
        <w:tc>
          <w:tcPr>
            <w:tcW w:w="1546" w:type="dxa"/>
            <w:vMerge w:val="restart"/>
            <w:tcBorders>
              <w:top w:val="single" w:sz="6" w:space="0" w:color="auto"/>
              <w:left w:val="single" w:sz="6" w:space="0" w:color="auto"/>
              <w:right w:val="single" w:sz="6" w:space="0" w:color="auto"/>
            </w:tcBorders>
          </w:tcPr>
          <w:p w:rsidR="008D69C1" w:rsidRDefault="008D69C1" w:rsidP="00515A06">
            <w:pPr>
              <w:pStyle w:val="TableCell"/>
            </w:pPr>
            <w:r>
              <w:lastRenderedPageBreak/>
              <w:t>None</w:t>
            </w:r>
          </w:p>
        </w:tc>
        <w:tc>
          <w:tcPr>
            <w:tcW w:w="7094" w:type="dxa"/>
            <w:gridSpan w:val="3"/>
            <w:tcBorders>
              <w:top w:val="single" w:sz="6" w:space="0" w:color="auto"/>
              <w:left w:val="single" w:sz="6" w:space="0" w:color="auto"/>
              <w:bottom w:val="single" w:sz="4" w:space="0" w:color="auto"/>
              <w:right w:val="single" w:sz="6" w:space="0" w:color="auto"/>
            </w:tcBorders>
          </w:tcPr>
          <w:p w:rsidR="008D69C1" w:rsidRDefault="008D69C1" w:rsidP="00515A06">
            <w:pPr>
              <w:pStyle w:val="TableCell"/>
            </w:pPr>
            <w:r>
              <w:t>No operator is applied to the configured list of arm sources. The arm source list is ignored, and the digitizer arms when the active arm source, given by the Active Arm Source attribute, and its associated arm conditions are satisfied.</w:t>
            </w:r>
          </w:p>
        </w:tc>
      </w:tr>
      <w:tr w:rsidR="008D69C1" w:rsidTr="000318F6">
        <w:trPr>
          <w:cantSplit/>
          <w:trHeight w:val="338"/>
        </w:trPr>
        <w:tc>
          <w:tcPr>
            <w:tcW w:w="1546" w:type="dxa"/>
            <w:vMerge/>
            <w:tcBorders>
              <w:left w:val="single" w:sz="6" w:space="0" w:color="auto"/>
              <w:right w:val="single" w:sz="6" w:space="0" w:color="auto"/>
            </w:tcBorders>
          </w:tcPr>
          <w:p w:rsidR="008D69C1" w:rsidRDefault="008D69C1" w:rsidP="00515A06">
            <w:pPr>
              <w:pStyle w:val="TableCell"/>
            </w:pPr>
          </w:p>
        </w:tc>
        <w:tc>
          <w:tcPr>
            <w:tcW w:w="450" w:type="dxa"/>
            <w:vMerge w:val="restart"/>
            <w:tcBorders>
              <w:top w:val="single" w:sz="4" w:space="0" w:color="auto"/>
              <w:left w:val="single" w:sz="6" w:space="0" w:color="auto"/>
              <w:right w:val="single" w:sz="6" w:space="0" w:color="auto"/>
            </w:tcBorders>
          </w:tcPr>
          <w:p w:rsidR="008D69C1" w:rsidRDefault="008D69C1"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515A06">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rsidR="008D69C1" w:rsidRDefault="008D69C1" w:rsidP="00515A06">
            <w:pPr>
              <w:pStyle w:val="TableCellCourierNew"/>
            </w:pPr>
            <w:r>
              <w:t>ArmSourceOperator.None</w:t>
            </w:r>
          </w:p>
        </w:tc>
      </w:tr>
      <w:tr w:rsidR="008D69C1" w:rsidTr="00566F40">
        <w:trPr>
          <w:cantSplit/>
          <w:trHeight w:val="338"/>
        </w:trPr>
        <w:tc>
          <w:tcPr>
            <w:tcW w:w="1546" w:type="dxa"/>
            <w:vMerge/>
            <w:tcBorders>
              <w:left w:val="single" w:sz="6" w:space="0" w:color="auto"/>
              <w:right w:val="single" w:sz="6" w:space="0" w:color="auto"/>
            </w:tcBorders>
          </w:tcPr>
          <w:p w:rsidR="008D69C1" w:rsidRDefault="008D69C1" w:rsidP="00515A06">
            <w:pPr>
              <w:pStyle w:val="TableCell"/>
            </w:pPr>
          </w:p>
        </w:tc>
        <w:tc>
          <w:tcPr>
            <w:tcW w:w="450" w:type="dxa"/>
            <w:vMerge/>
            <w:tcBorders>
              <w:left w:val="single" w:sz="6" w:space="0" w:color="auto"/>
              <w:right w:val="single" w:sz="6" w:space="0" w:color="auto"/>
            </w:tcBorders>
          </w:tcPr>
          <w:p w:rsidR="008D69C1" w:rsidRDefault="008D69C1"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515A06">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8D69C1" w:rsidRDefault="008D69C1" w:rsidP="00515A06">
            <w:pPr>
              <w:pStyle w:val="TableCellCourierNew"/>
            </w:pPr>
            <w:r>
              <w:t>IVIDIGITIZER_VAL_ARM_SOURCE_OPERATOR_NONE</w:t>
            </w:r>
          </w:p>
        </w:tc>
      </w:tr>
      <w:tr w:rsidR="008D69C1" w:rsidTr="000318F6">
        <w:trPr>
          <w:cantSplit/>
          <w:trHeight w:val="337"/>
        </w:trPr>
        <w:tc>
          <w:tcPr>
            <w:tcW w:w="1546" w:type="dxa"/>
            <w:vMerge/>
            <w:tcBorders>
              <w:left w:val="single" w:sz="6" w:space="0" w:color="auto"/>
              <w:bottom w:val="single" w:sz="6" w:space="0" w:color="auto"/>
              <w:right w:val="single" w:sz="6" w:space="0" w:color="auto"/>
            </w:tcBorders>
          </w:tcPr>
          <w:p w:rsidR="008D69C1" w:rsidRDefault="008D69C1" w:rsidP="00515A06">
            <w:pPr>
              <w:pStyle w:val="TableCell"/>
            </w:pPr>
          </w:p>
        </w:tc>
        <w:tc>
          <w:tcPr>
            <w:tcW w:w="450" w:type="dxa"/>
            <w:vMerge/>
            <w:tcBorders>
              <w:left w:val="single" w:sz="6" w:space="0" w:color="auto"/>
              <w:bottom w:val="single" w:sz="6" w:space="0" w:color="auto"/>
              <w:right w:val="single" w:sz="6" w:space="0" w:color="auto"/>
            </w:tcBorders>
          </w:tcPr>
          <w:p w:rsidR="008D69C1" w:rsidRDefault="008D69C1" w:rsidP="00515A06">
            <w:pPr>
              <w:pStyle w:val="TableCell"/>
            </w:pPr>
          </w:p>
        </w:tc>
        <w:tc>
          <w:tcPr>
            <w:tcW w:w="1170" w:type="dxa"/>
            <w:tcBorders>
              <w:top w:val="single" w:sz="4" w:space="0" w:color="auto"/>
              <w:left w:val="single" w:sz="6" w:space="0" w:color="auto"/>
              <w:bottom w:val="single" w:sz="6" w:space="0" w:color="auto"/>
              <w:right w:val="single" w:sz="6" w:space="0" w:color="auto"/>
            </w:tcBorders>
          </w:tcPr>
          <w:p w:rsidR="008D69C1" w:rsidRDefault="008D69C1" w:rsidP="00515A06">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rsidR="008D69C1" w:rsidRDefault="008D69C1" w:rsidP="00515A06">
            <w:pPr>
              <w:pStyle w:val="TableCell"/>
              <w:rPr>
                <w:rFonts w:ascii="Courier New" w:hAnsi="Courier New" w:cs="Courier New"/>
                <w:sz w:val="18"/>
                <w:szCs w:val="18"/>
              </w:rPr>
            </w:pPr>
            <w:r>
              <w:rPr>
                <w:rFonts w:ascii="Courier New" w:hAnsi="Courier New" w:cs="Courier New"/>
                <w:sz w:val="18"/>
                <w:szCs w:val="18"/>
              </w:rPr>
              <w:t>IviDigitizerArmSourceOperatorNone</w:t>
            </w:r>
          </w:p>
        </w:tc>
      </w:tr>
    </w:tbl>
    <w:p w:rsidR="00D94A03" w:rsidRDefault="00D94A03" w:rsidP="00FA0E92">
      <w:pPr>
        <w:pStyle w:val="AttrFuncSubheading"/>
      </w:pPr>
      <w:r>
        <w:t>Return Values</w:t>
      </w:r>
      <w:r w:rsidR="008D69C1">
        <w:t xml:space="preserve"> (C/COM)</w:t>
      </w:r>
    </w:p>
    <w:p w:rsidR="00D94A03" w:rsidRDefault="00D94A03" w:rsidP="00D94A03">
      <w:pPr>
        <w:pStyle w:val="Body1"/>
      </w:pPr>
      <w:r>
        <w:t xml:space="preserve">The </w:t>
      </w:r>
      <w:r>
        <w:rPr>
          <w:rStyle w:val="Italic"/>
        </w:rPr>
        <w:t>IVI-3.2: Inherent Capabilities Specification</w:t>
      </w:r>
      <w:r>
        <w:t xml:space="preserve"> defines general status codes that this function can return.</w:t>
      </w:r>
    </w:p>
    <w:p w:rsidR="00407E19" w:rsidRPr="00F7116C" w:rsidRDefault="00407E19" w:rsidP="00407E19">
      <w:pPr>
        <w:pStyle w:val="AttrFuncSubheading"/>
        <w:rPr>
          <w:color w:val="auto"/>
        </w:rPr>
      </w:pPr>
      <w:bookmarkStart w:id="862" w:name="_Toc193279160"/>
      <w:bookmarkStart w:id="863" w:name="_Toc193279753"/>
      <w:bookmarkStart w:id="864" w:name="_Toc193522493"/>
      <w:bookmarkStart w:id="865" w:name="_Toc193523086"/>
      <w:bookmarkEnd w:id="862"/>
      <w:bookmarkEnd w:id="863"/>
      <w:bookmarkEnd w:id="864"/>
      <w:bookmarkEnd w:id="865"/>
      <w:r w:rsidRPr="00F7116C">
        <w:rPr>
          <w:color w:val="auto"/>
        </w:rPr>
        <w:t>.NET Exceptions</w:t>
      </w:r>
    </w:p>
    <w:p w:rsidR="00407E19" w:rsidRDefault="00407E19" w:rsidP="00407E1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B024C4" w:rsidRDefault="00B024C4" w:rsidP="000318F6">
      <w:pPr>
        <w:pStyle w:val="Heading2"/>
        <w:pageBreakBefore/>
      </w:pPr>
      <w:bookmarkStart w:id="866" w:name="_Toc304583780"/>
      <w:bookmarkStart w:id="867" w:name="_Toc306374631"/>
      <w:r>
        <w:lastRenderedPageBreak/>
        <w:t>IviDigitizerMultiArm Behavior Model</w:t>
      </w:r>
      <w:bookmarkEnd w:id="866"/>
      <w:bookmarkEnd w:id="867"/>
    </w:p>
    <w:p w:rsidR="00B024C4" w:rsidRDefault="00B024C4" w:rsidP="00B024C4">
      <w:pPr>
        <w:pStyle w:val="Body1"/>
      </w:pPr>
      <w:r>
        <w:t>The IviDigitizerMultiArm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B024C4" w:rsidRDefault="00B024C4" w:rsidP="00B024C4">
      <w:pPr>
        <w:pStyle w:val="Heading2"/>
      </w:pPr>
      <w:bookmarkStart w:id="868" w:name="_Toc304583781"/>
      <w:bookmarkStart w:id="869" w:name="_Toc306374632"/>
      <w:r>
        <w:t>IviDigitizerMultiArm Compliance Notes</w:t>
      </w:r>
      <w:bookmarkEnd w:id="868"/>
      <w:bookmarkEnd w:id="869"/>
    </w:p>
    <w:p w:rsidR="00B024C4" w:rsidRDefault="00B024C4" w:rsidP="00B024C4">
      <w:pPr>
        <w:pStyle w:val="Body1"/>
      </w:pPr>
      <w:r>
        <w:t>For a specific driver to comply with the IviDigitizerMultiArm extension, it shall be compliant with the IviDigitizerBase capability group and it shall implement all of the attributes and functions listed in this section.</w:t>
      </w:r>
    </w:p>
    <w:p w:rsidR="00B024C4" w:rsidRDefault="00B024C4" w:rsidP="00BF53B1">
      <w:pPr>
        <w:pStyle w:val="Body"/>
      </w:pPr>
    </w:p>
    <w:p w:rsidR="0059259F" w:rsidRDefault="0059259F" w:rsidP="0059259F">
      <w:pPr>
        <w:pStyle w:val="Heading1"/>
      </w:pPr>
      <w:bookmarkStart w:id="870" w:name="_Toc304583782"/>
      <w:bookmarkStart w:id="871" w:name="_Toc306374633"/>
      <w:r>
        <w:lastRenderedPageBreak/>
        <w:t>IviDigitizerGlitchArm Extension Group</w:t>
      </w:r>
      <w:bookmarkEnd w:id="870"/>
      <w:bookmarkEnd w:id="871"/>
    </w:p>
    <w:p w:rsidR="0059259F" w:rsidRDefault="0059259F" w:rsidP="0059259F">
      <w:pPr>
        <w:pStyle w:val="Heading2"/>
      </w:pPr>
      <w:bookmarkStart w:id="872" w:name="_Toc304583783"/>
      <w:bookmarkStart w:id="873" w:name="_Toc306374634"/>
      <w:r>
        <w:t>IviDigitizerGlitchArm Overview</w:t>
      </w:r>
      <w:bookmarkEnd w:id="872"/>
      <w:bookmarkEnd w:id="873"/>
    </w:p>
    <w:p w:rsidR="0059259F" w:rsidRDefault="0059259F" w:rsidP="0059259F">
      <w:pPr>
        <w:pStyle w:val="Body1"/>
        <w:rPr>
          <w:color w:val="000000"/>
        </w:rPr>
      </w:pPr>
      <w:r>
        <w:rPr>
          <w:color w:val="000000"/>
        </w:rPr>
        <w:t>In addition to the fundamental capabilities, the Ivi</w:t>
      </w:r>
      <w:r w:rsidRPr="004E4B36">
        <w:rPr>
          <w:color w:val="000000"/>
        </w:rPr>
        <w:t>Digitizer</w:t>
      </w:r>
      <w:r>
        <w:rPr>
          <w:color w:val="000000"/>
        </w:rPr>
        <w:t xml:space="preserve">GlitchArm extension group defines extensions for </w:t>
      </w:r>
      <w:r w:rsidRPr="004E4B36">
        <w:rPr>
          <w:color w:val="000000"/>
        </w:rPr>
        <w:t>digitizer</w:t>
      </w:r>
      <w:r>
        <w:rPr>
          <w:color w:val="000000"/>
        </w:rPr>
        <w:t>s that can arm on a “glitch” pulses</w:t>
      </w:r>
      <w:r w:rsidR="0080634C">
        <w:rPr>
          <w:color w:val="000000"/>
        </w:rPr>
        <w:t xml:space="preserve">. </w:t>
      </w:r>
      <w:r>
        <w:rPr>
          <w:color w:val="000000"/>
        </w:rPr>
        <w:t>The device arms in response to glitches in the same way that it triggers in response to glitches</w:t>
      </w:r>
      <w:r w:rsidR="0080634C">
        <w:rPr>
          <w:color w:val="000000"/>
        </w:rPr>
        <w:t xml:space="preserve">. </w:t>
      </w:r>
      <w:r>
        <w:rPr>
          <w:color w:val="000000"/>
        </w:rPr>
        <w:t xml:space="preserve">See Section </w:t>
      </w:r>
      <w:r w:rsidR="00875082">
        <w:rPr>
          <w:color w:val="000000"/>
        </w:rPr>
        <w:fldChar w:fldCharType="begin"/>
      </w:r>
      <w:r w:rsidR="00032BE9">
        <w:rPr>
          <w:color w:val="000000"/>
        </w:rPr>
        <w:instrText xml:space="preserve"> REF _Ref216853614 \r \h </w:instrText>
      </w:r>
      <w:r w:rsidR="00875082">
        <w:rPr>
          <w:color w:val="000000"/>
        </w:rPr>
      </w:r>
      <w:r w:rsidR="00875082">
        <w:rPr>
          <w:color w:val="000000"/>
        </w:rPr>
        <w:fldChar w:fldCharType="separate"/>
      </w:r>
      <w:r w:rsidR="00344F59">
        <w:rPr>
          <w:color w:val="000000"/>
        </w:rPr>
        <w:t>28</w:t>
      </w:r>
      <w:r w:rsidR="00875082">
        <w:rPr>
          <w:color w:val="000000"/>
        </w:rPr>
        <w:fldChar w:fldCharType="end"/>
      </w:r>
      <w:r w:rsidR="00032BE9">
        <w:rPr>
          <w:color w:val="000000"/>
        </w:rPr>
        <w:t xml:space="preserve"> </w:t>
      </w:r>
      <w:r>
        <w:rPr>
          <w:color w:val="000000"/>
        </w:rPr>
        <w:t>for details on glitches.</w:t>
      </w:r>
    </w:p>
    <w:p w:rsidR="0059259F" w:rsidRDefault="0059259F" w:rsidP="0059259F">
      <w:pPr>
        <w:pStyle w:val="Heading2"/>
      </w:pPr>
      <w:bookmarkStart w:id="874" w:name="_Toc304583784"/>
      <w:bookmarkStart w:id="875" w:name="_Toc306374635"/>
      <w:r>
        <w:t>IviDigitizerGlitchArm Attributes</w:t>
      </w:r>
      <w:bookmarkEnd w:id="874"/>
      <w:bookmarkEnd w:id="875"/>
    </w:p>
    <w:p w:rsidR="0059259F" w:rsidRDefault="0059259F" w:rsidP="0059259F">
      <w:pPr>
        <w:pStyle w:val="Body1"/>
      </w:pPr>
      <w:r>
        <w:t>The IviDigitizerGlitchArm extension group defines the following attributes:</w:t>
      </w:r>
    </w:p>
    <w:p w:rsidR="0059259F" w:rsidRDefault="0059259F" w:rsidP="000318F6">
      <w:pPr>
        <w:pStyle w:val="ListBullet"/>
        <w:numPr>
          <w:ilvl w:val="0"/>
          <w:numId w:val="56"/>
        </w:numPr>
      </w:pPr>
      <w:r>
        <w:t>Glitch Arm Condition</w:t>
      </w:r>
    </w:p>
    <w:p w:rsidR="00AF3909" w:rsidRDefault="00AF3909" w:rsidP="000318F6">
      <w:pPr>
        <w:pStyle w:val="ListBullet"/>
        <w:numPr>
          <w:ilvl w:val="0"/>
          <w:numId w:val="56"/>
        </w:numPr>
      </w:pPr>
      <w:r>
        <w:t>Glitch Arm Polarity</w:t>
      </w:r>
    </w:p>
    <w:p w:rsidR="0059259F" w:rsidRDefault="0059259F" w:rsidP="000318F6">
      <w:pPr>
        <w:pStyle w:val="ListBullet"/>
        <w:numPr>
          <w:ilvl w:val="0"/>
          <w:numId w:val="56"/>
        </w:numPr>
      </w:pPr>
      <w:r>
        <w:t>Glitch Arm Width</w:t>
      </w:r>
    </w:p>
    <w:p w:rsidR="0059259F" w:rsidRDefault="0059259F" w:rsidP="0059259F">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59259F" w:rsidRDefault="0059259F" w:rsidP="0059259F">
      <w:pPr>
        <w:pStyle w:val="Body1"/>
        <w:rPr>
          <w:sz w:val="12"/>
          <w:szCs w:val="12"/>
        </w:rPr>
      </w:pPr>
      <w:r>
        <w:br w:type="page"/>
      </w:r>
    </w:p>
    <w:p w:rsidR="0059259F" w:rsidRDefault="0059259F" w:rsidP="0059259F">
      <w:pPr>
        <w:pStyle w:val="Heading3"/>
      </w:pPr>
      <w:bookmarkStart w:id="876" w:name="_Toc304583785"/>
      <w:bookmarkStart w:id="877" w:name="_Toc306374636"/>
      <w:r>
        <w:t>Glitch Arm Condition</w:t>
      </w:r>
      <w:bookmarkEnd w:id="876"/>
      <w:bookmarkEnd w:id="877"/>
    </w:p>
    <w:p w:rsidR="0059259F" w:rsidRDefault="0059259F" w:rsidP="0059259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59259F" w:rsidTr="001D305A">
        <w:trPr>
          <w:cantSplit/>
          <w:tblHeader/>
        </w:trPr>
        <w:tc>
          <w:tcPr>
            <w:tcW w:w="1170" w:type="dxa"/>
            <w:tcBorders>
              <w:top w:val="single" w:sz="4" w:space="0" w:color="auto"/>
              <w:left w:val="single" w:sz="4" w:space="0" w:color="auto"/>
              <w:bottom w:val="double" w:sz="6" w:space="0" w:color="auto"/>
            </w:tcBorders>
          </w:tcPr>
          <w:p w:rsidR="0059259F" w:rsidRDefault="0059259F" w:rsidP="001D305A">
            <w:pPr>
              <w:pStyle w:val="TableHead"/>
            </w:pPr>
            <w:r>
              <w:t>Data Type</w:t>
            </w:r>
          </w:p>
        </w:tc>
        <w:tc>
          <w:tcPr>
            <w:tcW w:w="810" w:type="dxa"/>
            <w:tcBorders>
              <w:top w:val="single" w:sz="4" w:space="0" w:color="auto"/>
              <w:bottom w:val="double" w:sz="6" w:space="0" w:color="auto"/>
            </w:tcBorders>
          </w:tcPr>
          <w:p w:rsidR="0059259F" w:rsidRDefault="0059259F" w:rsidP="001D305A">
            <w:pPr>
              <w:pStyle w:val="TableHead"/>
            </w:pPr>
            <w:r>
              <w:t>Access</w:t>
            </w:r>
          </w:p>
        </w:tc>
        <w:tc>
          <w:tcPr>
            <w:tcW w:w="1530" w:type="dxa"/>
            <w:tcBorders>
              <w:top w:val="single" w:sz="4" w:space="0" w:color="auto"/>
              <w:bottom w:val="double" w:sz="6" w:space="0" w:color="auto"/>
            </w:tcBorders>
          </w:tcPr>
          <w:p w:rsidR="0059259F" w:rsidRDefault="0059259F" w:rsidP="001D305A">
            <w:pPr>
              <w:pStyle w:val="TableHead"/>
            </w:pPr>
            <w:r>
              <w:t>Applies To</w:t>
            </w:r>
          </w:p>
        </w:tc>
        <w:tc>
          <w:tcPr>
            <w:tcW w:w="1080" w:type="dxa"/>
            <w:tcBorders>
              <w:top w:val="single" w:sz="4" w:space="0" w:color="auto"/>
              <w:bottom w:val="double" w:sz="6" w:space="0" w:color="auto"/>
            </w:tcBorders>
          </w:tcPr>
          <w:p w:rsidR="0059259F" w:rsidRDefault="0059259F" w:rsidP="001D305A">
            <w:pPr>
              <w:pStyle w:val="TableHead"/>
            </w:pPr>
            <w:r>
              <w:t>Coercion</w:t>
            </w:r>
          </w:p>
        </w:tc>
        <w:tc>
          <w:tcPr>
            <w:tcW w:w="4770" w:type="dxa"/>
            <w:tcBorders>
              <w:top w:val="single" w:sz="4" w:space="0" w:color="auto"/>
              <w:bottom w:val="double" w:sz="6" w:space="0" w:color="auto"/>
              <w:right w:val="single" w:sz="6" w:space="0" w:color="auto"/>
            </w:tcBorders>
          </w:tcPr>
          <w:p w:rsidR="0059259F" w:rsidRDefault="0059259F" w:rsidP="001D305A">
            <w:pPr>
              <w:pStyle w:val="TableHead"/>
            </w:pPr>
            <w:r>
              <w:t>High Level Functions</w:t>
            </w:r>
          </w:p>
        </w:tc>
      </w:tr>
      <w:tr w:rsidR="0059259F"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59259F" w:rsidRDefault="0059259F" w:rsidP="001D305A">
            <w:pPr>
              <w:pStyle w:val="TableCellCourierNew"/>
            </w:pPr>
            <w:r>
              <w:t>ViInt32</w:t>
            </w:r>
          </w:p>
        </w:tc>
        <w:tc>
          <w:tcPr>
            <w:tcW w:w="810" w:type="dxa"/>
            <w:tcBorders>
              <w:top w:val="double" w:sz="6" w:space="0" w:color="auto"/>
            </w:tcBorders>
          </w:tcPr>
          <w:p w:rsidR="0059259F" w:rsidRDefault="0059259F" w:rsidP="001D305A">
            <w:pPr>
              <w:pStyle w:val="TableCell"/>
            </w:pPr>
            <w:r>
              <w:t>R/W</w:t>
            </w:r>
          </w:p>
        </w:tc>
        <w:tc>
          <w:tcPr>
            <w:tcW w:w="1530" w:type="dxa"/>
            <w:tcBorders>
              <w:top w:val="double" w:sz="6" w:space="0" w:color="auto"/>
            </w:tcBorders>
          </w:tcPr>
          <w:p w:rsidR="0059259F" w:rsidRDefault="00377EBC" w:rsidP="001D305A">
            <w:pPr>
              <w:pStyle w:val="TableCell"/>
            </w:pPr>
            <w:r>
              <w:t>ArmSource</w:t>
            </w:r>
          </w:p>
        </w:tc>
        <w:tc>
          <w:tcPr>
            <w:tcW w:w="1080" w:type="dxa"/>
            <w:tcBorders>
              <w:top w:val="double" w:sz="6" w:space="0" w:color="auto"/>
            </w:tcBorders>
          </w:tcPr>
          <w:p w:rsidR="0059259F" w:rsidRDefault="0059259F" w:rsidP="001D305A">
            <w:pPr>
              <w:pStyle w:val="TableCell"/>
            </w:pPr>
            <w:r>
              <w:t>None</w:t>
            </w:r>
          </w:p>
        </w:tc>
        <w:tc>
          <w:tcPr>
            <w:tcW w:w="4770" w:type="dxa"/>
            <w:tcBorders>
              <w:top w:val="double" w:sz="6" w:space="0" w:color="auto"/>
            </w:tcBorders>
          </w:tcPr>
          <w:p w:rsidR="0059259F" w:rsidRDefault="00541C77" w:rsidP="001D305A">
            <w:pPr>
              <w:pStyle w:val="TableCell"/>
            </w:pPr>
            <w:r>
              <w:t>Configure Glitch Arm Source</w:t>
            </w:r>
          </w:p>
        </w:tc>
      </w:tr>
    </w:tbl>
    <w:p w:rsidR="00407E19" w:rsidRDefault="00407E19" w:rsidP="00407E19">
      <w:pPr>
        <w:pStyle w:val="FunctionHead"/>
      </w:pPr>
      <w:r>
        <w:t>.NET Property Name</w:t>
      </w:r>
    </w:p>
    <w:p w:rsidR="00407E19" w:rsidRDefault="00407E19" w:rsidP="00407E19">
      <w:pPr>
        <w:pStyle w:val="Body1"/>
        <w:rPr>
          <w:rStyle w:val="monospace"/>
        </w:rPr>
      </w:pPr>
      <w:r>
        <w:rPr>
          <w:rStyle w:val="monospace"/>
        </w:rPr>
        <w:t>Arm.Sources[].Glitch.Condition</w:t>
      </w:r>
    </w:p>
    <w:p w:rsidR="00407E19" w:rsidRDefault="00407E19" w:rsidP="00407E19">
      <w:pPr>
        <w:pStyle w:val="FunctionHead"/>
      </w:pPr>
      <w:r>
        <w:t>.NET Enumeration Name</w:t>
      </w:r>
    </w:p>
    <w:p w:rsidR="00407E19" w:rsidRDefault="00407E19" w:rsidP="00407E19">
      <w:pPr>
        <w:pStyle w:val="Code1"/>
      </w:pPr>
      <w:r>
        <w:t>GlitchCondition</w:t>
      </w:r>
    </w:p>
    <w:p w:rsidR="0059259F" w:rsidRDefault="0059259F" w:rsidP="0059259F">
      <w:pPr>
        <w:pStyle w:val="FunctionHead"/>
      </w:pPr>
      <w:r>
        <w:t>COM Property Name</w:t>
      </w:r>
    </w:p>
    <w:p w:rsidR="0059259F" w:rsidRDefault="009249C0" w:rsidP="0059259F">
      <w:pPr>
        <w:pStyle w:val="Body1"/>
        <w:rPr>
          <w:rStyle w:val="monospace"/>
        </w:rPr>
      </w:pPr>
      <w:r>
        <w:rPr>
          <w:rStyle w:val="monospace"/>
        </w:rPr>
        <w:t>Arm.Sources.Item().</w:t>
      </w:r>
      <w:r w:rsidR="0059259F">
        <w:rPr>
          <w:rStyle w:val="monospace"/>
        </w:rPr>
        <w:t>Glitch.Condition</w:t>
      </w:r>
    </w:p>
    <w:p w:rsidR="0059259F" w:rsidRDefault="0059259F" w:rsidP="0059259F">
      <w:pPr>
        <w:pStyle w:val="FunctionHead"/>
      </w:pPr>
      <w:r>
        <w:t>COM Enumeration Name</w:t>
      </w:r>
    </w:p>
    <w:p w:rsidR="0059259F" w:rsidRDefault="0059259F" w:rsidP="0059259F">
      <w:pPr>
        <w:pStyle w:val="Code1"/>
      </w:pPr>
      <w:r>
        <w:t>IviDigitizerGlitchConditionEnum</w:t>
      </w:r>
    </w:p>
    <w:p w:rsidR="0059259F" w:rsidRDefault="0059259F" w:rsidP="0059259F">
      <w:pPr>
        <w:pStyle w:val="FunctionHead"/>
      </w:pPr>
      <w:r>
        <w:t>C Constant Name</w:t>
      </w:r>
    </w:p>
    <w:p w:rsidR="0059259F" w:rsidRDefault="0059259F" w:rsidP="0059259F">
      <w:pPr>
        <w:pStyle w:val="Body1"/>
      </w:pPr>
      <w:r>
        <w:rPr>
          <w:rFonts w:ascii="Courier New" w:hAnsi="Courier New" w:cs="Courier New"/>
          <w:sz w:val="18"/>
          <w:szCs w:val="18"/>
        </w:rPr>
        <w:t>IVIDIGITIZER_ATTR_GLITCH_ARM_CONDITION</w:t>
      </w:r>
    </w:p>
    <w:p w:rsidR="0059259F" w:rsidRDefault="0059259F" w:rsidP="0059259F">
      <w:pPr>
        <w:pStyle w:val="FunctionHead"/>
      </w:pPr>
      <w:r>
        <w:t>Description</w:t>
      </w:r>
    </w:p>
    <w:p w:rsidR="0059259F" w:rsidRDefault="0059259F" w:rsidP="0059259F">
      <w:pPr>
        <w:pStyle w:val="Body1"/>
      </w:pPr>
      <w:r>
        <w:t>Specifies the glitch condition. This attribute determines whether the glitch arm happens when the digitizer detects a pulse with a width less than or greater than the width value.</w:t>
      </w:r>
    </w:p>
    <w:p w:rsidR="0059259F" w:rsidRDefault="0059259F" w:rsidP="0059259F">
      <w:pPr>
        <w:pStyle w:val="FunctionHead"/>
      </w:pPr>
      <w:r>
        <w:t>Defined Values</w:t>
      </w:r>
    </w:p>
    <w:tbl>
      <w:tblPr>
        <w:tblW w:w="0" w:type="auto"/>
        <w:tblInd w:w="722" w:type="dxa"/>
        <w:tblLayout w:type="fixed"/>
        <w:tblLook w:val="0000"/>
      </w:tblPr>
      <w:tblGrid>
        <w:gridCol w:w="1636"/>
        <w:gridCol w:w="720"/>
        <w:gridCol w:w="1170"/>
        <w:gridCol w:w="5114"/>
      </w:tblGrid>
      <w:tr w:rsidR="0059259F" w:rsidTr="0083263E">
        <w:trPr>
          <w:cantSplit/>
          <w:trHeight w:val="158"/>
        </w:trPr>
        <w:tc>
          <w:tcPr>
            <w:tcW w:w="1636" w:type="dxa"/>
            <w:vMerge w:val="restart"/>
            <w:tcBorders>
              <w:top w:val="single" w:sz="4" w:space="0" w:color="auto"/>
              <w:left w:val="single" w:sz="6" w:space="0" w:color="auto"/>
              <w:right w:val="single" w:sz="6" w:space="0" w:color="auto"/>
            </w:tcBorders>
            <w:shd w:val="clear" w:color="auto" w:fill="C0C0C0"/>
          </w:tcPr>
          <w:p w:rsidR="0059259F" w:rsidRDefault="0059259F" w:rsidP="001D305A">
            <w:pPr>
              <w:pStyle w:val="TableHead"/>
              <w:jc w:val="left"/>
              <w:rPr>
                <w:i/>
                <w:iCs/>
              </w:rPr>
            </w:pPr>
            <w:r>
              <w:rPr>
                <w:i/>
                <w:iCs/>
              </w:rPr>
              <w:t>Name</w:t>
            </w:r>
          </w:p>
        </w:tc>
        <w:tc>
          <w:tcPr>
            <w:tcW w:w="7004" w:type="dxa"/>
            <w:gridSpan w:val="3"/>
            <w:tcBorders>
              <w:top w:val="single" w:sz="4" w:space="0" w:color="auto"/>
              <w:left w:val="single" w:sz="6" w:space="0" w:color="auto"/>
              <w:bottom w:val="single" w:sz="4" w:space="0" w:color="auto"/>
              <w:right w:val="single" w:sz="6" w:space="0" w:color="auto"/>
            </w:tcBorders>
            <w:shd w:val="clear" w:color="auto" w:fill="C0C0C0"/>
          </w:tcPr>
          <w:p w:rsidR="0059259F" w:rsidRDefault="0059259F" w:rsidP="001D305A">
            <w:pPr>
              <w:pStyle w:val="TableHead"/>
              <w:jc w:val="left"/>
              <w:rPr>
                <w:i/>
                <w:iCs/>
              </w:rPr>
            </w:pPr>
            <w:r>
              <w:rPr>
                <w:i/>
                <w:iCs/>
              </w:rPr>
              <w:t>Description</w:t>
            </w:r>
          </w:p>
        </w:tc>
      </w:tr>
      <w:tr w:rsidR="0059259F" w:rsidTr="0083263E">
        <w:trPr>
          <w:cantSplit/>
          <w:trHeight w:val="157"/>
        </w:trPr>
        <w:tc>
          <w:tcPr>
            <w:tcW w:w="1636" w:type="dxa"/>
            <w:vMerge/>
            <w:tcBorders>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rPr>
            </w:pPr>
          </w:p>
        </w:tc>
        <w:tc>
          <w:tcPr>
            <w:tcW w:w="720" w:type="dxa"/>
            <w:tcBorders>
              <w:top w:val="single" w:sz="4" w:space="0" w:color="auto"/>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rPr>
            </w:pPr>
            <w:r>
              <w:rPr>
                <w:i/>
                <w:iCs/>
              </w:rPr>
              <w:t>Language</w:t>
            </w:r>
          </w:p>
        </w:tc>
        <w:tc>
          <w:tcPr>
            <w:tcW w:w="5114" w:type="dxa"/>
            <w:tcBorders>
              <w:top w:val="single" w:sz="4" w:space="0" w:color="auto"/>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rPr>
            </w:pPr>
            <w:r>
              <w:rPr>
                <w:i/>
                <w:iCs/>
              </w:rPr>
              <w:t>Identifier</w:t>
            </w:r>
          </w:p>
        </w:tc>
      </w:tr>
      <w:tr w:rsidR="0059259F" w:rsidTr="0083263E">
        <w:trPr>
          <w:cantSplit/>
          <w:trHeight w:val="683"/>
        </w:trPr>
        <w:tc>
          <w:tcPr>
            <w:tcW w:w="1636" w:type="dxa"/>
            <w:vMerge w:val="restart"/>
            <w:tcBorders>
              <w:top w:val="single" w:sz="6" w:space="0" w:color="auto"/>
              <w:left w:val="single" w:sz="6" w:space="0" w:color="auto"/>
              <w:right w:val="single" w:sz="6" w:space="0" w:color="auto"/>
            </w:tcBorders>
          </w:tcPr>
          <w:p w:rsidR="0059259F" w:rsidRDefault="0059259F" w:rsidP="001D305A">
            <w:pPr>
              <w:pStyle w:val="TableCell"/>
            </w:pPr>
            <w:r>
              <w:t>Less Than</w:t>
            </w:r>
          </w:p>
        </w:tc>
        <w:tc>
          <w:tcPr>
            <w:tcW w:w="7004" w:type="dxa"/>
            <w:gridSpan w:val="3"/>
            <w:tcBorders>
              <w:top w:val="single" w:sz="6" w:space="0" w:color="auto"/>
              <w:left w:val="single" w:sz="6" w:space="0" w:color="auto"/>
              <w:bottom w:val="single" w:sz="4" w:space="0" w:color="auto"/>
              <w:right w:val="single" w:sz="6" w:space="0" w:color="auto"/>
            </w:tcBorders>
          </w:tcPr>
          <w:p w:rsidR="0059259F" w:rsidRDefault="0059259F" w:rsidP="001D305A">
            <w:pPr>
              <w:pStyle w:val="TableCell"/>
            </w:pPr>
            <w:r>
              <w:t xml:space="preserve">The digitizer </w:t>
            </w:r>
            <w:r w:rsidR="00C57402">
              <w:t>arms</w:t>
            </w:r>
            <w:r>
              <w:t xml:space="preserve"> when the pulse width is less than the value you specify with the Glitch </w:t>
            </w:r>
            <w:r w:rsidR="00C57402">
              <w:t xml:space="preserve">Arm </w:t>
            </w:r>
            <w:r>
              <w:t>Width attribute.</w:t>
            </w:r>
          </w:p>
        </w:tc>
      </w:tr>
      <w:tr w:rsidR="00407E19" w:rsidTr="0083263E">
        <w:trPr>
          <w:cantSplit/>
          <w:trHeight w:val="338"/>
        </w:trPr>
        <w:tc>
          <w:tcPr>
            <w:tcW w:w="1636" w:type="dxa"/>
            <w:vMerge/>
            <w:tcBorders>
              <w:left w:val="single" w:sz="6" w:space="0" w:color="auto"/>
              <w:right w:val="single" w:sz="6" w:space="0" w:color="auto"/>
            </w:tcBorders>
          </w:tcPr>
          <w:p w:rsidR="00407E19" w:rsidRDefault="00407E19" w:rsidP="001D305A">
            <w:pPr>
              <w:pStyle w:val="TableCell"/>
            </w:pPr>
          </w:p>
        </w:tc>
        <w:tc>
          <w:tcPr>
            <w:tcW w:w="720" w:type="dxa"/>
            <w:vMerge w:val="restart"/>
            <w:tcBorders>
              <w:top w:val="single" w:sz="4" w:space="0" w:color="auto"/>
              <w:left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407E19" w:rsidRDefault="00407E19" w:rsidP="00141D0D">
            <w:pPr>
              <w:pStyle w:val="TableCellCourierNew"/>
            </w:pPr>
            <w:r>
              <w:t>GlitchCondition</w:t>
            </w:r>
            <w:r w:rsidR="00F24ED1">
              <w:t>.</w:t>
            </w:r>
            <w:r>
              <w:t>LessThan</w:t>
            </w:r>
          </w:p>
        </w:tc>
      </w:tr>
      <w:tr w:rsidR="00407E19" w:rsidTr="00566F40">
        <w:trPr>
          <w:cantSplit/>
          <w:trHeight w:val="338"/>
        </w:trPr>
        <w:tc>
          <w:tcPr>
            <w:tcW w:w="1636" w:type="dxa"/>
            <w:vMerge/>
            <w:tcBorders>
              <w:left w:val="single" w:sz="6" w:space="0" w:color="auto"/>
              <w:right w:val="single" w:sz="6" w:space="0" w:color="auto"/>
            </w:tcBorders>
          </w:tcPr>
          <w:p w:rsidR="00407E19" w:rsidRDefault="00407E19" w:rsidP="001D305A">
            <w:pPr>
              <w:pStyle w:val="TableCell"/>
            </w:pPr>
          </w:p>
        </w:tc>
        <w:tc>
          <w:tcPr>
            <w:tcW w:w="720" w:type="dxa"/>
            <w:vMerge/>
            <w:tcBorders>
              <w:left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407E19" w:rsidRDefault="00407E19" w:rsidP="00141D0D">
            <w:pPr>
              <w:pStyle w:val="TableCellCourierNew"/>
            </w:pPr>
            <w:r>
              <w:t>IVIDIGITIZER_VAL_GLITCH_LESS_THAN</w:t>
            </w:r>
          </w:p>
        </w:tc>
      </w:tr>
      <w:tr w:rsidR="00407E19" w:rsidTr="0083263E">
        <w:trPr>
          <w:cantSplit/>
          <w:trHeight w:val="337"/>
        </w:trPr>
        <w:tc>
          <w:tcPr>
            <w:tcW w:w="1636" w:type="dxa"/>
            <w:vMerge/>
            <w:tcBorders>
              <w:left w:val="single" w:sz="6" w:space="0" w:color="auto"/>
              <w:bottom w:val="single" w:sz="6" w:space="0" w:color="auto"/>
              <w:right w:val="single" w:sz="6" w:space="0" w:color="auto"/>
            </w:tcBorders>
          </w:tcPr>
          <w:p w:rsidR="00407E19" w:rsidRDefault="00407E19" w:rsidP="001D305A">
            <w:pPr>
              <w:pStyle w:val="TableCell"/>
            </w:pPr>
          </w:p>
        </w:tc>
        <w:tc>
          <w:tcPr>
            <w:tcW w:w="720" w:type="dxa"/>
            <w:vMerge/>
            <w:tcBorders>
              <w:left w:val="single" w:sz="6" w:space="0" w:color="auto"/>
              <w:bottom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407E19" w:rsidRDefault="00407E19" w:rsidP="001D305A">
            <w:pPr>
              <w:pStyle w:val="TableCell"/>
              <w:rPr>
                <w:rFonts w:ascii="Courier New" w:hAnsi="Courier New" w:cs="Courier New"/>
                <w:sz w:val="18"/>
                <w:szCs w:val="18"/>
              </w:rPr>
            </w:pPr>
            <w:r>
              <w:rPr>
                <w:rFonts w:ascii="Courier New" w:hAnsi="Courier New" w:cs="Courier New"/>
                <w:sz w:val="18"/>
                <w:szCs w:val="18"/>
              </w:rPr>
              <w:t>IviDigitizerGlitchConditionLessThan</w:t>
            </w:r>
          </w:p>
        </w:tc>
      </w:tr>
      <w:tr w:rsidR="0059259F" w:rsidTr="0083263E">
        <w:trPr>
          <w:cantSplit/>
          <w:trHeight w:val="683"/>
        </w:trPr>
        <w:tc>
          <w:tcPr>
            <w:tcW w:w="1636" w:type="dxa"/>
            <w:vMerge w:val="restart"/>
            <w:tcBorders>
              <w:top w:val="single" w:sz="6" w:space="0" w:color="auto"/>
              <w:left w:val="single" w:sz="6" w:space="0" w:color="auto"/>
              <w:right w:val="single" w:sz="6" w:space="0" w:color="auto"/>
            </w:tcBorders>
          </w:tcPr>
          <w:p w:rsidR="0059259F" w:rsidRDefault="0059259F" w:rsidP="001D305A">
            <w:pPr>
              <w:pStyle w:val="TableCell"/>
            </w:pPr>
            <w:r>
              <w:t>Greater Than</w:t>
            </w:r>
          </w:p>
        </w:tc>
        <w:tc>
          <w:tcPr>
            <w:tcW w:w="7004" w:type="dxa"/>
            <w:gridSpan w:val="3"/>
            <w:tcBorders>
              <w:top w:val="single" w:sz="6" w:space="0" w:color="auto"/>
              <w:left w:val="single" w:sz="6" w:space="0" w:color="auto"/>
              <w:bottom w:val="single" w:sz="4" w:space="0" w:color="auto"/>
              <w:right w:val="single" w:sz="6" w:space="0" w:color="auto"/>
            </w:tcBorders>
          </w:tcPr>
          <w:p w:rsidR="0059259F" w:rsidRDefault="0059259F" w:rsidP="001D305A">
            <w:pPr>
              <w:pStyle w:val="TableCell"/>
            </w:pPr>
            <w:r>
              <w:t xml:space="preserve">The digitizer </w:t>
            </w:r>
            <w:r w:rsidR="00C57402">
              <w:t>arms</w:t>
            </w:r>
            <w:r>
              <w:t xml:space="preserve"> when the pulse width is greater than the value you specify with the Glitch </w:t>
            </w:r>
            <w:r w:rsidR="00C57402">
              <w:t xml:space="preserve">Arm </w:t>
            </w:r>
            <w:r>
              <w:t>Width attribute.</w:t>
            </w:r>
          </w:p>
        </w:tc>
      </w:tr>
      <w:tr w:rsidR="00407E19" w:rsidTr="0083263E">
        <w:trPr>
          <w:cantSplit/>
          <w:trHeight w:val="338"/>
        </w:trPr>
        <w:tc>
          <w:tcPr>
            <w:tcW w:w="1636" w:type="dxa"/>
            <w:vMerge/>
            <w:tcBorders>
              <w:left w:val="single" w:sz="6" w:space="0" w:color="auto"/>
              <w:right w:val="single" w:sz="6" w:space="0" w:color="auto"/>
            </w:tcBorders>
          </w:tcPr>
          <w:p w:rsidR="00407E19" w:rsidRDefault="00407E19" w:rsidP="001D305A">
            <w:pPr>
              <w:pStyle w:val="TableCell"/>
            </w:pPr>
          </w:p>
        </w:tc>
        <w:tc>
          <w:tcPr>
            <w:tcW w:w="720" w:type="dxa"/>
            <w:vMerge w:val="restart"/>
            <w:tcBorders>
              <w:top w:val="single" w:sz="4" w:space="0" w:color="auto"/>
              <w:left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407E19" w:rsidRDefault="00407E19" w:rsidP="00141D0D">
            <w:pPr>
              <w:pStyle w:val="TableCellCourierNew"/>
            </w:pPr>
            <w:r>
              <w:t>GlitchCondition.GreaterThan</w:t>
            </w:r>
          </w:p>
        </w:tc>
      </w:tr>
      <w:tr w:rsidR="00407E19" w:rsidTr="00566F40">
        <w:trPr>
          <w:cantSplit/>
          <w:trHeight w:val="338"/>
        </w:trPr>
        <w:tc>
          <w:tcPr>
            <w:tcW w:w="1636" w:type="dxa"/>
            <w:vMerge/>
            <w:tcBorders>
              <w:left w:val="single" w:sz="6" w:space="0" w:color="auto"/>
              <w:right w:val="single" w:sz="6" w:space="0" w:color="auto"/>
            </w:tcBorders>
          </w:tcPr>
          <w:p w:rsidR="00407E19" w:rsidRDefault="00407E19" w:rsidP="001D305A">
            <w:pPr>
              <w:pStyle w:val="TableCell"/>
            </w:pPr>
          </w:p>
        </w:tc>
        <w:tc>
          <w:tcPr>
            <w:tcW w:w="720" w:type="dxa"/>
            <w:vMerge/>
            <w:tcBorders>
              <w:left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407E19" w:rsidRDefault="00407E19" w:rsidP="00141D0D">
            <w:pPr>
              <w:pStyle w:val="TableCellCourierNew"/>
            </w:pPr>
            <w:r>
              <w:t>IVIDIGITIZER_VAL_GLITCH_GREATER_THAN</w:t>
            </w:r>
          </w:p>
        </w:tc>
      </w:tr>
      <w:tr w:rsidR="00407E19" w:rsidTr="0083263E">
        <w:trPr>
          <w:cantSplit/>
          <w:trHeight w:val="337"/>
        </w:trPr>
        <w:tc>
          <w:tcPr>
            <w:tcW w:w="1636" w:type="dxa"/>
            <w:vMerge/>
            <w:tcBorders>
              <w:left w:val="single" w:sz="6" w:space="0" w:color="auto"/>
              <w:bottom w:val="single" w:sz="6" w:space="0" w:color="auto"/>
              <w:right w:val="single" w:sz="6" w:space="0" w:color="auto"/>
            </w:tcBorders>
          </w:tcPr>
          <w:p w:rsidR="00407E19" w:rsidRDefault="00407E19" w:rsidP="001D305A">
            <w:pPr>
              <w:pStyle w:val="TableCell"/>
            </w:pPr>
          </w:p>
        </w:tc>
        <w:tc>
          <w:tcPr>
            <w:tcW w:w="720" w:type="dxa"/>
            <w:vMerge/>
            <w:tcBorders>
              <w:left w:val="single" w:sz="6" w:space="0" w:color="auto"/>
              <w:bottom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407E19" w:rsidRDefault="00407E19" w:rsidP="001D305A">
            <w:pPr>
              <w:pStyle w:val="TableCell"/>
              <w:rPr>
                <w:rFonts w:ascii="Courier New" w:hAnsi="Courier New" w:cs="Courier New"/>
                <w:sz w:val="18"/>
                <w:szCs w:val="18"/>
              </w:rPr>
            </w:pPr>
            <w:r>
              <w:rPr>
                <w:rFonts w:ascii="Courier New" w:hAnsi="Courier New" w:cs="Courier New"/>
                <w:sz w:val="18"/>
                <w:szCs w:val="18"/>
              </w:rPr>
              <w:t>IviDigitizerGlitchConditionGreaterThan</w:t>
            </w:r>
          </w:p>
        </w:tc>
      </w:tr>
    </w:tbl>
    <w:p w:rsidR="00407E19" w:rsidRPr="00F7116C" w:rsidRDefault="00407E19" w:rsidP="00407E19">
      <w:pPr>
        <w:pStyle w:val="AttrFuncSubheading"/>
        <w:rPr>
          <w:color w:val="auto"/>
        </w:rPr>
      </w:pPr>
      <w:bookmarkStart w:id="878" w:name="_Toc536261174"/>
      <w:r w:rsidRPr="00F7116C">
        <w:rPr>
          <w:color w:val="auto"/>
        </w:rPr>
        <w:t>.NET Exceptions</w:t>
      </w:r>
    </w:p>
    <w:p w:rsidR="00407E19" w:rsidRDefault="00407E19" w:rsidP="00407E1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AF3909" w:rsidRDefault="00AF3909" w:rsidP="00A802CA">
      <w:pPr>
        <w:pStyle w:val="AttrFuncHeading3"/>
        <w:numPr>
          <w:ilvl w:val="2"/>
          <w:numId w:val="8"/>
        </w:numPr>
        <w:spacing w:before="240"/>
        <w:ind w:left="0"/>
        <w:rPr>
          <w:color w:val="000000"/>
        </w:rPr>
      </w:pPr>
      <w:bookmarkStart w:id="879" w:name="_Toc304583786"/>
      <w:bookmarkStart w:id="880" w:name="_Toc306374637"/>
      <w:r>
        <w:rPr>
          <w:color w:val="000000"/>
        </w:rPr>
        <w:lastRenderedPageBreak/>
        <w:t>Glitch Arm Polarity</w:t>
      </w:r>
      <w:bookmarkEnd w:id="878"/>
      <w:bookmarkEnd w:id="879"/>
      <w:bookmarkEnd w:id="880"/>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AF3909" w:rsidTr="005506DF">
        <w:trPr>
          <w:cantSplit/>
          <w:tblHeader/>
        </w:trPr>
        <w:tc>
          <w:tcPr>
            <w:tcW w:w="1170" w:type="dxa"/>
            <w:tcBorders>
              <w:top w:val="single" w:sz="4" w:space="0" w:color="auto"/>
              <w:left w:val="single" w:sz="4" w:space="0" w:color="auto"/>
              <w:bottom w:val="double" w:sz="6" w:space="0" w:color="auto"/>
            </w:tcBorders>
          </w:tcPr>
          <w:p w:rsidR="00AF3909" w:rsidRDefault="00AF3909" w:rsidP="005506DF">
            <w:pPr>
              <w:pStyle w:val="TableHead"/>
              <w:spacing w:before="40" w:after="40"/>
            </w:pPr>
            <w:r>
              <w:t>Data Type</w:t>
            </w:r>
          </w:p>
        </w:tc>
        <w:tc>
          <w:tcPr>
            <w:tcW w:w="810" w:type="dxa"/>
            <w:tcBorders>
              <w:top w:val="single" w:sz="4" w:space="0" w:color="auto"/>
              <w:bottom w:val="double" w:sz="6" w:space="0" w:color="auto"/>
            </w:tcBorders>
          </w:tcPr>
          <w:p w:rsidR="00AF3909" w:rsidRDefault="00AF3909" w:rsidP="005506DF">
            <w:pPr>
              <w:pStyle w:val="TableHead"/>
              <w:spacing w:before="40" w:after="40"/>
            </w:pPr>
            <w:r>
              <w:t>Access</w:t>
            </w:r>
          </w:p>
        </w:tc>
        <w:tc>
          <w:tcPr>
            <w:tcW w:w="1530" w:type="dxa"/>
            <w:tcBorders>
              <w:top w:val="single" w:sz="4" w:space="0" w:color="auto"/>
              <w:bottom w:val="double" w:sz="6" w:space="0" w:color="auto"/>
            </w:tcBorders>
          </w:tcPr>
          <w:p w:rsidR="00AF3909" w:rsidRDefault="00AF3909" w:rsidP="005506DF">
            <w:pPr>
              <w:pStyle w:val="TableHead"/>
              <w:tabs>
                <w:tab w:val="left" w:pos="3600"/>
              </w:tabs>
              <w:spacing w:before="40" w:after="40"/>
            </w:pPr>
            <w:r>
              <w:t>Applies to</w:t>
            </w:r>
          </w:p>
        </w:tc>
        <w:tc>
          <w:tcPr>
            <w:tcW w:w="1080" w:type="dxa"/>
            <w:tcBorders>
              <w:top w:val="single" w:sz="4" w:space="0" w:color="auto"/>
              <w:bottom w:val="double" w:sz="6" w:space="0" w:color="auto"/>
            </w:tcBorders>
          </w:tcPr>
          <w:p w:rsidR="00AF3909" w:rsidRDefault="00AF3909" w:rsidP="005506DF">
            <w:pPr>
              <w:pStyle w:val="TableHead"/>
              <w:spacing w:before="40" w:after="40"/>
            </w:pPr>
            <w:r>
              <w:t>Coercion</w:t>
            </w:r>
          </w:p>
        </w:tc>
        <w:tc>
          <w:tcPr>
            <w:tcW w:w="4770" w:type="dxa"/>
            <w:tcBorders>
              <w:top w:val="single" w:sz="4" w:space="0" w:color="auto"/>
              <w:bottom w:val="double" w:sz="6" w:space="0" w:color="auto"/>
              <w:right w:val="single" w:sz="4" w:space="0" w:color="auto"/>
            </w:tcBorders>
          </w:tcPr>
          <w:p w:rsidR="00AF3909" w:rsidRDefault="00AF3909" w:rsidP="005506DF">
            <w:pPr>
              <w:pStyle w:val="TableHead"/>
              <w:spacing w:before="40" w:after="40"/>
            </w:pPr>
            <w:r>
              <w:t>High Level Functions</w:t>
            </w:r>
          </w:p>
        </w:tc>
      </w:tr>
      <w:tr w:rsidR="00AF3909" w:rsidTr="005506DF">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left w:val="single" w:sz="4" w:space="0" w:color="auto"/>
            </w:tcBorders>
          </w:tcPr>
          <w:p w:rsidR="00AF3909" w:rsidRDefault="00AF3909" w:rsidP="005506DF">
            <w:pPr>
              <w:pStyle w:val="TableCellCourierNew"/>
            </w:pPr>
            <w:r>
              <w:t>ViInt32</w:t>
            </w:r>
          </w:p>
        </w:tc>
        <w:tc>
          <w:tcPr>
            <w:tcW w:w="810" w:type="dxa"/>
            <w:tcBorders>
              <w:top w:val="double" w:sz="6" w:space="0" w:color="auto"/>
            </w:tcBorders>
          </w:tcPr>
          <w:p w:rsidR="00AF3909" w:rsidRDefault="00AF3909" w:rsidP="005506DF">
            <w:pPr>
              <w:pStyle w:val="TableCellCourierNew"/>
            </w:pPr>
            <w:r>
              <w:t>R/W</w:t>
            </w:r>
          </w:p>
        </w:tc>
        <w:tc>
          <w:tcPr>
            <w:tcW w:w="1530" w:type="dxa"/>
            <w:tcBorders>
              <w:top w:val="double" w:sz="6" w:space="0" w:color="auto"/>
            </w:tcBorders>
          </w:tcPr>
          <w:p w:rsidR="00AF3909" w:rsidRDefault="0062535E" w:rsidP="005506DF">
            <w:pPr>
              <w:pStyle w:val="TableCell"/>
            </w:pPr>
            <w:r>
              <w:t>ArmSource</w:t>
            </w:r>
          </w:p>
        </w:tc>
        <w:tc>
          <w:tcPr>
            <w:tcW w:w="1080" w:type="dxa"/>
            <w:tcBorders>
              <w:top w:val="double" w:sz="6" w:space="0" w:color="auto"/>
            </w:tcBorders>
          </w:tcPr>
          <w:p w:rsidR="00AF3909" w:rsidRDefault="00AF3909" w:rsidP="005506DF">
            <w:pPr>
              <w:pStyle w:val="TableCell"/>
            </w:pPr>
            <w:r>
              <w:t>None</w:t>
            </w:r>
          </w:p>
        </w:tc>
        <w:tc>
          <w:tcPr>
            <w:tcW w:w="4770" w:type="dxa"/>
            <w:tcBorders>
              <w:top w:val="double" w:sz="6" w:space="0" w:color="auto"/>
              <w:right w:val="single" w:sz="4" w:space="0" w:color="auto"/>
            </w:tcBorders>
          </w:tcPr>
          <w:p w:rsidR="00AF3909" w:rsidRDefault="00541C77" w:rsidP="005506DF">
            <w:pPr>
              <w:pStyle w:val="TableCell"/>
            </w:pPr>
            <w:r>
              <w:t>Configure Glitch Arm Source</w:t>
            </w:r>
          </w:p>
        </w:tc>
      </w:tr>
    </w:tbl>
    <w:p w:rsidR="00407E19" w:rsidRDefault="00407E19" w:rsidP="00407E19">
      <w:pPr>
        <w:pStyle w:val="AttrFuncSubheading"/>
      </w:pPr>
      <w:r>
        <w:t>COM Property Name</w:t>
      </w:r>
    </w:p>
    <w:p w:rsidR="00407E19" w:rsidRDefault="00407E19" w:rsidP="00407E19">
      <w:pPr>
        <w:pStyle w:val="Code1"/>
        <w:rPr>
          <w:color w:val="000000"/>
        </w:rPr>
      </w:pPr>
      <w:r>
        <w:rPr>
          <w:color w:val="000000"/>
        </w:rPr>
        <w:t>Arm.Sources[].Glitch.Polarity</w:t>
      </w:r>
    </w:p>
    <w:p w:rsidR="00407E19" w:rsidRDefault="00407E19" w:rsidP="00407E19">
      <w:pPr>
        <w:pStyle w:val="AttrFuncSubheading"/>
      </w:pPr>
      <w:r>
        <w:t>COM Enumeration Name</w:t>
      </w:r>
    </w:p>
    <w:p w:rsidR="00407E19" w:rsidRDefault="00407E19" w:rsidP="00407E19">
      <w:pPr>
        <w:pStyle w:val="Code1"/>
        <w:rPr>
          <w:color w:val="000000"/>
        </w:rPr>
      </w:pPr>
      <w:r>
        <w:rPr>
          <w:color w:val="000000"/>
        </w:rPr>
        <w:t>GlitchPolarity</w:t>
      </w:r>
    </w:p>
    <w:p w:rsidR="00AF3909" w:rsidRDefault="00AF3909" w:rsidP="00AF3909">
      <w:pPr>
        <w:pStyle w:val="AttrFuncSubheading"/>
      </w:pPr>
      <w:r>
        <w:t>COM Property Name</w:t>
      </w:r>
    </w:p>
    <w:p w:rsidR="00AF3909" w:rsidRDefault="00AF3909" w:rsidP="00AF3909">
      <w:pPr>
        <w:pStyle w:val="Code1"/>
        <w:rPr>
          <w:color w:val="000000"/>
        </w:rPr>
      </w:pPr>
      <w:r>
        <w:rPr>
          <w:color w:val="000000"/>
        </w:rPr>
        <w:t>Arm.Sources.Item().Glitch.Polarity</w:t>
      </w:r>
    </w:p>
    <w:p w:rsidR="00AF3909" w:rsidRDefault="00AF3909" w:rsidP="00AF3909">
      <w:pPr>
        <w:pStyle w:val="AttrFuncSubheading"/>
      </w:pPr>
      <w:r>
        <w:t>COM Enumeration Name</w:t>
      </w:r>
    </w:p>
    <w:p w:rsidR="00AF3909" w:rsidRDefault="00AF3909" w:rsidP="00AF3909">
      <w:pPr>
        <w:pStyle w:val="Code1"/>
        <w:rPr>
          <w:color w:val="000000"/>
        </w:rPr>
      </w:pPr>
      <w:r>
        <w:rPr>
          <w:color w:val="000000"/>
        </w:rPr>
        <w:t>IviDigitizerGlitchPolarityEnum</w:t>
      </w:r>
    </w:p>
    <w:p w:rsidR="00AF3909" w:rsidRDefault="00AF3909" w:rsidP="00AF3909">
      <w:pPr>
        <w:pStyle w:val="AttrFuncSubheading"/>
      </w:pPr>
      <w:r>
        <w:t>C Constant Name</w:t>
      </w:r>
    </w:p>
    <w:p w:rsidR="00AF3909" w:rsidRDefault="00AF3909" w:rsidP="00AF3909">
      <w:pPr>
        <w:pStyle w:val="Code1"/>
        <w:rPr>
          <w:color w:val="000000"/>
        </w:rPr>
      </w:pPr>
      <w:r>
        <w:rPr>
          <w:color w:val="000000"/>
        </w:rPr>
        <w:t>IVIDIGITIZER_ATTR_GLITCH_ARM_POLARITY</w:t>
      </w:r>
    </w:p>
    <w:p w:rsidR="00AF3909" w:rsidRDefault="00AF3909" w:rsidP="00AF3909">
      <w:pPr>
        <w:pStyle w:val="AttrFuncSubheading"/>
      </w:pPr>
      <w:r>
        <w:t>Description</w:t>
      </w:r>
    </w:p>
    <w:p w:rsidR="00AF3909" w:rsidRDefault="00AF3909" w:rsidP="00AF3909">
      <w:pPr>
        <w:pStyle w:val="Body1"/>
        <w:rPr>
          <w:color w:val="000000"/>
        </w:rPr>
      </w:pPr>
      <w:r>
        <w:rPr>
          <w:color w:val="000000"/>
        </w:rPr>
        <w:t>Specifies the polarity of the glitch that arms the digitizer.</w:t>
      </w:r>
    </w:p>
    <w:p w:rsidR="00AF3909" w:rsidRDefault="00AF3909" w:rsidP="00AF3909">
      <w:pPr>
        <w:pStyle w:val="AttrFuncSubheading"/>
      </w:pPr>
      <w:r>
        <w:t>Defined Values</w:t>
      </w:r>
    </w:p>
    <w:tbl>
      <w:tblPr>
        <w:tblW w:w="0" w:type="auto"/>
        <w:tblInd w:w="828" w:type="dxa"/>
        <w:tblLayout w:type="fixed"/>
        <w:tblLook w:val="0000"/>
      </w:tblPr>
      <w:tblGrid>
        <w:gridCol w:w="1620"/>
        <w:gridCol w:w="360"/>
        <w:gridCol w:w="1170"/>
        <w:gridCol w:w="5490"/>
      </w:tblGrid>
      <w:tr w:rsidR="00AF3909" w:rsidTr="005506DF">
        <w:trPr>
          <w:cantSplit/>
        </w:trPr>
        <w:tc>
          <w:tcPr>
            <w:tcW w:w="1620" w:type="dxa"/>
            <w:vMerge w:val="restart"/>
            <w:tcBorders>
              <w:top w:val="single" w:sz="4" w:space="0" w:color="auto"/>
              <w:left w:val="single" w:sz="6" w:space="0" w:color="auto"/>
              <w:right w:val="single" w:sz="6" w:space="0" w:color="auto"/>
            </w:tcBorders>
            <w:shd w:val="clear" w:color="auto" w:fill="C0C0C0"/>
          </w:tcPr>
          <w:p w:rsidR="00AF3909" w:rsidRDefault="00AF3909" w:rsidP="005506DF">
            <w:pPr>
              <w:pStyle w:val="TableHead"/>
              <w:jc w:val="left"/>
              <w:rPr>
                <w:i/>
              </w:rPr>
            </w:pPr>
            <w:r>
              <w:rPr>
                <w:i/>
              </w:rPr>
              <w:t>Name</w:t>
            </w:r>
          </w:p>
        </w:tc>
        <w:tc>
          <w:tcPr>
            <w:tcW w:w="7020" w:type="dxa"/>
            <w:gridSpan w:val="3"/>
            <w:tcBorders>
              <w:top w:val="single" w:sz="4" w:space="0" w:color="auto"/>
              <w:left w:val="single" w:sz="6" w:space="0" w:color="auto"/>
              <w:bottom w:val="single" w:sz="4" w:space="0" w:color="auto"/>
              <w:right w:val="single" w:sz="6" w:space="0" w:color="auto"/>
            </w:tcBorders>
            <w:shd w:val="clear" w:color="auto" w:fill="C0C0C0"/>
          </w:tcPr>
          <w:p w:rsidR="00AF3909" w:rsidRDefault="00AF3909" w:rsidP="005506DF">
            <w:pPr>
              <w:pStyle w:val="TableHead"/>
              <w:jc w:val="left"/>
              <w:rPr>
                <w:i/>
              </w:rPr>
            </w:pPr>
            <w:r>
              <w:rPr>
                <w:i/>
              </w:rPr>
              <w:t>Description</w:t>
            </w:r>
          </w:p>
        </w:tc>
      </w:tr>
      <w:tr w:rsidR="00AF3909" w:rsidTr="005506DF">
        <w:trPr>
          <w:cantSplit/>
        </w:trPr>
        <w:tc>
          <w:tcPr>
            <w:tcW w:w="1620" w:type="dxa"/>
            <w:vMerge/>
            <w:tcBorders>
              <w:left w:val="single" w:sz="6" w:space="0" w:color="auto"/>
              <w:bottom w:val="double" w:sz="6" w:space="0" w:color="auto"/>
              <w:right w:val="single" w:sz="6" w:space="0" w:color="auto"/>
            </w:tcBorders>
            <w:shd w:val="clear" w:color="auto" w:fill="C0C0C0"/>
          </w:tcPr>
          <w:p w:rsidR="00AF3909" w:rsidRDefault="00AF3909" w:rsidP="005506DF">
            <w:pPr>
              <w:pStyle w:val="TableHead"/>
              <w:jc w:val="left"/>
              <w:rPr>
                <w:i/>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AF3909" w:rsidRDefault="00AF3909" w:rsidP="005506DF">
            <w:pPr>
              <w:pStyle w:val="TableHead"/>
              <w:jc w:val="left"/>
              <w:rPr>
                <w:i/>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AF3909" w:rsidRDefault="00AF3909" w:rsidP="005506DF">
            <w:pPr>
              <w:pStyle w:val="TableHead"/>
              <w:jc w:val="left"/>
              <w:rPr>
                <w:i/>
              </w:rPr>
            </w:pPr>
            <w:r>
              <w:rPr>
                <w:i/>
              </w:rPr>
              <w:t>Language</w:t>
            </w:r>
          </w:p>
        </w:tc>
        <w:tc>
          <w:tcPr>
            <w:tcW w:w="5490" w:type="dxa"/>
            <w:tcBorders>
              <w:top w:val="single" w:sz="4" w:space="0" w:color="auto"/>
              <w:left w:val="single" w:sz="6" w:space="0" w:color="auto"/>
              <w:bottom w:val="double" w:sz="6" w:space="0" w:color="auto"/>
              <w:right w:val="single" w:sz="6" w:space="0" w:color="auto"/>
            </w:tcBorders>
            <w:shd w:val="clear" w:color="auto" w:fill="C0C0C0"/>
          </w:tcPr>
          <w:p w:rsidR="00AF3909" w:rsidRDefault="00AF3909" w:rsidP="005506DF">
            <w:pPr>
              <w:pStyle w:val="TableHead"/>
              <w:jc w:val="left"/>
              <w:rPr>
                <w:i/>
              </w:rPr>
            </w:pPr>
            <w:r>
              <w:rPr>
                <w:i/>
              </w:rPr>
              <w:t>Identifier</w:t>
            </w:r>
          </w:p>
        </w:tc>
      </w:tr>
      <w:tr w:rsidR="00AF3909" w:rsidTr="005506DF">
        <w:trPr>
          <w:cantSplit/>
        </w:trPr>
        <w:tc>
          <w:tcPr>
            <w:tcW w:w="1620" w:type="dxa"/>
            <w:vMerge w:val="restart"/>
            <w:tcBorders>
              <w:top w:val="double" w:sz="6" w:space="0" w:color="auto"/>
              <w:left w:val="single" w:sz="6" w:space="0" w:color="auto"/>
              <w:right w:val="single" w:sz="6" w:space="0" w:color="auto"/>
            </w:tcBorders>
          </w:tcPr>
          <w:p w:rsidR="00AF3909" w:rsidRDefault="00AF3909" w:rsidP="005506DF">
            <w:pPr>
              <w:pStyle w:val="TableCell"/>
            </w:pPr>
            <w:r>
              <w:t>Glitch Positive</w:t>
            </w:r>
          </w:p>
        </w:tc>
        <w:tc>
          <w:tcPr>
            <w:tcW w:w="7020" w:type="dxa"/>
            <w:gridSpan w:val="3"/>
            <w:tcBorders>
              <w:top w:val="double" w:sz="6" w:space="0" w:color="auto"/>
              <w:left w:val="single" w:sz="6" w:space="0" w:color="auto"/>
              <w:bottom w:val="single" w:sz="4" w:space="0" w:color="auto"/>
              <w:right w:val="single" w:sz="6" w:space="0" w:color="auto"/>
            </w:tcBorders>
          </w:tcPr>
          <w:p w:rsidR="00AF3909" w:rsidRDefault="00AF3909" w:rsidP="00AF3909">
            <w:pPr>
              <w:pStyle w:val="TableCell"/>
            </w:pPr>
            <w:r>
              <w:t>The digitizer arms on a positive glitch.</w:t>
            </w:r>
          </w:p>
        </w:tc>
      </w:tr>
      <w:tr w:rsidR="00407E19" w:rsidTr="005506DF">
        <w:trPr>
          <w:cantSplit/>
        </w:trPr>
        <w:tc>
          <w:tcPr>
            <w:tcW w:w="1620" w:type="dxa"/>
            <w:vMerge/>
            <w:tcBorders>
              <w:left w:val="single" w:sz="6" w:space="0" w:color="auto"/>
              <w:right w:val="single" w:sz="6" w:space="0" w:color="auto"/>
            </w:tcBorders>
          </w:tcPr>
          <w:p w:rsidR="00407E19" w:rsidRDefault="00407E19" w:rsidP="005506DF">
            <w:pPr>
              <w:rPr>
                <w:color w:val="000000"/>
              </w:rPr>
            </w:pPr>
          </w:p>
        </w:tc>
        <w:tc>
          <w:tcPr>
            <w:tcW w:w="360" w:type="dxa"/>
            <w:vMerge w:val="restart"/>
            <w:tcBorders>
              <w:top w:val="single" w:sz="4" w:space="0" w:color="auto"/>
              <w:left w:val="single" w:sz="6" w:space="0" w:color="auto"/>
              <w:right w:val="single" w:sz="6" w:space="0" w:color="auto"/>
            </w:tcBorders>
          </w:tcPr>
          <w:p w:rsidR="00407E19" w:rsidRDefault="00407E19"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
            </w:pPr>
            <w:r>
              <w:t>.NET</w:t>
            </w:r>
          </w:p>
        </w:tc>
        <w:tc>
          <w:tcPr>
            <w:tcW w:w="549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CourierNew"/>
            </w:pPr>
            <w:r>
              <w:t>GlitchPolarity.Positive</w:t>
            </w:r>
          </w:p>
        </w:tc>
      </w:tr>
      <w:tr w:rsidR="00407E19" w:rsidTr="00566F40">
        <w:trPr>
          <w:cantSplit/>
        </w:trPr>
        <w:tc>
          <w:tcPr>
            <w:tcW w:w="1620" w:type="dxa"/>
            <w:vMerge/>
            <w:tcBorders>
              <w:left w:val="single" w:sz="6" w:space="0" w:color="auto"/>
              <w:right w:val="single" w:sz="6" w:space="0" w:color="auto"/>
            </w:tcBorders>
          </w:tcPr>
          <w:p w:rsidR="00407E19" w:rsidRDefault="00407E19" w:rsidP="005506DF">
            <w:pPr>
              <w:rPr>
                <w:color w:val="000000"/>
              </w:rPr>
            </w:pPr>
          </w:p>
        </w:tc>
        <w:tc>
          <w:tcPr>
            <w:tcW w:w="360" w:type="dxa"/>
            <w:vMerge/>
            <w:tcBorders>
              <w:left w:val="single" w:sz="6" w:space="0" w:color="auto"/>
              <w:right w:val="single" w:sz="6" w:space="0" w:color="auto"/>
            </w:tcBorders>
          </w:tcPr>
          <w:p w:rsidR="00407E19" w:rsidRDefault="00407E19"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
            </w:pPr>
            <w:r>
              <w:t>C</w:t>
            </w:r>
          </w:p>
        </w:tc>
        <w:tc>
          <w:tcPr>
            <w:tcW w:w="549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CourierNew"/>
            </w:pPr>
            <w:r>
              <w:t>IVIDIGITIZER_VAL_GLITCH_POSITIVE</w:t>
            </w:r>
          </w:p>
        </w:tc>
      </w:tr>
      <w:tr w:rsidR="00407E19" w:rsidTr="005506DF">
        <w:trPr>
          <w:cantSplit/>
        </w:trPr>
        <w:tc>
          <w:tcPr>
            <w:tcW w:w="1620" w:type="dxa"/>
            <w:vMerge/>
            <w:tcBorders>
              <w:left w:val="single" w:sz="6" w:space="0" w:color="auto"/>
              <w:right w:val="single" w:sz="6" w:space="0" w:color="auto"/>
            </w:tcBorders>
          </w:tcPr>
          <w:p w:rsidR="00407E19" w:rsidRDefault="00407E19" w:rsidP="005506DF">
            <w:pPr>
              <w:rPr>
                <w:color w:val="000000"/>
              </w:rPr>
            </w:pPr>
          </w:p>
        </w:tc>
        <w:tc>
          <w:tcPr>
            <w:tcW w:w="360" w:type="dxa"/>
            <w:vMerge/>
            <w:tcBorders>
              <w:left w:val="single" w:sz="6" w:space="0" w:color="auto"/>
              <w:bottom w:val="single" w:sz="6" w:space="0" w:color="auto"/>
              <w:right w:val="single" w:sz="6" w:space="0" w:color="auto"/>
            </w:tcBorders>
          </w:tcPr>
          <w:p w:rsidR="00407E19" w:rsidRDefault="00407E19"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
            </w:pPr>
            <w:r>
              <w:t>COM</w:t>
            </w:r>
          </w:p>
        </w:tc>
        <w:tc>
          <w:tcPr>
            <w:tcW w:w="549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CourierNew"/>
            </w:pPr>
            <w:r>
              <w:t>IviDigitizerGlitchPolarityPositive</w:t>
            </w:r>
          </w:p>
        </w:tc>
      </w:tr>
      <w:tr w:rsidR="00AF3909" w:rsidTr="005506DF">
        <w:trPr>
          <w:cantSplit/>
        </w:trPr>
        <w:tc>
          <w:tcPr>
            <w:tcW w:w="1620" w:type="dxa"/>
            <w:vMerge w:val="restart"/>
            <w:tcBorders>
              <w:top w:val="single" w:sz="6" w:space="0" w:color="auto"/>
              <w:left w:val="single" w:sz="6" w:space="0" w:color="auto"/>
              <w:right w:val="single" w:sz="6" w:space="0" w:color="auto"/>
            </w:tcBorders>
          </w:tcPr>
          <w:p w:rsidR="00AF3909" w:rsidRDefault="00AF3909" w:rsidP="005506DF">
            <w:pPr>
              <w:pStyle w:val="TableCell"/>
            </w:pPr>
            <w:r>
              <w:t>Glitch Negative</w:t>
            </w:r>
          </w:p>
        </w:tc>
        <w:tc>
          <w:tcPr>
            <w:tcW w:w="7020" w:type="dxa"/>
            <w:gridSpan w:val="3"/>
            <w:tcBorders>
              <w:top w:val="single" w:sz="6" w:space="0" w:color="auto"/>
              <w:left w:val="single" w:sz="6" w:space="0" w:color="auto"/>
              <w:bottom w:val="single" w:sz="4" w:space="0" w:color="auto"/>
              <w:right w:val="single" w:sz="6" w:space="0" w:color="auto"/>
            </w:tcBorders>
          </w:tcPr>
          <w:p w:rsidR="00AF3909" w:rsidRDefault="00AF3909" w:rsidP="00AF3909">
            <w:pPr>
              <w:pStyle w:val="TableCell"/>
            </w:pPr>
            <w:r>
              <w:t>The digitizer arms on a negative glitch.</w:t>
            </w:r>
          </w:p>
        </w:tc>
      </w:tr>
      <w:tr w:rsidR="00407E19" w:rsidTr="005506DF">
        <w:trPr>
          <w:cantSplit/>
        </w:trPr>
        <w:tc>
          <w:tcPr>
            <w:tcW w:w="1620" w:type="dxa"/>
            <w:vMerge/>
            <w:tcBorders>
              <w:left w:val="single" w:sz="6" w:space="0" w:color="auto"/>
              <w:right w:val="single" w:sz="6" w:space="0" w:color="auto"/>
            </w:tcBorders>
          </w:tcPr>
          <w:p w:rsidR="00407E19" w:rsidRDefault="00407E19" w:rsidP="005506DF">
            <w:pPr>
              <w:rPr>
                <w:color w:val="000000"/>
              </w:rPr>
            </w:pPr>
          </w:p>
        </w:tc>
        <w:tc>
          <w:tcPr>
            <w:tcW w:w="360" w:type="dxa"/>
            <w:vMerge w:val="restart"/>
            <w:tcBorders>
              <w:top w:val="single" w:sz="4" w:space="0" w:color="auto"/>
              <w:left w:val="single" w:sz="6" w:space="0" w:color="auto"/>
              <w:right w:val="single" w:sz="6" w:space="0" w:color="auto"/>
            </w:tcBorders>
          </w:tcPr>
          <w:p w:rsidR="00407E19" w:rsidRDefault="00407E19"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
            </w:pPr>
            <w:r>
              <w:t>.NET</w:t>
            </w:r>
          </w:p>
        </w:tc>
        <w:tc>
          <w:tcPr>
            <w:tcW w:w="549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CourierNew"/>
            </w:pPr>
            <w:r>
              <w:t>GlitchPolarity.Negative</w:t>
            </w:r>
          </w:p>
        </w:tc>
      </w:tr>
      <w:tr w:rsidR="00407E19" w:rsidTr="00566F40">
        <w:trPr>
          <w:cantSplit/>
        </w:trPr>
        <w:tc>
          <w:tcPr>
            <w:tcW w:w="1620" w:type="dxa"/>
            <w:vMerge/>
            <w:tcBorders>
              <w:left w:val="single" w:sz="6" w:space="0" w:color="auto"/>
              <w:right w:val="single" w:sz="6" w:space="0" w:color="auto"/>
            </w:tcBorders>
          </w:tcPr>
          <w:p w:rsidR="00407E19" w:rsidRDefault="00407E19" w:rsidP="005506DF">
            <w:pPr>
              <w:rPr>
                <w:color w:val="000000"/>
              </w:rPr>
            </w:pPr>
          </w:p>
        </w:tc>
        <w:tc>
          <w:tcPr>
            <w:tcW w:w="360" w:type="dxa"/>
            <w:vMerge/>
            <w:tcBorders>
              <w:left w:val="single" w:sz="6" w:space="0" w:color="auto"/>
              <w:right w:val="single" w:sz="6" w:space="0" w:color="auto"/>
            </w:tcBorders>
          </w:tcPr>
          <w:p w:rsidR="00407E19" w:rsidRDefault="00407E19"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
            </w:pPr>
            <w:r>
              <w:t>C</w:t>
            </w:r>
          </w:p>
        </w:tc>
        <w:tc>
          <w:tcPr>
            <w:tcW w:w="549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CourierNew"/>
            </w:pPr>
            <w:r>
              <w:t>IVIDIGITIZER_VAL_GLITCH_NEGATIVE</w:t>
            </w:r>
          </w:p>
        </w:tc>
      </w:tr>
      <w:tr w:rsidR="00407E19" w:rsidTr="005506DF">
        <w:trPr>
          <w:cantSplit/>
        </w:trPr>
        <w:tc>
          <w:tcPr>
            <w:tcW w:w="1620" w:type="dxa"/>
            <w:vMerge/>
            <w:tcBorders>
              <w:left w:val="single" w:sz="6" w:space="0" w:color="auto"/>
              <w:bottom w:val="single" w:sz="6" w:space="0" w:color="auto"/>
              <w:right w:val="single" w:sz="6" w:space="0" w:color="auto"/>
            </w:tcBorders>
          </w:tcPr>
          <w:p w:rsidR="00407E19" w:rsidRDefault="00407E19" w:rsidP="005506DF">
            <w:pPr>
              <w:rPr>
                <w:color w:val="000000"/>
              </w:rPr>
            </w:pPr>
          </w:p>
        </w:tc>
        <w:tc>
          <w:tcPr>
            <w:tcW w:w="360" w:type="dxa"/>
            <w:vMerge/>
            <w:tcBorders>
              <w:left w:val="single" w:sz="6" w:space="0" w:color="auto"/>
              <w:bottom w:val="single" w:sz="6" w:space="0" w:color="auto"/>
              <w:right w:val="single" w:sz="6" w:space="0" w:color="auto"/>
            </w:tcBorders>
          </w:tcPr>
          <w:p w:rsidR="00407E19" w:rsidRDefault="00407E19"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
            </w:pPr>
            <w:r>
              <w:t>COM</w:t>
            </w:r>
          </w:p>
        </w:tc>
        <w:tc>
          <w:tcPr>
            <w:tcW w:w="549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CourierNew"/>
            </w:pPr>
            <w:r>
              <w:t>IviDigitizerGlitchPolarityNegative</w:t>
            </w:r>
          </w:p>
        </w:tc>
      </w:tr>
      <w:tr w:rsidR="00407E19" w:rsidTr="005506DF">
        <w:trPr>
          <w:cantSplit/>
        </w:trPr>
        <w:tc>
          <w:tcPr>
            <w:tcW w:w="1620" w:type="dxa"/>
            <w:vMerge w:val="restart"/>
            <w:tcBorders>
              <w:top w:val="single" w:sz="6" w:space="0" w:color="auto"/>
              <w:left w:val="single" w:sz="6" w:space="0" w:color="auto"/>
              <w:right w:val="single" w:sz="6" w:space="0" w:color="auto"/>
            </w:tcBorders>
          </w:tcPr>
          <w:p w:rsidR="00407E19" w:rsidRDefault="00407E19" w:rsidP="005506DF">
            <w:pPr>
              <w:pStyle w:val="TableCell"/>
            </w:pPr>
            <w:r>
              <w:t>Glitch Either</w:t>
            </w:r>
          </w:p>
        </w:tc>
        <w:tc>
          <w:tcPr>
            <w:tcW w:w="7020" w:type="dxa"/>
            <w:gridSpan w:val="3"/>
            <w:tcBorders>
              <w:top w:val="single" w:sz="6" w:space="0" w:color="auto"/>
              <w:left w:val="single" w:sz="6" w:space="0" w:color="auto"/>
              <w:bottom w:val="single" w:sz="4" w:space="0" w:color="auto"/>
              <w:right w:val="single" w:sz="6" w:space="0" w:color="auto"/>
            </w:tcBorders>
          </w:tcPr>
          <w:p w:rsidR="00407E19" w:rsidRDefault="00407E19" w:rsidP="00AF3909">
            <w:pPr>
              <w:pStyle w:val="TableCell"/>
            </w:pPr>
            <w:r>
              <w:t>The digitizer arms on either a positive or negative glitch.</w:t>
            </w:r>
          </w:p>
        </w:tc>
      </w:tr>
      <w:tr w:rsidR="00407E19" w:rsidTr="005506DF">
        <w:trPr>
          <w:cantSplit/>
        </w:trPr>
        <w:tc>
          <w:tcPr>
            <w:tcW w:w="1620" w:type="dxa"/>
            <w:vMerge/>
            <w:tcBorders>
              <w:left w:val="single" w:sz="6" w:space="0" w:color="auto"/>
              <w:right w:val="single" w:sz="6" w:space="0" w:color="auto"/>
            </w:tcBorders>
          </w:tcPr>
          <w:p w:rsidR="00407E19" w:rsidRDefault="00407E19" w:rsidP="005506DF">
            <w:pPr>
              <w:rPr>
                <w:color w:val="000000"/>
              </w:rPr>
            </w:pPr>
          </w:p>
        </w:tc>
        <w:tc>
          <w:tcPr>
            <w:tcW w:w="360" w:type="dxa"/>
            <w:vMerge w:val="restart"/>
            <w:tcBorders>
              <w:top w:val="single" w:sz="4" w:space="0" w:color="auto"/>
              <w:left w:val="single" w:sz="6" w:space="0" w:color="auto"/>
              <w:right w:val="single" w:sz="6" w:space="0" w:color="auto"/>
            </w:tcBorders>
          </w:tcPr>
          <w:p w:rsidR="00407E19" w:rsidRDefault="00407E19" w:rsidP="005506DF">
            <w:pPr>
              <w:rPr>
                <w:color w:val="000000"/>
              </w:rPr>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5506DF">
            <w:pPr>
              <w:pStyle w:val="TableCell"/>
            </w:pPr>
            <w:r>
              <w:t>.NET</w:t>
            </w:r>
          </w:p>
        </w:tc>
        <w:tc>
          <w:tcPr>
            <w:tcW w:w="5490" w:type="dxa"/>
            <w:tcBorders>
              <w:top w:val="single" w:sz="4" w:space="0" w:color="auto"/>
              <w:left w:val="single" w:sz="6" w:space="0" w:color="auto"/>
              <w:bottom w:val="single" w:sz="4" w:space="0" w:color="auto"/>
              <w:right w:val="single" w:sz="6" w:space="0" w:color="auto"/>
            </w:tcBorders>
          </w:tcPr>
          <w:p w:rsidR="00407E19" w:rsidRDefault="00407E19" w:rsidP="005506DF">
            <w:pPr>
              <w:pStyle w:val="TableCellCourierNew"/>
            </w:pPr>
            <w:r>
              <w:t>GlitchPolarity.Either</w:t>
            </w:r>
          </w:p>
        </w:tc>
      </w:tr>
      <w:tr w:rsidR="00407E19" w:rsidTr="00566F40">
        <w:trPr>
          <w:cantSplit/>
        </w:trPr>
        <w:tc>
          <w:tcPr>
            <w:tcW w:w="1620" w:type="dxa"/>
            <w:vMerge/>
            <w:tcBorders>
              <w:left w:val="single" w:sz="6" w:space="0" w:color="auto"/>
              <w:right w:val="single" w:sz="6" w:space="0" w:color="auto"/>
            </w:tcBorders>
          </w:tcPr>
          <w:p w:rsidR="00407E19" w:rsidRDefault="00407E19" w:rsidP="005506DF">
            <w:pPr>
              <w:rPr>
                <w:color w:val="000000"/>
              </w:rPr>
            </w:pPr>
          </w:p>
        </w:tc>
        <w:tc>
          <w:tcPr>
            <w:tcW w:w="360" w:type="dxa"/>
            <w:vMerge/>
            <w:tcBorders>
              <w:left w:val="single" w:sz="6" w:space="0" w:color="auto"/>
              <w:right w:val="single" w:sz="6" w:space="0" w:color="auto"/>
            </w:tcBorders>
          </w:tcPr>
          <w:p w:rsidR="00407E19" w:rsidRDefault="00407E19" w:rsidP="005506DF">
            <w:pPr>
              <w:rPr>
                <w:color w:val="000000"/>
              </w:rPr>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5506DF">
            <w:pPr>
              <w:pStyle w:val="TableCell"/>
            </w:pPr>
            <w:r>
              <w:t>C</w:t>
            </w:r>
          </w:p>
        </w:tc>
        <w:tc>
          <w:tcPr>
            <w:tcW w:w="5490" w:type="dxa"/>
            <w:tcBorders>
              <w:top w:val="single" w:sz="4" w:space="0" w:color="auto"/>
              <w:left w:val="single" w:sz="6" w:space="0" w:color="auto"/>
              <w:bottom w:val="single" w:sz="4" w:space="0" w:color="auto"/>
              <w:right w:val="single" w:sz="6" w:space="0" w:color="auto"/>
            </w:tcBorders>
          </w:tcPr>
          <w:p w:rsidR="00407E19" w:rsidRDefault="00407E19" w:rsidP="005506DF">
            <w:pPr>
              <w:pStyle w:val="TableCellCourierNew"/>
            </w:pPr>
            <w:r>
              <w:t>IVIDIGITIZER_VAL_GLITCH_EITHER</w:t>
            </w:r>
          </w:p>
        </w:tc>
      </w:tr>
      <w:tr w:rsidR="00407E19" w:rsidTr="005506DF">
        <w:trPr>
          <w:cantSplit/>
        </w:trPr>
        <w:tc>
          <w:tcPr>
            <w:tcW w:w="1620" w:type="dxa"/>
            <w:vMerge/>
            <w:tcBorders>
              <w:left w:val="single" w:sz="6" w:space="0" w:color="auto"/>
              <w:bottom w:val="single" w:sz="6" w:space="0" w:color="auto"/>
              <w:right w:val="single" w:sz="6" w:space="0" w:color="auto"/>
            </w:tcBorders>
          </w:tcPr>
          <w:p w:rsidR="00407E19" w:rsidRDefault="00407E19" w:rsidP="005506DF">
            <w:pPr>
              <w:rPr>
                <w:color w:val="000000"/>
              </w:rPr>
            </w:pPr>
          </w:p>
        </w:tc>
        <w:tc>
          <w:tcPr>
            <w:tcW w:w="360" w:type="dxa"/>
            <w:vMerge/>
            <w:tcBorders>
              <w:left w:val="single" w:sz="6" w:space="0" w:color="auto"/>
              <w:bottom w:val="single" w:sz="6" w:space="0" w:color="auto"/>
              <w:right w:val="single" w:sz="6" w:space="0" w:color="auto"/>
            </w:tcBorders>
          </w:tcPr>
          <w:p w:rsidR="00407E19" w:rsidRDefault="00407E19"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
            </w:pPr>
            <w:r>
              <w:t>COM</w:t>
            </w:r>
          </w:p>
        </w:tc>
        <w:tc>
          <w:tcPr>
            <w:tcW w:w="549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CourierNew"/>
            </w:pPr>
            <w:r>
              <w:t>IviDigitizerGlitchPolarityEither</w:t>
            </w:r>
          </w:p>
        </w:tc>
      </w:tr>
    </w:tbl>
    <w:p w:rsidR="00407E19" w:rsidRPr="00F7116C" w:rsidRDefault="00407E19" w:rsidP="00407E19">
      <w:pPr>
        <w:pStyle w:val="AttrFuncSubheading"/>
        <w:rPr>
          <w:color w:val="auto"/>
        </w:rPr>
      </w:pPr>
      <w:r w:rsidRPr="00F7116C">
        <w:rPr>
          <w:color w:val="auto"/>
        </w:rPr>
        <w:lastRenderedPageBreak/>
        <w:t>.NET Exceptions</w:t>
      </w:r>
    </w:p>
    <w:p w:rsidR="00AF3909" w:rsidRDefault="00407E19" w:rsidP="00407E19">
      <w:pPr>
        <w:pStyle w:val="IVIBody"/>
        <w:rPr>
          <w:color w:val="000000"/>
        </w:rPr>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59259F" w:rsidRDefault="0059259F" w:rsidP="0059259F">
      <w:pPr>
        <w:pStyle w:val="Body1"/>
        <w:rPr>
          <w:sz w:val="12"/>
          <w:szCs w:val="12"/>
        </w:rPr>
      </w:pPr>
      <w:r>
        <w:br w:type="page"/>
      </w:r>
    </w:p>
    <w:p w:rsidR="0059259F" w:rsidRDefault="0059259F" w:rsidP="0059259F">
      <w:pPr>
        <w:pStyle w:val="Heading3"/>
      </w:pPr>
      <w:bookmarkStart w:id="881" w:name="_Toc304583787"/>
      <w:bookmarkStart w:id="882" w:name="_Toc306374638"/>
      <w:r>
        <w:t>Glitch Arm Width</w:t>
      </w:r>
      <w:bookmarkEnd w:id="881"/>
      <w:bookmarkEnd w:id="882"/>
    </w:p>
    <w:p w:rsidR="0059259F" w:rsidRDefault="0059259F" w:rsidP="0059259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626"/>
        <w:gridCol w:w="990"/>
        <w:gridCol w:w="1350"/>
        <w:gridCol w:w="1260"/>
        <w:gridCol w:w="3134"/>
      </w:tblGrid>
      <w:tr w:rsidR="0059259F" w:rsidTr="00F24ED1">
        <w:trPr>
          <w:cantSplit/>
          <w:tblHeader/>
        </w:trPr>
        <w:tc>
          <w:tcPr>
            <w:tcW w:w="2626" w:type="dxa"/>
            <w:tcBorders>
              <w:top w:val="single" w:sz="4" w:space="0" w:color="auto"/>
              <w:left w:val="single" w:sz="4" w:space="0" w:color="auto"/>
              <w:bottom w:val="double" w:sz="6" w:space="0" w:color="auto"/>
            </w:tcBorders>
          </w:tcPr>
          <w:p w:rsidR="0059259F" w:rsidRDefault="0059259F" w:rsidP="001D305A">
            <w:pPr>
              <w:pStyle w:val="TableHead"/>
            </w:pPr>
            <w:r>
              <w:t>Data Type</w:t>
            </w:r>
          </w:p>
        </w:tc>
        <w:tc>
          <w:tcPr>
            <w:tcW w:w="990" w:type="dxa"/>
            <w:tcBorders>
              <w:top w:val="single" w:sz="4" w:space="0" w:color="auto"/>
              <w:bottom w:val="double" w:sz="6" w:space="0" w:color="auto"/>
            </w:tcBorders>
          </w:tcPr>
          <w:p w:rsidR="0059259F" w:rsidRDefault="0059259F" w:rsidP="001D305A">
            <w:pPr>
              <w:pStyle w:val="TableHead"/>
            </w:pPr>
            <w:r>
              <w:t>Access</w:t>
            </w:r>
          </w:p>
        </w:tc>
        <w:tc>
          <w:tcPr>
            <w:tcW w:w="1350" w:type="dxa"/>
            <w:tcBorders>
              <w:top w:val="single" w:sz="4" w:space="0" w:color="auto"/>
              <w:bottom w:val="double" w:sz="6" w:space="0" w:color="auto"/>
            </w:tcBorders>
          </w:tcPr>
          <w:p w:rsidR="0059259F" w:rsidRDefault="0059259F" w:rsidP="001D305A">
            <w:pPr>
              <w:pStyle w:val="TableHead"/>
            </w:pPr>
            <w:r>
              <w:t>Applies To</w:t>
            </w:r>
          </w:p>
        </w:tc>
        <w:tc>
          <w:tcPr>
            <w:tcW w:w="1260" w:type="dxa"/>
            <w:tcBorders>
              <w:top w:val="single" w:sz="4" w:space="0" w:color="auto"/>
              <w:bottom w:val="double" w:sz="6" w:space="0" w:color="auto"/>
            </w:tcBorders>
          </w:tcPr>
          <w:p w:rsidR="0059259F" w:rsidRDefault="0059259F" w:rsidP="001D305A">
            <w:pPr>
              <w:pStyle w:val="TableHead"/>
            </w:pPr>
            <w:r>
              <w:t>Coercion</w:t>
            </w:r>
          </w:p>
        </w:tc>
        <w:tc>
          <w:tcPr>
            <w:tcW w:w="3134" w:type="dxa"/>
            <w:tcBorders>
              <w:top w:val="single" w:sz="4" w:space="0" w:color="auto"/>
              <w:bottom w:val="double" w:sz="6" w:space="0" w:color="auto"/>
              <w:right w:val="single" w:sz="6" w:space="0" w:color="auto"/>
            </w:tcBorders>
          </w:tcPr>
          <w:p w:rsidR="0059259F" w:rsidRDefault="0059259F" w:rsidP="001D305A">
            <w:pPr>
              <w:pStyle w:val="TableHead"/>
            </w:pPr>
            <w:r>
              <w:t>High Level Functions</w:t>
            </w:r>
          </w:p>
        </w:tc>
      </w:tr>
      <w:tr w:rsidR="0059259F" w:rsidTr="00F24ED1">
        <w:tblPrEx>
          <w:tblBorders>
            <w:top w:val="single" w:sz="6" w:space="0" w:color="auto"/>
            <w:left w:val="single" w:sz="6" w:space="0" w:color="auto"/>
            <w:bottom w:val="single" w:sz="6" w:space="0" w:color="auto"/>
            <w:right w:val="single" w:sz="6" w:space="0" w:color="auto"/>
          </w:tblBorders>
        </w:tblPrEx>
        <w:trPr>
          <w:cantSplit/>
        </w:trPr>
        <w:tc>
          <w:tcPr>
            <w:tcW w:w="2626" w:type="dxa"/>
            <w:tcBorders>
              <w:top w:val="double" w:sz="6" w:space="0" w:color="auto"/>
            </w:tcBorders>
          </w:tcPr>
          <w:p w:rsidR="0059259F" w:rsidRDefault="0059259F" w:rsidP="001D305A">
            <w:pPr>
              <w:pStyle w:val="TableCellCourierNew"/>
            </w:pPr>
            <w:r>
              <w:t>ViReal64</w:t>
            </w:r>
            <w:r w:rsidR="00F24ED1">
              <w:t xml:space="preserve"> (C/COM)</w:t>
            </w:r>
          </w:p>
          <w:p w:rsidR="00F24ED1" w:rsidRDefault="00F24ED1" w:rsidP="001D305A">
            <w:pPr>
              <w:pStyle w:val="TableCellCourierNew"/>
            </w:pPr>
            <w:r>
              <w:t>PrecisionTimeSpan (.NET)</w:t>
            </w:r>
          </w:p>
        </w:tc>
        <w:tc>
          <w:tcPr>
            <w:tcW w:w="990" w:type="dxa"/>
            <w:tcBorders>
              <w:top w:val="double" w:sz="6" w:space="0" w:color="auto"/>
            </w:tcBorders>
          </w:tcPr>
          <w:p w:rsidR="0059259F" w:rsidRDefault="0059259F" w:rsidP="001D305A">
            <w:pPr>
              <w:pStyle w:val="TableCell"/>
            </w:pPr>
            <w:r>
              <w:t>R/W</w:t>
            </w:r>
          </w:p>
        </w:tc>
        <w:tc>
          <w:tcPr>
            <w:tcW w:w="1350" w:type="dxa"/>
            <w:tcBorders>
              <w:top w:val="double" w:sz="6" w:space="0" w:color="auto"/>
            </w:tcBorders>
          </w:tcPr>
          <w:p w:rsidR="0059259F" w:rsidRDefault="00377EBC" w:rsidP="001D305A">
            <w:pPr>
              <w:pStyle w:val="TableCell"/>
            </w:pPr>
            <w:r>
              <w:t>ArmSource</w:t>
            </w:r>
          </w:p>
        </w:tc>
        <w:tc>
          <w:tcPr>
            <w:tcW w:w="1260" w:type="dxa"/>
            <w:tcBorders>
              <w:top w:val="double" w:sz="6" w:space="0" w:color="auto"/>
            </w:tcBorders>
          </w:tcPr>
          <w:p w:rsidR="0059259F" w:rsidRDefault="0059259F" w:rsidP="001D305A">
            <w:pPr>
              <w:pStyle w:val="TableCell"/>
            </w:pPr>
            <w:r>
              <w:t>None</w:t>
            </w:r>
          </w:p>
        </w:tc>
        <w:tc>
          <w:tcPr>
            <w:tcW w:w="3134" w:type="dxa"/>
            <w:tcBorders>
              <w:top w:val="double" w:sz="6" w:space="0" w:color="auto"/>
            </w:tcBorders>
          </w:tcPr>
          <w:p w:rsidR="0059259F" w:rsidRDefault="00541C77" w:rsidP="001D305A">
            <w:pPr>
              <w:pStyle w:val="TableCell"/>
            </w:pPr>
            <w:r>
              <w:t>Configure Glitch Arm Source</w:t>
            </w:r>
          </w:p>
        </w:tc>
      </w:tr>
    </w:tbl>
    <w:p w:rsidR="00407E19" w:rsidRDefault="00407E19" w:rsidP="00407E19">
      <w:pPr>
        <w:pStyle w:val="FunctionHead"/>
      </w:pPr>
      <w:r>
        <w:t>.NET Property Name</w:t>
      </w:r>
    </w:p>
    <w:p w:rsidR="00407E19" w:rsidRDefault="00407E19" w:rsidP="00407E19">
      <w:pPr>
        <w:pStyle w:val="Body1"/>
        <w:rPr>
          <w:rStyle w:val="monospace"/>
        </w:rPr>
      </w:pPr>
      <w:r>
        <w:rPr>
          <w:rStyle w:val="monospace"/>
        </w:rPr>
        <w:t>Arm.Sources[].Glitch.Width</w:t>
      </w:r>
    </w:p>
    <w:p w:rsidR="0059259F" w:rsidRDefault="0059259F" w:rsidP="0059259F">
      <w:pPr>
        <w:pStyle w:val="FunctionHead"/>
      </w:pPr>
      <w:r>
        <w:t>COM Property Name</w:t>
      </w:r>
    </w:p>
    <w:p w:rsidR="0059259F" w:rsidRDefault="009249C0" w:rsidP="0059259F">
      <w:pPr>
        <w:pStyle w:val="Body1"/>
        <w:rPr>
          <w:rStyle w:val="monospace"/>
        </w:rPr>
      </w:pPr>
      <w:r>
        <w:rPr>
          <w:rStyle w:val="monospace"/>
        </w:rPr>
        <w:t>Arm.Sources.Item().</w:t>
      </w:r>
      <w:r w:rsidR="0059259F">
        <w:rPr>
          <w:rStyle w:val="monospace"/>
        </w:rPr>
        <w:t>Glitch.Width</w:t>
      </w:r>
    </w:p>
    <w:p w:rsidR="0059259F" w:rsidRDefault="0059259F" w:rsidP="0059259F">
      <w:pPr>
        <w:pStyle w:val="FunctionHead"/>
      </w:pPr>
      <w:r>
        <w:t>C Constant Name</w:t>
      </w:r>
    </w:p>
    <w:p w:rsidR="0059259F" w:rsidRDefault="0059259F" w:rsidP="0059259F">
      <w:pPr>
        <w:pStyle w:val="Body1"/>
      </w:pPr>
      <w:r>
        <w:rPr>
          <w:rFonts w:ascii="Courier New" w:hAnsi="Courier New" w:cs="Courier New"/>
          <w:sz w:val="18"/>
          <w:szCs w:val="18"/>
        </w:rPr>
        <w:t>IVIDIGITIZER_ATTR_GLITCH_ARM_WIDTH</w:t>
      </w:r>
    </w:p>
    <w:p w:rsidR="0059259F" w:rsidRDefault="0059259F" w:rsidP="0059259F">
      <w:pPr>
        <w:pStyle w:val="FunctionHead"/>
      </w:pPr>
      <w:r>
        <w:t>Description</w:t>
      </w:r>
    </w:p>
    <w:p w:rsidR="0059259F" w:rsidRDefault="0059259F" w:rsidP="0059259F">
      <w:pPr>
        <w:pStyle w:val="Body1"/>
      </w:pPr>
      <w:r>
        <w:t xml:space="preserve">Specifies the glitch width. </w:t>
      </w:r>
      <w:r w:rsidR="00455FB7">
        <w:t xml:space="preserve">For C and COM, the </w:t>
      </w:r>
      <w:r>
        <w:t xml:space="preserve">units are seconds. </w:t>
      </w:r>
      <w:r w:rsidR="00455FB7">
        <w:t xml:space="preserve">For .NET, the units are implicit in the definition of PrecisionTimeSpan. </w:t>
      </w:r>
      <w:r>
        <w:t xml:space="preserve">The digitizer </w:t>
      </w:r>
      <w:r w:rsidR="00C57402">
        <w:t>arms</w:t>
      </w:r>
      <w:r>
        <w:t xml:space="preserve"> when it detects a pulse with a width less than or greater than this value, depending on the Glitch </w:t>
      </w:r>
      <w:r w:rsidR="00C57402">
        <w:t xml:space="preserve">Arm </w:t>
      </w:r>
      <w:r>
        <w:t>Condition attribute.</w:t>
      </w:r>
    </w:p>
    <w:p w:rsidR="00407E19" w:rsidRPr="00F7116C" w:rsidRDefault="00407E19" w:rsidP="00407E19">
      <w:pPr>
        <w:pStyle w:val="AttrFuncSubheading"/>
        <w:rPr>
          <w:color w:val="auto"/>
        </w:rPr>
      </w:pPr>
      <w:r w:rsidRPr="00F7116C">
        <w:rPr>
          <w:color w:val="auto"/>
        </w:rPr>
        <w:t>.NET Exceptions</w:t>
      </w:r>
    </w:p>
    <w:p w:rsidR="00407E19" w:rsidRDefault="00407E19" w:rsidP="00407E1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59259F" w:rsidRDefault="0059259F" w:rsidP="0059259F">
      <w:pPr>
        <w:pStyle w:val="Body1"/>
        <w:rPr>
          <w:sz w:val="12"/>
          <w:szCs w:val="12"/>
        </w:rPr>
      </w:pPr>
      <w:r>
        <w:br w:type="page"/>
      </w:r>
    </w:p>
    <w:p w:rsidR="0059259F" w:rsidRDefault="0059259F" w:rsidP="0059259F">
      <w:pPr>
        <w:pStyle w:val="Heading2"/>
      </w:pPr>
      <w:bookmarkStart w:id="883" w:name="_Toc304583788"/>
      <w:bookmarkStart w:id="884" w:name="_Toc306374639"/>
      <w:r>
        <w:t>IviDigitizerGlitchArm Functions</w:t>
      </w:r>
      <w:bookmarkEnd w:id="883"/>
      <w:bookmarkEnd w:id="884"/>
    </w:p>
    <w:p w:rsidR="0059259F" w:rsidRDefault="0059259F" w:rsidP="0059259F">
      <w:pPr>
        <w:pStyle w:val="Body1"/>
      </w:pPr>
      <w:r>
        <w:t>The IviDigitizerGlitchArm extension group defines the following function:</w:t>
      </w:r>
    </w:p>
    <w:p w:rsidR="0059259F" w:rsidRDefault="0059259F" w:rsidP="00AC4850">
      <w:pPr>
        <w:pStyle w:val="ListBullet"/>
        <w:numPr>
          <w:ilvl w:val="0"/>
          <w:numId w:val="57"/>
        </w:numPr>
      </w:pPr>
      <w:r>
        <w:t>Configure Glitch Arm Source</w:t>
      </w:r>
    </w:p>
    <w:p w:rsidR="0059259F" w:rsidRDefault="0059259F" w:rsidP="0059259F">
      <w:pPr>
        <w:pStyle w:val="Body"/>
        <w:rPr>
          <w:sz w:val="18"/>
          <w:szCs w:val="18"/>
        </w:rPr>
      </w:pPr>
      <w:r>
        <w:t>This section describes the behavior and requirements of this function.</w:t>
      </w:r>
    </w:p>
    <w:p w:rsidR="0059259F" w:rsidRDefault="0059259F" w:rsidP="0059259F">
      <w:pPr>
        <w:pStyle w:val="Body1"/>
        <w:rPr>
          <w:sz w:val="12"/>
          <w:szCs w:val="12"/>
        </w:rPr>
      </w:pPr>
    </w:p>
    <w:p w:rsidR="0059259F" w:rsidRDefault="0059259F" w:rsidP="00541F45">
      <w:pPr>
        <w:pStyle w:val="Heading3"/>
        <w:pageBreakBefore/>
      </w:pPr>
      <w:bookmarkStart w:id="885" w:name="_Toc304583789"/>
      <w:bookmarkStart w:id="886" w:name="_Toc306374640"/>
      <w:r>
        <w:lastRenderedPageBreak/>
        <w:t>Configure Glitch Arm Source</w:t>
      </w:r>
      <w:bookmarkEnd w:id="885"/>
      <w:bookmarkEnd w:id="886"/>
    </w:p>
    <w:p w:rsidR="0059259F" w:rsidRDefault="0059259F" w:rsidP="0059259F">
      <w:pPr>
        <w:pStyle w:val="FunctionHead"/>
      </w:pPr>
      <w:r>
        <w:t>Description</w:t>
      </w:r>
    </w:p>
    <w:p w:rsidR="0059259F" w:rsidRDefault="0059259F" w:rsidP="0059259F">
      <w:pPr>
        <w:pStyle w:val="Body1"/>
      </w:pPr>
      <w:r>
        <w:t>This function configures the glitch arm. A glitch arm occurs when the arm signal has a pulse with a width that is less than or greater than the glitch width. The end user specifies which comparison criterion to use with the GlitchCondition parameter. The end-user specifies the glitch width with the GlitchWidth parameter. The end-user specifies the polarity of the pulse with the GlitchPolarity parameter. The arm does not actually occur until the edge of a pulse that corresponds to the GlitchWidth and GlitchPolarity crosses the threshold the end-user specifies in the TriggerLevel parameter</w:t>
      </w:r>
      <w:r w:rsidR="0080634C">
        <w:t xml:space="preserve">. </w:t>
      </w:r>
      <w:r>
        <w:t>This function affects instrument behavior only if the arm type is Glitch Arm. Set the arm type and arm coupling before calling this function.</w:t>
      </w:r>
    </w:p>
    <w:p w:rsidR="00407E19" w:rsidRDefault="00407E19" w:rsidP="00407E19">
      <w:pPr>
        <w:pStyle w:val="FunctionHead"/>
      </w:pPr>
      <w:r>
        <w:t>.NET Method Prototype</w:t>
      </w:r>
    </w:p>
    <w:p w:rsidR="00407E19" w:rsidRDefault="00007C83" w:rsidP="00407E19">
      <w:pPr>
        <w:pStyle w:val="Code1"/>
      </w:pPr>
      <w:r>
        <w:t>void</w:t>
      </w:r>
      <w:r w:rsidR="00407E19">
        <w:t xml:space="preserve"> Arm</w:t>
      </w:r>
      <w:r w:rsidR="00407E19">
        <w:rPr>
          <w:rStyle w:val="monospace"/>
        </w:rPr>
        <w:t>.Sources</w:t>
      </w:r>
      <w:r>
        <w:rPr>
          <w:rStyle w:val="monospace"/>
        </w:rPr>
        <w:t>[]</w:t>
      </w:r>
      <w:r w:rsidR="00407E19">
        <w:t xml:space="preserve">.Glitch.Configure (Double </w:t>
      </w:r>
      <w:r>
        <w:t>l</w:t>
      </w:r>
      <w:r w:rsidR="00407E19">
        <w:t>evel,</w:t>
      </w:r>
    </w:p>
    <w:p w:rsidR="00407E19" w:rsidRDefault="00407E19" w:rsidP="00407E19">
      <w:pPr>
        <w:pStyle w:val="Code1"/>
        <w:spacing w:before="0"/>
      </w:pPr>
      <w:r>
        <w:t xml:space="preserve">                                     </w:t>
      </w:r>
      <w:r w:rsidR="00455FB7">
        <w:t>PrecisionTimeSpan</w:t>
      </w:r>
      <w:r>
        <w:t xml:space="preserve"> </w:t>
      </w:r>
      <w:r w:rsidR="00007C83">
        <w:t>w</w:t>
      </w:r>
      <w:r>
        <w:t>idth,</w:t>
      </w:r>
    </w:p>
    <w:p w:rsidR="00407E19" w:rsidRDefault="00407E19" w:rsidP="00407E19">
      <w:pPr>
        <w:pStyle w:val="Code1"/>
        <w:spacing w:before="0"/>
      </w:pPr>
      <w:r>
        <w:t xml:space="preserve">                                     GlitchPolarity </w:t>
      </w:r>
      <w:r w:rsidR="00007C83">
        <w:t>p</w:t>
      </w:r>
      <w:r>
        <w:t>olarity,</w:t>
      </w:r>
    </w:p>
    <w:p w:rsidR="00407E19" w:rsidRDefault="00407E19" w:rsidP="00407E19">
      <w:pPr>
        <w:pStyle w:val="Code1"/>
        <w:spacing w:before="0"/>
      </w:pPr>
      <w:r>
        <w:t xml:space="preserve">                                     GlitchCondition </w:t>
      </w:r>
      <w:r w:rsidR="00007C83">
        <w:t>c</w:t>
      </w:r>
      <w:r>
        <w:t>ondition);</w:t>
      </w:r>
    </w:p>
    <w:p w:rsidR="0059259F" w:rsidRDefault="0059259F" w:rsidP="0059259F">
      <w:pPr>
        <w:pStyle w:val="FunctionHead"/>
      </w:pPr>
      <w:r>
        <w:t>COM Method Prototype</w:t>
      </w:r>
    </w:p>
    <w:p w:rsidR="0059259F" w:rsidRDefault="0059259F" w:rsidP="0059259F">
      <w:pPr>
        <w:pStyle w:val="Code1"/>
      </w:pPr>
      <w:r>
        <w:t>HRESULT Arm</w:t>
      </w:r>
      <w:r w:rsidR="002D2767">
        <w:rPr>
          <w:rStyle w:val="monospace"/>
        </w:rPr>
        <w:t>.Sources.Item()</w:t>
      </w:r>
      <w:r>
        <w:t>.Glitch.Configure ([in] double Level,</w:t>
      </w:r>
      <w:r>
        <w:br/>
        <w:t xml:space="preserve">                          </w:t>
      </w:r>
      <w:r w:rsidR="002D2767">
        <w:t xml:space="preserve"> </w:t>
      </w:r>
      <w:r>
        <w:t xml:space="preserve">    [in] double Width,</w:t>
      </w:r>
      <w:r>
        <w:br/>
        <w:t xml:space="preserve">                          </w:t>
      </w:r>
      <w:r w:rsidR="002D2767">
        <w:t xml:space="preserve"> </w:t>
      </w:r>
      <w:r>
        <w:t xml:space="preserve">    [in] IviDigitizerGlitchPolarityEnum Polarity,</w:t>
      </w:r>
      <w:r>
        <w:br/>
        <w:t xml:space="preserve">                              </w:t>
      </w:r>
      <w:r w:rsidR="002D2767">
        <w:t xml:space="preserve"> </w:t>
      </w:r>
      <w:r>
        <w:t>[in] IviDigitizerGlitchConditionEnum Condition);</w:t>
      </w:r>
    </w:p>
    <w:p w:rsidR="0059259F" w:rsidRDefault="0059259F" w:rsidP="0059259F">
      <w:pPr>
        <w:pStyle w:val="FunctionHead"/>
      </w:pPr>
      <w:r>
        <w:t>C Prototype</w:t>
      </w:r>
    </w:p>
    <w:p w:rsidR="0059259F" w:rsidRDefault="0059259F" w:rsidP="0059259F">
      <w:pPr>
        <w:pStyle w:val="Code1"/>
        <w:tabs>
          <w:tab w:val="left" w:pos="630"/>
        </w:tabs>
      </w:pPr>
      <w:r>
        <w:t>ViStatus IviDigitizer_ConfigureGlitchArmSource (ViSession Vi,</w:t>
      </w:r>
      <w:r>
        <w:br/>
        <w:t xml:space="preserve">                                        </w:t>
      </w:r>
      <w:r w:rsidR="0045424B">
        <w:t xml:space="preserve">        </w:t>
      </w:r>
      <w:r>
        <w:t>ViConstString Source,</w:t>
      </w:r>
      <w:r>
        <w:br/>
        <w:t xml:space="preserve">                                        </w:t>
      </w:r>
      <w:r w:rsidR="0045424B">
        <w:t xml:space="preserve">        </w:t>
      </w:r>
      <w:r>
        <w:t>ViReal64 Level,</w:t>
      </w:r>
      <w:r>
        <w:br/>
        <w:t xml:space="preserve">                                        </w:t>
      </w:r>
      <w:r w:rsidR="0045424B">
        <w:t xml:space="preserve">        </w:t>
      </w:r>
      <w:r>
        <w:t>ViReal64 Width,</w:t>
      </w:r>
      <w:r>
        <w:br/>
        <w:t xml:space="preserve">                                        </w:t>
      </w:r>
      <w:r w:rsidR="0045424B">
        <w:t xml:space="preserve">        </w:t>
      </w:r>
      <w:r>
        <w:t>ViInt32 Polarity,</w:t>
      </w:r>
      <w:r>
        <w:br/>
        <w:t xml:space="preserve">                                        </w:t>
      </w:r>
      <w:r w:rsidR="0045424B">
        <w:t xml:space="preserve">        </w:t>
      </w:r>
      <w:r>
        <w:t>ViInt32 Condition);</w:t>
      </w:r>
    </w:p>
    <w:p w:rsidR="0059259F" w:rsidRDefault="0059259F" w:rsidP="0059259F">
      <w:pPr>
        <w:pStyle w:val="FunctionHead"/>
      </w:pPr>
      <w:r>
        <w:t>Parameters</w:t>
      </w:r>
    </w:p>
    <w:p w:rsidR="0059259F" w:rsidRDefault="0059259F" w:rsidP="0059259F">
      <w:pPr>
        <w:pStyle w:val="Body1"/>
      </w:pPr>
    </w:p>
    <w:tbl>
      <w:tblPr>
        <w:tblW w:w="8821" w:type="dxa"/>
        <w:tblInd w:w="728" w:type="dxa"/>
        <w:tblLayout w:type="fixed"/>
        <w:tblCellMar>
          <w:left w:w="80" w:type="dxa"/>
          <w:right w:w="80" w:type="dxa"/>
        </w:tblCellMar>
        <w:tblLook w:val="0000"/>
      </w:tblPr>
      <w:tblGrid>
        <w:gridCol w:w="1800"/>
        <w:gridCol w:w="4932"/>
        <w:gridCol w:w="2089"/>
      </w:tblGrid>
      <w:tr w:rsidR="0059259F" w:rsidTr="0045424B">
        <w:trPr>
          <w:cantSplit/>
        </w:trPr>
        <w:tc>
          <w:tcPr>
            <w:tcW w:w="1800" w:type="dxa"/>
            <w:tcBorders>
              <w:top w:val="single" w:sz="6" w:space="0" w:color="auto"/>
              <w:left w:val="single" w:sz="6" w:space="0" w:color="auto"/>
              <w:right w:val="single" w:sz="6" w:space="0" w:color="auto"/>
            </w:tcBorders>
          </w:tcPr>
          <w:p w:rsidR="0059259F" w:rsidRDefault="0059259F" w:rsidP="0083263E">
            <w:pPr>
              <w:pStyle w:val="TableHead"/>
            </w:pPr>
            <w:r>
              <w:t>Inputs</w:t>
            </w:r>
          </w:p>
        </w:tc>
        <w:tc>
          <w:tcPr>
            <w:tcW w:w="4932" w:type="dxa"/>
            <w:tcBorders>
              <w:top w:val="single" w:sz="6" w:space="0" w:color="auto"/>
              <w:left w:val="single" w:sz="6" w:space="0" w:color="auto"/>
              <w:right w:val="single" w:sz="6" w:space="0" w:color="auto"/>
            </w:tcBorders>
          </w:tcPr>
          <w:p w:rsidR="0059259F" w:rsidRDefault="0059259F" w:rsidP="0083263E">
            <w:pPr>
              <w:pStyle w:val="TableHead"/>
            </w:pPr>
            <w:r>
              <w:t>Description</w:t>
            </w:r>
          </w:p>
        </w:tc>
        <w:tc>
          <w:tcPr>
            <w:tcW w:w="2089" w:type="dxa"/>
            <w:tcBorders>
              <w:top w:val="single" w:sz="6" w:space="0" w:color="auto"/>
              <w:left w:val="single" w:sz="6" w:space="0" w:color="auto"/>
              <w:right w:val="single" w:sz="6" w:space="0" w:color="auto"/>
            </w:tcBorders>
          </w:tcPr>
          <w:p w:rsidR="0059259F" w:rsidRDefault="0059259F" w:rsidP="0083263E">
            <w:pPr>
              <w:pStyle w:val="TableHead"/>
            </w:pPr>
            <w:r>
              <w:t>Base Type</w:t>
            </w:r>
          </w:p>
        </w:tc>
      </w:tr>
      <w:tr w:rsidR="0059259F" w:rsidTr="0045424B">
        <w:trPr>
          <w:cantSplit/>
        </w:trPr>
        <w:tc>
          <w:tcPr>
            <w:tcW w:w="1800"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ViSession</w:t>
            </w:r>
          </w:p>
        </w:tc>
      </w:tr>
      <w:tr w:rsidR="0059259F" w:rsidTr="0045424B">
        <w:trPr>
          <w:cantSplit/>
        </w:trPr>
        <w:tc>
          <w:tcPr>
            <w:tcW w:w="1800"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Source</w:t>
            </w:r>
          </w:p>
        </w:tc>
        <w:tc>
          <w:tcPr>
            <w:tcW w:w="4932"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
            </w:pPr>
            <w:r>
              <w:t>Specifies the arm source</w:t>
            </w:r>
            <w:r w:rsidR="005036FC">
              <w:t xml:space="preserve"> that is to be configured</w:t>
            </w:r>
            <w:r>
              <w:t>.</w:t>
            </w:r>
          </w:p>
        </w:tc>
        <w:tc>
          <w:tcPr>
            <w:tcW w:w="2089"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ViString</w:t>
            </w:r>
          </w:p>
        </w:tc>
      </w:tr>
      <w:tr w:rsidR="0059259F" w:rsidTr="0045424B">
        <w:trPr>
          <w:cantSplit/>
        </w:trPr>
        <w:tc>
          <w:tcPr>
            <w:tcW w:w="1800"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Level</w:t>
            </w:r>
          </w:p>
        </w:tc>
        <w:tc>
          <w:tcPr>
            <w:tcW w:w="4932"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
            </w:pPr>
            <w:r>
              <w:t>Specifies the arm level. This value sets the Arm Level attribute.</w:t>
            </w:r>
          </w:p>
        </w:tc>
        <w:tc>
          <w:tcPr>
            <w:tcW w:w="2089"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ViReal64</w:t>
            </w:r>
          </w:p>
        </w:tc>
      </w:tr>
      <w:tr w:rsidR="0059259F" w:rsidTr="0045424B">
        <w:trPr>
          <w:cantSplit/>
        </w:trPr>
        <w:tc>
          <w:tcPr>
            <w:tcW w:w="1800"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Width</w:t>
            </w:r>
          </w:p>
        </w:tc>
        <w:tc>
          <w:tcPr>
            <w:tcW w:w="4932" w:type="dxa"/>
            <w:tcBorders>
              <w:top w:val="single" w:sz="6" w:space="0" w:color="auto"/>
              <w:left w:val="single" w:sz="6" w:space="0" w:color="auto"/>
              <w:bottom w:val="single" w:sz="6" w:space="0" w:color="auto"/>
              <w:right w:val="single" w:sz="6" w:space="0" w:color="auto"/>
            </w:tcBorders>
          </w:tcPr>
          <w:p w:rsidR="0059259F" w:rsidRDefault="0059259F" w:rsidP="00455FB7">
            <w:pPr>
              <w:pStyle w:val="TableCell"/>
            </w:pPr>
            <w:r>
              <w:t xml:space="preserve">Specifies the glitch arming glitch width. This value sets the Glitch </w:t>
            </w:r>
            <w:r w:rsidR="00615D94">
              <w:t xml:space="preserve">Arm </w:t>
            </w:r>
            <w:r>
              <w:t>Width attribute.</w:t>
            </w:r>
          </w:p>
        </w:tc>
        <w:tc>
          <w:tcPr>
            <w:tcW w:w="2089" w:type="dxa"/>
            <w:tcBorders>
              <w:top w:val="single" w:sz="6" w:space="0" w:color="auto"/>
              <w:left w:val="single" w:sz="6" w:space="0" w:color="auto"/>
              <w:bottom w:val="single" w:sz="6" w:space="0" w:color="auto"/>
              <w:right w:val="single" w:sz="6" w:space="0" w:color="auto"/>
            </w:tcBorders>
          </w:tcPr>
          <w:p w:rsidR="00C032C8" w:rsidRDefault="0059259F" w:rsidP="00C032C8">
            <w:pPr>
              <w:pStyle w:val="TableCellCourierNew"/>
            </w:pPr>
            <w:r>
              <w:t>ViReal64</w:t>
            </w:r>
            <w:r w:rsidR="00C032C8">
              <w:t>(C/COM)</w:t>
            </w:r>
          </w:p>
          <w:p w:rsidR="0059259F" w:rsidRDefault="00C032C8" w:rsidP="00C032C8">
            <w:pPr>
              <w:pStyle w:val="TableCellCourierNew"/>
            </w:pPr>
            <w:r>
              <w:t>PrecisionTimeSpan (.NET)</w:t>
            </w:r>
          </w:p>
        </w:tc>
      </w:tr>
      <w:tr w:rsidR="0059259F" w:rsidTr="0045424B">
        <w:trPr>
          <w:cantSplit/>
        </w:trPr>
        <w:tc>
          <w:tcPr>
            <w:tcW w:w="1800"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Polarity</w:t>
            </w:r>
          </w:p>
        </w:tc>
        <w:tc>
          <w:tcPr>
            <w:tcW w:w="4932"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
            </w:pPr>
            <w:r>
              <w:t xml:space="preserve">Specifies the glitch polarity. This value sets the Glitch </w:t>
            </w:r>
            <w:r w:rsidR="00615D94">
              <w:t xml:space="preserve">Arm </w:t>
            </w:r>
            <w:r>
              <w:t>Polarity attribute.</w:t>
            </w:r>
          </w:p>
        </w:tc>
        <w:tc>
          <w:tcPr>
            <w:tcW w:w="2089"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ViInt32</w:t>
            </w:r>
          </w:p>
        </w:tc>
      </w:tr>
      <w:tr w:rsidR="0059259F" w:rsidTr="0045424B">
        <w:trPr>
          <w:cantSplit/>
        </w:trPr>
        <w:tc>
          <w:tcPr>
            <w:tcW w:w="1800"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Condition</w:t>
            </w:r>
          </w:p>
        </w:tc>
        <w:tc>
          <w:tcPr>
            <w:tcW w:w="4932"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
            </w:pPr>
            <w:r>
              <w:t xml:space="preserve">Specifies the glitch condition. This value sets the Glitch </w:t>
            </w:r>
            <w:r w:rsidR="00615D94">
              <w:t xml:space="preserve">Arm </w:t>
            </w:r>
            <w:r>
              <w:t>Condition attribute.</w:t>
            </w:r>
          </w:p>
        </w:tc>
        <w:tc>
          <w:tcPr>
            <w:tcW w:w="2089"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ViInt32</w:t>
            </w:r>
          </w:p>
        </w:tc>
      </w:tr>
    </w:tbl>
    <w:p w:rsidR="0059259F" w:rsidRDefault="0059259F" w:rsidP="005036FC">
      <w:pPr>
        <w:pStyle w:val="AttrFuncSubheading"/>
        <w:pageBreakBefore/>
      </w:pPr>
      <w:r>
        <w:lastRenderedPageBreak/>
        <w:t>Defined Values for the Polarity Parameter</w:t>
      </w:r>
    </w:p>
    <w:tbl>
      <w:tblPr>
        <w:tblW w:w="0" w:type="auto"/>
        <w:tblInd w:w="722" w:type="dxa"/>
        <w:tblLayout w:type="fixed"/>
        <w:tblLook w:val="0000"/>
      </w:tblPr>
      <w:tblGrid>
        <w:gridCol w:w="1890"/>
        <w:gridCol w:w="360"/>
        <w:gridCol w:w="1080"/>
        <w:gridCol w:w="5310"/>
      </w:tblGrid>
      <w:tr w:rsidR="0059259F"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59259F" w:rsidRDefault="0059259F"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59259F" w:rsidRDefault="0059259F" w:rsidP="001D305A">
            <w:pPr>
              <w:pStyle w:val="TableHead"/>
              <w:jc w:val="left"/>
              <w:rPr>
                <w:i/>
                <w:iCs/>
                <w:lang w:val="fr-FR"/>
              </w:rPr>
            </w:pPr>
            <w:r>
              <w:rPr>
                <w:i/>
                <w:iCs/>
                <w:lang w:val="fr-FR"/>
              </w:rPr>
              <w:t>Description</w:t>
            </w:r>
          </w:p>
        </w:tc>
      </w:tr>
      <w:tr w:rsidR="0059259F"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rPr>
            </w:pPr>
            <w:r>
              <w:rPr>
                <w:i/>
                <w:iCs/>
              </w:rPr>
              <w:t>Identifier</w:t>
            </w:r>
          </w:p>
        </w:tc>
      </w:tr>
      <w:tr w:rsidR="0059259F" w:rsidTr="001D305A">
        <w:trPr>
          <w:cantSplit/>
        </w:trPr>
        <w:tc>
          <w:tcPr>
            <w:tcW w:w="1890" w:type="dxa"/>
            <w:vMerge w:val="restart"/>
            <w:tcBorders>
              <w:top w:val="single" w:sz="4" w:space="0" w:color="auto"/>
              <w:left w:val="single" w:sz="6" w:space="0" w:color="auto"/>
              <w:right w:val="single" w:sz="6" w:space="0" w:color="auto"/>
            </w:tcBorders>
          </w:tcPr>
          <w:p w:rsidR="0059259F" w:rsidRDefault="0059259F" w:rsidP="001D305A">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rsidR="0059259F" w:rsidRDefault="0059259F" w:rsidP="001D305A">
            <w:pPr>
              <w:pStyle w:val="TableCell"/>
            </w:pPr>
            <w:r>
              <w:t xml:space="preserve">The digitizer </w:t>
            </w:r>
            <w:r w:rsidR="0049308A">
              <w:t>arms</w:t>
            </w:r>
            <w:r>
              <w:t xml:space="preserve"> on a positive glitch.</w:t>
            </w:r>
          </w:p>
        </w:tc>
      </w:tr>
      <w:tr w:rsidR="00407E19" w:rsidTr="001D305A">
        <w:trPr>
          <w:cantSplit/>
        </w:trPr>
        <w:tc>
          <w:tcPr>
            <w:tcW w:w="1890" w:type="dxa"/>
            <w:vMerge/>
            <w:tcBorders>
              <w:left w:val="single" w:sz="6" w:space="0" w:color="auto"/>
              <w:right w:val="single" w:sz="6" w:space="0" w:color="auto"/>
            </w:tcBorders>
          </w:tcPr>
          <w:p w:rsidR="00407E19" w:rsidRDefault="00407E19" w:rsidP="001D305A">
            <w:pPr>
              <w:rPr>
                <w:color w:val="000000"/>
              </w:rPr>
            </w:pPr>
          </w:p>
        </w:tc>
        <w:tc>
          <w:tcPr>
            <w:tcW w:w="360" w:type="dxa"/>
            <w:vMerge w:val="restart"/>
            <w:tcBorders>
              <w:top w:val="single" w:sz="4" w:space="0" w:color="auto"/>
              <w:left w:val="single" w:sz="6"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GlitchPolarity.Positive</w:t>
            </w:r>
          </w:p>
        </w:tc>
      </w:tr>
      <w:tr w:rsidR="00407E19" w:rsidTr="00566F40">
        <w:trPr>
          <w:cantSplit/>
        </w:trPr>
        <w:tc>
          <w:tcPr>
            <w:tcW w:w="1890" w:type="dxa"/>
            <w:vMerge/>
            <w:tcBorders>
              <w:left w:val="single" w:sz="6" w:space="0" w:color="auto"/>
              <w:right w:val="single" w:sz="6" w:space="0" w:color="auto"/>
            </w:tcBorders>
          </w:tcPr>
          <w:p w:rsidR="00407E19" w:rsidRDefault="00407E19" w:rsidP="001D305A">
            <w:pPr>
              <w:rPr>
                <w:color w:val="000000"/>
              </w:rPr>
            </w:pPr>
          </w:p>
        </w:tc>
        <w:tc>
          <w:tcPr>
            <w:tcW w:w="360" w:type="dxa"/>
            <w:vMerge/>
            <w:tcBorders>
              <w:left w:val="single" w:sz="6"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IVIDIGITIZER_VAL_GLITCH_POSITIVE</w:t>
            </w:r>
          </w:p>
        </w:tc>
      </w:tr>
      <w:tr w:rsidR="00407E19" w:rsidTr="001D305A">
        <w:trPr>
          <w:cantSplit/>
        </w:trPr>
        <w:tc>
          <w:tcPr>
            <w:tcW w:w="1890" w:type="dxa"/>
            <w:vMerge/>
            <w:tcBorders>
              <w:left w:val="single" w:sz="6" w:space="0" w:color="auto"/>
              <w:bottom w:val="single" w:sz="4" w:space="0" w:color="auto"/>
              <w:right w:val="single" w:sz="6" w:space="0" w:color="auto"/>
            </w:tcBorders>
          </w:tcPr>
          <w:p w:rsidR="00407E19" w:rsidRDefault="00407E19" w:rsidP="001D305A">
            <w:pPr>
              <w:rPr>
                <w:color w:val="000000"/>
              </w:rPr>
            </w:pPr>
          </w:p>
        </w:tc>
        <w:tc>
          <w:tcPr>
            <w:tcW w:w="360" w:type="dxa"/>
            <w:vMerge/>
            <w:tcBorders>
              <w:left w:val="single" w:sz="6" w:space="0" w:color="auto"/>
              <w:bottom w:val="single" w:sz="4"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IviDigitizerGlitchPolarityPositive</w:t>
            </w:r>
          </w:p>
        </w:tc>
      </w:tr>
      <w:tr w:rsidR="0059259F" w:rsidTr="001D305A">
        <w:trPr>
          <w:cantSplit/>
        </w:trPr>
        <w:tc>
          <w:tcPr>
            <w:tcW w:w="1890" w:type="dxa"/>
            <w:vMerge w:val="restart"/>
            <w:tcBorders>
              <w:top w:val="single" w:sz="4" w:space="0" w:color="auto"/>
              <w:left w:val="single" w:sz="6" w:space="0" w:color="auto"/>
              <w:right w:val="single" w:sz="6" w:space="0" w:color="auto"/>
            </w:tcBorders>
          </w:tcPr>
          <w:p w:rsidR="0059259F" w:rsidRDefault="0059259F" w:rsidP="001D305A">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rsidR="0059259F" w:rsidRDefault="0059259F" w:rsidP="001D305A">
            <w:pPr>
              <w:pStyle w:val="TableCell"/>
            </w:pPr>
            <w:r>
              <w:t xml:space="preserve">The digitizer </w:t>
            </w:r>
            <w:r w:rsidR="0049308A">
              <w:t>arms</w:t>
            </w:r>
            <w:r>
              <w:t xml:space="preserve"> on a negative glitch.</w:t>
            </w:r>
          </w:p>
        </w:tc>
      </w:tr>
      <w:tr w:rsidR="00407E19" w:rsidTr="001D305A">
        <w:trPr>
          <w:cantSplit/>
        </w:trPr>
        <w:tc>
          <w:tcPr>
            <w:tcW w:w="1890" w:type="dxa"/>
            <w:vMerge/>
            <w:tcBorders>
              <w:left w:val="single" w:sz="6" w:space="0" w:color="auto"/>
              <w:right w:val="single" w:sz="6" w:space="0" w:color="auto"/>
            </w:tcBorders>
          </w:tcPr>
          <w:p w:rsidR="00407E19" w:rsidRDefault="00407E19" w:rsidP="001D305A">
            <w:pPr>
              <w:rPr>
                <w:color w:val="000000"/>
              </w:rPr>
            </w:pPr>
          </w:p>
        </w:tc>
        <w:tc>
          <w:tcPr>
            <w:tcW w:w="360" w:type="dxa"/>
            <w:vMerge w:val="restart"/>
            <w:tcBorders>
              <w:top w:val="single" w:sz="4" w:space="0" w:color="auto"/>
              <w:left w:val="single" w:sz="6"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GlitchPolarity.Negative</w:t>
            </w:r>
          </w:p>
        </w:tc>
      </w:tr>
      <w:tr w:rsidR="00407E19" w:rsidTr="00566F40">
        <w:trPr>
          <w:cantSplit/>
        </w:trPr>
        <w:tc>
          <w:tcPr>
            <w:tcW w:w="1890" w:type="dxa"/>
            <w:vMerge/>
            <w:tcBorders>
              <w:left w:val="single" w:sz="6" w:space="0" w:color="auto"/>
              <w:right w:val="single" w:sz="6" w:space="0" w:color="auto"/>
            </w:tcBorders>
          </w:tcPr>
          <w:p w:rsidR="00407E19" w:rsidRDefault="00407E19" w:rsidP="001D305A">
            <w:pPr>
              <w:rPr>
                <w:color w:val="000000"/>
              </w:rPr>
            </w:pPr>
          </w:p>
        </w:tc>
        <w:tc>
          <w:tcPr>
            <w:tcW w:w="360" w:type="dxa"/>
            <w:vMerge/>
            <w:tcBorders>
              <w:left w:val="single" w:sz="6"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IVIDIGITIZER_VAL_GLITCH_NEGATIVE</w:t>
            </w:r>
          </w:p>
        </w:tc>
      </w:tr>
      <w:tr w:rsidR="00407E19" w:rsidTr="001D305A">
        <w:trPr>
          <w:cantSplit/>
        </w:trPr>
        <w:tc>
          <w:tcPr>
            <w:tcW w:w="1890" w:type="dxa"/>
            <w:vMerge/>
            <w:tcBorders>
              <w:left w:val="single" w:sz="6" w:space="0" w:color="auto"/>
              <w:bottom w:val="single" w:sz="4" w:space="0" w:color="auto"/>
              <w:right w:val="single" w:sz="6" w:space="0" w:color="auto"/>
            </w:tcBorders>
          </w:tcPr>
          <w:p w:rsidR="00407E19" w:rsidRDefault="00407E19" w:rsidP="001D305A">
            <w:pPr>
              <w:rPr>
                <w:color w:val="000000"/>
              </w:rPr>
            </w:pPr>
          </w:p>
        </w:tc>
        <w:tc>
          <w:tcPr>
            <w:tcW w:w="360" w:type="dxa"/>
            <w:vMerge/>
            <w:tcBorders>
              <w:left w:val="single" w:sz="6" w:space="0" w:color="auto"/>
              <w:bottom w:val="single" w:sz="4"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IviDigitizerGlitchPolarityNegative</w:t>
            </w:r>
          </w:p>
        </w:tc>
      </w:tr>
      <w:tr w:rsidR="00407E19" w:rsidTr="001D305A">
        <w:trPr>
          <w:cantSplit/>
        </w:trPr>
        <w:tc>
          <w:tcPr>
            <w:tcW w:w="1890" w:type="dxa"/>
            <w:vMerge w:val="restart"/>
            <w:tcBorders>
              <w:top w:val="single" w:sz="4" w:space="0" w:color="auto"/>
              <w:left w:val="single" w:sz="6" w:space="0" w:color="auto"/>
              <w:right w:val="single" w:sz="6" w:space="0" w:color="auto"/>
            </w:tcBorders>
          </w:tcPr>
          <w:p w:rsidR="00407E19" w:rsidRDefault="00407E19" w:rsidP="001D305A">
            <w:pPr>
              <w:pStyle w:val="TableCell"/>
            </w:pPr>
            <w:r>
              <w:t>Either</w:t>
            </w:r>
          </w:p>
        </w:tc>
        <w:tc>
          <w:tcPr>
            <w:tcW w:w="6750" w:type="dxa"/>
            <w:gridSpan w:val="3"/>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The digitizer arms on either a positive or negative glitch.</w:t>
            </w:r>
          </w:p>
        </w:tc>
      </w:tr>
      <w:tr w:rsidR="00407E19" w:rsidTr="001D305A">
        <w:trPr>
          <w:cantSplit/>
        </w:trPr>
        <w:tc>
          <w:tcPr>
            <w:tcW w:w="1890" w:type="dxa"/>
            <w:vMerge/>
            <w:tcBorders>
              <w:left w:val="single" w:sz="6" w:space="0" w:color="auto"/>
              <w:right w:val="single" w:sz="6" w:space="0" w:color="auto"/>
            </w:tcBorders>
          </w:tcPr>
          <w:p w:rsidR="00407E19" w:rsidRDefault="00407E19" w:rsidP="001D305A">
            <w:pPr>
              <w:rPr>
                <w:color w:val="000000"/>
              </w:rPr>
            </w:pPr>
          </w:p>
        </w:tc>
        <w:tc>
          <w:tcPr>
            <w:tcW w:w="360" w:type="dxa"/>
            <w:vMerge w:val="restart"/>
            <w:tcBorders>
              <w:top w:val="single" w:sz="4" w:space="0" w:color="auto"/>
              <w:left w:val="single" w:sz="6"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GlitchPolarity.Either</w:t>
            </w:r>
          </w:p>
        </w:tc>
      </w:tr>
      <w:tr w:rsidR="00407E19" w:rsidTr="00566F40">
        <w:trPr>
          <w:cantSplit/>
        </w:trPr>
        <w:tc>
          <w:tcPr>
            <w:tcW w:w="1890" w:type="dxa"/>
            <w:vMerge/>
            <w:tcBorders>
              <w:left w:val="single" w:sz="6" w:space="0" w:color="auto"/>
              <w:right w:val="single" w:sz="6" w:space="0" w:color="auto"/>
            </w:tcBorders>
          </w:tcPr>
          <w:p w:rsidR="00407E19" w:rsidRDefault="00407E19" w:rsidP="001D305A">
            <w:pPr>
              <w:rPr>
                <w:color w:val="000000"/>
              </w:rPr>
            </w:pPr>
          </w:p>
        </w:tc>
        <w:tc>
          <w:tcPr>
            <w:tcW w:w="360" w:type="dxa"/>
            <w:vMerge/>
            <w:tcBorders>
              <w:left w:val="single" w:sz="6"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IVIDIGITIZER_VAL_GLITCH_EITHER</w:t>
            </w:r>
          </w:p>
        </w:tc>
      </w:tr>
      <w:tr w:rsidR="00407E19" w:rsidTr="001D305A">
        <w:trPr>
          <w:cantSplit/>
        </w:trPr>
        <w:tc>
          <w:tcPr>
            <w:tcW w:w="1890" w:type="dxa"/>
            <w:vMerge/>
            <w:tcBorders>
              <w:left w:val="single" w:sz="6" w:space="0" w:color="auto"/>
              <w:bottom w:val="single" w:sz="4" w:space="0" w:color="auto"/>
              <w:right w:val="single" w:sz="6" w:space="0" w:color="auto"/>
            </w:tcBorders>
          </w:tcPr>
          <w:p w:rsidR="00407E19" w:rsidRDefault="00407E19" w:rsidP="001D305A">
            <w:pPr>
              <w:rPr>
                <w:color w:val="000000"/>
              </w:rPr>
            </w:pPr>
          </w:p>
        </w:tc>
        <w:tc>
          <w:tcPr>
            <w:tcW w:w="360" w:type="dxa"/>
            <w:vMerge/>
            <w:tcBorders>
              <w:left w:val="single" w:sz="6" w:space="0" w:color="auto"/>
              <w:bottom w:val="single" w:sz="4"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IviDigitizerGlitchPolarityEither</w:t>
            </w:r>
          </w:p>
        </w:tc>
      </w:tr>
    </w:tbl>
    <w:p w:rsidR="0059259F" w:rsidRDefault="0059259F" w:rsidP="0059259F">
      <w:pPr>
        <w:pStyle w:val="AttrFuncSubheading"/>
      </w:pPr>
      <w:r>
        <w:t>Defined Values for the Condition Parameter</w:t>
      </w:r>
    </w:p>
    <w:tbl>
      <w:tblPr>
        <w:tblW w:w="0" w:type="auto"/>
        <w:tblInd w:w="722" w:type="dxa"/>
        <w:tblLayout w:type="fixed"/>
        <w:tblLook w:val="0000"/>
      </w:tblPr>
      <w:tblGrid>
        <w:gridCol w:w="1890"/>
        <w:gridCol w:w="360"/>
        <w:gridCol w:w="1080"/>
        <w:gridCol w:w="5310"/>
      </w:tblGrid>
      <w:tr w:rsidR="0059259F"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59259F" w:rsidRDefault="0059259F"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59259F" w:rsidRDefault="0059259F" w:rsidP="001D305A">
            <w:pPr>
              <w:pStyle w:val="TableHead"/>
              <w:jc w:val="left"/>
              <w:rPr>
                <w:i/>
                <w:iCs/>
                <w:lang w:val="fr-FR"/>
              </w:rPr>
            </w:pPr>
            <w:r>
              <w:rPr>
                <w:i/>
                <w:iCs/>
                <w:lang w:val="fr-FR"/>
              </w:rPr>
              <w:t>Description</w:t>
            </w:r>
          </w:p>
        </w:tc>
      </w:tr>
      <w:tr w:rsidR="0059259F"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rPr>
            </w:pPr>
            <w:r>
              <w:rPr>
                <w:i/>
                <w:iCs/>
              </w:rPr>
              <w:t>Identifier</w:t>
            </w:r>
          </w:p>
        </w:tc>
      </w:tr>
      <w:tr w:rsidR="0059259F" w:rsidTr="001D305A">
        <w:trPr>
          <w:cantSplit/>
        </w:trPr>
        <w:tc>
          <w:tcPr>
            <w:tcW w:w="1890" w:type="dxa"/>
            <w:vMerge w:val="restart"/>
            <w:tcBorders>
              <w:top w:val="single" w:sz="4" w:space="0" w:color="auto"/>
              <w:left w:val="single" w:sz="6" w:space="0" w:color="auto"/>
              <w:right w:val="single" w:sz="6" w:space="0" w:color="auto"/>
            </w:tcBorders>
          </w:tcPr>
          <w:p w:rsidR="0059259F" w:rsidRDefault="0059259F" w:rsidP="001D305A">
            <w:pPr>
              <w:pStyle w:val="TableCell"/>
            </w:pPr>
            <w:r>
              <w:t>Less Than</w:t>
            </w:r>
          </w:p>
        </w:tc>
        <w:tc>
          <w:tcPr>
            <w:tcW w:w="6750" w:type="dxa"/>
            <w:gridSpan w:val="3"/>
            <w:tcBorders>
              <w:top w:val="single" w:sz="4" w:space="0" w:color="auto"/>
              <w:left w:val="single" w:sz="6" w:space="0" w:color="auto"/>
              <w:bottom w:val="single" w:sz="4" w:space="0" w:color="auto"/>
              <w:right w:val="single" w:sz="6" w:space="0" w:color="auto"/>
            </w:tcBorders>
          </w:tcPr>
          <w:p w:rsidR="0059259F" w:rsidRDefault="0059259F" w:rsidP="001D305A">
            <w:pPr>
              <w:pStyle w:val="TableCell"/>
            </w:pPr>
            <w:r>
              <w:t xml:space="preserve">The digitizer </w:t>
            </w:r>
            <w:r w:rsidR="0049308A">
              <w:t>arms</w:t>
            </w:r>
            <w:r>
              <w:t xml:space="preserve"> when the pulse width is less than the value you specify with the Glitch</w:t>
            </w:r>
            <w:r w:rsidR="0049308A">
              <w:t xml:space="preserve"> Arm</w:t>
            </w:r>
            <w:r>
              <w:t xml:space="preserve"> Width attribute.</w:t>
            </w:r>
          </w:p>
        </w:tc>
      </w:tr>
      <w:tr w:rsidR="00407E19" w:rsidTr="001D305A">
        <w:trPr>
          <w:cantSplit/>
        </w:trPr>
        <w:tc>
          <w:tcPr>
            <w:tcW w:w="1890" w:type="dxa"/>
            <w:vMerge/>
            <w:tcBorders>
              <w:left w:val="single" w:sz="6" w:space="0" w:color="auto"/>
              <w:right w:val="single" w:sz="6" w:space="0" w:color="auto"/>
            </w:tcBorders>
          </w:tcPr>
          <w:p w:rsidR="00407E19" w:rsidRDefault="00407E19" w:rsidP="001D305A">
            <w:pPr>
              <w:rPr>
                <w:color w:val="000000"/>
              </w:rPr>
            </w:pPr>
          </w:p>
        </w:tc>
        <w:tc>
          <w:tcPr>
            <w:tcW w:w="360" w:type="dxa"/>
            <w:vMerge w:val="restart"/>
            <w:tcBorders>
              <w:top w:val="single" w:sz="4" w:space="0" w:color="auto"/>
              <w:left w:val="single" w:sz="6"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GlitchCondition.LessThan</w:t>
            </w:r>
          </w:p>
        </w:tc>
      </w:tr>
      <w:tr w:rsidR="00407E19" w:rsidTr="00566F40">
        <w:trPr>
          <w:cantSplit/>
        </w:trPr>
        <w:tc>
          <w:tcPr>
            <w:tcW w:w="1890" w:type="dxa"/>
            <w:vMerge/>
            <w:tcBorders>
              <w:left w:val="single" w:sz="6" w:space="0" w:color="auto"/>
              <w:right w:val="single" w:sz="6" w:space="0" w:color="auto"/>
            </w:tcBorders>
          </w:tcPr>
          <w:p w:rsidR="00407E19" w:rsidRDefault="00407E19" w:rsidP="001D305A">
            <w:pPr>
              <w:rPr>
                <w:color w:val="000000"/>
              </w:rPr>
            </w:pPr>
          </w:p>
        </w:tc>
        <w:tc>
          <w:tcPr>
            <w:tcW w:w="360" w:type="dxa"/>
            <w:vMerge/>
            <w:tcBorders>
              <w:left w:val="single" w:sz="6"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IVIDIGITIZER_VAL_GLITCH_LESS_THAN</w:t>
            </w:r>
          </w:p>
        </w:tc>
      </w:tr>
      <w:tr w:rsidR="00407E19" w:rsidTr="001D305A">
        <w:trPr>
          <w:cantSplit/>
        </w:trPr>
        <w:tc>
          <w:tcPr>
            <w:tcW w:w="1890" w:type="dxa"/>
            <w:vMerge/>
            <w:tcBorders>
              <w:left w:val="single" w:sz="6" w:space="0" w:color="auto"/>
              <w:bottom w:val="single" w:sz="4" w:space="0" w:color="auto"/>
              <w:right w:val="single" w:sz="6" w:space="0" w:color="auto"/>
            </w:tcBorders>
          </w:tcPr>
          <w:p w:rsidR="00407E19" w:rsidRDefault="00407E19" w:rsidP="001D305A">
            <w:pPr>
              <w:rPr>
                <w:color w:val="000000"/>
              </w:rPr>
            </w:pPr>
          </w:p>
        </w:tc>
        <w:tc>
          <w:tcPr>
            <w:tcW w:w="360" w:type="dxa"/>
            <w:vMerge/>
            <w:tcBorders>
              <w:left w:val="single" w:sz="6" w:space="0" w:color="auto"/>
              <w:bottom w:val="single" w:sz="4"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IviDigitizerGlitchConditionLessThan</w:t>
            </w:r>
          </w:p>
        </w:tc>
      </w:tr>
      <w:tr w:rsidR="00407E19" w:rsidTr="001D305A">
        <w:trPr>
          <w:cantSplit/>
        </w:trPr>
        <w:tc>
          <w:tcPr>
            <w:tcW w:w="1890" w:type="dxa"/>
            <w:vMerge w:val="restart"/>
            <w:tcBorders>
              <w:top w:val="single" w:sz="4" w:space="0" w:color="auto"/>
              <w:left w:val="single" w:sz="6" w:space="0" w:color="auto"/>
              <w:right w:val="single" w:sz="6" w:space="0" w:color="auto"/>
            </w:tcBorders>
          </w:tcPr>
          <w:p w:rsidR="00407E19" w:rsidRDefault="00407E19" w:rsidP="001D305A">
            <w:pPr>
              <w:pStyle w:val="TableCell"/>
            </w:pPr>
            <w:r>
              <w:t>Greater Than</w:t>
            </w:r>
          </w:p>
        </w:tc>
        <w:tc>
          <w:tcPr>
            <w:tcW w:w="6750" w:type="dxa"/>
            <w:gridSpan w:val="3"/>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The digitizer arms when the pulse width is greater than the value you specify with the Glitch Arm Width attribute.</w:t>
            </w:r>
          </w:p>
        </w:tc>
      </w:tr>
      <w:tr w:rsidR="00407E19" w:rsidTr="001D305A">
        <w:trPr>
          <w:cantSplit/>
        </w:trPr>
        <w:tc>
          <w:tcPr>
            <w:tcW w:w="1890" w:type="dxa"/>
            <w:vMerge/>
            <w:tcBorders>
              <w:left w:val="single" w:sz="6" w:space="0" w:color="auto"/>
              <w:right w:val="single" w:sz="6" w:space="0" w:color="auto"/>
            </w:tcBorders>
          </w:tcPr>
          <w:p w:rsidR="00407E19" w:rsidRDefault="00407E19" w:rsidP="001D305A">
            <w:pPr>
              <w:rPr>
                <w:color w:val="000000"/>
              </w:rPr>
            </w:pPr>
          </w:p>
        </w:tc>
        <w:tc>
          <w:tcPr>
            <w:tcW w:w="360" w:type="dxa"/>
            <w:vMerge w:val="restart"/>
            <w:tcBorders>
              <w:top w:val="single" w:sz="4" w:space="0" w:color="auto"/>
              <w:left w:val="single" w:sz="6"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GlitchCondition.GreaterThan</w:t>
            </w:r>
          </w:p>
        </w:tc>
      </w:tr>
      <w:tr w:rsidR="00407E19" w:rsidTr="00566F40">
        <w:trPr>
          <w:cantSplit/>
        </w:trPr>
        <w:tc>
          <w:tcPr>
            <w:tcW w:w="1890" w:type="dxa"/>
            <w:vMerge/>
            <w:tcBorders>
              <w:left w:val="single" w:sz="6" w:space="0" w:color="auto"/>
              <w:right w:val="single" w:sz="6" w:space="0" w:color="auto"/>
            </w:tcBorders>
          </w:tcPr>
          <w:p w:rsidR="00407E19" w:rsidRDefault="00407E19" w:rsidP="001D305A">
            <w:pPr>
              <w:rPr>
                <w:color w:val="000000"/>
              </w:rPr>
            </w:pPr>
          </w:p>
        </w:tc>
        <w:tc>
          <w:tcPr>
            <w:tcW w:w="360" w:type="dxa"/>
            <w:vMerge/>
            <w:tcBorders>
              <w:left w:val="single" w:sz="6"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IVIDIGITIZER_VAL_GLITCH_GREATER_THAN</w:t>
            </w:r>
          </w:p>
        </w:tc>
      </w:tr>
      <w:tr w:rsidR="00407E19" w:rsidTr="001D305A">
        <w:trPr>
          <w:cantSplit/>
        </w:trPr>
        <w:tc>
          <w:tcPr>
            <w:tcW w:w="1890" w:type="dxa"/>
            <w:vMerge/>
            <w:tcBorders>
              <w:left w:val="single" w:sz="6" w:space="0" w:color="auto"/>
              <w:bottom w:val="single" w:sz="4" w:space="0" w:color="auto"/>
              <w:right w:val="single" w:sz="6" w:space="0" w:color="auto"/>
            </w:tcBorders>
          </w:tcPr>
          <w:p w:rsidR="00407E19" w:rsidRDefault="00407E19" w:rsidP="001D305A">
            <w:pPr>
              <w:rPr>
                <w:color w:val="000000"/>
              </w:rPr>
            </w:pPr>
          </w:p>
        </w:tc>
        <w:tc>
          <w:tcPr>
            <w:tcW w:w="360" w:type="dxa"/>
            <w:vMerge/>
            <w:tcBorders>
              <w:left w:val="single" w:sz="6" w:space="0" w:color="auto"/>
              <w:bottom w:val="single" w:sz="4"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IviDigitizerGlitchConditionGreaterThan</w:t>
            </w:r>
          </w:p>
        </w:tc>
      </w:tr>
    </w:tbl>
    <w:p w:rsidR="0059259F" w:rsidRDefault="0059259F" w:rsidP="0059259F">
      <w:pPr>
        <w:pStyle w:val="FunctionHead"/>
      </w:pPr>
      <w:r>
        <w:t>Return Values</w:t>
      </w:r>
      <w:r w:rsidR="00407E19">
        <w:t xml:space="preserve"> (C/COM)</w:t>
      </w:r>
    </w:p>
    <w:p w:rsidR="0059259F" w:rsidRDefault="0059259F" w:rsidP="0059259F">
      <w:pPr>
        <w:pStyle w:val="Body1"/>
      </w:pPr>
      <w:r>
        <w:t xml:space="preserve">The </w:t>
      </w:r>
      <w:r>
        <w:rPr>
          <w:rStyle w:val="Italic"/>
        </w:rPr>
        <w:t>IVI-3.2: Inherent Capabilities Specification</w:t>
      </w:r>
      <w:r>
        <w:t xml:space="preserve"> defines general status codes that this function can return.</w:t>
      </w:r>
    </w:p>
    <w:p w:rsidR="00407E19" w:rsidRPr="00F7116C" w:rsidRDefault="00407E19" w:rsidP="00407E19">
      <w:pPr>
        <w:pStyle w:val="AttrFuncSubheading"/>
        <w:rPr>
          <w:color w:val="auto"/>
        </w:rPr>
      </w:pPr>
      <w:r w:rsidRPr="00F7116C">
        <w:rPr>
          <w:color w:val="auto"/>
        </w:rPr>
        <w:t>.NET Exceptions</w:t>
      </w:r>
    </w:p>
    <w:p w:rsidR="00407E19" w:rsidRDefault="00407E19" w:rsidP="00407E1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59259F" w:rsidRDefault="0059259F" w:rsidP="0059259F">
      <w:pPr>
        <w:pStyle w:val="Body1"/>
        <w:rPr>
          <w:sz w:val="12"/>
          <w:szCs w:val="12"/>
        </w:rPr>
      </w:pPr>
      <w:r>
        <w:br w:type="page"/>
      </w:r>
    </w:p>
    <w:p w:rsidR="0059259F" w:rsidRDefault="0059259F" w:rsidP="0059259F">
      <w:pPr>
        <w:pStyle w:val="Heading2"/>
      </w:pPr>
      <w:bookmarkStart w:id="887" w:name="_Toc304583790"/>
      <w:bookmarkStart w:id="888" w:name="_Toc306374641"/>
      <w:r>
        <w:t>IviDigitizerGlitchArm Behavior Model</w:t>
      </w:r>
      <w:bookmarkEnd w:id="887"/>
      <w:bookmarkEnd w:id="888"/>
    </w:p>
    <w:p w:rsidR="0059259F" w:rsidRDefault="0059259F" w:rsidP="0059259F">
      <w:pPr>
        <w:pStyle w:val="Body1"/>
      </w:pPr>
      <w:r>
        <w:t>The IviDigitizerGlitchArm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59259F" w:rsidRDefault="0059259F" w:rsidP="0059259F">
      <w:pPr>
        <w:pStyle w:val="Heading2"/>
      </w:pPr>
      <w:bookmarkStart w:id="889" w:name="_Toc304583791"/>
      <w:bookmarkStart w:id="890" w:name="_Toc306374642"/>
      <w:r>
        <w:t>IviDigitizerGlitchArm Compliance Notes</w:t>
      </w:r>
      <w:bookmarkEnd w:id="889"/>
      <w:bookmarkEnd w:id="890"/>
    </w:p>
    <w:p w:rsidR="0059259F" w:rsidRDefault="0059259F" w:rsidP="0059259F">
      <w:pPr>
        <w:pStyle w:val="Body1"/>
      </w:pPr>
      <w:r>
        <w:t>For a specific driver to comply with the IviDigitizerGlitchArm extension, it shall be compliant with the IviDigitizerBase capability group and it shall implement all of the attributes and functions listed in this section.</w:t>
      </w:r>
    </w:p>
    <w:p w:rsidR="00BF53B1" w:rsidRPr="00BF53B1" w:rsidRDefault="00BF53B1" w:rsidP="00BF53B1">
      <w:pPr>
        <w:pStyle w:val="Body"/>
      </w:pPr>
    </w:p>
    <w:p w:rsidR="00BF53B1" w:rsidRDefault="00BF53B1" w:rsidP="00BF53B1">
      <w:pPr>
        <w:pStyle w:val="Heading1"/>
      </w:pPr>
      <w:bookmarkStart w:id="891" w:name="_Toc304583792"/>
      <w:bookmarkStart w:id="892" w:name="_Toc306374643"/>
      <w:r>
        <w:lastRenderedPageBreak/>
        <w:t>IviDigitizerRuntArm Extension Group</w:t>
      </w:r>
      <w:bookmarkEnd w:id="891"/>
      <w:bookmarkEnd w:id="892"/>
    </w:p>
    <w:p w:rsidR="00BF53B1" w:rsidRDefault="00BF53B1" w:rsidP="00BF53B1">
      <w:pPr>
        <w:pStyle w:val="Heading2"/>
      </w:pPr>
      <w:bookmarkStart w:id="893" w:name="_Toc304583793"/>
      <w:bookmarkStart w:id="894" w:name="_Toc306374644"/>
      <w:r>
        <w:t>IviDigitizerRuntArm Overview</w:t>
      </w:r>
      <w:bookmarkEnd w:id="893"/>
      <w:bookmarkEnd w:id="894"/>
    </w:p>
    <w:p w:rsidR="00BF53B1" w:rsidRDefault="00BF53B1" w:rsidP="00BF53B1">
      <w:pPr>
        <w:pStyle w:val="Body1"/>
        <w:rPr>
          <w:color w:val="000000"/>
        </w:rPr>
      </w:pPr>
      <w:r>
        <w:rPr>
          <w:color w:val="000000"/>
        </w:rPr>
        <w:t>In addition to the fundamental capabilities, the Ivi</w:t>
      </w:r>
      <w:r w:rsidRPr="004E4B36">
        <w:rPr>
          <w:color w:val="000000"/>
        </w:rPr>
        <w:t>Digitizer</w:t>
      </w:r>
      <w:r>
        <w:rPr>
          <w:color w:val="000000"/>
        </w:rPr>
        <w:t xml:space="preserve">RuntArm extension group defines extensions for </w:t>
      </w:r>
      <w:r w:rsidRPr="004E4B36">
        <w:rPr>
          <w:color w:val="000000"/>
        </w:rPr>
        <w:t>digitizer</w:t>
      </w:r>
      <w:r>
        <w:rPr>
          <w:color w:val="000000"/>
        </w:rPr>
        <w:t>s that can arm on “runt” pulses</w:t>
      </w:r>
      <w:r w:rsidR="0080634C">
        <w:rPr>
          <w:color w:val="000000"/>
        </w:rPr>
        <w:t xml:space="preserve">. </w:t>
      </w:r>
      <w:r>
        <w:rPr>
          <w:color w:val="000000"/>
        </w:rPr>
        <w:t>The device arms in response to runts in the same way that it triggers in response to runts</w:t>
      </w:r>
      <w:r w:rsidR="0080634C">
        <w:rPr>
          <w:color w:val="000000"/>
        </w:rPr>
        <w:t xml:space="preserve">. </w:t>
      </w:r>
      <w:r>
        <w:rPr>
          <w:color w:val="000000"/>
        </w:rPr>
        <w:t>See Section</w:t>
      </w:r>
      <w:r w:rsidR="00161B3D">
        <w:rPr>
          <w:color w:val="000000"/>
        </w:rPr>
        <w:t xml:space="preserve"> </w:t>
      </w:r>
      <w:r w:rsidR="00875082">
        <w:rPr>
          <w:color w:val="000000"/>
        </w:rPr>
        <w:fldChar w:fldCharType="begin"/>
      </w:r>
      <w:r w:rsidR="00161B3D">
        <w:rPr>
          <w:color w:val="000000"/>
        </w:rPr>
        <w:instrText xml:space="preserve"> REF _Ref220383581 \r \h </w:instrText>
      </w:r>
      <w:r w:rsidR="00875082">
        <w:rPr>
          <w:color w:val="000000"/>
        </w:rPr>
      </w:r>
      <w:r w:rsidR="00875082">
        <w:rPr>
          <w:color w:val="000000"/>
        </w:rPr>
        <w:fldChar w:fldCharType="separate"/>
      </w:r>
      <w:r w:rsidR="00344F59">
        <w:rPr>
          <w:color w:val="000000"/>
        </w:rPr>
        <w:t>29</w:t>
      </w:r>
      <w:r w:rsidR="00875082">
        <w:rPr>
          <w:color w:val="000000"/>
        </w:rPr>
        <w:fldChar w:fldCharType="end"/>
      </w:r>
      <w:r w:rsidR="00161B3D">
        <w:rPr>
          <w:color w:val="000000"/>
        </w:rPr>
        <w:t xml:space="preserve"> </w:t>
      </w:r>
      <w:r>
        <w:rPr>
          <w:color w:val="000000"/>
        </w:rPr>
        <w:t>for details on runts.</w:t>
      </w:r>
    </w:p>
    <w:p w:rsidR="00BF53B1" w:rsidRDefault="00BF53B1" w:rsidP="00BF53B1">
      <w:pPr>
        <w:pStyle w:val="Heading2"/>
      </w:pPr>
      <w:bookmarkStart w:id="895" w:name="_Toc304583794"/>
      <w:bookmarkStart w:id="896" w:name="_Toc306374645"/>
      <w:r>
        <w:t>IviDigitizerRuntArm Attributes</w:t>
      </w:r>
      <w:bookmarkEnd w:id="895"/>
      <w:bookmarkEnd w:id="896"/>
    </w:p>
    <w:p w:rsidR="00BF53B1" w:rsidRDefault="00BF53B1" w:rsidP="00BF53B1">
      <w:pPr>
        <w:pStyle w:val="Body1"/>
      </w:pPr>
      <w:r>
        <w:t>The IviDigitizerRuntArm extension group defines the following attributes:</w:t>
      </w:r>
    </w:p>
    <w:p w:rsidR="00BF53B1" w:rsidRDefault="00BF53B1" w:rsidP="00AC4850">
      <w:pPr>
        <w:pStyle w:val="ListBullet"/>
        <w:numPr>
          <w:ilvl w:val="0"/>
          <w:numId w:val="57"/>
        </w:numPr>
      </w:pPr>
      <w:r>
        <w:t>Runt Arm High Threshold</w:t>
      </w:r>
    </w:p>
    <w:p w:rsidR="00BF53B1" w:rsidRDefault="00BF53B1" w:rsidP="00AC4850">
      <w:pPr>
        <w:pStyle w:val="ListBullet"/>
        <w:numPr>
          <w:ilvl w:val="0"/>
          <w:numId w:val="57"/>
        </w:numPr>
      </w:pPr>
      <w:r>
        <w:t>Runt Arm Low Threshold</w:t>
      </w:r>
    </w:p>
    <w:p w:rsidR="00BF53B1" w:rsidRDefault="00BF53B1" w:rsidP="00AC4850">
      <w:pPr>
        <w:pStyle w:val="ListBullet"/>
        <w:numPr>
          <w:ilvl w:val="0"/>
          <w:numId w:val="57"/>
        </w:numPr>
      </w:pPr>
      <w:r>
        <w:t>Runt Arm Polarity</w:t>
      </w:r>
    </w:p>
    <w:p w:rsidR="00BF53B1" w:rsidRDefault="00BF53B1" w:rsidP="00BF53B1">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BF53B1" w:rsidRDefault="00BF53B1" w:rsidP="00BF53B1">
      <w:pPr>
        <w:pStyle w:val="Body1"/>
        <w:rPr>
          <w:sz w:val="12"/>
          <w:szCs w:val="12"/>
        </w:rPr>
      </w:pPr>
      <w:r>
        <w:br w:type="page"/>
      </w:r>
    </w:p>
    <w:p w:rsidR="00BF53B1" w:rsidRDefault="00BF53B1" w:rsidP="00BF53B1">
      <w:pPr>
        <w:pStyle w:val="Heading3"/>
      </w:pPr>
      <w:bookmarkStart w:id="897" w:name="_Toc304583795"/>
      <w:bookmarkStart w:id="898" w:name="_Toc306374646"/>
      <w:r>
        <w:t>Runt Arm High Threshold</w:t>
      </w:r>
      <w:bookmarkEnd w:id="897"/>
      <w:bookmarkEnd w:id="898"/>
    </w:p>
    <w:p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BF53B1" w:rsidTr="001D305A">
        <w:trPr>
          <w:cantSplit/>
          <w:tblHeader/>
        </w:trPr>
        <w:tc>
          <w:tcPr>
            <w:tcW w:w="1170" w:type="dxa"/>
            <w:tcBorders>
              <w:top w:val="single" w:sz="4" w:space="0" w:color="auto"/>
              <w:left w:val="single" w:sz="4" w:space="0" w:color="auto"/>
              <w:bottom w:val="double" w:sz="6" w:space="0" w:color="auto"/>
            </w:tcBorders>
          </w:tcPr>
          <w:p w:rsidR="00BF53B1" w:rsidRDefault="00BF53B1" w:rsidP="001D305A">
            <w:pPr>
              <w:pStyle w:val="TableHead"/>
            </w:pPr>
            <w:r>
              <w:t>Data Type</w:t>
            </w:r>
          </w:p>
        </w:tc>
        <w:tc>
          <w:tcPr>
            <w:tcW w:w="810" w:type="dxa"/>
            <w:tcBorders>
              <w:top w:val="single" w:sz="4" w:space="0" w:color="auto"/>
              <w:bottom w:val="double" w:sz="6" w:space="0" w:color="auto"/>
            </w:tcBorders>
          </w:tcPr>
          <w:p w:rsidR="00BF53B1" w:rsidRDefault="00BF53B1" w:rsidP="001D305A">
            <w:pPr>
              <w:pStyle w:val="TableHead"/>
            </w:pPr>
            <w:r>
              <w:t>Access</w:t>
            </w:r>
          </w:p>
        </w:tc>
        <w:tc>
          <w:tcPr>
            <w:tcW w:w="1530" w:type="dxa"/>
            <w:tcBorders>
              <w:top w:val="single" w:sz="4" w:space="0" w:color="auto"/>
              <w:bottom w:val="double" w:sz="6" w:space="0" w:color="auto"/>
            </w:tcBorders>
          </w:tcPr>
          <w:p w:rsidR="00BF53B1" w:rsidRDefault="00BF53B1" w:rsidP="001D305A">
            <w:pPr>
              <w:pStyle w:val="TableHead"/>
            </w:pPr>
            <w:r>
              <w:t>Applies To</w:t>
            </w:r>
          </w:p>
        </w:tc>
        <w:tc>
          <w:tcPr>
            <w:tcW w:w="1080" w:type="dxa"/>
            <w:tcBorders>
              <w:top w:val="single" w:sz="4" w:space="0" w:color="auto"/>
              <w:bottom w:val="double" w:sz="6" w:space="0" w:color="auto"/>
            </w:tcBorders>
          </w:tcPr>
          <w:p w:rsidR="00BF53B1" w:rsidRDefault="00BF53B1" w:rsidP="001D305A">
            <w:pPr>
              <w:pStyle w:val="TableHead"/>
            </w:pPr>
            <w:r>
              <w:t>Coercion</w:t>
            </w:r>
          </w:p>
        </w:tc>
        <w:tc>
          <w:tcPr>
            <w:tcW w:w="4770" w:type="dxa"/>
            <w:tcBorders>
              <w:top w:val="single" w:sz="4" w:space="0" w:color="auto"/>
              <w:bottom w:val="double" w:sz="6" w:space="0" w:color="auto"/>
              <w:right w:val="single" w:sz="6" w:space="0" w:color="auto"/>
            </w:tcBorders>
          </w:tcPr>
          <w:p w:rsidR="00BF53B1" w:rsidRDefault="00BF53B1" w:rsidP="001D305A">
            <w:pPr>
              <w:pStyle w:val="TableHead"/>
            </w:pPr>
            <w:r>
              <w:t>High Level Functions</w:t>
            </w:r>
          </w:p>
        </w:tc>
      </w:tr>
      <w:tr w:rsidR="00BF53B1"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F53B1" w:rsidRDefault="00BF53B1" w:rsidP="001D305A">
            <w:pPr>
              <w:pStyle w:val="TableCellCourierNew"/>
            </w:pPr>
            <w:r>
              <w:t>ViReal64</w:t>
            </w:r>
          </w:p>
        </w:tc>
        <w:tc>
          <w:tcPr>
            <w:tcW w:w="810" w:type="dxa"/>
            <w:tcBorders>
              <w:top w:val="double" w:sz="6" w:space="0" w:color="auto"/>
            </w:tcBorders>
          </w:tcPr>
          <w:p w:rsidR="00BF53B1" w:rsidRDefault="00BF53B1" w:rsidP="001D305A">
            <w:pPr>
              <w:pStyle w:val="TableCell"/>
            </w:pPr>
            <w:r>
              <w:t>R/W</w:t>
            </w:r>
          </w:p>
        </w:tc>
        <w:tc>
          <w:tcPr>
            <w:tcW w:w="1530" w:type="dxa"/>
            <w:tcBorders>
              <w:top w:val="double" w:sz="6" w:space="0" w:color="auto"/>
            </w:tcBorders>
          </w:tcPr>
          <w:p w:rsidR="00BF53B1" w:rsidRDefault="00377EBC" w:rsidP="001D305A">
            <w:pPr>
              <w:pStyle w:val="TableCell"/>
            </w:pPr>
            <w:r>
              <w:t>ArmSource</w:t>
            </w:r>
          </w:p>
        </w:tc>
        <w:tc>
          <w:tcPr>
            <w:tcW w:w="1080" w:type="dxa"/>
            <w:tcBorders>
              <w:top w:val="double" w:sz="6" w:space="0" w:color="auto"/>
            </w:tcBorders>
          </w:tcPr>
          <w:p w:rsidR="00BF53B1" w:rsidRDefault="00BF53B1" w:rsidP="001D305A">
            <w:pPr>
              <w:pStyle w:val="TableCell"/>
            </w:pPr>
            <w:r>
              <w:t>None</w:t>
            </w:r>
          </w:p>
        </w:tc>
        <w:tc>
          <w:tcPr>
            <w:tcW w:w="4770" w:type="dxa"/>
            <w:tcBorders>
              <w:top w:val="double" w:sz="6" w:space="0" w:color="auto"/>
            </w:tcBorders>
          </w:tcPr>
          <w:p w:rsidR="00BF53B1" w:rsidRDefault="00541C77" w:rsidP="001D305A">
            <w:pPr>
              <w:pStyle w:val="TableCell"/>
            </w:pPr>
            <w:r>
              <w:t>Configure Runt Arm Source</w:t>
            </w:r>
          </w:p>
        </w:tc>
      </w:tr>
    </w:tbl>
    <w:p w:rsidR="00407E19" w:rsidRDefault="00407E19" w:rsidP="00407E19">
      <w:pPr>
        <w:pStyle w:val="FunctionHead"/>
      </w:pPr>
      <w:r>
        <w:t>.NET Property Name</w:t>
      </w:r>
    </w:p>
    <w:p w:rsidR="00407E19" w:rsidRDefault="00407E19" w:rsidP="00407E19">
      <w:pPr>
        <w:pStyle w:val="Body1"/>
        <w:rPr>
          <w:rStyle w:val="monospace"/>
        </w:rPr>
      </w:pPr>
      <w:r>
        <w:rPr>
          <w:rStyle w:val="monospace"/>
        </w:rPr>
        <w:t>Arm.Sources[].Runt.ThresholdHigh</w:t>
      </w:r>
    </w:p>
    <w:p w:rsidR="00BF53B1" w:rsidRDefault="00BF53B1" w:rsidP="00BF53B1">
      <w:pPr>
        <w:pStyle w:val="FunctionHead"/>
      </w:pPr>
      <w:r>
        <w:t>COM Property Name</w:t>
      </w:r>
    </w:p>
    <w:p w:rsidR="00BF53B1" w:rsidRDefault="009249C0" w:rsidP="00BF53B1">
      <w:pPr>
        <w:pStyle w:val="Body1"/>
        <w:rPr>
          <w:rStyle w:val="monospace"/>
        </w:rPr>
      </w:pPr>
      <w:r>
        <w:rPr>
          <w:rStyle w:val="monospace"/>
        </w:rPr>
        <w:t>Arm.Sources.Item().</w:t>
      </w:r>
      <w:r w:rsidR="00BF53B1">
        <w:rPr>
          <w:rStyle w:val="monospace"/>
        </w:rPr>
        <w:t>Runt.ThresholdHigh</w:t>
      </w:r>
    </w:p>
    <w:p w:rsidR="00BF53B1" w:rsidRDefault="00BF53B1" w:rsidP="00BF53B1">
      <w:pPr>
        <w:pStyle w:val="FunctionHead"/>
      </w:pPr>
      <w:r>
        <w:t>C Constant Name</w:t>
      </w:r>
    </w:p>
    <w:p w:rsidR="00BF53B1" w:rsidRDefault="00BF53B1" w:rsidP="00BF53B1">
      <w:pPr>
        <w:pStyle w:val="Body1"/>
      </w:pPr>
      <w:r>
        <w:rPr>
          <w:rFonts w:ascii="Courier New" w:hAnsi="Courier New" w:cs="Courier New"/>
          <w:sz w:val="18"/>
          <w:szCs w:val="18"/>
        </w:rPr>
        <w:t>IVIDIGITIZER_ATTR_RUNT_ARM_HIGH_THRESHOLD</w:t>
      </w:r>
    </w:p>
    <w:p w:rsidR="00BF53B1" w:rsidRDefault="00BF53B1" w:rsidP="00BF53B1">
      <w:pPr>
        <w:pStyle w:val="FunctionHead"/>
      </w:pPr>
      <w:r>
        <w:t>Description</w:t>
      </w:r>
    </w:p>
    <w:p w:rsidR="00BF53B1" w:rsidRDefault="00BF53B1" w:rsidP="00BF53B1">
      <w:pPr>
        <w:pStyle w:val="Body1"/>
      </w:pPr>
      <w:r>
        <w:t>The high threshold the digitizer uses for runt arming</w:t>
      </w:r>
      <w:r w:rsidR="0080634C">
        <w:t xml:space="preserve">. </w:t>
      </w:r>
      <w:r>
        <w:t>The units are volts.</w:t>
      </w:r>
    </w:p>
    <w:p w:rsidR="00407E19" w:rsidRPr="00F7116C" w:rsidRDefault="00407E19" w:rsidP="00407E19">
      <w:pPr>
        <w:pStyle w:val="AttrFuncSubheading"/>
        <w:rPr>
          <w:color w:val="auto"/>
        </w:rPr>
      </w:pPr>
      <w:r w:rsidRPr="00F7116C">
        <w:rPr>
          <w:color w:val="auto"/>
        </w:rPr>
        <w:t>.NET Exceptions</w:t>
      </w:r>
    </w:p>
    <w:p w:rsidR="00407E19" w:rsidRDefault="00407E19" w:rsidP="00407E1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F53B1" w:rsidRDefault="00BF53B1" w:rsidP="00BF53B1">
      <w:pPr>
        <w:pStyle w:val="Body1"/>
        <w:rPr>
          <w:sz w:val="12"/>
          <w:szCs w:val="12"/>
        </w:rPr>
      </w:pPr>
      <w:r>
        <w:br w:type="page"/>
      </w:r>
    </w:p>
    <w:p w:rsidR="00BF53B1" w:rsidRDefault="00BF53B1" w:rsidP="00BF53B1">
      <w:pPr>
        <w:pStyle w:val="Heading3"/>
      </w:pPr>
      <w:bookmarkStart w:id="899" w:name="_Toc304583796"/>
      <w:bookmarkStart w:id="900" w:name="_Toc306374647"/>
      <w:r>
        <w:t>Runt Arm Low Threshold</w:t>
      </w:r>
      <w:bookmarkEnd w:id="899"/>
      <w:bookmarkEnd w:id="900"/>
    </w:p>
    <w:p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BF53B1" w:rsidTr="001D305A">
        <w:trPr>
          <w:cantSplit/>
          <w:tblHeader/>
        </w:trPr>
        <w:tc>
          <w:tcPr>
            <w:tcW w:w="1170" w:type="dxa"/>
            <w:tcBorders>
              <w:top w:val="single" w:sz="4" w:space="0" w:color="auto"/>
              <w:left w:val="single" w:sz="4" w:space="0" w:color="auto"/>
              <w:bottom w:val="double" w:sz="6" w:space="0" w:color="auto"/>
            </w:tcBorders>
          </w:tcPr>
          <w:p w:rsidR="00BF53B1" w:rsidRDefault="00BF53B1" w:rsidP="001D305A">
            <w:pPr>
              <w:pStyle w:val="TableHead"/>
            </w:pPr>
            <w:r>
              <w:t>Data Type</w:t>
            </w:r>
          </w:p>
        </w:tc>
        <w:tc>
          <w:tcPr>
            <w:tcW w:w="810" w:type="dxa"/>
            <w:tcBorders>
              <w:top w:val="single" w:sz="4" w:space="0" w:color="auto"/>
              <w:bottom w:val="double" w:sz="6" w:space="0" w:color="auto"/>
            </w:tcBorders>
          </w:tcPr>
          <w:p w:rsidR="00BF53B1" w:rsidRDefault="00BF53B1" w:rsidP="001D305A">
            <w:pPr>
              <w:pStyle w:val="TableHead"/>
            </w:pPr>
            <w:r>
              <w:t>Access</w:t>
            </w:r>
          </w:p>
        </w:tc>
        <w:tc>
          <w:tcPr>
            <w:tcW w:w="1530" w:type="dxa"/>
            <w:tcBorders>
              <w:top w:val="single" w:sz="4" w:space="0" w:color="auto"/>
              <w:bottom w:val="double" w:sz="6" w:space="0" w:color="auto"/>
            </w:tcBorders>
          </w:tcPr>
          <w:p w:rsidR="00BF53B1" w:rsidRDefault="00BF53B1" w:rsidP="001D305A">
            <w:pPr>
              <w:pStyle w:val="TableHead"/>
            </w:pPr>
            <w:r>
              <w:t>Applies To</w:t>
            </w:r>
          </w:p>
        </w:tc>
        <w:tc>
          <w:tcPr>
            <w:tcW w:w="1080" w:type="dxa"/>
            <w:tcBorders>
              <w:top w:val="single" w:sz="4" w:space="0" w:color="auto"/>
              <w:bottom w:val="double" w:sz="6" w:space="0" w:color="auto"/>
            </w:tcBorders>
          </w:tcPr>
          <w:p w:rsidR="00BF53B1" w:rsidRDefault="00BF53B1" w:rsidP="001D305A">
            <w:pPr>
              <w:pStyle w:val="TableHead"/>
            </w:pPr>
            <w:r>
              <w:t>Coercion</w:t>
            </w:r>
          </w:p>
        </w:tc>
        <w:tc>
          <w:tcPr>
            <w:tcW w:w="4770" w:type="dxa"/>
            <w:tcBorders>
              <w:top w:val="single" w:sz="4" w:space="0" w:color="auto"/>
              <w:bottom w:val="double" w:sz="6" w:space="0" w:color="auto"/>
              <w:right w:val="single" w:sz="6" w:space="0" w:color="auto"/>
            </w:tcBorders>
          </w:tcPr>
          <w:p w:rsidR="00BF53B1" w:rsidRDefault="00BF53B1" w:rsidP="001D305A">
            <w:pPr>
              <w:pStyle w:val="TableHead"/>
            </w:pPr>
            <w:r>
              <w:t>High Level Functions</w:t>
            </w:r>
          </w:p>
        </w:tc>
      </w:tr>
      <w:tr w:rsidR="00BF53B1"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F53B1" w:rsidRDefault="00BF53B1" w:rsidP="001D305A">
            <w:pPr>
              <w:pStyle w:val="TableCellCourierNew"/>
            </w:pPr>
            <w:r>
              <w:t>ViReal64</w:t>
            </w:r>
          </w:p>
        </w:tc>
        <w:tc>
          <w:tcPr>
            <w:tcW w:w="810" w:type="dxa"/>
            <w:tcBorders>
              <w:top w:val="double" w:sz="6" w:space="0" w:color="auto"/>
            </w:tcBorders>
          </w:tcPr>
          <w:p w:rsidR="00BF53B1" w:rsidRDefault="00BF53B1" w:rsidP="001D305A">
            <w:pPr>
              <w:pStyle w:val="TableCell"/>
            </w:pPr>
            <w:r>
              <w:t>R/W</w:t>
            </w:r>
          </w:p>
        </w:tc>
        <w:tc>
          <w:tcPr>
            <w:tcW w:w="1530" w:type="dxa"/>
            <w:tcBorders>
              <w:top w:val="double" w:sz="6" w:space="0" w:color="auto"/>
            </w:tcBorders>
          </w:tcPr>
          <w:p w:rsidR="00BF53B1" w:rsidRDefault="00377EBC" w:rsidP="001D305A">
            <w:pPr>
              <w:pStyle w:val="TableCell"/>
            </w:pPr>
            <w:r>
              <w:t>ArmSource</w:t>
            </w:r>
          </w:p>
        </w:tc>
        <w:tc>
          <w:tcPr>
            <w:tcW w:w="1080" w:type="dxa"/>
            <w:tcBorders>
              <w:top w:val="double" w:sz="6" w:space="0" w:color="auto"/>
            </w:tcBorders>
          </w:tcPr>
          <w:p w:rsidR="00BF53B1" w:rsidRDefault="00BF53B1" w:rsidP="001D305A">
            <w:pPr>
              <w:pStyle w:val="TableCell"/>
            </w:pPr>
            <w:r>
              <w:t>None</w:t>
            </w:r>
          </w:p>
        </w:tc>
        <w:tc>
          <w:tcPr>
            <w:tcW w:w="4770" w:type="dxa"/>
            <w:tcBorders>
              <w:top w:val="double" w:sz="6" w:space="0" w:color="auto"/>
            </w:tcBorders>
          </w:tcPr>
          <w:p w:rsidR="00BF53B1" w:rsidRDefault="00541C77" w:rsidP="001D305A">
            <w:pPr>
              <w:pStyle w:val="TableCell"/>
            </w:pPr>
            <w:r>
              <w:t>Configure Runt Arm Source</w:t>
            </w:r>
          </w:p>
        </w:tc>
      </w:tr>
    </w:tbl>
    <w:p w:rsidR="00407E19" w:rsidRDefault="00407E19" w:rsidP="00407E19">
      <w:pPr>
        <w:pStyle w:val="FunctionHead"/>
      </w:pPr>
      <w:r>
        <w:t>.NET Property Name</w:t>
      </w:r>
    </w:p>
    <w:p w:rsidR="00407E19" w:rsidRDefault="00407E19" w:rsidP="00407E19">
      <w:pPr>
        <w:pStyle w:val="Body1"/>
        <w:rPr>
          <w:rStyle w:val="monospace"/>
        </w:rPr>
      </w:pPr>
      <w:r>
        <w:rPr>
          <w:rStyle w:val="monospace"/>
        </w:rPr>
        <w:t>Arm.Sources[].Runt.ThresholdLow</w:t>
      </w:r>
    </w:p>
    <w:p w:rsidR="00BF53B1" w:rsidRDefault="00BF53B1" w:rsidP="00BF53B1">
      <w:pPr>
        <w:pStyle w:val="FunctionHead"/>
      </w:pPr>
      <w:r>
        <w:t>COM Property Name</w:t>
      </w:r>
    </w:p>
    <w:p w:rsidR="00BF53B1" w:rsidRDefault="009249C0" w:rsidP="00BF53B1">
      <w:pPr>
        <w:pStyle w:val="Body1"/>
        <w:rPr>
          <w:rStyle w:val="monospace"/>
        </w:rPr>
      </w:pPr>
      <w:r>
        <w:rPr>
          <w:rStyle w:val="monospace"/>
        </w:rPr>
        <w:t>Arm.Sources.Item().</w:t>
      </w:r>
      <w:r w:rsidR="00BF53B1">
        <w:rPr>
          <w:rStyle w:val="monospace"/>
        </w:rPr>
        <w:t>Runt.ThresholdLow</w:t>
      </w:r>
    </w:p>
    <w:p w:rsidR="00BF53B1" w:rsidRDefault="00BF53B1" w:rsidP="00BF53B1">
      <w:pPr>
        <w:pStyle w:val="FunctionHead"/>
      </w:pPr>
      <w:r>
        <w:t>C Constant Name</w:t>
      </w:r>
    </w:p>
    <w:p w:rsidR="00BF53B1" w:rsidRDefault="00BF53B1" w:rsidP="00BF53B1">
      <w:pPr>
        <w:pStyle w:val="Body1"/>
      </w:pPr>
      <w:r>
        <w:rPr>
          <w:rFonts w:ascii="Courier New" w:hAnsi="Courier New" w:cs="Courier New"/>
          <w:sz w:val="18"/>
          <w:szCs w:val="18"/>
        </w:rPr>
        <w:t>IVIDIGITIZER_ATTR_RUNT_ARM_LOW_THRESHOLD</w:t>
      </w:r>
    </w:p>
    <w:p w:rsidR="00BF53B1" w:rsidRDefault="00BF53B1" w:rsidP="00BF53B1">
      <w:pPr>
        <w:pStyle w:val="FunctionHead"/>
      </w:pPr>
      <w:r>
        <w:t>Description</w:t>
      </w:r>
    </w:p>
    <w:p w:rsidR="00BF53B1" w:rsidRDefault="00BF53B1" w:rsidP="00BF53B1">
      <w:pPr>
        <w:pStyle w:val="Body1"/>
      </w:pPr>
      <w:r>
        <w:t>The low threshold the digitizer uses for runt arming</w:t>
      </w:r>
      <w:r w:rsidR="0080634C">
        <w:t xml:space="preserve">. </w:t>
      </w:r>
      <w:r>
        <w:t>The units are volts.</w:t>
      </w:r>
    </w:p>
    <w:p w:rsidR="00407E19" w:rsidRPr="00F7116C" w:rsidRDefault="00407E19" w:rsidP="00407E19">
      <w:pPr>
        <w:pStyle w:val="AttrFuncSubheading"/>
        <w:rPr>
          <w:color w:val="auto"/>
        </w:rPr>
      </w:pPr>
      <w:r w:rsidRPr="00F7116C">
        <w:rPr>
          <w:color w:val="auto"/>
        </w:rPr>
        <w:t>.NET Exceptions</w:t>
      </w:r>
    </w:p>
    <w:p w:rsidR="00407E19" w:rsidRDefault="00407E19" w:rsidP="00407E1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F53B1" w:rsidRDefault="00BF53B1" w:rsidP="00BF53B1">
      <w:pPr>
        <w:pStyle w:val="Body1"/>
        <w:rPr>
          <w:sz w:val="12"/>
          <w:szCs w:val="12"/>
        </w:rPr>
      </w:pPr>
      <w:r>
        <w:br w:type="page"/>
      </w:r>
    </w:p>
    <w:p w:rsidR="00BF53B1" w:rsidRDefault="00BF53B1" w:rsidP="00BF53B1">
      <w:pPr>
        <w:pStyle w:val="Heading3"/>
      </w:pPr>
      <w:bookmarkStart w:id="901" w:name="_Toc304583797"/>
      <w:bookmarkStart w:id="902" w:name="_Toc306374648"/>
      <w:r>
        <w:t>Runt Arm Polarity</w:t>
      </w:r>
      <w:bookmarkEnd w:id="901"/>
      <w:bookmarkEnd w:id="902"/>
    </w:p>
    <w:p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BF53B1" w:rsidTr="001D305A">
        <w:trPr>
          <w:cantSplit/>
          <w:tblHeader/>
        </w:trPr>
        <w:tc>
          <w:tcPr>
            <w:tcW w:w="1170" w:type="dxa"/>
            <w:tcBorders>
              <w:top w:val="single" w:sz="4" w:space="0" w:color="auto"/>
              <w:left w:val="single" w:sz="4" w:space="0" w:color="auto"/>
              <w:bottom w:val="double" w:sz="6" w:space="0" w:color="auto"/>
            </w:tcBorders>
          </w:tcPr>
          <w:p w:rsidR="00BF53B1" w:rsidRDefault="00BF53B1" w:rsidP="001D305A">
            <w:pPr>
              <w:pStyle w:val="TableHead"/>
            </w:pPr>
            <w:r>
              <w:t>Data Type</w:t>
            </w:r>
          </w:p>
        </w:tc>
        <w:tc>
          <w:tcPr>
            <w:tcW w:w="810" w:type="dxa"/>
            <w:tcBorders>
              <w:top w:val="single" w:sz="4" w:space="0" w:color="auto"/>
              <w:bottom w:val="double" w:sz="6" w:space="0" w:color="auto"/>
            </w:tcBorders>
          </w:tcPr>
          <w:p w:rsidR="00BF53B1" w:rsidRDefault="00BF53B1" w:rsidP="001D305A">
            <w:pPr>
              <w:pStyle w:val="TableHead"/>
            </w:pPr>
            <w:r>
              <w:t>Access</w:t>
            </w:r>
          </w:p>
        </w:tc>
        <w:tc>
          <w:tcPr>
            <w:tcW w:w="1530" w:type="dxa"/>
            <w:tcBorders>
              <w:top w:val="single" w:sz="4" w:space="0" w:color="auto"/>
              <w:bottom w:val="double" w:sz="6" w:space="0" w:color="auto"/>
            </w:tcBorders>
          </w:tcPr>
          <w:p w:rsidR="00BF53B1" w:rsidRDefault="00BF53B1" w:rsidP="001D305A">
            <w:pPr>
              <w:pStyle w:val="TableHead"/>
            </w:pPr>
            <w:r>
              <w:t>Applies To</w:t>
            </w:r>
          </w:p>
        </w:tc>
        <w:tc>
          <w:tcPr>
            <w:tcW w:w="1080" w:type="dxa"/>
            <w:tcBorders>
              <w:top w:val="single" w:sz="4" w:space="0" w:color="auto"/>
              <w:bottom w:val="double" w:sz="6" w:space="0" w:color="auto"/>
            </w:tcBorders>
          </w:tcPr>
          <w:p w:rsidR="00BF53B1" w:rsidRDefault="00BF53B1" w:rsidP="001D305A">
            <w:pPr>
              <w:pStyle w:val="TableHead"/>
            </w:pPr>
            <w:r>
              <w:t>Coercion</w:t>
            </w:r>
          </w:p>
        </w:tc>
        <w:tc>
          <w:tcPr>
            <w:tcW w:w="4770" w:type="dxa"/>
            <w:tcBorders>
              <w:top w:val="single" w:sz="4" w:space="0" w:color="auto"/>
              <w:bottom w:val="double" w:sz="6" w:space="0" w:color="auto"/>
              <w:right w:val="single" w:sz="6" w:space="0" w:color="auto"/>
            </w:tcBorders>
          </w:tcPr>
          <w:p w:rsidR="00BF53B1" w:rsidRDefault="00BF53B1" w:rsidP="001D305A">
            <w:pPr>
              <w:pStyle w:val="TableHead"/>
            </w:pPr>
            <w:r>
              <w:t>High Level Functions</w:t>
            </w:r>
          </w:p>
        </w:tc>
      </w:tr>
      <w:tr w:rsidR="00BF53B1"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F53B1" w:rsidRDefault="00BF53B1" w:rsidP="001D305A">
            <w:pPr>
              <w:pStyle w:val="TableCellCourierNew"/>
            </w:pPr>
            <w:r>
              <w:t>ViInt32</w:t>
            </w:r>
          </w:p>
        </w:tc>
        <w:tc>
          <w:tcPr>
            <w:tcW w:w="810" w:type="dxa"/>
            <w:tcBorders>
              <w:top w:val="double" w:sz="6" w:space="0" w:color="auto"/>
            </w:tcBorders>
          </w:tcPr>
          <w:p w:rsidR="00BF53B1" w:rsidRDefault="00BF53B1" w:rsidP="001D305A">
            <w:pPr>
              <w:pStyle w:val="TableCell"/>
            </w:pPr>
            <w:r>
              <w:t>R/W</w:t>
            </w:r>
          </w:p>
        </w:tc>
        <w:tc>
          <w:tcPr>
            <w:tcW w:w="1530" w:type="dxa"/>
            <w:tcBorders>
              <w:top w:val="double" w:sz="6" w:space="0" w:color="auto"/>
            </w:tcBorders>
          </w:tcPr>
          <w:p w:rsidR="00BF53B1" w:rsidRDefault="00377EBC" w:rsidP="001D305A">
            <w:pPr>
              <w:pStyle w:val="TableCell"/>
            </w:pPr>
            <w:r>
              <w:t>ArmSource</w:t>
            </w:r>
          </w:p>
        </w:tc>
        <w:tc>
          <w:tcPr>
            <w:tcW w:w="1080" w:type="dxa"/>
            <w:tcBorders>
              <w:top w:val="double" w:sz="6" w:space="0" w:color="auto"/>
            </w:tcBorders>
          </w:tcPr>
          <w:p w:rsidR="00BF53B1" w:rsidRDefault="00BF53B1" w:rsidP="001D305A">
            <w:pPr>
              <w:pStyle w:val="TableCell"/>
            </w:pPr>
            <w:r>
              <w:t>None</w:t>
            </w:r>
          </w:p>
        </w:tc>
        <w:tc>
          <w:tcPr>
            <w:tcW w:w="4770" w:type="dxa"/>
            <w:tcBorders>
              <w:top w:val="double" w:sz="6" w:space="0" w:color="auto"/>
            </w:tcBorders>
          </w:tcPr>
          <w:p w:rsidR="00BF53B1" w:rsidRDefault="00541C77" w:rsidP="001D305A">
            <w:pPr>
              <w:pStyle w:val="TableCell"/>
            </w:pPr>
            <w:r>
              <w:t>Configure Runt Arm Source</w:t>
            </w:r>
          </w:p>
        </w:tc>
      </w:tr>
    </w:tbl>
    <w:p w:rsidR="00407E19" w:rsidRDefault="00407E19" w:rsidP="00407E19">
      <w:pPr>
        <w:pStyle w:val="FunctionHead"/>
      </w:pPr>
      <w:r>
        <w:t>.NET Property Name</w:t>
      </w:r>
    </w:p>
    <w:p w:rsidR="00407E19" w:rsidRDefault="00407E19" w:rsidP="00407E19">
      <w:pPr>
        <w:pStyle w:val="Body1"/>
        <w:rPr>
          <w:rStyle w:val="monospace"/>
        </w:rPr>
      </w:pPr>
      <w:r>
        <w:rPr>
          <w:rStyle w:val="monospace"/>
        </w:rPr>
        <w:t>Arm.Sources[].Runt.Polarity</w:t>
      </w:r>
    </w:p>
    <w:p w:rsidR="00407E19" w:rsidRDefault="00407E19" w:rsidP="00407E19">
      <w:pPr>
        <w:pStyle w:val="FunctionHead"/>
      </w:pPr>
      <w:r>
        <w:t>.NET Enumeration Name</w:t>
      </w:r>
    </w:p>
    <w:p w:rsidR="00407E19" w:rsidRDefault="00407E19" w:rsidP="00407E19">
      <w:pPr>
        <w:pStyle w:val="Code1"/>
      </w:pPr>
      <w:r>
        <w:t>RuntPolarity</w:t>
      </w:r>
    </w:p>
    <w:p w:rsidR="00BF53B1" w:rsidRDefault="00BF53B1" w:rsidP="00BF53B1">
      <w:pPr>
        <w:pStyle w:val="FunctionHead"/>
      </w:pPr>
      <w:r>
        <w:t>COM Property Name</w:t>
      </w:r>
    </w:p>
    <w:p w:rsidR="00BF53B1" w:rsidRDefault="009249C0" w:rsidP="00BF53B1">
      <w:pPr>
        <w:pStyle w:val="Body1"/>
        <w:rPr>
          <w:rStyle w:val="monospace"/>
        </w:rPr>
      </w:pPr>
      <w:r>
        <w:rPr>
          <w:rStyle w:val="monospace"/>
        </w:rPr>
        <w:t>Arm.Sources.Item().</w:t>
      </w:r>
      <w:r w:rsidR="00BF53B1">
        <w:rPr>
          <w:rStyle w:val="monospace"/>
        </w:rPr>
        <w:t>Runt.Polarity</w:t>
      </w:r>
    </w:p>
    <w:p w:rsidR="00BF53B1" w:rsidRDefault="00BF53B1" w:rsidP="00BF53B1">
      <w:pPr>
        <w:pStyle w:val="FunctionHead"/>
      </w:pPr>
      <w:r>
        <w:t>COM Enumeration Name</w:t>
      </w:r>
    </w:p>
    <w:p w:rsidR="00BF53B1" w:rsidRDefault="00BF53B1" w:rsidP="00BF53B1">
      <w:pPr>
        <w:pStyle w:val="Code1"/>
      </w:pPr>
      <w:r>
        <w:t>IviDigitizerRuntPolarityEnum</w:t>
      </w:r>
    </w:p>
    <w:p w:rsidR="00BF53B1" w:rsidRDefault="00BF53B1" w:rsidP="00BF53B1">
      <w:pPr>
        <w:pStyle w:val="FunctionHead"/>
      </w:pPr>
      <w:r>
        <w:t>C Constant Name</w:t>
      </w:r>
    </w:p>
    <w:p w:rsidR="00BF53B1" w:rsidRDefault="00BF53B1" w:rsidP="00BF53B1">
      <w:pPr>
        <w:pStyle w:val="Body1"/>
      </w:pPr>
      <w:r>
        <w:rPr>
          <w:rFonts w:ascii="Courier New" w:hAnsi="Courier New" w:cs="Courier New"/>
          <w:sz w:val="18"/>
          <w:szCs w:val="18"/>
        </w:rPr>
        <w:t>IVIDIGITIZER_ATTR_RUNT_ARM_POLARITY</w:t>
      </w:r>
    </w:p>
    <w:p w:rsidR="00BF53B1" w:rsidRDefault="00BF53B1" w:rsidP="00BF53B1">
      <w:pPr>
        <w:pStyle w:val="FunctionHead"/>
      </w:pPr>
      <w:r>
        <w:t>Description</w:t>
      </w:r>
    </w:p>
    <w:p w:rsidR="00BF53B1" w:rsidRDefault="00BF53B1" w:rsidP="00BF53B1">
      <w:pPr>
        <w:pStyle w:val="Body1"/>
      </w:pPr>
      <w:r>
        <w:t>Specifies the polarity of the runt that arms the digitizer.</w:t>
      </w:r>
    </w:p>
    <w:p w:rsidR="00BF53B1" w:rsidRDefault="00BF53B1" w:rsidP="00BF53B1">
      <w:pPr>
        <w:pStyle w:val="FunctionHead"/>
      </w:pPr>
      <w:r>
        <w:t>Defined Values</w:t>
      </w:r>
    </w:p>
    <w:tbl>
      <w:tblPr>
        <w:tblW w:w="0" w:type="auto"/>
        <w:tblInd w:w="722" w:type="dxa"/>
        <w:tblLayout w:type="fixed"/>
        <w:tblLook w:val="0000"/>
      </w:tblPr>
      <w:tblGrid>
        <w:gridCol w:w="1456"/>
        <w:gridCol w:w="720"/>
        <w:gridCol w:w="1170"/>
        <w:gridCol w:w="5294"/>
      </w:tblGrid>
      <w:tr w:rsidR="00BF53B1" w:rsidTr="0083263E">
        <w:trPr>
          <w:cantSplit/>
          <w:trHeight w:val="158"/>
        </w:trPr>
        <w:tc>
          <w:tcPr>
            <w:tcW w:w="1456" w:type="dxa"/>
            <w:vMerge w:val="restart"/>
            <w:tcBorders>
              <w:top w:val="single" w:sz="4" w:space="0" w:color="auto"/>
              <w:left w:val="single" w:sz="6" w:space="0" w:color="auto"/>
              <w:right w:val="single" w:sz="6" w:space="0" w:color="auto"/>
            </w:tcBorders>
            <w:shd w:val="clear" w:color="auto" w:fill="C0C0C0"/>
          </w:tcPr>
          <w:p w:rsidR="00BF53B1" w:rsidRDefault="00BF53B1" w:rsidP="001D305A">
            <w:pPr>
              <w:pStyle w:val="TableHead"/>
              <w:jc w:val="left"/>
              <w:rPr>
                <w:i/>
                <w:iCs/>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rsidR="00BF53B1" w:rsidRDefault="00BF53B1" w:rsidP="001D305A">
            <w:pPr>
              <w:pStyle w:val="TableHead"/>
              <w:jc w:val="left"/>
              <w:rPr>
                <w:i/>
                <w:iCs/>
              </w:rPr>
            </w:pPr>
            <w:r>
              <w:rPr>
                <w:i/>
                <w:iCs/>
              </w:rPr>
              <w:t>Description</w:t>
            </w:r>
          </w:p>
        </w:tc>
      </w:tr>
      <w:tr w:rsidR="00BF53B1" w:rsidTr="0083263E">
        <w:trPr>
          <w:cantSplit/>
          <w:trHeight w:val="157"/>
        </w:trPr>
        <w:tc>
          <w:tcPr>
            <w:tcW w:w="1456" w:type="dxa"/>
            <w:vMerge/>
            <w:tcBorders>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p>
        </w:tc>
        <w:tc>
          <w:tcPr>
            <w:tcW w:w="72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Language</w:t>
            </w:r>
          </w:p>
        </w:tc>
        <w:tc>
          <w:tcPr>
            <w:tcW w:w="5294"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Identifier</w:t>
            </w:r>
          </w:p>
        </w:tc>
      </w:tr>
      <w:tr w:rsidR="00BF53B1" w:rsidTr="0083263E">
        <w:trPr>
          <w:cantSplit/>
          <w:trHeight w:val="683"/>
        </w:trPr>
        <w:tc>
          <w:tcPr>
            <w:tcW w:w="1456" w:type="dxa"/>
            <w:vMerge w:val="restart"/>
            <w:tcBorders>
              <w:top w:val="single" w:sz="6" w:space="0" w:color="auto"/>
              <w:left w:val="single" w:sz="6" w:space="0" w:color="auto"/>
              <w:right w:val="single" w:sz="6" w:space="0" w:color="auto"/>
            </w:tcBorders>
          </w:tcPr>
          <w:p w:rsidR="00BF53B1" w:rsidRDefault="00BF53B1" w:rsidP="001D305A">
            <w:pPr>
              <w:pStyle w:val="TableCell"/>
            </w:pPr>
            <w:r>
              <w:t>Positive</w:t>
            </w:r>
          </w:p>
        </w:tc>
        <w:tc>
          <w:tcPr>
            <w:tcW w:w="7184" w:type="dxa"/>
            <w:gridSpan w:val="3"/>
            <w:tcBorders>
              <w:top w:val="single" w:sz="6" w:space="0" w:color="auto"/>
              <w:left w:val="single" w:sz="6" w:space="0" w:color="auto"/>
              <w:bottom w:val="single" w:sz="4" w:space="0" w:color="auto"/>
              <w:right w:val="single" w:sz="6" w:space="0" w:color="auto"/>
            </w:tcBorders>
          </w:tcPr>
          <w:p w:rsidR="00BF53B1" w:rsidRDefault="00BF53B1" w:rsidP="001D305A">
            <w:pPr>
              <w:pStyle w:val="TableCell"/>
            </w:pPr>
            <w:r>
              <w:t xml:space="preserve">The digitizer </w:t>
            </w:r>
            <w:r w:rsidR="0091748B">
              <w:t>arms</w:t>
            </w:r>
            <w:r>
              <w:t xml:space="preserve"> on a positive runt. A positive runt occurs when a rising edge crosses the low runt threshold and does not cross the high runt threshold before re-crossing the low runt threshold.</w:t>
            </w:r>
          </w:p>
        </w:tc>
      </w:tr>
      <w:tr w:rsidR="00407E19" w:rsidTr="0083263E">
        <w:trPr>
          <w:cantSplit/>
          <w:trHeight w:val="338"/>
        </w:trPr>
        <w:tc>
          <w:tcPr>
            <w:tcW w:w="1456" w:type="dxa"/>
            <w:vMerge/>
            <w:tcBorders>
              <w:left w:val="single" w:sz="6" w:space="0" w:color="auto"/>
              <w:right w:val="single" w:sz="6" w:space="0" w:color="auto"/>
            </w:tcBorders>
          </w:tcPr>
          <w:p w:rsidR="00407E19" w:rsidRDefault="00407E19" w:rsidP="001D305A">
            <w:pPr>
              <w:pStyle w:val="TableCell"/>
            </w:pPr>
          </w:p>
        </w:tc>
        <w:tc>
          <w:tcPr>
            <w:tcW w:w="720" w:type="dxa"/>
            <w:vMerge w:val="restart"/>
            <w:tcBorders>
              <w:top w:val="single" w:sz="4" w:space="0" w:color="auto"/>
              <w:left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.NET</w:t>
            </w:r>
          </w:p>
        </w:tc>
        <w:tc>
          <w:tcPr>
            <w:tcW w:w="5294"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RuntPolarity.Positive</w:t>
            </w:r>
          </w:p>
        </w:tc>
      </w:tr>
      <w:tr w:rsidR="00407E19" w:rsidTr="00566F40">
        <w:trPr>
          <w:cantSplit/>
          <w:trHeight w:val="338"/>
        </w:trPr>
        <w:tc>
          <w:tcPr>
            <w:tcW w:w="1456" w:type="dxa"/>
            <w:vMerge/>
            <w:tcBorders>
              <w:left w:val="single" w:sz="6" w:space="0" w:color="auto"/>
              <w:right w:val="single" w:sz="6" w:space="0" w:color="auto"/>
            </w:tcBorders>
          </w:tcPr>
          <w:p w:rsidR="00407E19" w:rsidRDefault="00407E19" w:rsidP="001D305A">
            <w:pPr>
              <w:pStyle w:val="TableCell"/>
            </w:pPr>
          </w:p>
        </w:tc>
        <w:tc>
          <w:tcPr>
            <w:tcW w:w="720" w:type="dxa"/>
            <w:vMerge/>
            <w:tcBorders>
              <w:left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w:t>
            </w:r>
          </w:p>
        </w:tc>
        <w:tc>
          <w:tcPr>
            <w:tcW w:w="5294"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IVIDIGITIZER_VAL_RUNT_POSITIVE</w:t>
            </w:r>
          </w:p>
        </w:tc>
      </w:tr>
      <w:tr w:rsidR="00407E19" w:rsidTr="0083263E">
        <w:trPr>
          <w:cantSplit/>
          <w:trHeight w:val="337"/>
        </w:trPr>
        <w:tc>
          <w:tcPr>
            <w:tcW w:w="1456" w:type="dxa"/>
            <w:vMerge/>
            <w:tcBorders>
              <w:left w:val="single" w:sz="6" w:space="0" w:color="auto"/>
              <w:bottom w:val="single" w:sz="6" w:space="0" w:color="auto"/>
              <w:right w:val="single" w:sz="6" w:space="0" w:color="auto"/>
            </w:tcBorders>
          </w:tcPr>
          <w:p w:rsidR="00407E19" w:rsidRDefault="00407E19" w:rsidP="001D305A">
            <w:pPr>
              <w:pStyle w:val="TableCell"/>
            </w:pPr>
          </w:p>
        </w:tc>
        <w:tc>
          <w:tcPr>
            <w:tcW w:w="720" w:type="dxa"/>
            <w:vMerge/>
            <w:tcBorders>
              <w:left w:val="single" w:sz="6" w:space="0" w:color="auto"/>
              <w:bottom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1D305A">
            <w:pPr>
              <w:pStyle w:val="TableCell"/>
            </w:pPr>
            <w:r>
              <w:t>COM</w:t>
            </w:r>
          </w:p>
        </w:tc>
        <w:tc>
          <w:tcPr>
            <w:tcW w:w="5294" w:type="dxa"/>
            <w:tcBorders>
              <w:top w:val="single" w:sz="4" w:space="0" w:color="auto"/>
              <w:left w:val="single" w:sz="6" w:space="0" w:color="auto"/>
              <w:bottom w:val="single" w:sz="6" w:space="0" w:color="auto"/>
              <w:right w:val="single" w:sz="6" w:space="0" w:color="auto"/>
            </w:tcBorders>
          </w:tcPr>
          <w:p w:rsidR="00407E19" w:rsidRDefault="00407E19" w:rsidP="001D305A">
            <w:pPr>
              <w:pStyle w:val="TableCell"/>
              <w:rPr>
                <w:rFonts w:ascii="Courier New" w:hAnsi="Courier New" w:cs="Courier New"/>
                <w:sz w:val="18"/>
                <w:szCs w:val="18"/>
              </w:rPr>
            </w:pPr>
            <w:r>
              <w:rPr>
                <w:rFonts w:ascii="Courier New" w:hAnsi="Courier New" w:cs="Courier New"/>
                <w:sz w:val="18"/>
                <w:szCs w:val="18"/>
              </w:rPr>
              <w:t>IviDigitizerRuntPolarityPositive</w:t>
            </w:r>
          </w:p>
        </w:tc>
      </w:tr>
      <w:tr w:rsidR="00BF53B1" w:rsidTr="0083263E">
        <w:trPr>
          <w:cantSplit/>
          <w:trHeight w:val="683"/>
        </w:trPr>
        <w:tc>
          <w:tcPr>
            <w:tcW w:w="1456" w:type="dxa"/>
            <w:vMerge w:val="restart"/>
            <w:tcBorders>
              <w:top w:val="single" w:sz="6" w:space="0" w:color="auto"/>
              <w:left w:val="single" w:sz="6" w:space="0" w:color="auto"/>
              <w:right w:val="single" w:sz="6" w:space="0" w:color="auto"/>
            </w:tcBorders>
          </w:tcPr>
          <w:p w:rsidR="00BF53B1" w:rsidRDefault="00BF53B1" w:rsidP="001D305A">
            <w:pPr>
              <w:pStyle w:val="TableCell"/>
            </w:pPr>
            <w:r>
              <w:t>Negative</w:t>
            </w:r>
          </w:p>
        </w:tc>
        <w:tc>
          <w:tcPr>
            <w:tcW w:w="7184" w:type="dxa"/>
            <w:gridSpan w:val="3"/>
            <w:tcBorders>
              <w:top w:val="single" w:sz="6" w:space="0" w:color="auto"/>
              <w:left w:val="single" w:sz="6" w:space="0" w:color="auto"/>
              <w:bottom w:val="single" w:sz="4" w:space="0" w:color="auto"/>
              <w:right w:val="single" w:sz="6" w:space="0" w:color="auto"/>
            </w:tcBorders>
          </w:tcPr>
          <w:p w:rsidR="00BF53B1" w:rsidRDefault="00BF53B1" w:rsidP="001D305A">
            <w:pPr>
              <w:pStyle w:val="TableCell"/>
            </w:pPr>
            <w:r>
              <w:t xml:space="preserve">The digitizer </w:t>
            </w:r>
            <w:r w:rsidR="0091748B">
              <w:t>arms</w:t>
            </w:r>
            <w:r>
              <w:t xml:space="preserve"> on a negative runt. A negative runt occurs when a falling edge crosses the high runt threshold and does not cross the low runt threshold before re-crossing the high runt threshold.</w:t>
            </w:r>
          </w:p>
        </w:tc>
      </w:tr>
      <w:tr w:rsidR="00407E19" w:rsidTr="0083263E">
        <w:trPr>
          <w:cantSplit/>
          <w:trHeight w:val="338"/>
        </w:trPr>
        <w:tc>
          <w:tcPr>
            <w:tcW w:w="1456" w:type="dxa"/>
            <w:vMerge/>
            <w:tcBorders>
              <w:left w:val="single" w:sz="6" w:space="0" w:color="auto"/>
              <w:right w:val="single" w:sz="6" w:space="0" w:color="auto"/>
            </w:tcBorders>
          </w:tcPr>
          <w:p w:rsidR="00407E19" w:rsidRDefault="00407E19" w:rsidP="001D305A">
            <w:pPr>
              <w:pStyle w:val="TableCell"/>
            </w:pPr>
          </w:p>
        </w:tc>
        <w:tc>
          <w:tcPr>
            <w:tcW w:w="720" w:type="dxa"/>
            <w:vMerge w:val="restart"/>
            <w:tcBorders>
              <w:top w:val="single" w:sz="4" w:space="0" w:color="auto"/>
              <w:left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.NET</w:t>
            </w:r>
          </w:p>
        </w:tc>
        <w:tc>
          <w:tcPr>
            <w:tcW w:w="5294"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RuntPolarity.Negative</w:t>
            </w:r>
          </w:p>
        </w:tc>
      </w:tr>
      <w:tr w:rsidR="00407E19" w:rsidTr="00566F40">
        <w:trPr>
          <w:cantSplit/>
          <w:trHeight w:val="338"/>
        </w:trPr>
        <w:tc>
          <w:tcPr>
            <w:tcW w:w="1456" w:type="dxa"/>
            <w:vMerge/>
            <w:tcBorders>
              <w:left w:val="single" w:sz="6" w:space="0" w:color="auto"/>
              <w:right w:val="single" w:sz="6" w:space="0" w:color="auto"/>
            </w:tcBorders>
          </w:tcPr>
          <w:p w:rsidR="00407E19" w:rsidRDefault="00407E19" w:rsidP="001D305A">
            <w:pPr>
              <w:pStyle w:val="TableCell"/>
            </w:pPr>
          </w:p>
        </w:tc>
        <w:tc>
          <w:tcPr>
            <w:tcW w:w="720" w:type="dxa"/>
            <w:vMerge/>
            <w:tcBorders>
              <w:left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w:t>
            </w:r>
          </w:p>
        </w:tc>
        <w:tc>
          <w:tcPr>
            <w:tcW w:w="5294"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IVIDIGITIZER_VAL_RUNT_NEGATIVE</w:t>
            </w:r>
          </w:p>
        </w:tc>
      </w:tr>
      <w:tr w:rsidR="00407E19" w:rsidTr="0083263E">
        <w:trPr>
          <w:cantSplit/>
          <w:trHeight w:val="337"/>
        </w:trPr>
        <w:tc>
          <w:tcPr>
            <w:tcW w:w="1456" w:type="dxa"/>
            <w:vMerge/>
            <w:tcBorders>
              <w:left w:val="single" w:sz="6" w:space="0" w:color="auto"/>
              <w:bottom w:val="single" w:sz="6" w:space="0" w:color="auto"/>
              <w:right w:val="single" w:sz="6" w:space="0" w:color="auto"/>
            </w:tcBorders>
          </w:tcPr>
          <w:p w:rsidR="00407E19" w:rsidRDefault="00407E19" w:rsidP="001D305A">
            <w:pPr>
              <w:pStyle w:val="TableCell"/>
            </w:pPr>
          </w:p>
        </w:tc>
        <w:tc>
          <w:tcPr>
            <w:tcW w:w="720" w:type="dxa"/>
            <w:vMerge/>
            <w:tcBorders>
              <w:left w:val="single" w:sz="6" w:space="0" w:color="auto"/>
              <w:bottom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1D305A">
            <w:pPr>
              <w:pStyle w:val="TableCell"/>
            </w:pPr>
            <w:r>
              <w:t>COM</w:t>
            </w:r>
          </w:p>
        </w:tc>
        <w:tc>
          <w:tcPr>
            <w:tcW w:w="5294" w:type="dxa"/>
            <w:tcBorders>
              <w:top w:val="single" w:sz="4" w:space="0" w:color="auto"/>
              <w:left w:val="single" w:sz="6" w:space="0" w:color="auto"/>
              <w:bottom w:val="single" w:sz="6" w:space="0" w:color="auto"/>
              <w:right w:val="single" w:sz="6" w:space="0" w:color="auto"/>
            </w:tcBorders>
          </w:tcPr>
          <w:p w:rsidR="00407E19" w:rsidRDefault="00407E19" w:rsidP="001D305A">
            <w:pPr>
              <w:pStyle w:val="TableCell"/>
              <w:rPr>
                <w:rFonts w:ascii="Courier New" w:hAnsi="Courier New" w:cs="Courier New"/>
                <w:sz w:val="18"/>
                <w:szCs w:val="18"/>
              </w:rPr>
            </w:pPr>
            <w:r>
              <w:rPr>
                <w:rFonts w:ascii="Courier New" w:hAnsi="Courier New" w:cs="Courier New"/>
                <w:sz w:val="18"/>
                <w:szCs w:val="18"/>
              </w:rPr>
              <w:t>IviDigitizerRuntPolarityNegative</w:t>
            </w:r>
          </w:p>
        </w:tc>
      </w:tr>
      <w:tr w:rsidR="00407E19" w:rsidTr="0083263E">
        <w:trPr>
          <w:cantSplit/>
          <w:trHeight w:val="435"/>
        </w:trPr>
        <w:tc>
          <w:tcPr>
            <w:tcW w:w="1456" w:type="dxa"/>
            <w:vMerge w:val="restart"/>
            <w:tcBorders>
              <w:top w:val="single" w:sz="6" w:space="0" w:color="auto"/>
              <w:left w:val="single" w:sz="6" w:space="0" w:color="auto"/>
              <w:right w:val="single" w:sz="6" w:space="0" w:color="auto"/>
            </w:tcBorders>
          </w:tcPr>
          <w:p w:rsidR="00407E19" w:rsidRDefault="00407E19" w:rsidP="001D305A">
            <w:pPr>
              <w:pStyle w:val="TableCell"/>
            </w:pPr>
            <w:r>
              <w:t>Either</w:t>
            </w:r>
          </w:p>
        </w:tc>
        <w:tc>
          <w:tcPr>
            <w:tcW w:w="7184" w:type="dxa"/>
            <w:gridSpan w:val="3"/>
            <w:tcBorders>
              <w:top w:val="single" w:sz="6" w:space="0" w:color="auto"/>
              <w:left w:val="single" w:sz="6" w:space="0" w:color="auto"/>
              <w:bottom w:val="single" w:sz="4" w:space="0" w:color="auto"/>
              <w:right w:val="single" w:sz="6" w:space="0" w:color="auto"/>
            </w:tcBorders>
          </w:tcPr>
          <w:p w:rsidR="00407E19" w:rsidRDefault="00407E19" w:rsidP="001D305A">
            <w:pPr>
              <w:pStyle w:val="TableCell"/>
            </w:pPr>
            <w:r>
              <w:t>The digitizer arms on either a positive or negative runt.</w:t>
            </w:r>
          </w:p>
        </w:tc>
      </w:tr>
      <w:tr w:rsidR="00407E19" w:rsidTr="0083263E">
        <w:trPr>
          <w:cantSplit/>
          <w:trHeight w:val="338"/>
        </w:trPr>
        <w:tc>
          <w:tcPr>
            <w:tcW w:w="1456" w:type="dxa"/>
            <w:vMerge/>
            <w:tcBorders>
              <w:left w:val="single" w:sz="6" w:space="0" w:color="auto"/>
              <w:right w:val="single" w:sz="6" w:space="0" w:color="auto"/>
            </w:tcBorders>
          </w:tcPr>
          <w:p w:rsidR="00407E19" w:rsidRDefault="00407E19" w:rsidP="001D305A">
            <w:pPr>
              <w:pStyle w:val="TableCell"/>
            </w:pPr>
          </w:p>
        </w:tc>
        <w:tc>
          <w:tcPr>
            <w:tcW w:w="720" w:type="dxa"/>
            <w:vMerge w:val="restart"/>
            <w:tcBorders>
              <w:top w:val="single" w:sz="4" w:space="0" w:color="auto"/>
              <w:left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.NET</w:t>
            </w:r>
          </w:p>
        </w:tc>
        <w:tc>
          <w:tcPr>
            <w:tcW w:w="5294"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RuntPolarity.Either</w:t>
            </w:r>
          </w:p>
        </w:tc>
      </w:tr>
      <w:tr w:rsidR="00407E19" w:rsidTr="00566F40">
        <w:trPr>
          <w:cantSplit/>
          <w:trHeight w:val="338"/>
        </w:trPr>
        <w:tc>
          <w:tcPr>
            <w:tcW w:w="1456" w:type="dxa"/>
            <w:vMerge/>
            <w:tcBorders>
              <w:left w:val="single" w:sz="6" w:space="0" w:color="auto"/>
              <w:right w:val="single" w:sz="6" w:space="0" w:color="auto"/>
            </w:tcBorders>
          </w:tcPr>
          <w:p w:rsidR="00407E19" w:rsidRDefault="00407E19" w:rsidP="001D305A">
            <w:pPr>
              <w:pStyle w:val="TableCell"/>
            </w:pPr>
          </w:p>
        </w:tc>
        <w:tc>
          <w:tcPr>
            <w:tcW w:w="720" w:type="dxa"/>
            <w:vMerge/>
            <w:tcBorders>
              <w:left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w:t>
            </w:r>
          </w:p>
        </w:tc>
        <w:tc>
          <w:tcPr>
            <w:tcW w:w="5294"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IVIDIGITIZER_VAL_RUNT_EITHER</w:t>
            </w:r>
          </w:p>
        </w:tc>
      </w:tr>
      <w:tr w:rsidR="00407E19" w:rsidTr="0083263E">
        <w:trPr>
          <w:cantSplit/>
          <w:trHeight w:val="337"/>
        </w:trPr>
        <w:tc>
          <w:tcPr>
            <w:tcW w:w="1456" w:type="dxa"/>
            <w:vMerge/>
            <w:tcBorders>
              <w:left w:val="single" w:sz="6" w:space="0" w:color="auto"/>
              <w:bottom w:val="single" w:sz="6" w:space="0" w:color="auto"/>
              <w:right w:val="single" w:sz="6" w:space="0" w:color="auto"/>
            </w:tcBorders>
          </w:tcPr>
          <w:p w:rsidR="00407E19" w:rsidRDefault="00407E19" w:rsidP="001D305A">
            <w:pPr>
              <w:pStyle w:val="TableCell"/>
            </w:pPr>
          </w:p>
        </w:tc>
        <w:tc>
          <w:tcPr>
            <w:tcW w:w="720" w:type="dxa"/>
            <w:vMerge/>
            <w:tcBorders>
              <w:left w:val="single" w:sz="6" w:space="0" w:color="auto"/>
              <w:bottom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1D305A">
            <w:pPr>
              <w:pStyle w:val="TableCell"/>
            </w:pPr>
            <w:r>
              <w:t>COM</w:t>
            </w:r>
          </w:p>
        </w:tc>
        <w:tc>
          <w:tcPr>
            <w:tcW w:w="5294" w:type="dxa"/>
            <w:tcBorders>
              <w:top w:val="single" w:sz="4" w:space="0" w:color="auto"/>
              <w:left w:val="single" w:sz="6" w:space="0" w:color="auto"/>
              <w:bottom w:val="single" w:sz="6" w:space="0" w:color="auto"/>
              <w:right w:val="single" w:sz="6" w:space="0" w:color="auto"/>
            </w:tcBorders>
          </w:tcPr>
          <w:p w:rsidR="00407E19" w:rsidRDefault="00407E19" w:rsidP="001D305A">
            <w:pPr>
              <w:pStyle w:val="TableCell"/>
              <w:rPr>
                <w:rFonts w:ascii="Courier New" w:hAnsi="Courier New" w:cs="Courier New"/>
                <w:sz w:val="18"/>
                <w:szCs w:val="18"/>
              </w:rPr>
            </w:pPr>
            <w:r>
              <w:rPr>
                <w:rFonts w:ascii="Courier New" w:hAnsi="Courier New" w:cs="Courier New"/>
                <w:sz w:val="18"/>
                <w:szCs w:val="18"/>
              </w:rPr>
              <w:t>IviDigitizerRuntPolarityEither</w:t>
            </w:r>
          </w:p>
        </w:tc>
      </w:tr>
    </w:tbl>
    <w:p w:rsidR="00407E19" w:rsidRPr="00F7116C" w:rsidRDefault="00407E19" w:rsidP="00407E19">
      <w:pPr>
        <w:pStyle w:val="AttrFuncSubheading"/>
        <w:rPr>
          <w:color w:val="auto"/>
        </w:rPr>
      </w:pPr>
      <w:r w:rsidRPr="00F7116C">
        <w:rPr>
          <w:color w:val="auto"/>
        </w:rPr>
        <w:t>.NET Exceptions</w:t>
      </w:r>
    </w:p>
    <w:p w:rsidR="00407E19" w:rsidRDefault="00407E19" w:rsidP="00407E1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F53B1" w:rsidRDefault="00BF53B1" w:rsidP="00BF53B1">
      <w:pPr>
        <w:pStyle w:val="Body1"/>
        <w:rPr>
          <w:sz w:val="12"/>
          <w:szCs w:val="12"/>
        </w:rPr>
      </w:pPr>
      <w:r>
        <w:br w:type="page"/>
      </w:r>
    </w:p>
    <w:p w:rsidR="00BF53B1" w:rsidRDefault="00BF53B1" w:rsidP="00BF53B1">
      <w:pPr>
        <w:pStyle w:val="Heading2"/>
      </w:pPr>
      <w:bookmarkStart w:id="903" w:name="_Toc304583798"/>
      <w:bookmarkStart w:id="904" w:name="_Toc306374649"/>
      <w:r>
        <w:t>IviDigitizerRuntArm Functions</w:t>
      </w:r>
      <w:bookmarkEnd w:id="903"/>
      <w:bookmarkEnd w:id="904"/>
    </w:p>
    <w:p w:rsidR="00BF53B1" w:rsidRDefault="00BF53B1" w:rsidP="00BF53B1">
      <w:pPr>
        <w:pStyle w:val="Body1"/>
      </w:pPr>
      <w:r>
        <w:t>The IviDigitizerRuntArm extension group defines the following function:</w:t>
      </w:r>
    </w:p>
    <w:p w:rsidR="00BF53B1" w:rsidRDefault="00BF53B1" w:rsidP="00DC28B4">
      <w:pPr>
        <w:pStyle w:val="ListBullet"/>
        <w:numPr>
          <w:ilvl w:val="0"/>
          <w:numId w:val="58"/>
        </w:numPr>
      </w:pPr>
      <w:r>
        <w:t>Configure Runt Arm Source</w:t>
      </w:r>
    </w:p>
    <w:p w:rsidR="00BF53B1" w:rsidRDefault="00BF53B1" w:rsidP="00BF53B1">
      <w:pPr>
        <w:pStyle w:val="Body"/>
        <w:rPr>
          <w:sz w:val="18"/>
          <w:szCs w:val="18"/>
        </w:rPr>
      </w:pPr>
      <w:r>
        <w:t>This section describes the behavior and requirements of this function.</w:t>
      </w:r>
    </w:p>
    <w:p w:rsidR="00BF53B1" w:rsidRDefault="00BF53B1" w:rsidP="00BF53B1">
      <w:pPr>
        <w:pStyle w:val="Body1"/>
        <w:rPr>
          <w:sz w:val="12"/>
          <w:szCs w:val="12"/>
        </w:rPr>
      </w:pPr>
    </w:p>
    <w:p w:rsidR="00BF53B1" w:rsidRDefault="00BF53B1" w:rsidP="004C435B">
      <w:pPr>
        <w:pStyle w:val="Heading3"/>
        <w:pageBreakBefore/>
      </w:pPr>
      <w:bookmarkStart w:id="905" w:name="_Toc304583799"/>
      <w:bookmarkStart w:id="906" w:name="_Toc306374650"/>
      <w:r>
        <w:lastRenderedPageBreak/>
        <w:t>Configure Runt Arm Source</w:t>
      </w:r>
      <w:bookmarkEnd w:id="905"/>
      <w:bookmarkEnd w:id="906"/>
    </w:p>
    <w:p w:rsidR="00BF53B1" w:rsidRDefault="00BF53B1" w:rsidP="00BF53B1">
      <w:pPr>
        <w:pStyle w:val="FunctionHead"/>
      </w:pPr>
      <w:r>
        <w:t>Description</w:t>
      </w:r>
    </w:p>
    <w:p w:rsidR="00BF53B1" w:rsidRDefault="00BF53B1" w:rsidP="00BF53B1">
      <w:pPr>
        <w:pStyle w:val="Body1"/>
      </w:pPr>
      <w:r>
        <w:t>This function configures the runt arm. A runt occurs when the arm signal crosses one of the runt thresholds twice without crossing the other runt threshold. The end-user specifies the runt thresholds with the RuntLowThreshold and RuntHighThreshold parameters. The end-user specifies the polarity of the runt with the RuntPolarity parameter</w:t>
      </w:r>
      <w:r w:rsidR="0080634C">
        <w:t xml:space="preserve">. </w:t>
      </w:r>
      <w:r>
        <w:t>This function affects instrument behavior only if the arm type is Runt Trigger. Set the arm type and trigger coupling before calling this function.</w:t>
      </w:r>
    </w:p>
    <w:p w:rsidR="00007C83" w:rsidRDefault="00007C83" w:rsidP="00007C83">
      <w:pPr>
        <w:pStyle w:val="FunctionHead"/>
      </w:pPr>
      <w:r>
        <w:t>.NET Method Prototype</w:t>
      </w:r>
    </w:p>
    <w:p w:rsidR="00007C83" w:rsidRDefault="00007C83" w:rsidP="00007C83">
      <w:pPr>
        <w:pStyle w:val="Code1"/>
      </w:pPr>
      <w:r>
        <w:t>void Arm.Sources[].Runt.Configure (Double thresholdLow,</w:t>
      </w:r>
    </w:p>
    <w:p w:rsidR="00007C83" w:rsidRDefault="00007C83" w:rsidP="00007C83">
      <w:pPr>
        <w:pStyle w:val="Code1"/>
        <w:spacing w:before="0"/>
      </w:pPr>
      <w:r>
        <w:t xml:space="preserve">                                   Double thresholdHigh,</w:t>
      </w:r>
    </w:p>
    <w:p w:rsidR="00007C83" w:rsidRDefault="00007C83" w:rsidP="00007C83">
      <w:pPr>
        <w:pStyle w:val="Code1"/>
        <w:spacing w:before="0"/>
      </w:pPr>
      <w:r>
        <w:t xml:space="preserve">                                   RuntPolarity polarity);</w:t>
      </w:r>
    </w:p>
    <w:p w:rsidR="00BF53B1" w:rsidRDefault="00BF53B1" w:rsidP="00BF53B1">
      <w:pPr>
        <w:pStyle w:val="FunctionHead"/>
      </w:pPr>
      <w:r>
        <w:t>COM Method Prototype</w:t>
      </w:r>
    </w:p>
    <w:p w:rsidR="00BF53B1" w:rsidRDefault="00BF53B1" w:rsidP="00BF53B1">
      <w:pPr>
        <w:pStyle w:val="Code1"/>
      </w:pPr>
      <w:r>
        <w:t xml:space="preserve">HRESULT </w:t>
      </w:r>
      <w:r w:rsidR="009249C0">
        <w:t>Arm.Sources.Item().</w:t>
      </w:r>
      <w:r>
        <w:t>Runt.Configure ([in] double ThresholdLow,</w:t>
      </w:r>
      <w:r>
        <w:br/>
        <w:t xml:space="preserve">                            </w:t>
      </w:r>
      <w:r w:rsidR="00E32DD7">
        <w:t xml:space="preserve">       </w:t>
      </w:r>
      <w:r>
        <w:t>[in] double ThresholdHigh,</w:t>
      </w:r>
      <w:r>
        <w:br/>
        <w:t xml:space="preserve">                            </w:t>
      </w:r>
      <w:r w:rsidR="00E32DD7">
        <w:t xml:space="preserve">       </w:t>
      </w:r>
      <w:r>
        <w:t>[in] IviDigitizerRuntPolarityEnum Polarity);</w:t>
      </w:r>
    </w:p>
    <w:p w:rsidR="00BF53B1" w:rsidRDefault="00BF53B1" w:rsidP="00BF53B1">
      <w:pPr>
        <w:pStyle w:val="FunctionHead"/>
      </w:pPr>
      <w:r>
        <w:t>C Prototype</w:t>
      </w:r>
    </w:p>
    <w:p w:rsidR="00BF53B1" w:rsidRDefault="00BF53B1" w:rsidP="00BF53B1">
      <w:pPr>
        <w:pStyle w:val="Code1"/>
        <w:tabs>
          <w:tab w:val="left" w:pos="630"/>
        </w:tabs>
      </w:pPr>
      <w:r>
        <w:t>ViStatus IviDigitizer_ConfigureRuntArmSource (ViSession Vi,</w:t>
      </w:r>
      <w:r>
        <w:br/>
        <w:t xml:space="preserve">                                        </w:t>
      </w:r>
      <w:r w:rsidR="00E32DD7">
        <w:t xml:space="preserve">      </w:t>
      </w:r>
      <w:r>
        <w:t>ViConstString Source,</w:t>
      </w:r>
      <w:r>
        <w:br/>
        <w:t xml:space="preserve">                                        </w:t>
      </w:r>
      <w:r w:rsidR="00E32DD7">
        <w:t xml:space="preserve">      </w:t>
      </w:r>
      <w:r>
        <w:t>ViReal64 ThresholdLow,</w:t>
      </w:r>
      <w:r>
        <w:br/>
        <w:t xml:space="preserve">                                        </w:t>
      </w:r>
      <w:r w:rsidR="00E32DD7">
        <w:t xml:space="preserve">      </w:t>
      </w:r>
      <w:r>
        <w:t>ViReal64 ThresholdHigh,</w:t>
      </w:r>
      <w:r>
        <w:br/>
        <w:t xml:space="preserve">                                        </w:t>
      </w:r>
      <w:r w:rsidR="00E32DD7">
        <w:t xml:space="preserve">      </w:t>
      </w:r>
      <w:r>
        <w:t>ViInt32 Polarity);</w:t>
      </w:r>
    </w:p>
    <w:p w:rsidR="00BF53B1" w:rsidRDefault="00BF53B1" w:rsidP="00BF53B1">
      <w:pPr>
        <w:pStyle w:val="FunctionHead"/>
      </w:pPr>
      <w:r>
        <w:t>Parameters</w:t>
      </w:r>
    </w:p>
    <w:p w:rsidR="00BF53B1" w:rsidRDefault="00BF53B1" w:rsidP="00BF53B1">
      <w:pPr>
        <w:pStyle w:val="Body1"/>
      </w:pPr>
    </w:p>
    <w:tbl>
      <w:tblPr>
        <w:tblW w:w="8821" w:type="dxa"/>
        <w:tblInd w:w="728" w:type="dxa"/>
        <w:tblLayout w:type="fixed"/>
        <w:tblCellMar>
          <w:left w:w="80" w:type="dxa"/>
          <w:right w:w="80" w:type="dxa"/>
        </w:tblCellMar>
        <w:tblLook w:val="0000"/>
      </w:tblPr>
      <w:tblGrid>
        <w:gridCol w:w="1800"/>
        <w:gridCol w:w="4932"/>
        <w:gridCol w:w="2089"/>
      </w:tblGrid>
      <w:tr w:rsidR="00BF53B1" w:rsidTr="00E32DD7">
        <w:trPr>
          <w:cantSplit/>
        </w:trPr>
        <w:tc>
          <w:tcPr>
            <w:tcW w:w="1800" w:type="dxa"/>
            <w:tcBorders>
              <w:top w:val="single" w:sz="6" w:space="0" w:color="auto"/>
              <w:left w:val="single" w:sz="6" w:space="0" w:color="auto"/>
              <w:right w:val="single" w:sz="6" w:space="0" w:color="auto"/>
            </w:tcBorders>
          </w:tcPr>
          <w:p w:rsidR="00BF53B1" w:rsidRDefault="00BF53B1" w:rsidP="001D305A">
            <w:pPr>
              <w:pStyle w:val="TableHead"/>
              <w:jc w:val="left"/>
            </w:pPr>
            <w:r>
              <w:t>Inputs</w:t>
            </w:r>
          </w:p>
        </w:tc>
        <w:tc>
          <w:tcPr>
            <w:tcW w:w="4932" w:type="dxa"/>
            <w:tcBorders>
              <w:top w:val="single" w:sz="6" w:space="0" w:color="auto"/>
              <w:left w:val="single" w:sz="6" w:space="0" w:color="auto"/>
              <w:right w:val="single" w:sz="6" w:space="0" w:color="auto"/>
            </w:tcBorders>
          </w:tcPr>
          <w:p w:rsidR="00BF53B1" w:rsidRDefault="00BF53B1" w:rsidP="001D305A">
            <w:pPr>
              <w:pStyle w:val="TableHead"/>
              <w:jc w:val="left"/>
            </w:pPr>
            <w:r>
              <w:t>Description</w:t>
            </w:r>
          </w:p>
        </w:tc>
        <w:tc>
          <w:tcPr>
            <w:tcW w:w="2089" w:type="dxa"/>
            <w:tcBorders>
              <w:top w:val="single" w:sz="6" w:space="0" w:color="auto"/>
              <w:left w:val="single" w:sz="6" w:space="0" w:color="auto"/>
              <w:right w:val="single" w:sz="6" w:space="0" w:color="auto"/>
            </w:tcBorders>
          </w:tcPr>
          <w:p w:rsidR="00BF53B1" w:rsidRDefault="00BF53B1" w:rsidP="001D305A">
            <w:pPr>
              <w:pStyle w:val="TableHead"/>
              <w:jc w:val="left"/>
            </w:pPr>
            <w:r>
              <w:t>Base Type</w:t>
            </w:r>
          </w:p>
        </w:tc>
      </w:tr>
      <w:tr w:rsidR="00BF53B1" w:rsidTr="00E32DD7">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ViSession</w:t>
            </w:r>
          </w:p>
        </w:tc>
      </w:tr>
      <w:tr w:rsidR="00BF53B1" w:rsidTr="00E32DD7">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Source</w:t>
            </w:r>
          </w:p>
        </w:tc>
        <w:tc>
          <w:tcPr>
            <w:tcW w:w="493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Specifies the arm source</w:t>
            </w:r>
            <w:r w:rsidR="004568DD">
              <w:t xml:space="preserve"> that is to be configured</w:t>
            </w:r>
            <w:r>
              <w:t>.</w:t>
            </w:r>
          </w:p>
        </w:tc>
        <w:tc>
          <w:tcPr>
            <w:tcW w:w="208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ViString</w:t>
            </w:r>
          </w:p>
        </w:tc>
      </w:tr>
      <w:tr w:rsidR="00BF53B1" w:rsidTr="00E32DD7">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ThresholdLow</w:t>
            </w:r>
          </w:p>
        </w:tc>
        <w:tc>
          <w:tcPr>
            <w:tcW w:w="493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Sets the runt triggering low threshold in volts.</w:t>
            </w:r>
            <w:r w:rsidR="004C435B">
              <w:t xml:space="preserve"> This value sets the Runt Arm Low Threshold attribute.</w:t>
            </w:r>
          </w:p>
        </w:tc>
        <w:tc>
          <w:tcPr>
            <w:tcW w:w="208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ViReal64</w:t>
            </w:r>
          </w:p>
        </w:tc>
      </w:tr>
      <w:tr w:rsidR="00BF53B1" w:rsidTr="00E32DD7">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ThresholdHigh</w:t>
            </w:r>
          </w:p>
        </w:tc>
        <w:tc>
          <w:tcPr>
            <w:tcW w:w="493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Sets the runt triggering high threshold in volts.</w:t>
            </w:r>
            <w:r w:rsidR="004C435B">
              <w:t xml:space="preserve"> This value sets the Runt Arm High Threshold attribute.</w:t>
            </w:r>
          </w:p>
        </w:tc>
        <w:tc>
          <w:tcPr>
            <w:tcW w:w="208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ViReal64</w:t>
            </w:r>
          </w:p>
        </w:tc>
      </w:tr>
      <w:tr w:rsidR="00BF53B1" w:rsidTr="00E32DD7">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Polarity</w:t>
            </w:r>
          </w:p>
        </w:tc>
        <w:tc>
          <w:tcPr>
            <w:tcW w:w="493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Sets the runt polarity.</w:t>
            </w:r>
            <w:r w:rsidR="004C435B">
              <w:t xml:space="preserve"> This value sets the Runt Arm Polarity attribute.</w:t>
            </w:r>
          </w:p>
        </w:tc>
        <w:tc>
          <w:tcPr>
            <w:tcW w:w="208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ViInt32</w:t>
            </w:r>
          </w:p>
        </w:tc>
      </w:tr>
    </w:tbl>
    <w:p w:rsidR="00BF53B1" w:rsidRDefault="00BF53B1" w:rsidP="004568DD">
      <w:pPr>
        <w:pStyle w:val="AttrFuncSubheading"/>
        <w:pageBreakBefore/>
      </w:pPr>
      <w:r>
        <w:lastRenderedPageBreak/>
        <w:t>Defined Values for the Polarity Parameter</w:t>
      </w:r>
    </w:p>
    <w:tbl>
      <w:tblPr>
        <w:tblW w:w="0" w:type="auto"/>
        <w:tblInd w:w="722" w:type="dxa"/>
        <w:tblLayout w:type="fixed"/>
        <w:tblLook w:val="0000"/>
      </w:tblPr>
      <w:tblGrid>
        <w:gridCol w:w="1890"/>
        <w:gridCol w:w="360"/>
        <w:gridCol w:w="1080"/>
        <w:gridCol w:w="5310"/>
      </w:tblGrid>
      <w:tr w:rsidR="00BF53B1"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BF53B1" w:rsidRDefault="00BF53B1"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BF53B1" w:rsidRDefault="00BF53B1" w:rsidP="001D305A">
            <w:pPr>
              <w:pStyle w:val="TableHead"/>
              <w:jc w:val="left"/>
              <w:rPr>
                <w:i/>
                <w:iCs/>
                <w:lang w:val="fr-FR"/>
              </w:rPr>
            </w:pPr>
            <w:r>
              <w:rPr>
                <w:i/>
                <w:iCs/>
                <w:lang w:val="fr-FR"/>
              </w:rPr>
              <w:t>Description</w:t>
            </w:r>
          </w:p>
        </w:tc>
      </w:tr>
      <w:tr w:rsidR="00BF53B1"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Identifier</w:t>
            </w:r>
          </w:p>
        </w:tc>
      </w:tr>
      <w:tr w:rsidR="00BF53B1" w:rsidTr="004C435B">
        <w:trPr>
          <w:cantSplit/>
          <w:trHeight w:val="927"/>
        </w:trPr>
        <w:tc>
          <w:tcPr>
            <w:tcW w:w="1890" w:type="dxa"/>
            <w:vMerge w:val="restart"/>
            <w:tcBorders>
              <w:top w:val="single" w:sz="4" w:space="0" w:color="auto"/>
              <w:left w:val="single" w:sz="6" w:space="0" w:color="auto"/>
              <w:right w:val="single" w:sz="6" w:space="0" w:color="auto"/>
            </w:tcBorders>
          </w:tcPr>
          <w:p w:rsidR="00BF53B1" w:rsidRDefault="00BF53B1" w:rsidP="001D305A">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rsidR="00BF53B1" w:rsidRDefault="00BF53B1" w:rsidP="001D305A">
            <w:pPr>
              <w:pStyle w:val="TableCell"/>
            </w:pPr>
            <w:r>
              <w:t xml:space="preserve">The digitizer </w:t>
            </w:r>
            <w:r w:rsidR="004C435B">
              <w:t>arms</w:t>
            </w:r>
            <w:r>
              <w:t xml:space="preserve"> on a positive runt. A positive runt occurs when a rising edge crosses the low runt threshold and does not cross the high runt threshold before re-crossing the low runt threshold.</w:t>
            </w:r>
          </w:p>
        </w:tc>
      </w:tr>
      <w:tr w:rsidR="00007C83" w:rsidTr="001D305A">
        <w:trPr>
          <w:cantSplit/>
        </w:trPr>
        <w:tc>
          <w:tcPr>
            <w:tcW w:w="1890" w:type="dxa"/>
            <w:vMerge/>
            <w:tcBorders>
              <w:left w:val="single" w:sz="6" w:space="0" w:color="auto"/>
              <w:right w:val="single" w:sz="6" w:space="0" w:color="auto"/>
            </w:tcBorders>
          </w:tcPr>
          <w:p w:rsidR="00007C83" w:rsidRDefault="00007C83" w:rsidP="001D305A">
            <w:pPr>
              <w:rPr>
                <w:color w:val="000000"/>
              </w:rPr>
            </w:pPr>
          </w:p>
        </w:tc>
        <w:tc>
          <w:tcPr>
            <w:tcW w:w="360" w:type="dxa"/>
            <w:vMerge w:val="restart"/>
            <w:tcBorders>
              <w:top w:val="single" w:sz="4" w:space="0" w:color="auto"/>
              <w:left w:val="single" w:sz="6" w:space="0" w:color="auto"/>
              <w:right w:val="single" w:sz="6" w:space="0" w:color="auto"/>
            </w:tcBorders>
          </w:tcPr>
          <w:p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CourierNew"/>
            </w:pPr>
            <w:r>
              <w:t>RuntPolarity.Positive</w:t>
            </w:r>
          </w:p>
        </w:tc>
      </w:tr>
      <w:tr w:rsidR="00007C83" w:rsidTr="00566F40">
        <w:trPr>
          <w:cantSplit/>
        </w:trPr>
        <w:tc>
          <w:tcPr>
            <w:tcW w:w="1890" w:type="dxa"/>
            <w:vMerge/>
            <w:tcBorders>
              <w:left w:val="single" w:sz="6" w:space="0" w:color="auto"/>
              <w:right w:val="single" w:sz="6" w:space="0" w:color="auto"/>
            </w:tcBorders>
          </w:tcPr>
          <w:p w:rsidR="00007C83" w:rsidRDefault="00007C83" w:rsidP="001D305A">
            <w:pPr>
              <w:rPr>
                <w:color w:val="000000"/>
              </w:rPr>
            </w:pPr>
          </w:p>
        </w:tc>
        <w:tc>
          <w:tcPr>
            <w:tcW w:w="360" w:type="dxa"/>
            <w:vMerge/>
            <w:tcBorders>
              <w:left w:val="single" w:sz="6" w:space="0" w:color="auto"/>
              <w:right w:val="single" w:sz="6" w:space="0" w:color="auto"/>
            </w:tcBorders>
          </w:tcPr>
          <w:p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CourierNew"/>
            </w:pPr>
            <w:r>
              <w:t>IVIDIGITIZER_VAL_RUNT_POSITIVE</w:t>
            </w:r>
          </w:p>
        </w:tc>
      </w:tr>
      <w:tr w:rsidR="00007C83" w:rsidTr="001D305A">
        <w:trPr>
          <w:cantSplit/>
        </w:trPr>
        <w:tc>
          <w:tcPr>
            <w:tcW w:w="1890" w:type="dxa"/>
            <w:vMerge/>
            <w:tcBorders>
              <w:left w:val="single" w:sz="6" w:space="0" w:color="auto"/>
              <w:bottom w:val="single" w:sz="4" w:space="0" w:color="auto"/>
              <w:right w:val="single" w:sz="6" w:space="0" w:color="auto"/>
            </w:tcBorders>
          </w:tcPr>
          <w:p w:rsidR="00007C83" w:rsidRDefault="00007C83" w:rsidP="001D305A">
            <w:pPr>
              <w:rPr>
                <w:color w:val="000000"/>
              </w:rPr>
            </w:pPr>
          </w:p>
        </w:tc>
        <w:tc>
          <w:tcPr>
            <w:tcW w:w="360" w:type="dxa"/>
            <w:vMerge/>
            <w:tcBorders>
              <w:left w:val="single" w:sz="6" w:space="0" w:color="auto"/>
              <w:bottom w:val="single" w:sz="4" w:space="0" w:color="auto"/>
              <w:right w:val="single" w:sz="6" w:space="0" w:color="auto"/>
            </w:tcBorders>
          </w:tcPr>
          <w:p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CourierNew"/>
            </w:pPr>
            <w:r>
              <w:t>IviDigitizerRuntPolarityPositive</w:t>
            </w:r>
          </w:p>
        </w:tc>
      </w:tr>
      <w:tr w:rsidR="00BF53B1" w:rsidTr="004C435B">
        <w:trPr>
          <w:cantSplit/>
          <w:trHeight w:val="980"/>
        </w:trPr>
        <w:tc>
          <w:tcPr>
            <w:tcW w:w="1890" w:type="dxa"/>
            <w:vMerge w:val="restart"/>
            <w:tcBorders>
              <w:top w:val="single" w:sz="4" w:space="0" w:color="auto"/>
              <w:left w:val="single" w:sz="6" w:space="0" w:color="auto"/>
              <w:right w:val="single" w:sz="6" w:space="0" w:color="auto"/>
            </w:tcBorders>
          </w:tcPr>
          <w:p w:rsidR="00BF53B1" w:rsidRDefault="00BF53B1" w:rsidP="001D305A">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rsidR="00BF53B1" w:rsidRDefault="00BF53B1" w:rsidP="001D305A">
            <w:pPr>
              <w:pStyle w:val="TableCell"/>
            </w:pPr>
            <w:r>
              <w:t xml:space="preserve">The digitizer </w:t>
            </w:r>
            <w:r w:rsidR="004C435B">
              <w:t>arms</w:t>
            </w:r>
            <w:r>
              <w:t xml:space="preserve"> on a negative runt. A negative runt occurs when a falling edge crosses the high runt threshold and does not cross the low runt threshold before re-crossing the high runt threshold.</w:t>
            </w:r>
          </w:p>
        </w:tc>
      </w:tr>
      <w:tr w:rsidR="00007C83" w:rsidTr="001D305A">
        <w:trPr>
          <w:cantSplit/>
        </w:trPr>
        <w:tc>
          <w:tcPr>
            <w:tcW w:w="1890" w:type="dxa"/>
            <w:vMerge/>
            <w:tcBorders>
              <w:left w:val="single" w:sz="6" w:space="0" w:color="auto"/>
              <w:right w:val="single" w:sz="6" w:space="0" w:color="auto"/>
            </w:tcBorders>
          </w:tcPr>
          <w:p w:rsidR="00007C83" w:rsidRDefault="00007C83" w:rsidP="001D305A">
            <w:pPr>
              <w:rPr>
                <w:color w:val="000000"/>
              </w:rPr>
            </w:pPr>
          </w:p>
        </w:tc>
        <w:tc>
          <w:tcPr>
            <w:tcW w:w="360" w:type="dxa"/>
            <w:vMerge w:val="restart"/>
            <w:tcBorders>
              <w:top w:val="single" w:sz="4" w:space="0" w:color="auto"/>
              <w:left w:val="single" w:sz="6" w:space="0" w:color="auto"/>
              <w:right w:val="single" w:sz="6" w:space="0" w:color="auto"/>
            </w:tcBorders>
          </w:tcPr>
          <w:p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CourierNew"/>
            </w:pPr>
            <w:r>
              <w:t>RuntPolarity.Negative</w:t>
            </w:r>
          </w:p>
        </w:tc>
      </w:tr>
      <w:tr w:rsidR="00007C83" w:rsidTr="00566F40">
        <w:trPr>
          <w:cantSplit/>
        </w:trPr>
        <w:tc>
          <w:tcPr>
            <w:tcW w:w="1890" w:type="dxa"/>
            <w:vMerge/>
            <w:tcBorders>
              <w:left w:val="single" w:sz="6" w:space="0" w:color="auto"/>
              <w:right w:val="single" w:sz="6" w:space="0" w:color="auto"/>
            </w:tcBorders>
          </w:tcPr>
          <w:p w:rsidR="00007C83" w:rsidRDefault="00007C83" w:rsidP="001D305A">
            <w:pPr>
              <w:rPr>
                <w:color w:val="000000"/>
              </w:rPr>
            </w:pPr>
          </w:p>
        </w:tc>
        <w:tc>
          <w:tcPr>
            <w:tcW w:w="360" w:type="dxa"/>
            <w:vMerge/>
            <w:tcBorders>
              <w:left w:val="single" w:sz="6" w:space="0" w:color="auto"/>
              <w:right w:val="single" w:sz="6" w:space="0" w:color="auto"/>
            </w:tcBorders>
          </w:tcPr>
          <w:p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CourierNew"/>
            </w:pPr>
            <w:r>
              <w:t>IVIDIGITIZER_VAL_RUNT_NEGATIVE</w:t>
            </w:r>
          </w:p>
        </w:tc>
      </w:tr>
      <w:tr w:rsidR="00007C83" w:rsidTr="001D305A">
        <w:trPr>
          <w:cantSplit/>
        </w:trPr>
        <w:tc>
          <w:tcPr>
            <w:tcW w:w="1890" w:type="dxa"/>
            <w:vMerge/>
            <w:tcBorders>
              <w:left w:val="single" w:sz="6" w:space="0" w:color="auto"/>
              <w:bottom w:val="single" w:sz="4" w:space="0" w:color="auto"/>
              <w:right w:val="single" w:sz="6" w:space="0" w:color="auto"/>
            </w:tcBorders>
          </w:tcPr>
          <w:p w:rsidR="00007C83" w:rsidRDefault="00007C83" w:rsidP="001D305A">
            <w:pPr>
              <w:rPr>
                <w:color w:val="000000"/>
              </w:rPr>
            </w:pPr>
          </w:p>
        </w:tc>
        <w:tc>
          <w:tcPr>
            <w:tcW w:w="360" w:type="dxa"/>
            <w:vMerge/>
            <w:tcBorders>
              <w:left w:val="single" w:sz="6" w:space="0" w:color="auto"/>
              <w:bottom w:val="single" w:sz="4" w:space="0" w:color="auto"/>
              <w:right w:val="single" w:sz="6" w:space="0" w:color="auto"/>
            </w:tcBorders>
          </w:tcPr>
          <w:p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CourierNew"/>
            </w:pPr>
            <w:r>
              <w:t>IviDigitizerRuntPolarityNegative</w:t>
            </w:r>
          </w:p>
        </w:tc>
      </w:tr>
      <w:tr w:rsidR="00007C83" w:rsidTr="004C435B">
        <w:trPr>
          <w:cantSplit/>
          <w:trHeight w:val="512"/>
        </w:trPr>
        <w:tc>
          <w:tcPr>
            <w:tcW w:w="1890" w:type="dxa"/>
            <w:vMerge w:val="restart"/>
            <w:tcBorders>
              <w:top w:val="single" w:sz="4" w:space="0" w:color="auto"/>
              <w:left w:val="single" w:sz="6" w:space="0" w:color="auto"/>
              <w:right w:val="single" w:sz="6" w:space="0" w:color="auto"/>
            </w:tcBorders>
          </w:tcPr>
          <w:p w:rsidR="00007C83" w:rsidRDefault="00007C83" w:rsidP="001D305A">
            <w:pPr>
              <w:pStyle w:val="TableCell"/>
            </w:pPr>
            <w:r>
              <w:t>Either</w:t>
            </w:r>
          </w:p>
        </w:tc>
        <w:tc>
          <w:tcPr>
            <w:tcW w:w="6750" w:type="dxa"/>
            <w:gridSpan w:val="3"/>
            <w:tcBorders>
              <w:top w:val="single" w:sz="4" w:space="0" w:color="auto"/>
              <w:left w:val="single" w:sz="6" w:space="0" w:color="auto"/>
              <w:bottom w:val="single" w:sz="4" w:space="0" w:color="auto"/>
              <w:right w:val="single" w:sz="6" w:space="0" w:color="auto"/>
            </w:tcBorders>
          </w:tcPr>
          <w:p w:rsidR="00007C83" w:rsidRDefault="00007C83" w:rsidP="001D305A">
            <w:pPr>
              <w:pStyle w:val="TableCell"/>
            </w:pPr>
            <w:r>
              <w:t>The digitizer arms on either a positive or negative runt.</w:t>
            </w:r>
          </w:p>
        </w:tc>
      </w:tr>
      <w:tr w:rsidR="00007C83" w:rsidTr="001D305A">
        <w:trPr>
          <w:cantSplit/>
        </w:trPr>
        <w:tc>
          <w:tcPr>
            <w:tcW w:w="1890" w:type="dxa"/>
            <w:vMerge/>
            <w:tcBorders>
              <w:left w:val="single" w:sz="6" w:space="0" w:color="auto"/>
              <w:right w:val="single" w:sz="6" w:space="0" w:color="auto"/>
            </w:tcBorders>
          </w:tcPr>
          <w:p w:rsidR="00007C83" w:rsidRDefault="00007C83" w:rsidP="001D305A">
            <w:pPr>
              <w:rPr>
                <w:color w:val="000000"/>
              </w:rPr>
            </w:pPr>
          </w:p>
        </w:tc>
        <w:tc>
          <w:tcPr>
            <w:tcW w:w="360" w:type="dxa"/>
            <w:vMerge w:val="restart"/>
            <w:tcBorders>
              <w:top w:val="single" w:sz="4" w:space="0" w:color="auto"/>
              <w:left w:val="single" w:sz="6" w:space="0" w:color="auto"/>
              <w:right w:val="single" w:sz="6" w:space="0" w:color="auto"/>
            </w:tcBorders>
          </w:tcPr>
          <w:p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CourierNew"/>
            </w:pPr>
            <w:r>
              <w:t>RuntPolarity.Either</w:t>
            </w:r>
          </w:p>
        </w:tc>
      </w:tr>
      <w:tr w:rsidR="00007C83" w:rsidTr="00566F40">
        <w:trPr>
          <w:cantSplit/>
        </w:trPr>
        <w:tc>
          <w:tcPr>
            <w:tcW w:w="1890" w:type="dxa"/>
            <w:vMerge/>
            <w:tcBorders>
              <w:left w:val="single" w:sz="6" w:space="0" w:color="auto"/>
              <w:right w:val="single" w:sz="6" w:space="0" w:color="auto"/>
            </w:tcBorders>
          </w:tcPr>
          <w:p w:rsidR="00007C83" w:rsidRDefault="00007C83" w:rsidP="001D305A">
            <w:pPr>
              <w:rPr>
                <w:color w:val="000000"/>
              </w:rPr>
            </w:pPr>
          </w:p>
        </w:tc>
        <w:tc>
          <w:tcPr>
            <w:tcW w:w="360" w:type="dxa"/>
            <w:vMerge/>
            <w:tcBorders>
              <w:left w:val="single" w:sz="6" w:space="0" w:color="auto"/>
              <w:right w:val="single" w:sz="6" w:space="0" w:color="auto"/>
            </w:tcBorders>
          </w:tcPr>
          <w:p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CourierNew"/>
            </w:pPr>
            <w:r>
              <w:t>IVIDIGITIZER_VAL_RUNT_EITHER</w:t>
            </w:r>
          </w:p>
        </w:tc>
      </w:tr>
      <w:tr w:rsidR="00007C83" w:rsidTr="001D305A">
        <w:trPr>
          <w:cantSplit/>
        </w:trPr>
        <w:tc>
          <w:tcPr>
            <w:tcW w:w="1890" w:type="dxa"/>
            <w:vMerge/>
            <w:tcBorders>
              <w:left w:val="single" w:sz="6" w:space="0" w:color="auto"/>
              <w:bottom w:val="single" w:sz="4" w:space="0" w:color="auto"/>
              <w:right w:val="single" w:sz="6" w:space="0" w:color="auto"/>
            </w:tcBorders>
          </w:tcPr>
          <w:p w:rsidR="00007C83" w:rsidRDefault="00007C83" w:rsidP="001D305A">
            <w:pPr>
              <w:rPr>
                <w:color w:val="000000"/>
              </w:rPr>
            </w:pPr>
          </w:p>
        </w:tc>
        <w:tc>
          <w:tcPr>
            <w:tcW w:w="360" w:type="dxa"/>
            <w:vMerge/>
            <w:tcBorders>
              <w:left w:val="single" w:sz="6" w:space="0" w:color="auto"/>
              <w:bottom w:val="single" w:sz="4" w:space="0" w:color="auto"/>
              <w:right w:val="single" w:sz="6" w:space="0" w:color="auto"/>
            </w:tcBorders>
          </w:tcPr>
          <w:p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CourierNew"/>
            </w:pPr>
            <w:r>
              <w:t>IviDigitizerRuntPolarityEither</w:t>
            </w:r>
          </w:p>
        </w:tc>
      </w:tr>
    </w:tbl>
    <w:p w:rsidR="00BF53B1" w:rsidRDefault="00BF53B1" w:rsidP="00BF53B1">
      <w:pPr>
        <w:pStyle w:val="FunctionHead"/>
      </w:pPr>
      <w:r>
        <w:t>Return Values</w:t>
      </w:r>
      <w:r w:rsidR="00007C83">
        <w:t xml:space="preserve"> (C/COM)</w:t>
      </w:r>
    </w:p>
    <w:p w:rsidR="00BF53B1" w:rsidRDefault="00BF53B1" w:rsidP="00BF53B1">
      <w:pPr>
        <w:pStyle w:val="Body1"/>
      </w:pPr>
      <w:r>
        <w:t xml:space="preserve">The </w:t>
      </w:r>
      <w:r>
        <w:rPr>
          <w:rStyle w:val="Italic"/>
        </w:rPr>
        <w:t>IVI-3.2: Inherent Capabilities Specification</w:t>
      </w:r>
      <w:r>
        <w:t xml:space="preserve"> defines general status codes that this function can return.</w:t>
      </w:r>
    </w:p>
    <w:p w:rsidR="00007C83" w:rsidRPr="00F7116C" w:rsidRDefault="00007C83" w:rsidP="00007C83">
      <w:pPr>
        <w:pStyle w:val="AttrFuncSubheading"/>
        <w:rPr>
          <w:color w:val="auto"/>
        </w:rPr>
      </w:pPr>
      <w:r w:rsidRPr="00F7116C">
        <w:rPr>
          <w:color w:val="auto"/>
        </w:rPr>
        <w:t>.NET Exceptions</w:t>
      </w:r>
    </w:p>
    <w:p w:rsidR="00007C83" w:rsidRDefault="00007C83" w:rsidP="00007C8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BF53B1" w:rsidRDefault="00BF53B1" w:rsidP="00BF53B1">
      <w:pPr>
        <w:pStyle w:val="Body1"/>
        <w:rPr>
          <w:sz w:val="12"/>
          <w:szCs w:val="12"/>
        </w:rPr>
      </w:pPr>
      <w:r>
        <w:br w:type="page"/>
      </w:r>
    </w:p>
    <w:p w:rsidR="00BF53B1" w:rsidRDefault="00BF53B1" w:rsidP="00BF53B1">
      <w:pPr>
        <w:pStyle w:val="Heading2"/>
      </w:pPr>
      <w:bookmarkStart w:id="907" w:name="_Toc304583800"/>
      <w:bookmarkStart w:id="908" w:name="_Toc306374651"/>
      <w:r>
        <w:t>IviDigitizerRuntArm Behavior Model</w:t>
      </w:r>
      <w:bookmarkEnd w:id="907"/>
      <w:bookmarkEnd w:id="908"/>
    </w:p>
    <w:p w:rsidR="00BF53B1" w:rsidRDefault="00BF53B1" w:rsidP="00BF53B1">
      <w:pPr>
        <w:pStyle w:val="Body1"/>
      </w:pPr>
      <w:r>
        <w:t>The IviDigitizerRuntArm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BF53B1" w:rsidRDefault="00BF53B1" w:rsidP="00BF53B1">
      <w:pPr>
        <w:pStyle w:val="Heading2"/>
      </w:pPr>
      <w:bookmarkStart w:id="909" w:name="_Toc304583801"/>
      <w:bookmarkStart w:id="910" w:name="_Toc306374652"/>
      <w:r>
        <w:t>IviDigitizerRuntArm Compliance Notes</w:t>
      </w:r>
      <w:bookmarkEnd w:id="909"/>
      <w:bookmarkEnd w:id="910"/>
    </w:p>
    <w:p w:rsidR="00BF53B1" w:rsidRDefault="00BF53B1" w:rsidP="00BF53B1">
      <w:pPr>
        <w:pStyle w:val="Body1"/>
      </w:pPr>
      <w:r>
        <w:t>For a specific driver to comply with the IviDigitizerRuntArm extension, it shall be compliant with the IviDigitizerBase capability group and it shall implement all of the attributes and functions listed in this section.</w:t>
      </w:r>
    </w:p>
    <w:p w:rsidR="00ED64A8" w:rsidRDefault="00ED64A8" w:rsidP="00ED64A8">
      <w:pPr>
        <w:pStyle w:val="Heading1"/>
      </w:pPr>
      <w:bookmarkStart w:id="911" w:name="_Toc304583802"/>
      <w:bookmarkStart w:id="912" w:name="_Toc306374653"/>
      <w:r>
        <w:lastRenderedPageBreak/>
        <w:t>IviDigitizerSoftwareArm Extension Group</w:t>
      </w:r>
      <w:bookmarkEnd w:id="911"/>
      <w:bookmarkEnd w:id="912"/>
    </w:p>
    <w:p w:rsidR="00ED64A8" w:rsidRDefault="00ED64A8" w:rsidP="00ED64A8">
      <w:pPr>
        <w:pStyle w:val="Heading2"/>
      </w:pPr>
      <w:bookmarkStart w:id="913" w:name="_Toc304583803"/>
      <w:bookmarkStart w:id="914" w:name="_Toc306374654"/>
      <w:r>
        <w:t>IviDigitizerSoftwareArm Overview</w:t>
      </w:r>
      <w:bookmarkEnd w:id="913"/>
      <w:bookmarkEnd w:id="914"/>
    </w:p>
    <w:p w:rsidR="00ED64A8" w:rsidRDefault="00ED64A8" w:rsidP="00ED64A8">
      <w:pPr>
        <w:pStyle w:val="Body1"/>
      </w:pPr>
      <w:r>
        <w:t>The IviDigitizerSoftwareArm extension group supports digitizers with the ability to arm an acquisition.</w:t>
      </w:r>
    </w:p>
    <w:p w:rsidR="00ED64A8" w:rsidRDefault="00ED64A8" w:rsidP="00ED64A8">
      <w:pPr>
        <w:pStyle w:val="Heading2"/>
      </w:pPr>
      <w:bookmarkStart w:id="915" w:name="_Toc304583804"/>
      <w:bookmarkStart w:id="916" w:name="_Toc306374655"/>
      <w:r>
        <w:t>IviDigitizerSoftwareArm Functions</w:t>
      </w:r>
      <w:bookmarkEnd w:id="915"/>
      <w:bookmarkEnd w:id="916"/>
    </w:p>
    <w:p w:rsidR="00ED64A8" w:rsidRDefault="00ED64A8" w:rsidP="00ED64A8">
      <w:pPr>
        <w:pStyle w:val="Body1"/>
      </w:pPr>
      <w:r>
        <w:t>The IviDigitizerSoftwareArm extension group defines the following function:</w:t>
      </w:r>
    </w:p>
    <w:p w:rsidR="00ED64A8" w:rsidRDefault="00ED64A8" w:rsidP="00ED64A8">
      <w:pPr>
        <w:pStyle w:val="ListBullet"/>
        <w:numPr>
          <w:ilvl w:val="0"/>
          <w:numId w:val="65"/>
        </w:numPr>
      </w:pPr>
      <w:r>
        <w:t>Send Software Arm</w:t>
      </w:r>
    </w:p>
    <w:p w:rsidR="00ED64A8" w:rsidRDefault="00ED64A8" w:rsidP="00ED64A8">
      <w:pPr>
        <w:pStyle w:val="Body"/>
        <w:rPr>
          <w:sz w:val="12"/>
          <w:szCs w:val="12"/>
        </w:rPr>
      </w:pPr>
      <w:r>
        <w:t>This section describes the behavior and requirements of this function.</w:t>
      </w:r>
    </w:p>
    <w:p w:rsidR="00ED64A8" w:rsidRDefault="00ED64A8" w:rsidP="00ED64A8">
      <w:pPr>
        <w:pStyle w:val="Heading3"/>
        <w:pageBreakBefore/>
      </w:pPr>
      <w:bookmarkStart w:id="917" w:name="_Toc304583805"/>
      <w:bookmarkStart w:id="918" w:name="_Toc306374656"/>
      <w:r>
        <w:lastRenderedPageBreak/>
        <w:t>Send Software Arm</w:t>
      </w:r>
      <w:bookmarkEnd w:id="917"/>
      <w:bookmarkEnd w:id="918"/>
    </w:p>
    <w:p w:rsidR="00ED64A8" w:rsidRDefault="00ED64A8" w:rsidP="00ED64A8">
      <w:pPr>
        <w:pStyle w:val="FunctionHead"/>
      </w:pPr>
      <w:r>
        <w:t>Description</w:t>
      </w:r>
    </w:p>
    <w:p w:rsidR="00203D24" w:rsidRPr="00203D24" w:rsidRDefault="00203D24" w:rsidP="00203D24">
      <w:pPr>
        <w:pStyle w:val="Body"/>
      </w:pPr>
      <w:r w:rsidRPr="00203D24">
        <w:t>This function se</w:t>
      </w:r>
      <w:r>
        <w:t>nds a software-generated arm</w:t>
      </w:r>
      <w:r w:rsidRPr="00203D24">
        <w:t xml:space="preserve"> to the instrument. It is only applicable for instruments using</w:t>
      </w:r>
      <w:r>
        <w:t xml:space="preserve"> </w:t>
      </w:r>
      <w:r w:rsidRPr="00203D24">
        <w:t xml:space="preserve">interfaces or protocols which support an explicit </w:t>
      </w:r>
      <w:r>
        <w:t>arm function.</w:t>
      </w:r>
    </w:p>
    <w:p w:rsidR="00203D24" w:rsidRPr="00203D24" w:rsidRDefault="00203D24" w:rsidP="00203D24">
      <w:pPr>
        <w:pStyle w:val="Body"/>
      </w:pPr>
      <w:r w:rsidRPr="00203D24">
        <w:t xml:space="preserve">Since instruments interpret a software-generated </w:t>
      </w:r>
      <w:r>
        <w:t>arm</w:t>
      </w:r>
      <w:r w:rsidRPr="00203D24">
        <w:t xml:space="preserve"> in a wide variety of ways, the precise response of the</w:t>
      </w:r>
      <w:r>
        <w:t xml:space="preserve"> instrument to this arm</w:t>
      </w:r>
      <w:r w:rsidRPr="00203D24">
        <w:t xml:space="preserve"> is not defined.</w:t>
      </w:r>
    </w:p>
    <w:p w:rsidR="00203D24" w:rsidRPr="00203D24" w:rsidRDefault="00203D24" w:rsidP="00096A01">
      <w:pPr>
        <w:pStyle w:val="Body"/>
      </w:pPr>
      <w:r w:rsidRPr="00203D24">
        <w:t>This function should not use resources which are potentially shared by other devices (for example, the VXI</w:t>
      </w:r>
      <w:r w:rsidR="00096A01">
        <w:t xml:space="preserve"> </w:t>
      </w:r>
      <w:r w:rsidRPr="00203D24">
        <w:t>trigger lines). Use of such shared resources may have undesirable effects on other devices.</w:t>
      </w:r>
    </w:p>
    <w:p w:rsidR="00203D24" w:rsidRPr="00203D24" w:rsidRDefault="00203D24" w:rsidP="00203D24">
      <w:pPr>
        <w:pStyle w:val="Body"/>
      </w:pPr>
      <w:r w:rsidRPr="00203D24">
        <w:t>This function should not check the instrument status. Typically, the end-user calls this function only in a</w:t>
      </w:r>
      <w:r>
        <w:t xml:space="preserve"> </w:t>
      </w:r>
      <w:r w:rsidRPr="00203D24">
        <w:t>sequence of calls to other low-level driver functions. The sequence performs one operation. The end-user</w:t>
      </w:r>
      <w:r>
        <w:t xml:space="preserve"> </w:t>
      </w:r>
      <w:r w:rsidRPr="00203D24">
        <w:t>uses the low-level functions to optimize one or more aspects of interaction with the instrument. To check the</w:t>
      </w:r>
      <w:r>
        <w:t xml:space="preserve"> </w:t>
      </w:r>
      <w:r w:rsidRPr="00203D24">
        <w:t>instrument status, call the appropriate error query function at the conclusion of the sequence.</w:t>
      </w:r>
    </w:p>
    <w:p w:rsidR="00203D24" w:rsidRPr="00203D24" w:rsidRDefault="00203D24" w:rsidP="00203D24">
      <w:pPr>
        <w:pStyle w:val="Body"/>
      </w:pPr>
      <w:r w:rsidRPr="00203D24">
        <w:t xml:space="preserve">The </w:t>
      </w:r>
      <w:r>
        <w:t>arm</w:t>
      </w:r>
      <w:r w:rsidRPr="00203D24">
        <w:t xml:space="preserve"> source attribute must accept Software </w:t>
      </w:r>
      <w:r>
        <w:t>Arm</w:t>
      </w:r>
      <w:r w:rsidRPr="00203D24">
        <w:t xml:space="preserve"> as a valid setting for this function to work. If the</w:t>
      </w:r>
      <w:r>
        <w:t xml:space="preserve"> arm</w:t>
      </w:r>
      <w:r w:rsidRPr="00203D24">
        <w:t xml:space="preserve"> source is not set to Software </w:t>
      </w:r>
      <w:r>
        <w:t>Arm</w:t>
      </w:r>
      <w:r w:rsidRPr="00203D24">
        <w:t xml:space="preserve">, this function does nothing and returns the error </w:t>
      </w:r>
      <w:r>
        <w:t>Arm</w:t>
      </w:r>
      <w:r w:rsidRPr="00203D24">
        <w:t xml:space="preserve"> Not</w:t>
      </w:r>
      <w:r>
        <w:t xml:space="preserve"> </w:t>
      </w:r>
      <w:r w:rsidRPr="00203D24">
        <w:t>Software.</w:t>
      </w:r>
    </w:p>
    <w:p w:rsidR="00007C83" w:rsidRDefault="00007C83" w:rsidP="00007C83">
      <w:pPr>
        <w:pStyle w:val="FunctionHead"/>
      </w:pPr>
      <w:r>
        <w:t>.NET Method Prototype</w:t>
      </w:r>
    </w:p>
    <w:p w:rsidR="00007C83" w:rsidRDefault="00007C83" w:rsidP="00007C83">
      <w:pPr>
        <w:pStyle w:val="Code1"/>
      </w:pPr>
      <w:r>
        <w:t>void Arm.SendSoftwareArm ();</w:t>
      </w:r>
    </w:p>
    <w:p w:rsidR="00ED64A8" w:rsidRDefault="00ED64A8" w:rsidP="00ED64A8">
      <w:pPr>
        <w:pStyle w:val="FunctionHead"/>
      </w:pPr>
      <w:r>
        <w:t>COM Method Prototype</w:t>
      </w:r>
    </w:p>
    <w:p w:rsidR="00ED64A8" w:rsidRDefault="00ED64A8" w:rsidP="00ED64A8">
      <w:pPr>
        <w:pStyle w:val="Code1"/>
      </w:pPr>
      <w:r>
        <w:t xml:space="preserve">HRESULT </w:t>
      </w:r>
      <w:r w:rsidR="00606F85">
        <w:t>Arm</w:t>
      </w:r>
      <w:r>
        <w:t>.SendSoftwareArm ();</w:t>
      </w:r>
    </w:p>
    <w:p w:rsidR="00ED64A8" w:rsidRDefault="00ED64A8" w:rsidP="00ED64A8">
      <w:pPr>
        <w:pStyle w:val="FunctionHead"/>
      </w:pPr>
      <w:r>
        <w:t>C Prototype</w:t>
      </w:r>
    </w:p>
    <w:p w:rsidR="00ED64A8" w:rsidRDefault="00ED64A8" w:rsidP="00ED64A8">
      <w:pPr>
        <w:pStyle w:val="Code1"/>
        <w:tabs>
          <w:tab w:val="left" w:pos="630"/>
        </w:tabs>
      </w:pPr>
      <w:r>
        <w:t>ViStatus IviDigitizer_SendSoftwareArm (ViSession Vi);</w:t>
      </w:r>
    </w:p>
    <w:p w:rsidR="00ED64A8" w:rsidRDefault="00ED64A8" w:rsidP="00ED64A8">
      <w:pPr>
        <w:pStyle w:val="FunctionHead"/>
      </w:pPr>
      <w:r>
        <w:t>Parameters</w:t>
      </w:r>
    </w:p>
    <w:tbl>
      <w:tblPr>
        <w:tblW w:w="8821" w:type="dxa"/>
        <w:tblInd w:w="728" w:type="dxa"/>
        <w:tblLayout w:type="fixed"/>
        <w:tblCellMar>
          <w:left w:w="80" w:type="dxa"/>
          <w:right w:w="80" w:type="dxa"/>
        </w:tblCellMar>
        <w:tblLook w:val="0000"/>
      </w:tblPr>
      <w:tblGrid>
        <w:gridCol w:w="1800"/>
        <w:gridCol w:w="4932"/>
        <w:gridCol w:w="2089"/>
      </w:tblGrid>
      <w:tr w:rsidR="00ED64A8" w:rsidTr="00C11B16">
        <w:trPr>
          <w:cantSplit/>
        </w:trPr>
        <w:tc>
          <w:tcPr>
            <w:tcW w:w="1800" w:type="dxa"/>
            <w:tcBorders>
              <w:top w:val="single" w:sz="6" w:space="0" w:color="auto"/>
              <w:left w:val="single" w:sz="6" w:space="0" w:color="auto"/>
              <w:right w:val="single" w:sz="6" w:space="0" w:color="auto"/>
            </w:tcBorders>
          </w:tcPr>
          <w:p w:rsidR="00ED64A8" w:rsidRDefault="00ED64A8" w:rsidP="00C11B16">
            <w:pPr>
              <w:pStyle w:val="TableHead"/>
              <w:jc w:val="left"/>
            </w:pPr>
            <w:r>
              <w:t>Inputs</w:t>
            </w:r>
          </w:p>
        </w:tc>
        <w:tc>
          <w:tcPr>
            <w:tcW w:w="4932" w:type="dxa"/>
            <w:tcBorders>
              <w:top w:val="single" w:sz="6" w:space="0" w:color="auto"/>
              <w:left w:val="single" w:sz="6" w:space="0" w:color="auto"/>
              <w:right w:val="single" w:sz="6" w:space="0" w:color="auto"/>
            </w:tcBorders>
          </w:tcPr>
          <w:p w:rsidR="00ED64A8" w:rsidRDefault="00ED64A8" w:rsidP="00C11B16">
            <w:pPr>
              <w:pStyle w:val="TableHead"/>
              <w:jc w:val="left"/>
            </w:pPr>
            <w:r>
              <w:t>Description</w:t>
            </w:r>
          </w:p>
        </w:tc>
        <w:tc>
          <w:tcPr>
            <w:tcW w:w="2089" w:type="dxa"/>
            <w:tcBorders>
              <w:top w:val="single" w:sz="6" w:space="0" w:color="auto"/>
              <w:left w:val="single" w:sz="6" w:space="0" w:color="auto"/>
              <w:right w:val="single" w:sz="6" w:space="0" w:color="auto"/>
            </w:tcBorders>
          </w:tcPr>
          <w:p w:rsidR="00ED64A8" w:rsidRDefault="00ED64A8" w:rsidP="00C11B16">
            <w:pPr>
              <w:pStyle w:val="TableHead"/>
              <w:jc w:val="left"/>
            </w:pPr>
            <w:r>
              <w:t>Base Type</w:t>
            </w:r>
          </w:p>
        </w:tc>
      </w:tr>
      <w:tr w:rsidR="00ED64A8" w:rsidTr="00C11B16">
        <w:trPr>
          <w:cantSplit/>
        </w:trPr>
        <w:tc>
          <w:tcPr>
            <w:tcW w:w="1800" w:type="dxa"/>
            <w:tcBorders>
              <w:top w:val="single" w:sz="6" w:space="0" w:color="auto"/>
              <w:left w:val="single" w:sz="6" w:space="0" w:color="auto"/>
              <w:bottom w:val="single" w:sz="6" w:space="0" w:color="auto"/>
              <w:right w:val="single" w:sz="6" w:space="0" w:color="auto"/>
            </w:tcBorders>
          </w:tcPr>
          <w:p w:rsidR="00ED64A8" w:rsidRDefault="00ED64A8" w:rsidP="00C11B16">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ED64A8" w:rsidRDefault="00ED64A8" w:rsidP="00C11B16">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ED64A8" w:rsidRDefault="00ED64A8" w:rsidP="00C11B16">
            <w:pPr>
              <w:pStyle w:val="TableCellCourierNew"/>
            </w:pPr>
            <w:r>
              <w:t>ViSession</w:t>
            </w:r>
          </w:p>
        </w:tc>
      </w:tr>
    </w:tbl>
    <w:p w:rsidR="00ED64A8" w:rsidRDefault="00ED64A8" w:rsidP="00ED64A8">
      <w:pPr>
        <w:pStyle w:val="FunctionHead"/>
      </w:pPr>
      <w:r>
        <w:t>Return Values</w:t>
      </w:r>
      <w:r w:rsidR="005A0FAF">
        <w:t xml:space="preserve"> (C/COM)</w:t>
      </w:r>
    </w:p>
    <w:p w:rsidR="00ED64A8" w:rsidRDefault="00ED64A8" w:rsidP="00ED64A8">
      <w:pPr>
        <w:pStyle w:val="Body1"/>
      </w:pPr>
      <w:r>
        <w:t xml:space="preserve">The </w:t>
      </w:r>
      <w:r>
        <w:rPr>
          <w:rStyle w:val="Italic"/>
        </w:rPr>
        <w:t>IVI-3.2: Inherent Capabilities Specification</w:t>
      </w:r>
      <w:r>
        <w:t xml:space="preserve"> defines general status codes that this function can return.</w:t>
      </w:r>
    </w:p>
    <w:p w:rsidR="004B021F" w:rsidRDefault="004B021F" w:rsidP="004B021F">
      <w:pPr>
        <w:pStyle w:val="Body1"/>
      </w:pPr>
      <w:r w:rsidRPr="004B021F">
        <w:t>This function can also return this additional class</w:t>
      </w:r>
      <w:r w:rsidR="00304F6D">
        <w:t>-defined</w:t>
      </w:r>
      <w:r w:rsidRPr="004B021F">
        <w:t xml:space="preserve"> status code:</w:t>
      </w:r>
    </w:p>
    <w:p w:rsidR="005A0FAF" w:rsidRPr="004B021F" w:rsidRDefault="005A0FAF" w:rsidP="005A0FAF">
      <w:pPr>
        <w:pStyle w:val="Body1"/>
        <w:numPr>
          <w:ilvl w:val="0"/>
          <w:numId w:val="65"/>
        </w:numPr>
      </w:pPr>
      <w:r>
        <w:t>Arm</w:t>
      </w:r>
      <w:r w:rsidRPr="004B021F">
        <w:t xml:space="preserve"> Not Software</w:t>
      </w:r>
    </w:p>
    <w:p w:rsidR="005A0FAF" w:rsidRPr="00F7116C" w:rsidRDefault="005A0FAF" w:rsidP="005A0FAF">
      <w:pPr>
        <w:pStyle w:val="AttrFuncSubheading"/>
        <w:rPr>
          <w:color w:val="auto"/>
        </w:rPr>
      </w:pPr>
      <w:r w:rsidRPr="00F7116C">
        <w:rPr>
          <w:color w:val="auto"/>
        </w:rPr>
        <w:t>.NET Exceptions</w:t>
      </w:r>
    </w:p>
    <w:p w:rsidR="005A0FAF" w:rsidRPr="005A0FAF" w:rsidRDefault="005A0FAF" w:rsidP="005A0FA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00C06F58">
        <w:t xml:space="preserve">. </w:t>
      </w:r>
      <w:r w:rsidRPr="004B021F">
        <w:t xml:space="preserve">This </w:t>
      </w:r>
      <w:r>
        <w:t>method</w:t>
      </w:r>
      <w:r w:rsidRPr="004B021F">
        <w:t xml:space="preserve"> can also return this additional class</w:t>
      </w:r>
      <w:r>
        <w:t>-defined exception</w:t>
      </w:r>
      <w:r w:rsidRPr="004B021F">
        <w:t>:</w:t>
      </w:r>
    </w:p>
    <w:p w:rsidR="004B021F" w:rsidRPr="004B021F" w:rsidRDefault="00EB13A7" w:rsidP="00304F6D">
      <w:pPr>
        <w:pStyle w:val="Body1"/>
        <w:numPr>
          <w:ilvl w:val="0"/>
          <w:numId w:val="65"/>
        </w:numPr>
      </w:pPr>
      <w:r>
        <w:t>Arm</w:t>
      </w:r>
      <w:r w:rsidR="004B021F" w:rsidRPr="004B021F">
        <w:t xml:space="preserve"> Not Software</w:t>
      </w:r>
    </w:p>
    <w:p w:rsidR="00ED64A8" w:rsidRDefault="004B021F" w:rsidP="004B021F">
      <w:pPr>
        <w:pStyle w:val="Body1"/>
        <w:rPr>
          <w:sz w:val="12"/>
          <w:szCs w:val="12"/>
        </w:rPr>
      </w:pPr>
      <w:r w:rsidRPr="004B021F">
        <w:t xml:space="preserve"> </w:t>
      </w:r>
      <w:r w:rsidR="00ED64A8">
        <w:br w:type="page"/>
      </w:r>
    </w:p>
    <w:p w:rsidR="00ED64A8" w:rsidRDefault="00ED64A8" w:rsidP="00ED64A8">
      <w:pPr>
        <w:pStyle w:val="Heading2"/>
      </w:pPr>
      <w:bookmarkStart w:id="919" w:name="_Toc304583806"/>
      <w:bookmarkStart w:id="920" w:name="_Toc306374657"/>
      <w:r>
        <w:t>IviDigitizerSoftwareArm Behavior Model</w:t>
      </w:r>
      <w:bookmarkEnd w:id="919"/>
      <w:bookmarkEnd w:id="920"/>
    </w:p>
    <w:p w:rsidR="00ED64A8" w:rsidRDefault="00ED64A8" w:rsidP="00ED64A8">
      <w:pPr>
        <w:pStyle w:val="Body1"/>
      </w:pPr>
      <w:r>
        <w:t>The IviDigitizerSoftwareArm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ED64A8" w:rsidRDefault="00ED64A8" w:rsidP="00ED64A8">
      <w:pPr>
        <w:pStyle w:val="Heading2"/>
      </w:pPr>
      <w:bookmarkStart w:id="921" w:name="_Toc304583807"/>
      <w:bookmarkStart w:id="922" w:name="_Toc306374658"/>
      <w:r>
        <w:t>IviDigitizerSoftwareArm Compliance Notes</w:t>
      </w:r>
      <w:bookmarkEnd w:id="921"/>
      <w:bookmarkEnd w:id="922"/>
    </w:p>
    <w:p w:rsidR="00ED64A8" w:rsidRDefault="00ED64A8" w:rsidP="00ED64A8">
      <w:pPr>
        <w:pStyle w:val="Body1"/>
      </w:pPr>
      <w:r>
        <w:t>For a specific driver to comply with the IviDigitizerSoftwareArm extension, it shall be compliant with the IviDigitizerBase capability group and it shall implement all of the attributes and functions listed in this section.</w:t>
      </w:r>
    </w:p>
    <w:p w:rsidR="00004825" w:rsidRDefault="00004825">
      <w:pPr>
        <w:pStyle w:val="Heading1"/>
      </w:pPr>
      <w:bookmarkStart w:id="923" w:name="_Toc304583808"/>
      <w:bookmarkStart w:id="924" w:name="_Toc306374659"/>
      <w:r>
        <w:lastRenderedPageBreak/>
        <w:t>IviDigitizerTVArm Extension Group</w:t>
      </w:r>
      <w:bookmarkEnd w:id="923"/>
      <w:bookmarkEnd w:id="924"/>
    </w:p>
    <w:p w:rsidR="00004825" w:rsidRDefault="00004825">
      <w:pPr>
        <w:pStyle w:val="Heading2"/>
      </w:pPr>
      <w:bookmarkStart w:id="925" w:name="_Toc304583809"/>
      <w:bookmarkStart w:id="926" w:name="_Toc306374660"/>
      <w:r>
        <w:t>IviDigitizerTVArm Overview</w:t>
      </w:r>
      <w:bookmarkEnd w:id="925"/>
      <w:bookmarkEnd w:id="926"/>
    </w:p>
    <w:p w:rsidR="004E218C" w:rsidRDefault="004E218C" w:rsidP="004E218C">
      <w:pPr>
        <w:pStyle w:val="Body1"/>
        <w:rPr>
          <w:color w:val="000000"/>
        </w:rPr>
      </w:pPr>
      <w:r>
        <w:rPr>
          <w:color w:val="000000"/>
        </w:rPr>
        <w:t>In addition to the fundamental capabilities, the Ivi</w:t>
      </w:r>
      <w:r w:rsidRPr="004E4B36">
        <w:rPr>
          <w:color w:val="000000"/>
        </w:rPr>
        <w:t>Digitizer</w:t>
      </w:r>
      <w:r>
        <w:rPr>
          <w:color w:val="000000"/>
        </w:rPr>
        <w:t xml:space="preserve">TVArm extension group defines extensions for </w:t>
      </w:r>
      <w:r w:rsidRPr="004E4B36">
        <w:rPr>
          <w:color w:val="000000"/>
        </w:rPr>
        <w:t>digitizer</w:t>
      </w:r>
      <w:r>
        <w:rPr>
          <w:color w:val="000000"/>
        </w:rPr>
        <w:t>s that can arm on standard TV signals</w:t>
      </w:r>
      <w:r w:rsidR="0080634C">
        <w:rPr>
          <w:color w:val="000000"/>
        </w:rPr>
        <w:t xml:space="preserve">. </w:t>
      </w:r>
      <w:r>
        <w:rPr>
          <w:color w:val="000000"/>
        </w:rPr>
        <w:t>The device arms in response to TV signals in the same way that it triggers in response to TV signals</w:t>
      </w:r>
      <w:r w:rsidR="0080634C">
        <w:rPr>
          <w:color w:val="000000"/>
        </w:rPr>
        <w:t xml:space="preserve">. </w:t>
      </w:r>
      <w:r>
        <w:rPr>
          <w:color w:val="000000"/>
        </w:rPr>
        <w:t xml:space="preserve">See Section </w:t>
      </w:r>
      <w:r w:rsidR="00875082">
        <w:rPr>
          <w:color w:val="000000"/>
        </w:rPr>
        <w:fldChar w:fldCharType="begin"/>
      </w:r>
      <w:r w:rsidR="00C015DD">
        <w:rPr>
          <w:color w:val="000000"/>
        </w:rPr>
        <w:instrText xml:space="preserve"> REF _Ref220383629 \r \h </w:instrText>
      </w:r>
      <w:r w:rsidR="00875082">
        <w:rPr>
          <w:color w:val="000000"/>
        </w:rPr>
      </w:r>
      <w:r w:rsidR="00875082">
        <w:rPr>
          <w:color w:val="000000"/>
        </w:rPr>
        <w:fldChar w:fldCharType="separate"/>
      </w:r>
      <w:r w:rsidR="00344F59">
        <w:rPr>
          <w:color w:val="000000"/>
        </w:rPr>
        <w:t>31</w:t>
      </w:r>
      <w:r w:rsidR="00875082">
        <w:rPr>
          <w:color w:val="000000"/>
        </w:rPr>
        <w:fldChar w:fldCharType="end"/>
      </w:r>
      <w:r w:rsidR="004556D6">
        <w:rPr>
          <w:color w:val="000000"/>
        </w:rPr>
        <w:t xml:space="preserve"> </w:t>
      </w:r>
      <w:r>
        <w:rPr>
          <w:color w:val="000000"/>
        </w:rPr>
        <w:t xml:space="preserve">for details on </w:t>
      </w:r>
      <w:r w:rsidR="00CB76EC">
        <w:rPr>
          <w:color w:val="000000"/>
        </w:rPr>
        <w:t>TV triggers</w:t>
      </w:r>
      <w:r>
        <w:rPr>
          <w:color w:val="000000"/>
        </w:rPr>
        <w:t>.</w:t>
      </w:r>
    </w:p>
    <w:p w:rsidR="00004825" w:rsidRDefault="00004825">
      <w:pPr>
        <w:pStyle w:val="Heading2"/>
      </w:pPr>
      <w:bookmarkStart w:id="927" w:name="_Toc304583810"/>
      <w:bookmarkStart w:id="928" w:name="_Toc306374661"/>
      <w:r>
        <w:t>IviDigitizerTVArm Attributes</w:t>
      </w:r>
      <w:bookmarkEnd w:id="927"/>
      <w:bookmarkEnd w:id="928"/>
    </w:p>
    <w:p w:rsidR="00004825" w:rsidRDefault="00004825">
      <w:pPr>
        <w:pStyle w:val="Body1"/>
      </w:pPr>
      <w:r>
        <w:t>The IviDigitizerTVArm extension group defines the following attributes:</w:t>
      </w:r>
    </w:p>
    <w:p w:rsidR="00004825" w:rsidRDefault="00004825" w:rsidP="00DC28B4">
      <w:pPr>
        <w:pStyle w:val="ListBullet"/>
        <w:numPr>
          <w:ilvl w:val="0"/>
          <w:numId w:val="58"/>
        </w:numPr>
      </w:pPr>
      <w:r>
        <w:t>TV Arm Event</w:t>
      </w:r>
    </w:p>
    <w:p w:rsidR="00004825" w:rsidRDefault="00004825" w:rsidP="00DC28B4">
      <w:pPr>
        <w:pStyle w:val="ListBullet"/>
        <w:numPr>
          <w:ilvl w:val="0"/>
          <w:numId w:val="58"/>
        </w:numPr>
      </w:pPr>
      <w:r>
        <w:t>TV Arm Line Number</w:t>
      </w:r>
    </w:p>
    <w:p w:rsidR="00004825" w:rsidRDefault="00004825" w:rsidP="00DC28B4">
      <w:pPr>
        <w:pStyle w:val="ListBullet"/>
        <w:numPr>
          <w:ilvl w:val="0"/>
          <w:numId w:val="58"/>
        </w:numPr>
      </w:pPr>
      <w:r>
        <w:t>TV Arm Polarity</w:t>
      </w:r>
    </w:p>
    <w:p w:rsidR="00004825" w:rsidRDefault="00004825" w:rsidP="00DC28B4">
      <w:pPr>
        <w:pStyle w:val="ListBullet"/>
        <w:numPr>
          <w:ilvl w:val="0"/>
          <w:numId w:val="58"/>
        </w:numPr>
      </w:pPr>
      <w:r>
        <w:t>TV Arm Signal Format</w:t>
      </w:r>
    </w:p>
    <w:p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004825" w:rsidRDefault="00004825">
      <w:pPr>
        <w:pStyle w:val="Body1"/>
        <w:rPr>
          <w:sz w:val="12"/>
          <w:szCs w:val="12"/>
        </w:rPr>
      </w:pPr>
      <w:r>
        <w:br w:type="page"/>
      </w:r>
    </w:p>
    <w:p w:rsidR="00004825" w:rsidRDefault="00004825">
      <w:pPr>
        <w:pStyle w:val="Heading3"/>
      </w:pPr>
      <w:bookmarkStart w:id="929" w:name="_Toc304583811"/>
      <w:bookmarkStart w:id="930" w:name="_Toc306374662"/>
      <w:r>
        <w:t>TV Arm Event</w:t>
      </w:r>
      <w:bookmarkEnd w:id="929"/>
      <w:bookmarkEnd w:id="930"/>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ArmSource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8805DE">
            <w:pPr>
              <w:pStyle w:val="TableCell"/>
            </w:pPr>
            <w:r>
              <w:t>Configure TV Arm Source</w:t>
            </w:r>
          </w:p>
        </w:tc>
      </w:tr>
    </w:tbl>
    <w:p w:rsidR="005A0FAF" w:rsidRDefault="005A0FAF" w:rsidP="005A0FAF">
      <w:pPr>
        <w:pStyle w:val="FunctionHead"/>
      </w:pPr>
      <w:r>
        <w:t>.NET Property Name</w:t>
      </w:r>
    </w:p>
    <w:p w:rsidR="005A0FAF" w:rsidRDefault="005A0FAF" w:rsidP="005A0FAF">
      <w:pPr>
        <w:pStyle w:val="Body1"/>
        <w:rPr>
          <w:rStyle w:val="monospace"/>
        </w:rPr>
      </w:pPr>
      <w:r>
        <w:rPr>
          <w:rStyle w:val="monospace"/>
        </w:rPr>
        <w:t>Arm.Sources[].TV.</w:t>
      </w:r>
      <w:r w:rsidR="00254B04">
        <w:rPr>
          <w:rStyle w:val="monospace"/>
        </w:rPr>
        <w:t>Trigger</w:t>
      </w:r>
      <w:r>
        <w:rPr>
          <w:rStyle w:val="monospace"/>
        </w:rPr>
        <w:t>Event</w:t>
      </w:r>
    </w:p>
    <w:p w:rsidR="005A0FAF" w:rsidRDefault="005A0FAF" w:rsidP="005A0FAF">
      <w:pPr>
        <w:pStyle w:val="FunctionHead"/>
      </w:pPr>
      <w:r>
        <w:t>.NET Enumeration Name</w:t>
      </w:r>
    </w:p>
    <w:p w:rsidR="005A0FAF" w:rsidRDefault="005A0FAF" w:rsidP="005A0FAF">
      <w:pPr>
        <w:pStyle w:val="Code1"/>
      </w:pPr>
      <w:r>
        <w:t>TVTriggerEvent</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TV.Event</w:t>
      </w:r>
    </w:p>
    <w:p w:rsidR="00004825" w:rsidRDefault="00004825">
      <w:pPr>
        <w:pStyle w:val="FunctionHead"/>
      </w:pPr>
      <w:r>
        <w:t>COM Enumeration Name</w:t>
      </w:r>
    </w:p>
    <w:p w:rsidR="00004825" w:rsidRDefault="00004825">
      <w:pPr>
        <w:pStyle w:val="Code1"/>
      </w:pPr>
      <w:r>
        <w:t>IviDigitizerTVTriggerEventEnum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IVIDIGITIZER_ATTR_TV_ARM_EVENT</w:t>
      </w:r>
    </w:p>
    <w:p w:rsidR="00004825" w:rsidRDefault="00004825">
      <w:pPr>
        <w:pStyle w:val="FunctionHead"/>
      </w:pPr>
      <w:r>
        <w:t>Description</w:t>
      </w:r>
    </w:p>
    <w:p w:rsidR="00004825" w:rsidRDefault="00004825">
      <w:pPr>
        <w:pStyle w:val="Body1"/>
      </w:pPr>
      <w:r>
        <w:t>Specifies the event on which the digitizer arms.</w:t>
      </w:r>
    </w:p>
    <w:p w:rsidR="00004825" w:rsidRDefault="00004825">
      <w:pPr>
        <w:pStyle w:val="FunctionHead"/>
      </w:pPr>
      <w:r>
        <w:t>Defined Values</w:t>
      </w:r>
    </w:p>
    <w:tbl>
      <w:tblPr>
        <w:tblW w:w="0" w:type="auto"/>
        <w:tblInd w:w="722" w:type="dxa"/>
        <w:tblLayout w:type="fixed"/>
        <w:tblLook w:val="0000"/>
      </w:tblPr>
      <w:tblGrid>
        <w:gridCol w:w="2266"/>
        <w:gridCol w:w="450"/>
        <w:gridCol w:w="1170"/>
        <w:gridCol w:w="4754"/>
      </w:tblGrid>
      <w:tr w:rsidR="00004825" w:rsidTr="00DC28B4">
        <w:trPr>
          <w:cantSplit/>
          <w:trHeight w:val="158"/>
        </w:trPr>
        <w:tc>
          <w:tcPr>
            <w:tcW w:w="226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637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DC28B4">
        <w:trPr>
          <w:cantSplit/>
          <w:trHeight w:val="157"/>
        </w:trPr>
        <w:tc>
          <w:tcPr>
            <w:tcW w:w="226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475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DC28B4">
        <w:trPr>
          <w:cantSplit/>
          <w:trHeight w:val="324"/>
        </w:trPr>
        <w:tc>
          <w:tcPr>
            <w:tcW w:w="2266" w:type="dxa"/>
            <w:vMerge w:val="restart"/>
            <w:tcBorders>
              <w:top w:val="single" w:sz="6" w:space="0" w:color="auto"/>
              <w:left w:val="single" w:sz="6" w:space="0" w:color="auto"/>
              <w:right w:val="single" w:sz="6" w:space="0" w:color="auto"/>
            </w:tcBorders>
          </w:tcPr>
          <w:p w:rsidR="00004825" w:rsidRDefault="00004825">
            <w:pPr>
              <w:pStyle w:val="TableCell"/>
            </w:pPr>
            <w:r>
              <w:t>Field1</w:t>
            </w:r>
          </w:p>
        </w:tc>
        <w:tc>
          <w:tcPr>
            <w:tcW w:w="637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Sets the digitizer to </w:t>
            </w:r>
            <w:r w:rsidR="004672FF">
              <w:t>arm</w:t>
            </w:r>
            <w:r>
              <w:t xml:space="preserve"> on field 1 of the video signal.</w:t>
            </w:r>
          </w:p>
        </w:tc>
      </w:tr>
      <w:tr w:rsidR="005A0FAF" w:rsidTr="00DC28B4">
        <w:trPr>
          <w:cantSplit/>
          <w:trHeight w:val="338"/>
        </w:trPr>
        <w:tc>
          <w:tcPr>
            <w:tcW w:w="2266" w:type="dxa"/>
            <w:vMerge/>
            <w:tcBorders>
              <w:left w:val="single" w:sz="6" w:space="0" w:color="auto"/>
              <w:right w:val="single" w:sz="6" w:space="0" w:color="auto"/>
            </w:tcBorders>
          </w:tcPr>
          <w:p w:rsidR="005A0FAF" w:rsidRDefault="005A0FAF">
            <w:pPr>
              <w:pStyle w:val="TableCell"/>
            </w:pPr>
          </w:p>
        </w:tc>
        <w:tc>
          <w:tcPr>
            <w:tcW w:w="450" w:type="dxa"/>
            <w:vMerge w:val="restart"/>
            <w:tcBorders>
              <w:top w:val="single" w:sz="4" w:space="0" w:color="auto"/>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TVTriggerEvent.Field1</w:t>
            </w:r>
          </w:p>
        </w:tc>
      </w:tr>
      <w:tr w:rsidR="005A0FAF" w:rsidTr="00566F40">
        <w:trPr>
          <w:cantSplit/>
          <w:trHeight w:val="338"/>
        </w:trPr>
        <w:tc>
          <w:tcPr>
            <w:tcW w:w="2266" w:type="dxa"/>
            <w:vMerge/>
            <w:tcBorders>
              <w:left w:val="single" w:sz="6" w:space="0" w:color="auto"/>
              <w:right w:val="single" w:sz="6" w:space="0" w:color="auto"/>
            </w:tcBorders>
          </w:tcPr>
          <w:p w:rsidR="005A0FAF" w:rsidRDefault="005A0FAF">
            <w:pPr>
              <w:pStyle w:val="TableCell"/>
            </w:pPr>
          </w:p>
        </w:tc>
        <w:tc>
          <w:tcPr>
            <w:tcW w:w="450" w:type="dxa"/>
            <w:vMerge/>
            <w:tcBorders>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IVIDIGITIZER_VAL_TV_EVENT_FIELD1</w:t>
            </w:r>
          </w:p>
        </w:tc>
      </w:tr>
      <w:tr w:rsidR="005A0FAF" w:rsidTr="00DC28B4">
        <w:trPr>
          <w:cantSplit/>
          <w:trHeight w:val="337"/>
        </w:trPr>
        <w:tc>
          <w:tcPr>
            <w:tcW w:w="2266" w:type="dxa"/>
            <w:vMerge/>
            <w:tcBorders>
              <w:left w:val="single" w:sz="6" w:space="0" w:color="auto"/>
              <w:bottom w:val="single" w:sz="6" w:space="0" w:color="auto"/>
              <w:right w:val="single" w:sz="6" w:space="0" w:color="auto"/>
            </w:tcBorders>
          </w:tcPr>
          <w:p w:rsidR="005A0FAF" w:rsidRDefault="005A0FAF">
            <w:pPr>
              <w:pStyle w:val="TableCell"/>
            </w:pPr>
          </w:p>
        </w:tc>
        <w:tc>
          <w:tcPr>
            <w:tcW w:w="450" w:type="dxa"/>
            <w:vMerge/>
            <w:tcBorders>
              <w:left w:val="single" w:sz="6" w:space="0" w:color="auto"/>
              <w:bottom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rsidR="005A0FAF" w:rsidRDefault="005A0FAF">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rsidR="005A0FAF" w:rsidRDefault="005A0FAF">
            <w:pPr>
              <w:pStyle w:val="TableCell"/>
              <w:rPr>
                <w:rFonts w:ascii="Courier New" w:hAnsi="Courier New" w:cs="Courier New"/>
                <w:sz w:val="18"/>
                <w:szCs w:val="18"/>
              </w:rPr>
            </w:pPr>
            <w:r>
              <w:rPr>
                <w:rFonts w:ascii="Courier New" w:hAnsi="Courier New" w:cs="Courier New"/>
                <w:sz w:val="18"/>
                <w:szCs w:val="18"/>
              </w:rPr>
              <w:t>IviDigitizerTVTriggerEventField1</w:t>
            </w:r>
          </w:p>
        </w:tc>
      </w:tr>
      <w:tr w:rsidR="00004825" w:rsidTr="00DC28B4">
        <w:trPr>
          <w:cantSplit/>
          <w:trHeight w:val="345"/>
        </w:trPr>
        <w:tc>
          <w:tcPr>
            <w:tcW w:w="2266" w:type="dxa"/>
            <w:vMerge w:val="restart"/>
            <w:tcBorders>
              <w:top w:val="single" w:sz="6" w:space="0" w:color="auto"/>
              <w:left w:val="single" w:sz="6" w:space="0" w:color="auto"/>
              <w:right w:val="single" w:sz="6" w:space="0" w:color="auto"/>
            </w:tcBorders>
          </w:tcPr>
          <w:p w:rsidR="00004825" w:rsidRDefault="00004825">
            <w:pPr>
              <w:pStyle w:val="TableCell"/>
            </w:pPr>
            <w:r>
              <w:t>Field2</w:t>
            </w:r>
          </w:p>
        </w:tc>
        <w:tc>
          <w:tcPr>
            <w:tcW w:w="637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Sets the digitizer to </w:t>
            </w:r>
            <w:r w:rsidR="004672FF">
              <w:t>arm</w:t>
            </w:r>
            <w:r>
              <w:t xml:space="preserve"> on field 2 of the video signal.</w:t>
            </w:r>
          </w:p>
        </w:tc>
      </w:tr>
      <w:tr w:rsidR="005A0FAF" w:rsidTr="00DC28B4">
        <w:trPr>
          <w:cantSplit/>
          <w:trHeight w:val="338"/>
        </w:trPr>
        <w:tc>
          <w:tcPr>
            <w:tcW w:w="2266" w:type="dxa"/>
            <w:vMerge/>
            <w:tcBorders>
              <w:left w:val="single" w:sz="6" w:space="0" w:color="auto"/>
              <w:right w:val="single" w:sz="6" w:space="0" w:color="auto"/>
            </w:tcBorders>
          </w:tcPr>
          <w:p w:rsidR="005A0FAF" w:rsidRDefault="005A0FAF">
            <w:pPr>
              <w:pStyle w:val="TableCell"/>
            </w:pPr>
          </w:p>
        </w:tc>
        <w:tc>
          <w:tcPr>
            <w:tcW w:w="450" w:type="dxa"/>
            <w:vMerge w:val="restart"/>
            <w:tcBorders>
              <w:top w:val="single" w:sz="4" w:space="0" w:color="auto"/>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TVTriggerEvent.Field2</w:t>
            </w:r>
          </w:p>
        </w:tc>
      </w:tr>
      <w:tr w:rsidR="005A0FAF" w:rsidTr="00566F40">
        <w:trPr>
          <w:cantSplit/>
          <w:trHeight w:val="338"/>
        </w:trPr>
        <w:tc>
          <w:tcPr>
            <w:tcW w:w="2266" w:type="dxa"/>
            <w:vMerge/>
            <w:tcBorders>
              <w:left w:val="single" w:sz="6" w:space="0" w:color="auto"/>
              <w:right w:val="single" w:sz="6" w:space="0" w:color="auto"/>
            </w:tcBorders>
          </w:tcPr>
          <w:p w:rsidR="005A0FAF" w:rsidRDefault="005A0FAF">
            <w:pPr>
              <w:pStyle w:val="TableCell"/>
            </w:pPr>
          </w:p>
        </w:tc>
        <w:tc>
          <w:tcPr>
            <w:tcW w:w="450" w:type="dxa"/>
            <w:vMerge/>
            <w:tcBorders>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IVIDIGITIZER_VAL_TV_EVENT_FIELD2</w:t>
            </w:r>
          </w:p>
        </w:tc>
      </w:tr>
      <w:tr w:rsidR="005A0FAF" w:rsidTr="00DC28B4">
        <w:trPr>
          <w:cantSplit/>
          <w:trHeight w:val="337"/>
        </w:trPr>
        <w:tc>
          <w:tcPr>
            <w:tcW w:w="2266" w:type="dxa"/>
            <w:vMerge/>
            <w:tcBorders>
              <w:left w:val="single" w:sz="6" w:space="0" w:color="auto"/>
              <w:bottom w:val="single" w:sz="6" w:space="0" w:color="auto"/>
              <w:right w:val="single" w:sz="6" w:space="0" w:color="auto"/>
            </w:tcBorders>
          </w:tcPr>
          <w:p w:rsidR="005A0FAF" w:rsidRDefault="005A0FAF">
            <w:pPr>
              <w:pStyle w:val="TableCell"/>
            </w:pPr>
          </w:p>
        </w:tc>
        <w:tc>
          <w:tcPr>
            <w:tcW w:w="450" w:type="dxa"/>
            <w:vMerge/>
            <w:tcBorders>
              <w:left w:val="single" w:sz="6" w:space="0" w:color="auto"/>
              <w:bottom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rsidR="005A0FAF" w:rsidRDefault="005A0FAF">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rsidR="005A0FAF" w:rsidRDefault="005A0FAF">
            <w:pPr>
              <w:pStyle w:val="TableCell"/>
              <w:rPr>
                <w:rFonts w:ascii="Courier New" w:hAnsi="Courier New" w:cs="Courier New"/>
                <w:sz w:val="18"/>
                <w:szCs w:val="18"/>
              </w:rPr>
            </w:pPr>
            <w:r>
              <w:rPr>
                <w:rFonts w:ascii="Courier New" w:hAnsi="Courier New" w:cs="Courier New"/>
                <w:sz w:val="18"/>
                <w:szCs w:val="18"/>
              </w:rPr>
              <w:t>IviDigitizerTVTriggerEventField2</w:t>
            </w:r>
          </w:p>
        </w:tc>
      </w:tr>
      <w:tr w:rsidR="005A0FAF" w:rsidTr="00DC28B4">
        <w:trPr>
          <w:cantSplit/>
          <w:trHeight w:val="336"/>
        </w:trPr>
        <w:tc>
          <w:tcPr>
            <w:tcW w:w="2266" w:type="dxa"/>
            <w:vMerge w:val="restart"/>
            <w:tcBorders>
              <w:top w:val="single" w:sz="6" w:space="0" w:color="auto"/>
              <w:left w:val="single" w:sz="6" w:space="0" w:color="auto"/>
              <w:right w:val="single" w:sz="6" w:space="0" w:color="auto"/>
            </w:tcBorders>
          </w:tcPr>
          <w:p w:rsidR="005A0FAF" w:rsidRDefault="005A0FAF">
            <w:pPr>
              <w:pStyle w:val="TableCell"/>
            </w:pPr>
            <w:r>
              <w:t>Any Field</w:t>
            </w:r>
          </w:p>
        </w:tc>
        <w:tc>
          <w:tcPr>
            <w:tcW w:w="6374" w:type="dxa"/>
            <w:gridSpan w:val="3"/>
            <w:tcBorders>
              <w:top w:val="single" w:sz="6" w:space="0" w:color="auto"/>
              <w:left w:val="single" w:sz="6" w:space="0" w:color="auto"/>
              <w:bottom w:val="single" w:sz="4" w:space="0" w:color="auto"/>
              <w:right w:val="single" w:sz="6" w:space="0" w:color="auto"/>
            </w:tcBorders>
          </w:tcPr>
          <w:p w:rsidR="005A0FAF" w:rsidRDefault="005A0FAF">
            <w:pPr>
              <w:pStyle w:val="TableCell"/>
            </w:pPr>
            <w:r>
              <w:t>Sets the digitizer to arm on any field.</w:t>
            </w:r>
          </w:p>
        </w:tc>
      </w:tr>
      <w:tr w:rsidR="005A0FAF" w:rsidTr="00DC28B4">
        <w:trPr>
          <w:cantSplit/>
          <w:trHeight w:val="338"/>
        </w:trPr>
        <w:tc>
          <w:tcPr>
            <w:tcW w:w="2266" w:type="dxa"/>
            <w:vMerge/>
            <w:tcBorders>
              <w:left w:val="single" w:sz="6" w:space="0" w:color="auto"/>
              <w:right w:val="single" w:sz="6" w:space="0" w:color="auto"/>
            </w:tcBorders>
          </w:tcPr>
          <w:p w:rsidR="005A0FAF" w:rsidRDefault="005A0FAF">
            <w:pPr>
              <w:pStyle w:val="TableCell"/>
            </w:pPr>
          </w:p>
        </w:tc>
        <w:tc>
          <w:tcPr>
            <w:tcW w:w="450" w:type="dxa"/>
            <w:vMerge w:val="restart"/>
            <w:tcBorders>
              <w:top w:val="single" w:sz="4" w:space="0" w:color="auto"/>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TVTriggerEvent.AnyField</w:t>
            </w:r>
          </w:p>
        </w:tc>
      </w:tr>
      <w:tr w:rsidR="005A0FAF" w:rsidTr="00566F40">
        <w:trPr>
          <w:cantSplit/>
          <w:trHeight w:val="338"/>
        </w:trPr>
        <w:tc>
          <w:tcPr>
            <w:tcW w:w="2266" w:type="dxa"/>
            <w:vMerge/>
            <w:tcBorders>
              <w:left w:val="single" w:sz="6" w:space="0" w:color="auto"/>
              <w:right w:val="single" w:sz="6" w:space="0" w:color="auto"/>
            </w:tcBorders>
          </w:tcPr>
          <w:p w:rsidR="005A0FAF" w:rsidRDefault="005A0FAF">
            <w:pPr>
              <w:pStyle w:val="TableCell"/>
            </w:pPr>
          </w:p>
        </w:tc>
        <w:tc>
          <w:tcPr>
            <w:tcW w:w="450" w:type="dxa"/>
            <w:vMerge/>
            <w:tcBorders>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IVIDIGITIZER_VAL_TV_EVENT_ANY_FIELD</w:t>
            </w:r>
          </w:p>
        </w:tc>
      </w:tr>
      <w:tr w:rsidR="005A0FAF" w:rsidTr="00DC28B4">
        <w:trPr>
          <w:cantSplit/>
          <w:trHeight w:val="337"/>
        </w:trPr>
        <w:tc>
          <w:tcPr>
            <w:tcW w:w="2266" w:type="dxa"/>
            <w:vMerge/>
            <w:tcBorders>
              <w:left w:val="single" w:sz="6" w:space="0" w:color="auto"/>
              <w:bottom w:val="single" w:sz="6" w:space="0" w:color="auto"/>
              <w:right w:val="single" w:sz="6" w:space="0" w:color="auto"/>
            </w:tcBorders>
          </w:tcPr>
          <w:p w:rsidR="005A0FAF" w:rsidRDefault="005A0FAF">
            <w:pPr>
              <w:pStyle w:val="TableCell"/>
            </w:pPr>
          </w:p>
        </w:tc>
        <w:tc>
          <w:tcPr>
            <w:tcW w:w="450" w:type="dxa"/>
            <w:vMerge/>
            <w:tcBorders>
              <w:left w:val="single" w:sz="6" w:space="0" w:color="auto"/>
              <w:bottom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rsidR="005A0FAF" w:rsidRDefault="005A0FAF">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rsidR="005A0FAF" w:rsidRDefault="005A0FAF">
            <w:pPr>
              <w:pStyle w:val="TableCell"/>
              <w:rPr>
                <w:rFonts w:ascii="Courier New" w:hAnsi="Courier New" w:cs="Courier New"/>
                <w:sz w:val="18"/>
                <w:szCs w:val="18"/>
              </w:rPr>
            </w:pPr>
            <w:r>
              <w:rPr>
                <w:rFonts w:ascii="Courier New" w:hAnsi="Courier New" w:cs="Courier New"/>
                <w:sz w:val="18"/>
                <w:szCs w:val="18"/>
              </w:rPr>
              <w:t>IviDigitizerTVTriggerEventAnyField</w:t>
            </w:r>
          </w:p>
        </w:tc>
      </w:tr>
      <w:tr w:rsidR="005A0FAF" w:rsidTr="00DC28B4">
        <w:trPr>
          <w:cantSplit/>
          <w:trHeight w:val="345"/>
        </w:trPr>
        <w:tc>
          <w:tcPr>
            <w:tcW w:w="2266" w:type="dxa"/>
            <w:vMerge w:val="restart"/>
            <w:tcBorders>
              <w:top w:val="single" w:sz="6" w:space="0" w:color="auto"/>
              <w:left w:val="single" w:sz="6" w:space="0" w:color="auto"/>
              <w:right w:val="single" w:sz="6" w:space="0" w:color="auto"/>
            </w:tcBorders>
          </w:tcPr>
          <w:p w:rsidR="005A0FAF" w:rsidRDefault="005A0FAF">
            <w:pPr>
              <w:pStyle w:val="TableCell"/>
            </w:pPr>
            <w:r>
              <w:t>Any Line</w:t>
            </w:r>
          </w:p>
        </w:tc>
        <w:tc>
          <w:tcPr>
            <w:tcW w:w="6374" w:type="dxa"/>
            <w:gridSpan w:val="3"/>
            <w:tcBorders>
              <w:top w:val="single" w:sz="6" w:space="0" w:color="auto"/>
              <w:left w:val="single" w:sz="6" w:space="0" w:color="auto"/>
              <w:bottom w:val="single" w:sz="4" w:space="0" w:color="auto"/>
              <w:right w:val="single" w:sz="6" w:space="0" w:color="auto"/>
            </w:tcBorders>
          </w:tcPr>
          <w:p w:rsidR="005A0FAF" w:rsidRDefault="005A0FAF">
            <w:pPr>
              <w:pStyle w:val="TableCell"/>
            </w:pPr>
            <w:r>
              <w:t>Sets the digitizer to arm on any line.</w:t>
            </w:r>
          </w:p>
        </w:tc>
      </w:tr>
      <w:tr w:rsidR="005A0FAF" w:rsidTr="00DC28B4">
        <w:trPr>
          <w:cantSplit/>
          <w:trHeight w:val="338"/>
        </w:trPr>
        <w:tc>
          <w:tcPr>
            <w:tcW w:w="2266" w:type="dxa"/>
            <w:vMerge/>
            <w:tcBorders>
              <w:left w:val="single" w:sz="6" w:space="0" w:color="auto"/>
              <w:right w:val="single" w:sz="6" w:space="0" w:color="auto"/>
            </w:tcBorders>
          </w:tcPr>
          <w:p w:rsidR="005A0FAF" w:rsidRDefault="005A0FAF">
            <w:pPr>
              <w:pStyle w:val="TableCell"/>
            </w:pPr>
          </w:p>
        </w:tc>
        <w:tc>
          <w:tcPr>
            <w:tcW w:w="450" w:type="dxa"/>
            <w:vMerge w:val="restart"/>
            <w:tcBorders>
              <w:top w:val="single" w:sz="4" w:space="0" w:color="auto"/>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TVTriggerEvent.AnyLine</w:t>
            </w:r>
          </w:p>
        </w:tc>
      </w:tr>
      <w:tr w:rsidR="005A0FAF" w:rsidTr="00566F40">
        <w:trPr>
          <w:cantSplit/>
          <w:trHeight w:val="338"/>
        </w:trPr>
        <w:tc>
          <w:tcPr>
            <w:tcW w:w="2266" w:type="dxa"/>
            <w:vMerge/>
            <w:tcBorders>
              <w:left w:val="single" w:sz="6" w:space="0" w:color="auto"/>
              <w:right w:val="single" w:sz="6" w:space="0" w:color="auto"/>
            </w:tcBorders>
          </w:tcPr>
          <w:p w:rsidR="005A0FAF" w:rsidRDefault="005A0FAF">
            <w:pPr>
              <w:pStyle w:val="TableCell"/>
            </w:pPr>
          </w:p>
        </w:tc>
        <w:tc>
          <w:tcPr>
            <w:tcW w:w="450" w:type="dxa"/>
            <w:vMerge/>
            <w:tcBorders>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IVIDIGITIZER_VAL_TV_EVENT_ANY_LINE</w:t>
            </w:r>
          </w:p>
        </w:tc>
      </w:tr>
      <w:tr w:rsidR="005A0FAF" w:rsidTr="00DC28B4">
        <w:trPr>
          <w:cantSplit/>
          <w:trHeight w:val="337"/>
        </w:trPr>
        <w:tc>
          <w:tcPr>
            <w:tcW w:w="2266" w:type="dxa"/>
            <w:vMerge/>
            <w:tcBorders>
              <w:left w:val="single" w:sz="6" w:space="0" w:color="auto"/>
              <w:bottom w:val="single" w:sz="6" w:space="0" w:color="auto"/>
              <w:right w:val="single" w:sz="6" w:space="0" w:color="auto"/>
            </w:tcBorders>
          </w:tcPr>
          <w:p w:rsidR="005A0FAF" w:rsidRDefault="005A0FAF">
            <w:pPr>
              <w:pStyle w:val="TableCell"/>
            </w:pPr>
          </w:p>
        </w:tc>
        <w:tc>
          <w:tcPr>
            <w:tcW w:w="450" w:type="dxa"/>
            <w:vMerge/>
            <w:tcBorders>
              <w:left w:val="single" w:sz="6" w:space="0" w:color="auto"/>
              <w:bottom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rsidR="005A0FAF" w:rsidRDefault="005A0FAF">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rsidR="005A0FAF" w:rsidRDefault="005A0FAF">
            <w:pPr>
              <w:pStyle w:val="TableCell"/>
              <w:rPr>
                <w:rFonts w:ascii="Courier New" w:hAnsi="Courier New" w:cs="Courier New"/>
                <w:sz w:val="18"/>
                <w:szCs w:val="18"/>
              </w:rPr>
            </w:pPr>
            <w:r>
              <w:rPr>
                <w:rFonts w:ascii="Courier New" w:hAnsi="Courier New" w:cs="Courier New"/>
                <w:sz w:val="18"/>
                <w:szCs w:val="18"/>
              </w:rPr>
              <w:t>IviDigitizerTVTriggerEventAnyLine</w:t>
            </w:r>
          </w:p>
        </w:tc>
      </w:tr>
      <w:tr w:rsidR="005A0FAF" w:rsidTr="00DC28B4">
        <w:trPr>
          <w:cantSplit/>
          <w:trHeight w:val="606"/>
        </w:trPr>
        <w:tc>
          <w:tcPr>
            <w:tcW w:w="2266" w:type="dxa"/>
            <w:vMerge w:val="restart"/>
            <w:tcBorders>
              <w:top w:val="single" w:sz="6" w:space="0" w:color="auto"/>
              <w:left w:val="single" w:sz="6" w:space="0" w:color="auto"/>
              <w:right w:val="single" w:sz="6" w:space="0" w:color="auto"/>
            </w:tcBorders>
          </w:tcPr>
          <w:p w:rsidR="005A0FAF" w:rsidRDefault="005A0FAF">
            <w:pPr>
              <w:pStyle w:val="TableCell"/>
            </w:pPr>
            <w:r>
              <w:t>Line Number</w:t>
            </w:r>
          </w:p>
        </w:tc>
        <w:tc>
          <w:tcPr>
            <w:tcW w:w="6374" w:type="dxa"/>
            <w:gridSpan w:val="3"/>
            <w:tcBorders>
              <w:top w:val="single" w:sz="6" w:space="0" w:color="auto"/>
              <w:left w:val="single" w:sz="6" w:space="0" w:color="auto"/>
              <w:bottom w:val="single" w:sz="4" w:space="0" w:color="auto"/>
              <w:right w:val="single" w:sz="6" w:space="0" w:color="auto"/>
            </w:tcBorders>
          </w:tcPr>
          <w:p w:rsidR="005A0FAF" w:rsidRDefault="005A0FAF">
            <w:pPr>
              <w:pStyle w:val="TableCell"/>
            </w:pPr>
            <w:r>
              <w:t>Sets the digitizer to arm on a specific line number you specify with the TV Trigger Line Number attribute.</w:t>
            </w:r>
          </w:p>
        </w:tc>
      </w:tr>
      <w:tr w:rsidR="005A0FAF" w:rsidTr="00DC28B4">
        <w:trPr>
          <w:cantSplit/>
          <w:trHeight w:val="338"/>
        </w:trPr>
        <w:tc>
          <w:tcPr>
            <w:tcW w:w="2266" w:type="dxa"/>
            <w:vMerge/>
            <w:tcBorders>
              <w:left w:val="single" w:sz="6" w:space="0" w:color="auto"/>
              <w:right w:val="single" w:sz="6" w:space="0" w:color="auto"/>
            </w:tcBorders>
          </w:tcPr>
          <w:p w:rsidR="005A0FAF" w:rsidRDefault="005A0FAF">
            <w:pPr>
              <w:pStyle w:val="TableCell"/>
            </w:pPr>
          </w:p>
        </w:tc>
        <w:tc>
          <w:tcPr>
            <w:tcW w:w="450" w:type="dxa"/>
            <w:vMerge w:val="restart"/>
            <w:tcBorders>
              <w:top w:val="single" w:sz="4" w:space="0" w:color="auto"/>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TVTriggerEvent.LineNumber</w:t>
            </w:r>
          </w:p>
        </w:tc>
      </w:tr>
      <w:tr w:rsidR="005A0FAF" w:rsidTr="00566F40">
        <w:trPr>
          <w:cantSplit/>
          <w:trHeight w:val="338"/>
        </w:trPr>
        <w:tc>
          <w:tcPr>
            <w:tcW w:w="2266" w:type="dxa"/>
            <w:vMerge/>
            <w:tcBorders>
              <w:left w:val="single" w:sz="6" w:space="0" w:color="auto"/>
              <w:right w:val="single" w:sz="6" w:space="0" w:color="auto"/>
            </w:tcBorders>
          </w:tcPr>
          <w:p w:rsidR="005A0FAF" w:rsidRDefault="005A0FAF">
            <w:pPr>
              <w:pStyle w:val="TableCell"/>
            </w:pPr>
          </w:p>
        </w:tc>
        <w:tc>
          <w:tcPr>
            <w:tcW w:w="450" w:type="dxa"/>
            <w:vMerge/>
            <w:tcBorders>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IVIDIGITIZER_VAL_TV_EVENT_LINE_NUMBER</w:t>
            </w:r>
          </w:p>
        </w:tc>
      </w:tr>
      <w:tr w:rsidR="005A0FAF" w:rsidTr="00DC28B4">
        <w:trPr>
          <w:cantSplit/>
          <w:trHeight w:val="337"/>
        </w:trPr>
        <w:tc>
          <w:tcPr>
            <w:tcW w:w="2266" w:type="dxa"/>
            <w:vMerge/>
            <w:tcBorders>
              <w:left w:val="single" w:sz="6" w:space="0" w:color="auto"/>
              <w:bottom w:val="single" w:sz="6" w:space="0" w:color="auto"/>
              <w:right w:val="single" w:sz="6" w:space="0" w:color="auto"/>
            </w:tcBorders>
          </w:tcPr>
          <w:p w:rsidR="005A0FAF" w:rsidRDefault="005A0FAF">
            <w:pPr>
              <w:pStyle w:val="TableCell"/>
            </w:pPr>
          </w:p>
        </w:tc>
        <w:tc>
          <w:tcPr>
            <w:tcW w:w="450" w:type="dxa"/>
            <w:vMerge/>
            <w:tcBorders>
              <w:left w:val="single" w:sz="6" w:space="0" w:color="auto"/>
              <w:bottom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rsidR="005A0FAF" w:rsidRDefault="005A0FAF">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rsidR="005A0FAF" w:rsidRDefault="005A0FAF">
            <w:pPr>
              <w:pStyle w:val="TableCell"/>
              <w:rPr>
                <w:rFonts w:ascii="Courier New" w:hAnsi="Courier New" w:cs="Courier New"/>
                <w:sz w:val="18"/>
                <w:szCs w:val="18"/>
              </w:rPr>
            </w:pPr>
            <w:r>
              <w:rPr>
                <w:rFonts w:ascii="Courier New" w:hAnsi="Courier New" w:cs="Courier New"/>
                <w:sz w:val="18"/>
                <w:szCs w:val="18"/>
              </w:rPr>
              <w:t>IviDigitizerTVTriggerEventLineNumber</w:t>
            </w:r>
          </w:p>
        </w:tc>
      </w:tr>
    </w:tbl>
    <w:p w:rsidR="005A0FAF" w:rsidRPr="00F7116C" w:rsidRDefault="005A0FAF" w:rsidP="005A0FAF">
      <w:pPr>
        <w:pStyle w:val="AttrFuncSubheading"/>
        <w:rPr>
          <w:color w:val="auto"/>
        </w:rPr>
      </w:pPr>
      <w:r w:rsidRPr="00F7116C">
        <w:rPr>
          <w:color w:val="auto"/>
        </w:rPr>
        <w:t>.NET Exceptions</w:t>
      </w:r>
    </w:p>
    <w:p w:rsidR="005A0FAF" w:rsidRDefault="005A0FAF" w:rsidP="005A0FA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BC6F90">
      <w:pPr>
        <w:pStyle w:val="Body1"/>
        <w:ind w:left="0"/>
        <w:rPr>
          <w:sz w:val="12"/>
          <w:szCs w:val="12"/>
        </w:rPr>
      </w:pPr>
    </w:p>
    <w:p w:rsidR="00004825" w:rsidRDefault="00004825" w:rsidP="00BC6F90">
      <w:pPr>
        <w:pStyle w:val="Heading3"/>
        <w:pageBreakBefore/>
      </w:pPr>
      <w:bookmarkStart w:id="931" w:name="_Toc304583812"/>
      <w:bookmarkStart w:id="932" w:name="_Toc306374663"/>
      <w:r>
        <w:lastRenderedPageBreak/>
        <w:t>TV Arm Line Number</w:t>
      </w:r>
      <w:bookmarkEnd w:id="931"/>
      <w:bookmarkEnd w:id="932"/>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ArmSource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004825">
            <w:pPr>
              <w:pStyle w:val="TableCell"/>
            </w:pPr>
            <w:r>
              <w:t>N/A</w:t>
            </w:r>
          </w:p>
        </w:tc>
      </w:tr>
    </w:tbl>
    <w:p w:rsidR="005A0FAF" w:rsidRDefault="005A0FAF" w:rsidP="005A0FAF">
      <w:pPr>
        <w:pStyle w:val="FunctionHead"/>
      </w:pPr>
      <w:r>
        <w:t>COM Property Name</w:t>
      </w:r>
    </w:p>
    <w:p w:rsidR="005A0FAF" w:rsidRDefault="005A0FAF" w:rsidP="005A0FAF">
      <w:pPr>
        <w:pStyle w:val="Body1"/>
        <w:rPr>
          <w:rStyle w:val="monospace"/>
        </w:rPr>
      </w:pPr>
      <w:r>
        <w:rPr>
          <w:rStyle w:val="monospace"/>
        </w:rPr>
        <w:t>Arm.Sources[].TV.LineNumber</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TV.LineNumber</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IVIDIGITIZER_ATTR_TV_ARM_LINE_NUMBER</w:t>
      </w:r>
    </w:p>
    <w:p w:rsidR="00004825" w:rsidRDefault="00004825">
      <w:pPr>
        <w:pStyle w:val="FunctionHead"/>
      </w:pPr>
      <w:r>
        <w:t>Description</w:t>
      </w:r>
    </w:p>
    <w:p w:rsidR="00004825" w:rsidRDefault="00004825">
      <w:pPr>
        <w:pStyle w:val="Body1"/>
      </w:pPr>
      <w:r>
        <w:t>Specifies the line on which the digitizer arms</w:t>
      </w:r>
      <w:r w:rsidR="0080634C">
        <w:t xml:space="preserve">. </w:t>
      </w:r>
      <w:r>
        <w:t>The driver uses this attribute when the TV Arm Event is set to TV Event Line Number. The line number setting is independent of the field. This means that to arm on the first line of the second field, the user must configure the line number to the value of 263 (if we presume that field one had 262 lines).</w:t>
      </w:r>
    </w:p>
    <w:p w:rsidR="005A0FAF" w:rsidRPr="00F7116C" w:rsidRDefault="005A0FAF" w:rsidP="005A0FAF">
      <w:pPr>
        <w:pStyle w:val="AttrFuncSubheading"/>
        <w:rPr>
          <w:color w:val="auto"/>
        </w:rPr>
      </w:pPr>
      <w:r w:rsidRPr="00F7116C">
        <w:rPr>
          <w:color w:val="auto"/>
        </w:rPr>
        <w:t>.NET Exceptions</w:t>
      </w:r>
    </w:p>
    <w:p w:rsidR="005A0FAF" w:rsidRDefault="005A0FAF" w:rsidP="005A0FA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933" w:name="_Toc304583813"/>
      <w:bookmarkStart w:id="934" w:name="_Toc306374664"/>
      <w:r>
        <w:t>TV Arm Polarity</w:t>
      </w:r>
      <w:bookmarkEnd w:id="933"/>
      <w:bookmarkEnd w:id="934"/>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ArmSource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8805DE">
            <w:pPr>
              <w:pStyle w:val="TableCell"/>
            </w:pPr>
            <w:r>
              <w:t>Configure TV Arm Source</w:t>
            </w:r>
          </w:p>
        </w:tc>
      </w:tr>
    </w:tbl>
    <w:p w:rsidR="005A0FAF" w:rsidRDefault="005A0FAF" w:rsidP="005A0FAF">
      <w:pPr>
        <w:pStyle w:val="FunctionHead"/>
      </w:pPr>
      <w:r>
        <w:t>.NET Property Name</w:t>
      </w:r>
    </w:p>
    <w:p w:rsidR="005A0FAF" w:rsidRDefault="005A0FAF" w:rsidP="005A0FAF">
      <w:pPr>
        <w:pStyle w:val="Body1"/>
        <w:rPr>
          <w:rStyle w:val="monospace"/>
        </w:rPr>
      </w:pPr>
      <w:r>
        <w:rPr>
          <w:rStyle w:val="monospace"/>
        </w:rPr>
        <w:t>Arm.Sources[].TV.Polarity</w:t>
      </w:r>
    </w:p>
    <w:p w:rsidR="005A0FAF" w:rsidRDefault="005A0FAF" w:rsidP="005A0FAF">
      <w:pPr>
        <w:pStyle w:val="FunctionHead"/>
      </w:pPr>
      <w:r>
        <w:t>.NET Enumeration Name</w:t>
      </w:r>
    </w:p>
    <w:p w:rsidR="005A0FAF" w:rsidRDefault="005A0FAF" w:rsidP="005A0FAF">
      <w:pPr>
        <w:pStyle w:val="Code1"/>
      </w:pPr>
      <w:r>
        <w:t>TVTriggerPolarity</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TV.Polarity</w:t>
      </w:r>
    </w:p>
    <w:p w:rsidR="00004825" w:rsidRDefault="00004825">
      <w:pPr>
        <w:pStyle w:val="FunctionHead"/>
      </w:pPr>
      <w:r>
        <w:t>COM Enumeration Name</w:t>
      </w:r>
    </w:p>
    <w:p w:rsidR="00004825" w:rsidRDefault="00004825">
      <w:pPr>
        <w:pStyle w:val="Code1"/>
      </w:pPr>
      <w:r>
        <w:t>IviDigitizerTVTriggerPolarityEnum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IVIDIGITIZER_ATTR_TV_ARM_POLARITY</w:t>
      </w:r>
    </w:p>
    <w:p w:rsidR="00004825" w:rsidRDefault="00004825">
      <w:pPr>
        <w:pStyle w:val="FunctionHead"/>
      </w:pPr>
      <w:r>
        <w:t>Description</w:t>
      </w:r>
    </w:p>
    <w:p w:rsidR="00004825" w:rsidRDefault="00004825">
      <w:pPr>
        <w:pStyle w:val="Body1"/>
      </w:pPr>
      <w:r>
        <w:t>Specifies the polarity of the TV signal.</w:t>
      </w:r>
    </w:p>
    <w:p w:rsidR="00004825" w:rsidRDefault="00004825">
      <w:pPr>
        <w:pStyle w:val="FunctionHead"/>
      </w:pPr>
      <w:r>
        <w:t>Defined Values</w:t>
      </w:r>
    </w:p>
    <w:tbl>
      <w:tblPr>
        <w:tblW w:w="0" w:type="auto"/>
        <w:tblInd w:w="722" w:type="dxa"/>
        <w:tblLayout w:type="fixed"/>
        <w:tblLook w:val="0000"/>
      </w:tblPr>
      <w:tblGrid>
        <w:gridCol w:w="1546"/>
        <w:gridCol w:w="540"/>
        <w:gridCol w:w="1170"/>
        <w:gridCol w:w="5384"/>
      </w:tblGrid>
      <w:tr w:rsidR="00004825" w:rsidTr="0083263E">
        <w:trPr>
          <w:cantSplit/>
          <w:trHeight w:val="158"/>
        </w:trPr>
        <w:tc>
          <w:tcPr>
            <w:tcW w:w="154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709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83263E">
        <w:trPr>
          <w:cantSplit/>
          <w:trHeight w:val="157"/>
        </w:trPr>
        <w:tc>
          <w:tcPr>
            <w:tcW w:w="154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38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83263E">
        <w:trPr>
          <w:cantSplit/>
          <w:trHeight w:val="513"/>
        </w:trPr>
        <w:tc>
          <w:tcPr>
            <w:tcW w:w="1546" w:type="dxa"/>
            <w:vMerge w:val="restart"/>
            <w:tcBorders>
              <w:top w:val="single" w:sz="6" w:space="0" w:color="auto"/>
              <w:left w:val="single" w:sz="6" w:space="0" w:color="auto"/>
              <w:right w:val="single" w:sz="6" w:space="0" w:color="auto"/>
            </w:tcBorders>
          </w:tcPr>
          <w:p w:rsidR="00004825" w:rsidRDefault="00004825">
            <w:pPr>
              <w:pStyle w:val="TableCell"/>
            </w:pPr>
            <w:r>
              <w:t>Positive</w:t>
            </w:r>
          </w:p>
        </w:tc>
        <w:tc>
          <w:tcPr>
            <w:tcW w:w="709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4672FF">
              <w:t>arm</w:t>
            </w:r>
            <w:r>
              <w:t xml:space="preserve"> on a positive video sync pulse.</w:t>
            </w:r>
          </w:p>
        </w:tc>
      </w:tr>
      <w:tr w:rsidR="005A0FAF" w:rsidTr="0083263E">
        <w:trPr>
          <w:cantSplit/>
          <w:trHeight w:val="338"/>
        </w:trPr>
        <w:tc>
          <w:tcPr>
            <w:tcW w:w="1546" w:type="dxa"/>
            <w:vMerge/>
            <w:tcBorders>
              <w:left w:val="single" w:sz="6" w:space="0" w:color="auto"/>
              <w:right w:val="single" w:sz="6" w:space="0" w:color="auto"/>
            </w:tcBorders>
          </w:tcPr>
          <w:p w:rsidR="005A0FAF" w:rsidRDefault="005A0FAF">
            <w:pPr>
              <w:pStyle w:val="TableCell"/>
            </w:pPr>
          </w:p>
        </w:tc>
        <w:tc>
          <w:tcPr>
            <w:tcW w:w="540" w:type="dxa"/>
            <w:vMerge w:val="restart"/>
            <w:tcBorders>
              <w:top w:val="single" w:sz="4" w:space="0" w:color="auto"/>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8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TVTriggerPolarity.Positive</w:t>
            </w:r>
          </w:p>
        </w:tc>
      </w:tr>
      <w:tr w:rsidR="005A0FAF" w:rsidTr="00566F40">
        <w:trPr>
          <w:cantSplit/>
          <w:trHeight w:val="338"/>
        </w:trPr>
        <w:tc>
          <w:tcPr>
            <w:tcW w:w="1546" w:type="dxa"/>
            <w:vMerge/>
            <w:tcBorders>
              <w:left w:val="single" w:sz="6" w:space="0" w:color="auto"/>
              <w:right w:val="single" w:sz="6" w:space="0" w:color="auto"/>
            </w:tcBorders>
          </w:tcPr>
          <w:p w:rsidR="005A0FAF" w:rsidRDefault="005A0FAF">
            <w:pPr>
              <w:pStyle w:val="TableCell"/>
            </w:pPr>
          </w:p>
        </w:tc>
        <w:tc>
          <w:tcPr>
            <w:tcW w:w="540" w:type="dxa"/>
            <w:vMerge/>
            <w:tcBorders>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8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IVIDIGITIZER_VAL_TV_POSITIVE</w:t>
            </w:r>
          </w:p>
        </w:tc>
      </w:tr>
      <w:tr w:rsidR="005A0FAF" w:rsidTr="0083263E">
        <w:trPr>
          <w:cantSplit/>
          <w:trHeight w:val="337"/>
        </w:trPr>
        <w:tc>
          <w:tcPr>
            <w:tcW w:w="1546" w:type="dxa"/>
            <w:vMerge/>
            <w:tcBorders>
              <w:left w:val="single" w:sz="6" w:space="0" w:color="auto"/>
              <w:bottom w:val="single" w:sz="6" w:space="0" w:color="auto"/>
              <w:right w:val="single" w:sz="6" w:space="0" w:color="auto"/>
            </w:tcBorders>
          </w:tcPr>
          <w:p w:rsidR="005A0FAF" w:rsidRDefault="005A0FAF">
            <w:pPr>
              <w:pStyle w:val="TableCell"/>
            </w:pPr>
          </w:p>
        </w:tc>
        <w:tc>
          <w:tcPr>
            <w:tcW w:w="540" w:type="dxa"/>
            <w:vMerge/>
            <w:tcBorders>
              <w:left w:val="single" w:sz="6" w:space="0" w:color="auto"/>
              <w:bottom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rsidR="005A0FAF" w:rsidRDefault="005A0FAF">
            <w:pPr>
              <w:pStyle w:val="TableCell"/>
            </w:pPr>
            <w:r>
              <w:t>COM</w:t>
            </w:r>
          </w:p>
        </w:tc>
        <w:tc>
          <w:tcPr>
            <w:tcW w:w="5384" w:type="dxa"/>
            <w:tcBorders>
              <w:top w:val="single" w:sz="4" w:space="0" w:color="auto"/>
              <w:left w:val="single" w:sz="6" w:space="0" w:color="auto"/>
              <w:bottom w:val="single" w:sz="6" w:space="0" w:color="auto"/>
              <w:right w:val="single" w:sz="6" w:space="0" w:color="auto"/>
            </w:tcBorders>
          </w:tcPr>
          <w:p w:rsidR="005A0FAF" w:rsidRDefault="005A0FAF">
            <w:pPr>
              <w:pStyle w:val="TableCell"/>
              <w:rPr>
                <w:rFonts w:ascii="Courier New" w:hAnsi="Courier New" w:cs="Courier New"/>
                <w:sz w:val="18"/>
                <w:szCs w:val="18"/>
              </w:rPr>
            </w:pPr>
            <w:r>
              <w:rPr>
                <w:rFonts w:ascii="Courier New" w:hAnsi="Courier New" w:cs="Courier New"/>
                <w:sz w:val="18"/>
                <w:szCs w:val="18"/>
              </w:rPr>
              <w:t>IviDigitizerTVTriggerPolarityPositive</w:t>
            </w:r>
          </w:p>
        </w:tc>
      </w:tr>
      <w:tr w:rsidR="00004825" w:rsidTr="0083263E">
        <w:trPr>
          <w:cantSplit/>
          <w:trHeight w:val="543"/>
        </w:trPr>
        <w:tc>
          <w:tcPr>
            <w:tcW w:w="1546" w:type="dxa"/>
            <w:vMerge w:val="restart"/>
            <w:tcBorders>
              <w:top w:val="single" w:sz="6" w:space="0" w:color="auto"/>
              <w:left w:val="single" w:sz="6" w:space="0" w:color="auto"/>
              <w:right w:val="single" w:sz="6" w:space="0" w:color="auto"/>
            </w:tcBorders>
          </w:tcPr>
          <w:p w:rsidR="00004825" w:rsidRDefault="00004825">
            <w:pPr>
              <w:pStyle w:val="TableCell"/>
            </w:pPr>
            <w:r>
              <w:t>Negative</w:t>
            </w:r>
          </w:p>
        </w:tc>
        <w:tc>
          <w:tcPr>
            <w:tcW w:w="709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4672FF">
              <w:t>arm</w:t>
            </w:r>
            <w:r>
              <w:t xml:space="preserve"> on a negative video sync pulse.</w:t>
            </w:r>
          </w:p>
        </w:tc>
      </w:tr>
      <w:tr w:rsidR="005A0FAF" w:rsidTr="0083263E">
        <w:trPr>
          <w:cantSplit/>
          <w:trHeight w:val="338"/>
        </w:trPr>
        <w:tc>
          <w:tcPr>
            <w:tcW w:w="1546" w:type="dxa"/>
            <w:vMerge/>
            <w:tcBorders>
              <w:left w:val="single" w:sz="6" w:space="0" w:color="auto"/>
              <w:right w:val="single" w:sz="6" w:space="0" w:color="auto"/>
            </w:tcBorders>
          </w:tcPr>
          <w:p w:rsidR="005A0FAF" w:rsidRDefault="005A0FAF">
            <w:pPr>
              <w:pStyle w:val="TableCell"/>
            </w:pPr>
          </w:p>
        </w:tc>
        <w:tc>
          <w:tcPr>
            <w:tcW w:w="540" w:type="dxa"/>
            <w:vMerge w:val="restart"/>
            <w:tcBorders>
              <w:top w:val="single" w:sz="4" w:space="0" w:color="auto"/>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8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TVTriggerPolarity.Negative</w:t>
            </w:r>
          </w:p>
        </w:tc>
      </w:tr>
      <w:tr w:rsidR="005A0FAF" w:rsidTr="00566F40">
        <w:trPr>
          <w:cantSplit/>
          <w:trHeight w:val="338"/>
        </w:trPr>
        <w:tc>
          <w:tcPr>
            <w:tcW w:w="1546" w:type="dxa"/>
            <w:vMerge/>
            <w:tcBorders>
              <w:left w:val="single" w:sz="6" w:space="0" w:color="auto"/>
              <w:right w:val="single" w:sz="6" w:space="0" w:color="auto"/>
            </w:tcBorders>
          </w:tcPr>
          <w:p w:rsidR="005A0FAF" w:rsidRDefault="005A0FAF">
            <w:pPr>
              <w:pStyle w:val="TableCell"/>
            </w:pPr>
          </w:p>
        </w:tc>
        <w:tc>
          <w:tcPr>
            <w:tcW w:w="540" w:type="dxa"/>
            <w:vMerge/>
            <w:tcBorders>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8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IVIDIGITIZER_VAL_TV_NEGATIVE</w:t>
            </w:r>
          </w:p>
        </w:tc>
      </w:tr>
      <w:tr w:rsidR="005A0FAF" w:rsidTr="0083263E">
        <w:trPr>
          <w:cantSplit/>
          <w:trHeight w:val="337"/>
        </w:trPr>
        <w:tc>
          <w:tcPr>
            <w:tcW w:w="1546" w:type="dxa"/>
            <w:vMerge/>
            <w:tcBorders>
              <w:left w:val="single" w:sz="6" w:space="0" w:color="auto"/>
              <w:bottom w:val="single" w:sz="6" w:space="0" w:color="auto"/>
              <w:right w:val="single" w:sz="6" w:space="0" w:color="auto"/>
            </w:tcBorders>
          </w:tcPr>
          <w:p w:rsidR="005A0FAF" w:rsidRDefault="005A0FAF">
            <w:pPr>
              <w:pStyle w:val="TableCell"/>
            </w:pPr>
          </w:p>
        </w:tc>
        <w:tc>
          <w:tcPr>
            <w:tcW w:w="540" w:type="dxa"/>
            <w:vMerge/>
            <w:tcBorders>
              <w:left w:val="single" w:sz="6" w:space="0" w:color="auto"/>
              <w:bottom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rsidR="005A0FAF" w:rsidRDefault="005A0FAF">
            <w:pPr>
              <w:pStyle w:val="TableCell"/>
            </w:pPr>
            <w:r>
              <w:t>COM</w:t>
            </w:r>
          </w:p>
        </w:tc>
        <w:tc>
          <w:tcPr>
            <w:tcW w:w="5384" w:type="dxa"/>
            <w:tcBorders>
              <w:top w:val="single" w:sz="4" w:space="0" w:color="auto"/>
              <w:left w:val="single" w:sz="6" w:space="0" w:color="auto"/>
              <w:bottom w:val="single" w:sz="6" w:space="0" w:color="auto"/>
              <w:right w:val="single" w:sz="6" w:space="0" w:color="auto"/>
            </w:tcBorders>
          </w:tcPr>
          <w:p w:rsidR="005A0FAF" w:rsidRDefault="005A0FAF">
            <w:pPr>
              <w:pStyle w:val="TableCell"/>
              <w:rPr>
                <w:rFonts w:ascii="Courier New" w:hAnsi="Courier New" w:cs="Courier New"/>
                <w:sz w:val="18"/>
                <w:szCs w:val="18"/>
              </w:rPr>
            </w:pPr>
            <w:r>
              <w:rPr>
                <w:rFonts w:ascii="Courier New" w:hAnsi="Courier New" w:cs="Courier New"/>
                <w:sz w:val="18"/>
                <w:szCs w:val="18"/>
              </w:rPr>
              <w:t>IviDigitizerTVTriggerPolarityNegative</w:t>
            </w:r>
          </w:p>
        </w:tc>
      </w:tr>
    </w:tbl>
    <w:p w:rsidR="005A0FAF" w:rsidRPr="00F7116C" w:rsidRDefault="005A0FAF" w:rsidP="005A0FAF">
      <w:pPr>
        <w:pStyle w:val="AttrFuncSubheading"/>
        <w:rPr>
          <w:color w:val="auto"/>
        </w:rPr>
      </w:pPr>
      <w:r w:rsidRPr="00F7116C">
        <w:rPr>
          <w:color w:val="auto"/>
        </w:rPr>
        <w:t>.NET Exceptions</w:t>
      </w:r>
    </w:p>
    <w:p w:rsidR="005A0FAF" w:rsidRDefault="005A0FAF" w:rsidP="005A0FA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935" w:name="_Toc304583814"/>
      <w:bookmarkStart w:id="936" w:name="_Toc306374665"/>
      <w:r>
        <w:t>TV Arm Signal Format</w:t>
      </w:r>
      <w:bookmarkEnd w:id="935"/>
      <w:bookmarkEnd w:id="936"/>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ArmSource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8805DE">
            <w:pPr>
              <w:pStyle w:val="TableCell"/>
            </w:pPr>
            <w:r>
              <w:t>Configure TV Arm Source</w:t>
            </w:r>
          </w:p>
        </w:tc>
      </w:tr>
    </w:tbl>
    <w:p w:rsidR="005A0FAF" w:rsidRDefault="005A0FAF" w:rsidP="005A0FAF">
      <w:pPr>
        <w:pStyle w:val="FunctionHead"/>
      </w:pPr>
      <w:r>
        <w:t>.NET Property Name</w:t>
      </w:r>
    </w:p>
    <w:p w:rsidR="005A0FAF" w:rsidRDefault="005A0FAF" w:rsidP="005A0FAF">
      <w:pPr>
        <w:pStyle w:val="Body1"/>
        <w:rPr>
          <w:rStyle w:val="monospace"/>
        </w:rPr>
      </w:pPr>
      <w:r>
        <w:rPr>
          <w:rStyle w:val="monospace"/>
        </w:rPr>
        <w:t>Arm.Sources[].TV.SignalFormat</w:t>
      </w:r>
    </w:p>
    <w:p w:rsidR="005A0FAF" w:rsidRDefault="005A0FAF" w:rsidP="005A0FAF">
      <w:pPr>
        <w:pStyle w:val="FunctionHead"/>
      </w:pPr>
      <w:r>
        <w:t>.NET Enumeration Name</w:t>
      </w:r>
    </w:p>
    <w:p w:rsidR="005A0FAF" w:rsidRDefault="005A0FAF" w:rsidP="005A0FAF">
      <w:pPr>
        <w:pStyle w:val="Code1"/>
      </w:pPr>
      <w:r>
        <w:t>TVSignalFormat</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TV.SignalFormat</w:t>
      </w:r>
    </w:p>
    <w:p w:rsidR="00004825" w:rsidRDefault="00004825">
      <w:pPr>
        <w:pStyle w:val="FunctionHead"/>
      </w:pPr>
      <w:r>
        <w:t>COM Enumeration Name</w:t>
      </w:r>
    </w:p>
    <w:p w:rsidR="00004825" w:rsidRDefault="00004825">
      <w:pPr>
        <w:pStyle w:val="Code1"/>
      </w:pPr>
      <w:r>
        <w:t>IviDigitizerTVSignalFormatEnum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IVIDIGITIZER_ATTR_TV_ARM_SIGNAL_FORMAT</w:t>
      </w:r>
    </w:p>
    <w:p w:rsidR="00004825" w:rsidRDefault="00004825">
      <w:pPr>
        <w:pStyle w:val="FunctionHead"/>
      </w:pPr>
      <w:r>
        <w:t>Description</w:t>
      </w:r>
    </w:p>
    <w:p w:rsidR="00004825" w:rsidRDefault="00004825">
      <w:pPr>
        <w:pStyle w:val="Body1"/>
      </w:pPr>
      <w:r>
        <w:t>Specifies the format of TV signal on which the digitizer arms.</w:t>
      </w:r>
    </w:p>
    <w:p w:rsidR="00004825" w:rsidRDefault="00004825">
      <w:pPr>
        <w:pStyle w:val="FunctionHead"/>
      </w:pPr>
      <w:r>
        <w:t>Defined Values</w:t>
      </w:r>
    </w:p>
    <w:tbl>
      <w:tblPr>
        <w:tblW w:w="0" w:type="auto"/>
        <w:tblInd w:w="722" w:type="dxa"/>
        <w:tblLayout w:type="fixed"/>
        <w:tblLook w:val="0000"/>
      </w:tblPr>
      <w:tblGrid>
        <w:gridCol w:w="1726"/>
        <w:gridCol w:w="630"/>
        <w:gridCol w:w="1170"/>
        <w:gridCol w:w="5114"/>
      </w:tblGrid>
      <w:tr w:rsidR="00004825" w:rsidTr="0083263E">
        <w:trPr>
          <w:cantSplit/>
          <w:trHeight w:val="158"/>
        </w:trPr>
        <w:tc>
          <w:tcPr>
            <w:tcW w:w="172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691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83263E">
        <w:trPr>
          <w:cantSplit/>
          <w:trHeight w:val="157"/>
        </w:trPr>
        <w:tc>
          <w:tcPr>
            <w:tcW w:w="172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11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83263E">
        <w:trPr>
          <w:cantSplit/>
          <w:trHeight w:val="423"/>
        </w:trPr>
        <w:tc>
          <w:tcPr>
            <w:tcW w:w="1726" w:type="dxa"/>
            <w:vMerge w:val="restart"/>
            <w:tcBorders>
              <w:top w:val="single" w:sz="6" w:space="0" w:color="auto"/>
              <w:left w:val="single" w:sz="6" w:space="0" w:color="auto"/>
              <w:right w:val="single" w:sz="6" w:space="0" w:color="auto"/>
            </w:tcBorders>
          </w:tcPr>
          <w:p w:rsidR="00004825" w:rsidRDefault="00004825">
            <w:pPr>
              <w:pStyle w:val="TableCell"/>
            </w:pPr>
            <w:r>
              <w:t>NTSC</w:t>
            </w:r>
          </w:p>
        </w:tc>
        <w:tc>
          <w:tcPr>
            <w:tcW w:w="691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4672FF">
              <w:t>arm</w:t>
            </w:r>
            <w:r>
              <w:t xml:space="preserve"> on the NTSC signal format.</w:t>
            </w:r>
          </w:p>
        </w:tc>
      </w:tr>
      <w:tr w:rsidR="005A0FAF" w:rsidTr="0083263E">
        <w:trPr>
          <w:cantSplit/>
          <w:trHeight w:val="338"/>
        </w:trPr>
        <w:tc>
          <w:tcPr>
            <w:tcW w:w="1726" w:type="dxa"/>
            <w:vMerge/>
            <w:tcBorders>
              <w:left w:val="single" w:sz="6" w:space="0" w:color="auto"/>
              <w:right w:val="single" w:sz="6" w:space="0" w:color="auto"/>
            </w:tcBorders>
          </w:tcPr>
          <w:p w:rsidR="005A0FAF" w:rsidRDefault="005A0FAF">
            <w:pPr>
              <w:pStyle w:val="TableCell"/>
            </w:pPr>
          </w:p>
        </w:tc>
        <w:tc>
          <w:tcPr>
            <w:tcW w:w="630" w:type="dxa"/>
            <w:vMerge w:val="restart"/>
            <w:tcBorders>
              <w:top w:val="single" w:sz="4" w:space="0" w:color="auto"/>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5A0FAF" w:rsidRDefault="005A0FAF" w:rsidP="00455FB7">
            <w:pPr>
              <w:pStyle w:val="TableCellCourierNew"/>
            </w:pPr>
            <w:r>
              <w:t>TVSignalFormat.N</w:t>
            </w:r>
            <w:r w:rsidR="00455FB7">
              <w:t>tsc</w:t>
            </w:r>
          </w:p>
        </w:tc>
      </w:tr>
      <w:tr w:rsidR="005A0FAF" w:rsidTr="00566F40">
        <w:trPr>
          <w:cantSplit/>
          <w:trHeight w:val="338"/>
        </w:trPr>
        <w:tc>
          <w:tcPr>
            <w:tcW w:w="1726" w:type="dxa"/>
            <w:vMerge/>
            <w:tcBorders>
              <w:left w:val="single" w:sz="6" w:space="0" w:color="auto"/>
              <w:right w:val="single" w:sz="6" w:space="0" w:color="auto"/>
            </w:tcBorders>
          </w:tcPr>
          <w:p w:rsidR="005A0FAF" w:rsidRDefault="005A0FAF">
            <w:pPr>
              <w:pStyle w:val="TableCell"/>
            </w:pPr>
          </w:p>
        </w:tc>
        <w:tc>
          <w:tcPr>
            <w:tcW w:w="630" w:type="dxa"/>
            <w:vMerge/>
            <w:tcBorders>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IVIDIGITIZER_VAL_NTSC</w:t>
            </w:r>
          </w:p>
        </w:tc>
      </w:tr>
      <w:tr w:rsidR="005A0FAF" w:rsidTr="0083263E">
        <w:trPr>
          <w:cantSplit/>
          <w:trHeight w:val="337"/>
        </w:trPr>
        <w:tc>
          <w:tcPr>
            <w:tcW w:w="1726" w:type="dxa"/>
            <w:vMerge/>
            <w:tcBorders>
              <w:left w:val="single" w:sz="6" w:space="0" w:color="auto"/>
              <w:bottom w:val="single" w:sz="6" w:space="0" w:color="auto"/>
              <w:right w:val="single" w:sz="6" w:space="0" w:color="auto"/>
            </w:tcBorders>
          </w:tcPr>
          <w:p w:rsidR="005A0FAF" w:rsidRDefault="005A0FAF">
            <w:pPr>
              <w:pStyle w:val="TableCell"/>
            </w:pPr>
          </w:p>
        </w:tc>
        <w:tc>
          <w:tcPr>
            <w:tcW w:w="630" w:type="dxa"/>
            <w:vMerge/>
            <w:tcBorders>
              <w:left w:val="single" w:sz="6" w:space="0" w:color="auto"/>
              <w:bottom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rsidR="005A0FAF" w:rsidRDefault="005A0FAF">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5A0FAF" w:rsidRDefault="005A0FAF">
            <w:pPr>
              <w:pStyle w:val="TableCell"/>
              <w:rPr>
                <w:rFonts w:ascii="Courier New" w:hAnsi="Courier New" w:cs="Courier New"/>
                <w:sz w:val="18"/>
                <w:szCs w:val="18"/>
              </w:rPr>
            </w:pPr>
            <w:r>
              <w:rPr>
                <w:rFonts w:ascii="Courier New" w:hAnsi="Courier New" w:cs="Courier New"/>
                <w:sz w:val="18"/>
                <w:szCs w:val="18"/>
              </w:rPr>
              <w:t>IviDigitizerTVSignalFormatNTSC</w:t>
            </w:r>
          </w:p>
        </w:tc>
      </w:tr>
      <w:tr w:rsidR="00004825" w:rsidTr="0083263E">
        <w:trPr>
          <w:cantSplit/>
          <w:trHeight w:val="363"/>
        </w:trPr>
        <w:tc>
          <w:tcPr>
            <w:tcW w:w="1726" w:type="dxa"/>
            <w:vMerge w:val="restart"/>
            <w:tcBorders>
              <w:top w:val="single" w:sz="6" w:space="0" w:color="auto"/>
              <w:left w:val="single" w:sz="6" w:space="0" w:color="auto"/>
              <w:right w:val="single" w:sz="6" w:space="0" w:color="auto"/>
            </w:tcBorders>
          </w:tcPr>
          <w:p w:rsidR="00004825" w:rsidRDefault="00004825">
            <w:pPr>
              <w:pStyle w:val="TableCell"/>
            </w:pPr>
            <w:r>
              <w:t>PAL</w:t>
            </w:r>
          </w:p>
        </w:tc>
        <w:tc>
          <w:tcPr>
            <w:tcW w:w="691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4672FF">
              <w:t>arm</w:t>
            </w:r>
            <w:r>
              <w:t xml:space="preserve"> on the PAL signal format</w:t>
            </w:r>
          </w:p>
        </w:tc>
      </w:tr>
      <w:tr w:rsidR="005A0FAF" w:rsidTr="0083263E">
        <w:trPr>
          <w:cantSplit/>
          <w:trHeight w:val="338"/>
        </w:trPr>
        <w:tc>
          <w:tcPr>
            <w:tcW w:w="1726" w:type="dxa"/>
            <w:vMerge/>
            <w:tcBorders>
              <w:left w:val="single" w:sz="6" w:space="0" w:color="auto"/>
              <w:right w:val="single" w:sz="6" w:space="0" w:color="auto"/>
            </w:tcBorders>
          </w:tcPr>
          <w:p w:rsidR="005A0FAF" w:rsidRDefault="005A0FAF">
            <w:pPr>
              <w:pStyle w:val="TableCell"/>
            </w:pPr>
          </w:p>
        </w:tc>
        <w:tc>
          <w:tcPr>
            <w:tcW w:w="630" w:type="dxa"/>
            <w:vMerge w:val="restart"/>
            <w:tcBorders>
              <w:top w:val="single" w:sz="4" w:space="0" w:color="auto"/>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5A0FAF" w:rsidRDefault="005A0FAF" w:rsidP="00455FB7">
            <w:pPr>
              <w:pStyle w:val="TableCellCourierNew"/>
            </w:pPr>
            <w:r>
              <w:t>TVSignalFormat.P</w:t>
            </w:r>
            <w:r w:rsidR="00455FB7">
              <w:t>al</w:t>
            </w:r>
          </w:p>
        </w:tc>
      </w:tr>
      <w:tr w:rsidR="005A0FAF" w:rsidTr="00566F40">
        <w:trPr>
          <w:cantSplit/>
          <w:trHeight w:val="338"/>
        </w:trPr>
        <w:tc>
          <w:tcPr>
            <w:tcW w:w="1726" w:type="dxa"/>
            <w:vMerge/>
            <w:tcBorders>
              <w:left w:val="single" w:sz="6" w:space="0" w:color="auto"/>
              <w:right w:val="single" w:sz="6" w:space="0" w:color="auto"/>
            </w:tcBorders>
          </w:tcPr>
          <w:p w:rsidR="005A0FAF" w:rsidRDefault="005A0FAF">
            <w:pPr>
              <w:pStyle w:val="TableCell"/>
            </w:pPr>
          </w:p>
        </w:tc>
        <w:tc>
          <w:tcPr>
            <w:tcW w:w="630" w:type="dxa"/>
            <w:vMerge/>
            <w:tcBorders>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IVIDIGITIZER_VAL_PAL</w:t>
            </w:r>
          </w:p>
        </w:tc>
      </w:tr>
      <w:tr w:rsidR="005A0FAF" w:rsidTr="0083263E">
        <w:trPr>
          <w:cantSplit/>
          <w:trHeight w:val="337"/>
        </w:trPr>
        <w:tc>
          <w:tcPr>
            <w:tcW w:w="1726" w:type="dxa"/>
            <w:vMerge/>
            <w:tcBorders>
              <w:left w:val="single" w:sz="6" w:space="0" w:color="auto"/>
              <w:bottom w:val="single" w:sz="6" w:space="0" w:color="auto"/>
              <w:right w:val="single" w:sz="6" w:space="0" w:color="auto"/>
            </w:tcBorders>
          </w:tcPr>
          <w:p w:rsidR="005A0FAF" w:rsidRDefault="005A0FAF">
            <w:pPr>
              <w:pStyle w:val="TableCell"/>
            </w:pPr>
          </w:p>
        </w:tc>
        <w:tc>
          <w:tcPr>
            <w:tcW w:w="630" w:type="dxa"/>
            <w:vMerge/>
            <w:tcBorders>
              <w:left w:val="single" w:sz="6" w:space="0" w:color="auto"/>
              <w:bottom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rsidR="005A0FAF" w:rsidRDefault="005A0FAF">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5A0FAF" w:rsidRDefault="005A0FAF">
            <w:pPr>
              <w:pStyle w:val="TableCell"/>
              <w:rPr>
                <w:rFonts w:ascii="Courier New" w:hAnsi="Courier New" w:cs="Courier New"/>
                <w:sz w:val="18"/>
                <w:szCs w:val="18"/>
              </w:rPr>
            </w:pPr>
            <w:r>
              <w:rPr>
                <w:rFonts w:ascii="Courier New" w:hAnsi="Courier New" w:cs="Courier New"/>
                <w:sz w:val="18"/>
                <w:szCs w:val="18"/>
              </w:rPr>
              <w:t>IviDigitizerTVSignalFormatPAL</w:t>
            </w:r>
          </w:p>
        </w:tc>
      </w:tr>
      <w:tr w:rsidR="005A0FAF" w:rsidTr="0083263E">
        <w:trPr>
          <w:cantSplit/>
          <w:trHeight w:val="372"/>
        </w:trPr>
        <w:tc>
          <w:tcPr>
            <w:tcW w:w="1726" w:type="dxa"/>
            <w:vMerge w:val="restart"/>
            <w:tcBorders>
              <w:top w:val="single" w:sz="6" w:space="0" w:color="auto"/>
              <w:left w:val="single" w:sz="6" w:space="0" w:color="auto"/>
              <w:right w:val="single" w:sz="6" w:space="0" w:color="auto"/>
            </w:tcBorders>
          </w:tcPr>
          <w:p w:rsidR="005A0FAF" w:rsidRDefault="005A0FAF">
            <w:pPr>
              <w:pStyle w:val="TableCell"/>
            </w:pPr>
            <w:r>
              <w:t>SECAM</w:t>
            </w:r>
          </w:p>
        </w:tc>
        <w:tc>
          <w:tcPr>
            <w:tcW w:w="6914" w:type="dxa"/>
            <w:gridSpan w:val="3"/>
            <w:tcBorders>
              <w:top w:val="single" w:sz="6" w:space="0" w:color="auto"/>
              <w:left w:val="single" w:sz="6" w:space="0" w:color="auto"/>
              <w:bottom w:val="single" w:sz="4" w:space="0" w:color="auto"/>
              <w:right w:val="single" w:sz="6" w:space="0" w:color="auto"/>
            </w:tcBorders>
          </w:tcPr>
          <w:p w:rsidR="005A0FAF" w:rsidRDefault="005A0FAF">
            <w:pPr>
              <w:pStyle w:val="TableCell"/>
            </w:pPr>
            <w:r>
              <w:t>Configures the digitizer to arm on the SECAM signal format</w:t>
            </w:r>
          </w:p>
        </w:tc>
      </w:tr>
      <w:tr w:rsidR="005A0FAF" w:rsidTr="0083263E">
        <w:trPr>
          <w:cantSplit/>
          <w:trHeight w:val="338"/>
        </w:trPr>
        <w:tc>
          <w:tcPr>
            <w:tcW w:w="1726" w:type="dxa"/>
            <w:vMerge/>
            <w:tcBorders>
              <w:left w:val="single" w:sz="6" w:space="0" w:color="auto"/>
              <w:right w:val="single" w:sz="6" w:space="0" w:color="auto"/>
            </w:tcBorders>
          </w:tcPr>
          <w:p w:rsidR="005A0FAF" w:rsidRDefault="005A0FAF">
            <w:pPr>
              <w:pStyle w:val="TableCell"/>
            </w:pPr>
          </w:p>
        </w:tc>
        <w:tc>
          <w:tcPr>
            <w:tcW w:w="630" w:type="dxa"/>
            <w:vMerge w:val="restart"/>
            <w:tcBorders>
              <w:top w:val="single" w:sz="4" w:space="0" w:color="auto"/>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5A0FAF" w:rsidRDefault="005A0FAF" w:rsidP="00455FB7">
            <w:pPr>
              <w:pStyle w:val="TableCellCourierNew"/>
            </w:pPr>
            <w:r>
              <w:t>TVSignalFormat.S</w:t>
            </w:r>
            <w:r w:rsidR="00455FB7">
              <w:t>ecam</w:t>
            </w:r>
          </w:p>
        </w:tc>
      </w:tr>
      <w:tr w:rsidR="005A0FAF" w:rsidTr="00566F40">
        <w:trPr>
          <w:cantSplit/>
          <w:trHeight w:val="338"/>
        </w:trPr>
        <w:tc>
          <w:tcPr>
            <w:tcW w:w="1726" w:type="dxa"/>
            <w:vMerge/>
            <w:tcBorders>
              <w:left w:val="single" w:sz="6" w:space="0" w:color="auto"/>
              <w:right w:val="single" w:sz="6" w:space="0" w:color="auto"/>
            </w:tcBorders>
          </w:tcPr>
          <w:p w:rsidR="005A0FAF" w:rsidRDefault="005A0FAF">
            <w:pPr>
              <w:pStyle w:val="TableCell"/>
            </w:pPr>
          </w:p>
        </w:tc>
        <w:tc>
          <w:tcPr>
            <w:tcW w:w="630" w:type="dxa"/>
            <w:vMerge/>
            <w:tcBorders>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IVIDIGITIZER_VAL_SECAM</w:t>
            </w:r>
          </w:p>
        </w:tc>
      </w:tr>
      <w:tr w:rsidR="005A0FAF" w:rsidTr="0083263E">
        <w:trPr>
          <w:cantSplit/>
          <w:trHeight w:val="337"/>
        </w:trPr>
        <w:tc>
          <w:tcPr>
            <w:tcW w:w="1726" w:type="dxa"/>
            <w:vMerge/>
            <w:tcBorders>
              <w:left w:val="single" w:sz="6" w:space="0" w:color="auto"/>
              <w:bottom w:val="single" w:sz="6" w:space="0" w:color="auto"/>
              <w:right w:val="single" w:sz="6" w:space="0" w:color="auto"/>
            </w:tcBorders>
          </w:tcPr>
          <w:p w:rsidR="005A0FAF" w:rsidRDefault="005A0FAF">
            <w:pPr>
              <w:pStyle w:val="TableCell"/>
            </w:pPr>
          </w:p>
        </w:tc>
        <w:tc>
          <w:tcPr>
            <w:tcW w:w="630" w:type="dxa"/>
            <w:vMerge/>
            <w:tcBorders>
              <w:left w:val="single" w:sz="6" w:space="0" w:color="auto"/>
              <w:bottom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rsidR="005A0FAF" w:rsidRDefault="005A0FAF">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5A0FAF" w:rsidRDefault="005A0FAF">
            <w:pPr>
              <w:pStyle w:val="TableCell"/>
              <w:rPr>
                <w:rFonts w:ascii="Courier New" w:hAnsi="Courier New" w:cs="Courier New"/>
                <w:sz w:val="18"/>
                <w:szCs w:val="18"/>
              </w:rPr>
            </w:pPr>
            <w:r>
              <w:rPr>
                <w:rFonts w:ascii="Courier New" w:hAnsi="Courier New" w:cs="Courier New"/>
                <w:sz w:val="18"/>
                <w:szCs w:val="18"/>
              </w:rPr>
              <w:t>IviDigitizerTVSignalFormatSECAM</w:t>
            </w:r>
          </w:p>
        </w:tc>
      </w:tr>
    </w:tbl>
    <w:p w:rsidR="005A0FAF" w:rsidRPr="00F7116C" w:rsidRDefault="005A0FAF" w:rsidP="005A0FAF">
      <w:pPr>
        <w:pStyle w:val="AttrFuncSubheading"/>
        <w:rPr>
          <w:color w:val="auto"/>
        </w:rPr>
      </w:pPr>
      <w:r w:rsidRPr="00F7116C">
        <w:rPr>
          <w:color w:val="auto"/>
        </w:rPr>
        <w:lastRenderedPageBreak/>
        <w:t>.NET Exceptions</w:t>
      </w:r>
    </w:p>
    <w:p w:rsidR="005A0FAF" w:rsidRDefault="005A0FAF" w:rsidP="005A0FA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2"/>
      </w:pPr>
      <w:bookmarkStart w:id="937" w:name="_Toc304583815"/>
      <w:bookmarkStart w:id="938" w:name="_Toc306374666"/>
      <w:r>
        <w:t>IviDigitizerTVArm Functions</w:t>
      </w:r>
      <w:bookmarkEnd w:id="937"/>
      <w:bookmarkEnd w:id="938"/>
    </w:p>
    <w:p w:rsidR="00004825" w:rsidRDefault="00004825">
      <w:pPr>
        <w:pStyle w:val="Body1"/>
      </w:pPr>
      <w:r>
        <w:t>The IviDigitizerTVArm extension group defines the following function:</w:t>
      </w:r>
    </w:p>
    <w:p w:rsidR="00004825" w:rsidRDefault="00004825" w:rsidP="00BC6F90">
      <w:pPr>
        <w:pStyle w:val="ListBullet"/>
        <w:numPr>
          <w:ilvl w:val="0"/>
          <w:numId w:val="59"/>
        </w:numPr>
      </w:pPr>
      <w:r>
        <w:t>ConfigureTV Arm Source</w:t>
      </w:r>
    </w:p>
    <w:p w:rsidR="00004825" w:rsidRDefault="00004825" w:rsidP="00BC6F90">
      <w:pPr>
        <w:pStyle w:val="Body"/>
        <w:rPr>
          <w:sz w:val="12"/>
          <w:szCs w:val="12"/>
        </w:rPr>
      </w:pPr>
      <w:r>
        <w:t>This section describes the behavior and requirements of this function.</w:t>
      </w:r>
    </w:p>
    <w:p w:rsidR="00004825" w:rsidRDefault="00004825" w:rsidP="00BC6F90">
      <w:pPr>
        <w:pStyle w:val="Heading3"/>
        <w:pageBreakBefore/>
      </w:pPr>
      <w:bookmarkStart w:id="939" w:name="_Toc304583816"/>
      <w:bookmarkStart w:id="940" w:name="_Toc306374667"/>
      <w:r>
        <w:lastRenderedPageBreak/>
        <w:t>ConfigureTV Arm Source</w:t>
      </w:r>
      <w:bookmarkEnd w:id="939"/>
      <w:bookmarkEnd w:id="940"/>
    </w:p>
    <w:p w:rsidR="00004825" w:rsidRDefault="00004825">
      <w:pPr>
        <w:pStyle w:val="FunctionHead"/>
      </w:pPr>
      <w:r>
        <w:t>Description</w:t>
      </w:r>
    </w:p>
    <w:p w:rsidR="00004825" w:rsidRDefault="00004825">
      <w:pPr>
        <w:pStyle w:val="Body1"/>
      </w:pPr>
      <w:r>
        <w:t>This function configures the digitizer for TV arming</w:t>
      </w:r>
      <w:r w:rsidR="0080634C">
        <w:t xml:space="preserve">. </w:t>
      </w:r>
      <w:r>
        <w:t>It configures the TV signal format, the event and the signal polarity</w:t>
      </w:r>
      <w:r w:rsidR="0080634C">
        <w:t xml:space="preserve">. </w:t>
      </w:r>
      <w:r>
        <w:t>This function affects instrument behavior only if the arm type is TV Arm. Set the Arm Type and Arm Coupling before calling this function.</w:t>
      </w:r>
    </w:p>
    <w:p w:rsidR="005A0FAF" w:rsidRDefault="005A0FAF" w:rsidP="005A0FAF">
      <w:pPr>
        <w:pStyle w:val="FunctionHead"/>
      </w:pPr>
      <w:r>
        <w:t>.NET Method Prototype</w:t>
      </w:r>
    </w:p>
    <w:p w:rsidR="005A0FAF" w:rsidRPr="00B4307F" w:rsidRDefault="005A0FAF" w:rsidP="005A0FAF">
      <w:pPr>
        <w:pStyle w:val="Code1"/>
      </w:pPr>
      <w:r w:rsidRPr="00B4307F">
        <w:t>void Arm.Sources[].TV.Configure (TVSignalFormat signalFormat,</w:t>
      </w:r>
    </w:p>
    <w:p w:rsidR="005A0FAF" w:rsidRDefault="005A0FAF" w:rsidP="005A0FAF">
      <w:pPr>
        <w:pStyle w:val="Code1"/>
        <w:spacing w:before="0"/>
      </w:pPr>
      <w:r w:rsidRPr="00B4307F">
        <w:t xml:space="preserve">                                 </w:t>
      </w:r>
      <w:r>
        <w:t>TVTriggerEvent event,</w:t>
      </w:r>
    </w:p>
    <w:p w:rsidR="005A0FAF" w:rsidRDefault="005A0FAF" w:rsidP="005A0FAF">
      <w:pPr>
        <w:pStyle w:val="Code1"/>
        <w:spacing w:before="0"/>
      </w:pPr>
      <w:r>
        <w:t xml:space="preserve">                                 TVTriggerPolarity polarity);</w:t>
      </w:r>
    </w:p>
    <w:p w:rsidR="00004825" w:rsidRDefault="00004825">
      <w:pPr>
        <w:pStyle w:val="FunctionHead"/>
      </w:pPr>
      <w:r>
        <w:t>COM Method Prototype</w:t>
      </w:r>
    </w:p>
    <w:p w:rsidR="00004825" w:rsidRDefault="00004825">
      <w:pPr>
        <w:pStyle w:val="Code1"/>
      </w:pPr>
      <w:r>
        <w:t xml:space="preserve">HRESULT </w:t>
      </w:r>
      <w:r w:rsidR="009249C0">
        <w:t>Arm.Sources.Item().</w:t>
      </w:r>
      <w:r>
        <w:t>TV.Configure (</w:t>
      </w:r>
      <w:r w:rsidR="001B3614">
        <w:br/>
        <w:t xml:space="preserve">                              </w:t>
      </w:r>
      <w:r>
        <w:t>[in] IviDigitizerTVSignalFormatEnum SignalFormat,</w:t>
      </w:r>
      <w:r>
        <w:br/>
        <w:t xml:space="preserve">                          </w:t>
      </w:r>
      <w:r w:rsidR="001B3614">
        <w:t xml:space="preserve">    </w:t>
      </w:r>
      <w:r>
        <w:t>[in] IviDigitizerTVTriggerEventEnum Event,</w:t>
      </w:r>
      <w:r>
        <w:br/>
        <w:t xml:space="preserve">                          </w:t>
      </w:r>
      <w:r w:rsidR="001B3614">
        <w:t xml:space="preserve">    </w:t>
      </w:r>
      <w:r>
        <w:t>[in] IviDigitizerTVTriggerPolarityEnum Polarity);</w:t>
      </w:r>
    </w:p>
    <w:p w:rsidR="00004825" w:rsidRDefault="00004825">
      <w:pPr>
        <w:pStyle w:val="FunctionHead"/>
      </w:pPr>
      <w:r>
        <w:t>C Prototype</w:t>
      </w:r>
    </w:p>
    <w:p w:rsidR="00004825" w:rsidRDefault="00004825">
      <w:pPr>
        <w:pStyle w:val="Code1"/>
        <w:tabs>
          <w:tab w:val="left" w:pos="630"/>
        </w:tabs>
      </w:pPr>
      <w:r>
        <w:t>ViStatus IviDigitizer_ConfigureTVArmSource (ViSession Vi,</w:t>
      </w:r>
      <w:r>
        <w:br/>
        <w:t xml:space="preserve">                                        </w:t>
      </w:r>
      <w:r w:rsidR="001B3614">
        <w:t xml:space="preserve">    </w:t>
      </w:r>
      <w:r>
        <w:t>ViConstString Source,</w:t>
      </w:r>
      <w:r>
        <w:br/>
        <w:t xml:space="preserve">                                        </w:t>
      </w:r>
      <w:r w:rsidR="001B3614">
        <w:t xml:space="preserve">    </w:t>
      </w:r>
      <w:r>
        <w:t>ViInt32 SignalFormat,</w:t>
      </w:r>
      <w:r>
        <w:br/>
        <w:t xml:space="preserve">                                        </w:t>
      </w:r>
      <w:r w:rsidR="001B3614">
        <w:t xml:space="preserve">    </w:t>
      </w:r>
      <w:r>
        <w:t>ViInt32 Event,</w:t>
      </w:r>
      <w:r>
        <w:br/>
        <w:t xml:space="preserve">                                        </w:t>
      </w:r>
      <w:r w:rsidR="001B3614">
        <w:t xml:space="preserve">    </w:t>
      </w:r>
      <w:r>
        <w:t>ViInt32 Polarity);</w:t>
      </w:r>
    </w:p>
    <w:p w:rsidR="00004825" w:rsidRDefault="00004825" w:rsidP="00BC6F90">
      <w:pPr>
        <w:pStyle w:val="FunctionHead"/>
      </w:pPr>
      <w:r>
        <w:t>Parameters</w:t>
      </w:r>
    </w:p>
    <w:tbl>
      <w:tblPr>
        <w:tblW w:w="8821" w:type="dxa"/>
        <w:tblInd w:w="728" w:type="dxa"/>
        <w:tblLayout w:type="fixed"/>
        <w:tblCellMar>
          <w:left w:w="80" w:type="dxa"/>
          <w:right w:w="80" w:type="dxa"/>
        </w:tblCellMar>
        <w:tblLook w:val="0000"/>
      </w:tblPr>
      <w:tblGrid>
        <w:gridCol w:w="1800"/>
        <w:gridCol w:w="5022"/>
        <w:gridCol w:w="1999"/>
      </w:tblGrid>
      <w:tr w:rsidR="00004825" w:rsidTr="001B3614">
        <w:trPr>
          <w:cantSplit/>
        </w:trPr>
        <w:tc>
          <w:tcPr>
            <w:tcW w:w="1800" w:type="dxa"/>
            <w:tcBorders>
              <w:top w:val="single" w:sz="6" w:space="0" w:color="auto"/>
              <w:left w:val="single" w:sz="6" w:space="0" w:color="auto"/>
              <w:right w:val="single" w:sz="6" w:space="0" w:color="auto"/>
            </w:tcBorders>
          </w:tcPr>
          <w:p w:rsidR="00004825" w:rsidRDefault="00004825" w:rsidP="0083263E">
            <w:pPr>
              <w:pStyle w:val="TableHead"/>
            </w:pPr>
            <w:r>
              <w:t>Inputs</w:t>
            </w:r>
          </w:p>
        </w:tc>
        <w:tc>
          <w:tcPr>
            <w:tcW w:w="5022" w:type="dxa"/>
            <w:tcBorders>
              <w:top w:val="single" w:sz="6" w:space="0" w:color="auto"/>
              <w:left w:val="single" w:sz="6" w:space="0" w:color="auto"/>
              <w:right w:val="single" w:sz="6" w:space="0" w:color="auto"/>
            </w:tcBorders>
          </w:tcPr>
          <w:p w:rsidR="00004825" w:rsidRDefault="00004825" w:rsidP="0083263E">
            <w:pPr>
              <w:pStyle w:val="TableHead"/>
            </w:pPr>
            <w:r>
              <w:t>Description</w:t>
            </w:r>
          </w:p>
        </w:tc>
        <w:tc>
          <w:tcPr>
            <w:tcW w:w="1999" w:type="dxa"/>
            <w:tcBorders>
              <w:top w:val="single" w:sz="6" w:space="0" w:color="auto"/>
              <w:left w:val="single" w:sz="6" w:space="0" w:color="auto"/>
              <w:right w:val="single" w:sz="6" w:space="0" w:color="auto"/>
            </w:tcBorders>
          </w:tcPr>
          <w:p w:rsidR="00004825" w:rsidRDefault="00004825" w:rsidP="0083263E">
            <w:pPr>
              <w:pStyle w:val="TableHead"/>
            </w:pPr>
            <w:r>
              <w:t>Base Type</w:t>
            </w:r>
          </w:p>
        </w:tc>
      </w:tr>
      <w:tr w:rsidR="004438CB" w:rsidTr="001B3614">
        <w:trPr>
          <w:cantSplit/>
        </w:trPr>
        <w:tc>
          <w:tcPr>
            <w:tcW w:w="1800"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ViSession</w:t>
            </w:r>
          </w:p>
        </w:tc>
      </w:tr>
      <w:tr w:rsidR="00004825" w:rsidTr="001B3614">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Source</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arm source</w:t>
            </w:r>
            <w:r w:rsidR="004568DD">
              <w:t xml:space="preserve"> that is to be configured</w:t>
            </w:r>
            <w:r>
              <w:t>.</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ViString</w:t>
            </w:r>
          </w:p>
        </w:tc>
      </w:tr>
      <w:tr w:rsidR="00004825" w:rsidTr="001B3614">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SignalFormat</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TV arm signal format. This value sets the TV Arm Signal Format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ViInt32</w:t>
            </w:r>
          </w:p>
        </w:tc>
      </w:tr>
      <w:tr w:rsidR="00004825" w:rsidTr="001B3614">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Event</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TV arm event. This value sets the TV Arm Event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ViInt32</w:t>
            </w:r>
          </w:p>
        </w:tc>
      </w:tr>
      <w:tr w:rsidR="00004825" w:rsidTr="001B3614">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Polarity</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polarity of the TV arm signal. This value sets the TV Arm Polarity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ViInt32</w:t>
            </w:r>
          </w:p>
        </w:tc>
      </w:tr>
    </w:tbl>
    <w:p w:rsidR="00004825" w:rsidRDefault="00004825">
      <w:pPr>
        <w:pStyle w:val="AttrFuncSubheading"/>
      </w:pPr>
      <w:r>
        <w:t>Defined Values for the SignalFormat Parameter</w:t>
      </w:r>
    </w:p>
    <w:tbl>
      <w:tblPr>
        <w:tblW w:w="0" w:type="auto"/>
        <w:tblInd w:w="722" w:type="dxa"/>
        <w:tblLayout w:type="fixed"/>
        <w:tblLook w:val="0000"/>
      </w:tblPr>
      <w:tblGrid>
        <w:gridCol w:w="1890"/>
        <w:gridCol w:w="360"/>
        <w:gridCol w:w="1080"/>
        <w:gridCol w:w="5310"/>
      </w:tblGrid>
      <w:tr w:rsidR="00004825">
        <w:trPr>
          <w:cantSplit/>
        </w:trPr>
        <w:tc>
          <w:tcPr>
            <w:tcW w:w="1890"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lang w:val="fr-FR"/>
              </w:rPr>
            </w:pPr>
            <w:r>
              <w:rPr>
                <w:i/>
                <w:iCs/>
                <w:lang w:val="fr-FR"/>
              </w:rPr>
              <w:t>Description</w:t>
            </w:r>
          </w:p>
        </w:tc>
      </w:tr>
      <w:tr w:rsidR="00004825">
        <w:trPr>
          <w:cantSplit/>
        </w:trPr>
        <w:tc>
          <w:tcPr>
            <w:tcW w:w="1890"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trPr>
          <w:cantSplit/>
        </w:trPr>
        <w:tc>
          <w:tcPr>
            <w:tcW w:w="1890" w:type="dxa"/>
            <w:vMerge w:val="restart"/>
            <w:tcBorders>
              <w:top w:val="single" w:sz="4" w:space="0" w:color="auto"/>
              <w:left w:val="single" w:sz="6" w:space="0" w:color="auto"/>
              <w:right w:val="single" w:sz="6" w:space="0" w:color="auto"/>
            </w:tcBorders>
          </w:tcPr>
          <w:p w:rsidR="00004825" w:rsidRDefault="00004825">
            <w:pPr>
              <w:pStyle w:val="TableCell"/>
            </w:pPr>
            <w:r>
              <w:t>NTSC</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4672FF">
              <w:t>arm</w:t>
            </w:r>
            <w:r>
              <w:t xml:space="preserve"> on the NTSC signal format.</w:t>
            </w:r>
          </w:p>
        </w:tc>
      </w:tr>
      <w:tr w:rsidR="005A0FAF">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A0FAF" w:rsidRDefault="005A0FAF" w:rsidP="00455FB7">
            <w:pPr>
              <w:pStyle w:val="TableCellCourierNew"/>
            </w:pPr>
            <w:r>
              <w:t>TVSignalFormat</w:t>
            </w:r>
            <w:r w:rsidR="00455FB7">
              <w:t>.</w:t>
            </w:r>
            <w:r>
              <w:t>N</w:t>
            </w:r>
            <w:r w:rsidR="00455FB7">
              <w:t>tsc</w:t>
            </w:r>
          </w:p>
        </w:tc>
      </w:tr>
      <w:tr w:rsidR="005A0FAF" w:rsidTr="00566F40">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tcBorders>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IVIDIGITIZER_VAL_NTSC</w:t>
            </w:r>
          </w:p>
        </w:tc>
      </w:tr>
      <w:tr w:rsidR="005A0FAF">
        <w:trPr>
          <w:cantSplit/>
        </w:trPr>
        <w:tc>
          <w:tcPr>
            <w:tcW w:w="1890" w:type="dxa"/>
            <w:vMerge/>
            <w:tcBorders>
              <w:left w:val="single" w:sz="6" w:space="0" w:color="auto"/>
              <w:bottom w:val="single" w:sz="4" w:space="0" w:color="auto"/>
              <w:right w:val="single" w:sz="6" w:space="0" w:color="auto"/>
            </w:tcBorders>
          </w:tcPr>
          <w:p w:rsidR="005A0FAF" w:rsidRDefault="005A0FAF">
            <w:pPr>
              <w:rPr>
                <w:color w:val="000000"/>
              </w:rPr>
            </w:pPr>
          </w:p>
        </w:tc>
        <w:tc>
          <w:tcPr>
            <w:tcW w:w="360" w:type="dxa"/>
            <w:vMerge/>
            <w:tcBorders>
              <w:left w:val="single" w:sz="6" w:space="0" w:color="auto"/>
              <w:bottom w:val="single" w:sz="4"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IviDigitizerTVSignalFormatNTSC</w:t>
            </w:r>
          </w:p>
        </w:tc>
      </w:tr>
      <w:tr w:rsidR="005A0FAF">
        <w:trPr>
          <w:cantSplit/>
        </w:trPr>
        <w:tc>
          <w:tcPr>
            <w:tcW w:w="1890" w:type="dxa"/>
            <w:vMerge w:val="restart"/>
            <w:tcBorders>
              <w:top w:val="single" w:sz="4" w:space="0" w:color="auto"/>
              <w:left w:val="single" w:sz="6" w:space="0" w:color="auto"/>
              <w:right w:val="single" w:sz="6" w:space="0" w:color="auto"/>
            </w:tcBorders>
          </w:tcPr>
          <w:p w:rsidR="005A0FAF" w:rsidRDefault="005A0FAF">
            <w:pPr>
              <w:pStyle w:val="TableCell"/>
            </w:pPr>
            <w:r>
              <w:t>PAL</w:t>
            </w:r>
          </w:p>
        </w:tc>
        <w:tc>
          <w:tcPr>
            <w:tcW w:w="6750" w:type="dxa"/>
            <w:gridSpan w:val="3"/>
            <w:tcBorders>
              <w:top w:val="single" w:sz="4" w:space="0" w:color="auto"/>
              <w:left w:val="single" w:sz="6" w:space="0" w:color="auto"/>
              <w:bottom w:val="single" w:sz="4" w:space="0" w:color="auto"/>
              <w:right w:val="single" w:sz="6" w:space="0" w:color="auto"/>
            </w:tcBorders>
          </w:tcPr>
          <w:p w:rsidR="005A0FAF" w:rsidRDefault="005A0FAF">
            <w:pPr>
              <w:pStyle w:val="TableCell"/>
            </w:pPr>
            <w:r>
              <w:t>Configures the digitizer to arm on the PAL signal format</w:t>
            </w:r>
          </w:p>
        </w:tc>
      </w:tr>
      <w:tr w:rsidR="005A0FAF">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A0FAF" w:rsidRDefault="005A0FAF" w:rsidP="00455FB7">
            <w:pPr>
              <w:pStyle w:val="TableCellCourierNew"/>
            </w:pPr>
            <w:r>
              <w:t>TVSignalFormat</w:t>
            </w:r>
            <w:r w:rsidR="00455FB7">
              <w:t>.</w:t>
            </w:r>
            <w:r>
              <w:t>P</w:t>
            </w:r>
            <w:r w:rsidR="00455FB7">
              <w:t>al</w:t>
            </w:r>
          </w:p>
        </w:tc>
      </w:tr>
      <w:tr w:rsidR="005A0FAF" w:rsidTr="00566F40">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tcBorders>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IVIDIGITIZER_VAL_PAL</w:t>
            </w:r>
          </w:p>
        </w:tc>
      </w:tr>
      <w:tr w:rsidR="005A0FAF">
        <w:trPr>
          <w:cantSplit/>
        </w:trPr>
        <w:tc>
          <w:tcPr>
            <w:tcW w:w="1890" w:type="dxa"/>
            <w:vMerge/>
            <w:tcBorders>
              <w:left w:val="single" w:sz="6" w:space="0" w:color="auto"/>
              <w:bottom w:val="single" w:sz="4" w:space="0" w:color="auto"/>
              <w:right w:val="single" w:sz="6" w:space="0" w:color="auto"/>
            </w:tcBorders>
          </w:tcPr>
          <w:p w:rsidR="005A0FAF" w:rsidRDefault="005A0FAF">
            <w:pPr>
              <w:rPr>
                <w:color w:val="000000"/>
              </w:rPr>
            </w:pPr>
          </w:p>
        </w:tc>
        <w:tc>
          <w:tcPr>
            <w:tcW w:w="360" w:type="dxa"/>
            <w:vMerge/>
            <w:tcBorders>
              <w:left w:val="single" w:sz="6" w:space="0" w:color="auto"/>
              <w:bottom w:val="single" w:sz="4"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IviDigitizerTVSignalFormatPAL</w:t>
            </w:r>
          </w:p>
        </w:tc>
      </w:tr>
      <w:tr w:rsidR="005A0FAF">
        <w:trPr>
          <w:cantSplit/>
        </w:trPr>
        <w:tc>
          <w:tcPr>
            <w:tcW w:w="1890" w:type="dxa"/>
            <w:vMerge w:val="restart"/>
            <w:tcBorders>
              <w:top w:val="single" w:sz="4" w:space="0" w:color="auto"/>
              <w:left w:val="single" w:sz="6" w:space="0" w:color="auto"/>
              <w:right w:val="single" w:sz="6" w:space="0" w:color="auto"/>
            </w:tcBorders>
          </w:tcPr>
          <w:p w:rsidR="005A0FAF" w:rsidRDefault="005A0FAF">
            <w:pPr>
              <w:pStyle w:val="TableCell"/>
            </w:pPr>
            <w:r>
              <w:t>SECAM</w:t>
            </w:r>
          </w:p>
        </w:tc>
        <w:tc>
          <w:tcPr>
            <w:tcW w:w="6750" w:type="dxa"/>
            <w:gridSpan w:val="3"/>
            <w:tcBorders>
              <w:top w:val="single" w:sz="4" w:space="0" w:color="auto"/>
              <w:left w:val="single" w:sz="6" w:space="0" w:color="auto"/>
              <w:bottom w:val="single" w:sz="4" w:space="0" w:color="auto"/>
              <w:right w:val="single" w:sz="6" w:space="0" w:color="auto"/>
            </w:tcBorders>
          </w:tcPr>
          <w:p w:rsidR="005A0FAF" w:rsidRDefault="005A0FAF">
            <w:pPr>
              <w:pStyle w:val="TableCell"/>
            </w:pPr>
            <w:r>
              <w:t>Configures the digitizer to arm on the SECAM signal format</w:t>
            </w:r>
          </w:p>
        </w:tc>
      </w:tr>
      <w:tr w:rsidR="005A0FAF">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A0FAF" w:rsidRDefault="005A0FAF" w:rsidP="00455FB7">
            <w:pPr>
              <w:pStyle w:val="TableCellCourierNew"/>
            </w:pPr>
            <w:r>
              <w:t>TVSignalFormat</w:t>
            </w:r>
            <w:r w:rsidR="00455FB7">
              <w:t>.</w:t>
            </w:r>
            <w:r>
              <w:t>S</w:t>
            </w:r>
            <w:r w:rsidR="00455FB7">
              <w:t>ecam</w:t>
            </w:r>
          </w:p>
        </w:tc>
      </w:tr>
      <w:tr w:rsidR="005A0FAF" w:rsidTr="00566F40">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tcBorders>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IVIDIGITIZER_VAL_SECAM</w:t>
            </w:r>
          </w:p>
        </w:tc>
      </w:tr>
      <w:tr w:rsidR="005A0FAF">
        <w:trPr>
          <w:cantSplit/>
        </w:trPr>
        <w:tc>
          <w:tcPr>
            <w:tcW w:w="1890" w:type="dxa"/>
            <w:vMerge/>
            <w:tcBorders>
              <w:left w:val="single" w:sz="6" w:space="0" w:color="auto"/>
              <w:bottom w:val="single" w:sz="4" w:space="0" w:color="auto"/>
              <w:right w:val="single" w:sz="6" w:space="0" w:color="auto"/>
            </w:tcBorders>
          </w:tcPr>
          <w:p w:rsidR="005A0FAF" w:rsidRDefault="005A0FAF">
            <w:pPr>
              <w:rPr>
                <w:color w:val="000000"/>
              </w:rPr>
            </w:pPr>
          </w:p>
        </w:tc>
        <w:tc>
          <w:tcPr>
            <w:tcW w:w="360" w:type="dxa"/>
            <w:vMerge/>
            <w:tcBorders>
              <w:left w:val="single" w:sz="6" w:space="0" w:color="auto"/>
              <w:bottom w:val="single" w:sz="4"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IviDigitizerTVSignalFormatSECAM</w:t>
            </w:r>
          </w:p>
        </w:tc>
      </w:tr>
    </w:tbl>
    <w:p w:rsidR="00004825" w:rsidRDefault="00004825">
      <w:pPr>
        <w:pStyle w:val="AttrFuncSubheading"/>
      </w:pPr>
      <w:r>
        <w:t>Defined Values for the Event Parameter</w:t>
      </w:r>
    </w:p>
    <w:tbl>
      <w:tblPr>
        <w:tblW w:w="0" w:type="auto"/>
        <w:tblInd w:w="722" w:type="dxa"/>
        <w:tblLayout w:type="fixed"/>
        <w:tblLook w:val="0000"/>
      </w:tblPr>
      <w:tblGrid>
        <w:gridCol w:w="1890"/>
        <w:gridCol w:w="360"/>
        <w:gridCol w:w="1080"/>
        <w:gridCol w:w="5310"/>
      </w:tblGrid>
      <w:tr w:rsidR="00004825">
        <w:trPr>
          <w:cantSplit/>
        </w:trPr>
        <w:tc>
          <w:tcPr>
            <w:tcW w:w="1890"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lang w:val="fr-FR"/>
              </w:rPr>
            </w:pPr>
            <w:r>
              <w:rPr>
                <w:i/>
                <w:iCs/>
                <w:lang w:val="fr-FR"/>
              </w:rPr>
              <w:t>Description</w:t>
            </w:r>
          </w:p>
        </w:tc>
      </w:tr>
      <w:tr w:rsidR="00004825">
        <w:trPr>
          <w:cantSplit/>
        </w:trPr>
        <w:tc>
          <w:tcPr>
            <w:tcW w:w="1890"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trPr>
          <w:cantSplit/>
        </w:trPr>
        <w:tc>
          <w:tcPr>
            <w:tcW w:w="1890" w:type="dxa"/>
            <w:vMerge w:val="restart"/>
            <w:tcBorders>
              <w:top w:val="single" w:sz="4" w:space="0" w:color="auto"/>
              <w:left w:val="single" w:sz="6" w:space="0" w:color="auto"/>
              <w:right w:val="single" w:sz="6" w:space="0" w:color="auto"/>
            </w:tcBorders>
          </w:tcPr>
          <w:p w:rsidR="00004825" w:rsidRDefault="00004825">
            <w:pPr>
              <w:pStyle w:val="TableCell"/>
            </w:pPr>
            <w:r>
              <w:t>Field1</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pPr>
              <w:pStyle w:val="TableCell"/>
            </w:pPr>
            <w:r>
              <w:t xml:space="preserve">Sets the digitizer to </w:t>
            </w:r>
            <w:r w:rsidR="004672FF">
              <w:t>arm</w:t>
            </w:r>
            <w:r>
              <w:t xml:space="preserve"> on field 1 of the video signal.</w:t>
            </w:r>
          </w:p>
        </w:tc>
      </w:tr>
      <w:tr w:rsidR="005A0FAF">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A0FAF" w:rsidRDefault="0098609C">
            <w:pPr>
              <w:pStyle w:val="TableCellCourierNew"/>
            </w:pPr>
            <w:r>
              <w:t>TVTriggerEvent.Field1</w:t>
            </w:r>
          </w:p>
        </w:tc>
      </w:tr>
      <w:tr w:rsidR="005A0FAF" w:rsidTr="00566F40">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tcBorders>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IVIDIGITIZER_VAL_TV_EVENT_FIELD1</w:t>
            </w:r>
          </w:p>
        </w:tc>
      </w:tr>
      <w:tr w:rsidR="005A0FAF">
        <w:trPr>
          <w:cantSplit/>
        </w:trPr>
        <w:tc>
          <w:tcPr>
            <w:tcW w:w="1890" w:type="dxa"/>
            <w:vMerge/>
            <w:tcBorders>
              <w:left w:val="single" w:sz="6" w:space="0" w:color="auto"/>
              <w:bottom w:val="single" w:sz="4" w:space="0" w:color="auto"/>
              <w:right w:val="single" w:sz="6" w:space="0" w:color="auto"/>
            </w:tcBorders>
          </w:tcPr>
          <w:p w:rsidR="005A0FAF" w:rsidRDefault="005A0FAF">
            <w:pPr>
              <w:rPr>
                <w:color w:val="000000"/>
              </w:rPr>
            </w:pPr>
          </w:p>
        </w:tc>
        <w:tc>
          <w:tcPr>
            <w:tcW w:w="360" w:type="dxa"/>
            <w:vMerge/>
            <w:tcBorders>
              <w:left w:val="single" w:sz="6" w:space="0" w:color="auto"/>
              <w:bottom w:val="single" w:sz="4"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IviDigitizerTVTriggerEventField1</w:t>
            </w:r>
          </w:p>
        </w:tc>
      </w:tr>
      <w:tr w:rsidR="005A0FAF">
        <w:trPr>
          <w:cantSplit/>
        </w:trPr>
        <w:tc>
          <w:tcPr>
            <w:tcW w:w="1890" w:type="dxa"/>
            <w:vMerge w:val="restart"/>
            <w:tcBorders>
              <w:top w:val="single" w:sz="4" w:space="0" w:color="auto"/>
              <w:left w:val="single" w:sz="6" w:space="0" w:color="auto"/>
              <w:right w:val="single" w:sz="6" w:space="0" w:color="auto"/>
            </w:tcBorders>
          </w:tcPr>
          <w:p w:rsidR="005A0FAF" w:rsidRDefault="005A0FAF">
            <w:pPr>
              <w:pStyle w:val="TableCell"/>
            </w:pPr>
            <w:r>
              <w:t>Field2</w:t>
            </w:r>
          </w:p>
        </w:tc>
        <w:tc>
          <w:tcPr>
            <w:tcW w:w="6750" w:type="dxa"/>
            <w:gridSpan w:val="3"/>
            <w:tcBorders>
              <w:top w:val="single" w:sz="4" w:space="0" w:color="auto"/>
              <w:left w:val="single" w:sz="6" w:space="0" w:color="auto"/>
              <w:bottom w:val="single" w:sz="4" w:space="0" w:color="auto"/>
              <w:right w:val="single" w:sz="6" w:space="0" w:color="auto"/>
            </w:tcBorders>
          </w:tcPr>
          <w:p w:rsidR="005A0FAF" w:rsidRDefault="005A0FAF">
            <w:pPr>
              <w:pStyle w:val="TableCell"/>
            </w:pPr>
            <w:r>
              <w:t>Sets the digitizer to arm on field 2 of the video signal.</w:t>
            </w:r>
          </w:p>
        </w:tc>
      </w:tr>
      <w:tr w:rsidR="005A0FAF">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A0FAF" w:rsidRDefault="0098609C">
            <w:pPr>
              <w:pStyle w:val="TableCellCourierNew"/>
            </w:pPr>
            <w:r>
              <w:t>TVTriggerEvent.Field2</w:t>
            </w:r>
          </w:p>
        </w:tc>
      </w:tr>
      <w:tr w:rsidR="005A0FAF" w:rsidTr="00566F40">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tcBorders>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IVIDIGITIZER_VAL_TV_EVENT_FIELD2</w:t>
            </w:r>
          </w:p>
        </w:tc>
      </w:tr>
      <w:tr w:rsidR="005A0FAF">
        <w:trPr>
          <w:cantSplit/>
        </w:trPr>
        <w:tc>
          <w:tcPr>
            <w:tcW w:w="1890" w:type="dxa"/>
            <w:vMerge/>
            <w:tcBorders>
              <w:left w:val="single" w:sz="6" w:space="0" w:color="auto"/>
              <w:bottom w:val="single" w:sz="4" w:space="0" w:color="auto"/>
              <w:right w:val="single" w:sz="6" w:space="0" w:color="auto"/>
            </w:tcBorders>
          </w:tcPr>
          <w:p w:rsidR="005A0FAF" w:rsidRDefault="005A0FAF">
            <w:pPr>
              <w:rPr>
                <w:color w:val="000000"/>
              </w:rPr>
            </w:pPr>
          </w:p>
        </w:tc>
        <w:tc>
          <w:tcPr>
            <w:tcW w:w="360" w:type="dxa"/>
            <w:vMerge/>
            <w:tcBorders>
              <w:left w:val="single" w:sz="6" w:space="0" w:color="auto"/>
              <w:bottom w:val="single" w:sz="4"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IviDigitizerTVTriggerEventField2</w:t>
            </w:r>
          </w:p>
        </w:tc>
      </w:tr>
      <w:tr w:rsidR="005A0FAF">
        <w:trPr>
          <w:cantSplit/>
        </w:trPr>
        <w:tc>
          <w:tcPr>
            <w:tcW w:w="1890" w:type="dxa"/>
            <w:vMerge w:val="restart"/>
            <w:tcBorders>
              <w:top w:val="single" w:sz="4" w:space="0" w:color="auto"/>
              <w:left w:val="single" w:sz="6" w:space="0" w:color="auto"/>
              <w:right w:val="single" w:sz="6" w:space="0" w:color="auto"/>
            </w:tcBorders>
          </w:tcPr>
          <w:p w:rsidR="005A0FAF" w:rsidRDefault="005A0FAF">
            <w:pPr>
              <w:pStyle w:val="TableCell"/>
            </w:pPr>
            <w:r>
              <w:t>Any Field</w:t>
            </w:r>
          </w:p>
        </w:tc>
        <w:tc>
          <w:tcPr>
            <w:tcW w:w="6750" w:type="dxa"/>
            <w:gridSpan w:val="3"/>
            <w:tcBorders>
              <w:top w:val="single" w:sz="4" w:space="0" w:color="auto"/>
              <w:left w:val="single" w:sz="6" w:space="0" w:color="auto"/>
              <w:bottom w:val="single" w:sz="4" w:space="0" w:color="auto"/>
              <w:right w:val="single" w:sz="6" w:space="0" w:color="auto"/>
            </w:tcBorders>
          </w:tcPr>
          <w:p w:rsidR="005A0FAF" w:rsidRDefault="005A0FAF">
            <w:pPr>
              <w:pStyle w:val="TableCell"/>
            </w:pPr>
            <w:r>
              <w:t>Sets the digitizer to arm on any field.</w:t>
            </w:r>
          </w:p>
        </w:tc>
      </w:tr>
      <w:tr w:rsidR="005A0FAF">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A0FAF" w:rsidRDefault="0098609C">
            <w:pPr>
              <w:pStyle w:val="TableCellCourierNew"/>
            </w:pPr>
            <w:r>
              <w:t>TVTriggerEvent.AnyField</w:t>
            </w:r>
          </w:p>
        </w:tc>
      </w:tr>
      <w:tr w:rsidR="005A0FAF" w:rsidTr="00566F40">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tcBorders>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IVIDIGITIZER_VAL_TV_EVENT_ANY_FIELD</w:t>
            </w:r>
          </w:p>
        </w:tc>
      </w:tr>
      <w:tr w:rsidR="005A0FAF">
        <w:trPr>
          <w:cantSplit/>
        </w:trPr>
        <w:tc>
          <w:tcPr>
            <w:tcW w:w="1890" w:type="dxa"/>
            <w:vMerge/>
            <w:tcBorders>
              <w:left w:val="single" w:sz="6" w:space="0" w:color="auto"/>
              <w:bottom w:val="single" w:sz="4" w:space="0" w:color="auto"/>
              <w:right w:val="single" w:sz="6" w:space="0" w:color="auto"/>
            </w:tcBorders>
          </w:tcPr>
          <w:p w:rsidR="005A0FAF" w:rsidRDefault="005A0FAF">
            <w:pPr>
              <w:rPr>
                <w:color w:val="000000"/>
              </w:rPr>
            </w:pPr>
          </w:p>
        </w:tc>
        <w:tc>
          <w:tcPr>
            <w:tcW w:w="360" w:type="dxa"/>
            <w:vMerge/>
            <w:tcBorders>
              <w:left w:val="single" w:sz="6" w:space="0" w:color="auto"/>
              <w:bottom w:val="single" w:sz="4"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IviDigitizerTVTriggerEventAnyField</w:t>
            </w:r>
          </w:p>
        </w:tc>
      </w:tr>
      <w:tr w:rsidR="005A0FAF">
        <w:trPr>
          <w:cantSplit/>
        </w:trPr>
        <w:tc>
          <w:tcPr>
            <w:tcW w:w="1890" w:type="dxa"/>
            <w:vMerge w:val="restart"/>
            <w:tcBorders>
              <w:top w:val="single" w:sz="4" w:space="0" w:color="auto"/>
              <w:left w:val="single" w:sz="6" w:space="0" w:color="auto"/>
              <w:right w:val="single" w:sz="6" w:space="0" w:color="auto"/>
            </w:tcBorders>
          </w:tcPr>
          <w:p w:rsidR="005A0FAF" w:rsidRDefault="005A0FAF">
            <w:pPr>
              <w:pStyle w:val="TableCell"/>
            </w:pPr>
            <w:r>
              <w:t>Any Line</w:t>
            </w:r>
          </w:p>
        </w:tc>
        <w:tc>
          <w:tcPr>
            <w:tcW w:w="6750" w:type="dxa"/>
            <w:gridSpan w:val="3"/>
            <w:tcBorders>
              <w:top w:val="single" w:sz="4" w:space="0" w:color="auto"/>
              <w:left w:val="single" w:sz="6" w:space="0" w:color="auto"/>
              <w:bottom w:val="single" w:sz="4" w:space="0" w:color="auto"/>
              <w:right w:val="single" w:sz="6" w:space="0" w:color="auto"/>
            </w:tcBorders>
          </w:tcPr>
          <w:p w:rsidR="005A0FAF" w:rsidRDefault="005A0FAF">
            <w:pPr>
              <w:pStyle w:val="TableCell"/>
            </w:pPr>
            <w:r>
              <w:t>Sets the digitizer to arm on any line.</w:t>
            </w:r>
          </w:p>
        </w:tc>
      </w:tr>
      <w:tr w:rsidR="005A0FAF">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A0FAF" w:rsidRDefault="0098609C">
            <w:pPr>
              <w:pStyle w:val="TableCellCourierNew"/>
            </w:pPr>
            <w:r>
              <w:t>TVTriggerEvent.AnyLine</w:t>
            </w:r>
          </w:p>
        </w:tc>
      </w:tr>
      <w:tr w:rsidR="005A0FAF" w:rsidTr="00566F40">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tcBorders>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IVIDIGITIZER_VAL_TV_EVENT_ANY_LINE</w:t>
            </w:r>
          </w:p>
        </w:tc>
      </w:tr>
      <w:tr w:rsidR="005A0FAF">
        <w:trPr>
          <w:cantSplit/>
        </w:trPr>
        <w:tc>
          <w:tcPr>
            <w:tcW w:w="1890" w:type="dxa"/>
            <w:vMerge/>
            <w:tcBorders>
              <w:left w:val="single" w:sz="6" w:space="0" w:color="auto"/>
              <w:bottom w:val="single" w:sz="4" w:space="0" w:color="auto"/>
              <w:right w:val="single" w:sz="6" w:space="0" w:color="auto"/>
            </w:tcBorders>
          </w:tcPr>
          <w:p w:rsidR="005A0FAF" w:rsidRDefault="005A0FAF">
            <w:pPr>
              <w:rPr>
                <w:color w:val="000000"/>
              </w:rPr>
            </w:pPr>
          </w:p>
        </w:tc>
        <w:tc>
          <w:tcPr>
            <w:tcW w:w="360" w:type="dxa"/>
            <w:vMerge/>
            <w:tcBorders>
              <w:left w:val="single" w:sz="6" w:space="0" w:color="auto"/>
              <w:bottom w:val="single" w:sz="4"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IviDigitizerTVTriggerEventAnyLine</w:t>
            </w:r>
          </w:p>
        </w:tc>
      </w:tr>
      <w:tr w:rsidR="005A0FAF">
        <w:trPr>
          <w:cantSplit/>
        </w:trPr>
        <w:tc>
          <w:tcPr>
            <w:tcW w:w="1890" w:type="dxa"/>
            <w:vMerge w:val="restart"/>
            <w:tcBorders>
              <w:top w:val="single" w:sz="4" w:space="0" w:color="auto"/>
              <w:left w:val="single" w:sz="6" w:space="0" w:color="auto"/>
              <w:right w:val="single" w:sz="6" w:space="0" w:color="auto"/>
            </w:tcBorders>
          </w:tcPr>
          <w:p w:rsidR="005A0FAF" w:rsidRDefault="005A0FAF">
            <w:pPr>
              <w:pStyle w:val="TableCell"/>
            </w:pPr>
            <w:r>
              <w:t>Line Number</w:t>
            </w:r>
          </w:p>
        </w:tc>
        <w:tc>
          <w:tcPr>
            <w:tcW w:w="6750" w:type="dxa"/>
            <w:gridSpan w:val="3"/>
            <w:tcBorders>
              <w:top w:val="single" w:sz="4" w:space="0" w:color="auto"/>
              <w:left w:val="single" w:sz="6" w:space="0" w:color="auto"/>
              <w:bottom w:val="single" w:sz="4" w:space="0" w:color="auto"/>
              <w:right w:val="single" w:sz="6" w:space="0" w:color="auto"/>
            </w:tcBorders>
          </w:tcPr>
          <w:p w:rsidR="005A0FAF" w:rsidRDefault="005A0FAF">
            <w:pPr>
              <w:pStyle w:val="TableCell"/>
            </w:pPr>
            <w:r>
              <w:t>Sets the digitizer to arm on a specific line number you specify with the TV Trigger Line Number attribute.</w:t>
            </w:r>
          </w:p>
        </w:tc>
      </w:tr>
      <w:tr w:rsidR="005A0FAF">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A0FAF" w:rsidRDefault="0098609C">
            <w:pPr>
              <w:pStyle w:val="TableCellCourierNew"/>
            </w:pPr>
            <w:r>
              <w:t>TVTriggerEvent.LineNumber</w:t>
            </w:r>
          </w:p>
        </w:tc>
      </w:tr>
      <w:tr w:rsidR="005A0FAF" w:rsidTr="00566F40">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tcBorders>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IVIDIGITIZER_VAL_TV_EVENT_LINE_NUMBER</w:t>
            </w:r>
          </w:p>
        </w:tc>
      </w:tr>
      <w:tr w:rsidR="005A0FAF">
        <w:trPr>
          <w:cantSplit/>
        </w:trPr>
        <w:tc>
          <w:tcPr>
            <w:tcW w:w="1890" w:type="dxa"/>
            <w:vMerge/>
            <w:tcBorders>
              <w:left w:val="single" w:sz="6" w:space="0" w:color="auto"/>
              <w:bottom w:val="single" w:sz="4" w:space="0" w:color="auto"/>
              <w:right w:val="single" w:sz="6" w:space="0" w:color="auto"/>
            </w:tcBorders>
          </w:tcPr>
          <w:p w:rsidR="005A0FAF" w:rsidRDefault="005A0FAF">
            <w:pPr>
              <w:rPr>
                <w:color w:val="000000"/>
              </w:rPr>
            </w:pPr>
          </w:p>
        </w:tc>
        <w:tc>
          <w:tcPr>
            <w:tcW w:w="360" w:type="dxa"/>
            <w:vMerge/>
            <w:tcBorders>
              <w:left w:val="single" w:sz="6" w:space="0" w:color="auto"/>
              <w:bottom w:val="single" w:sz="4"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IviDigitizerTVTriggerEventLineNumber</w:t>
            </w:r>
          </w:p>
        </w:tc>
      </w:tr>
    </w:tbl>
    <w:p w:rsidR="00004825" w:rsidRDefault="00004825">
      <w:pPr>
        <w:pStyle w:val="AttrFuncSubheading"/>
      </w:pPr>
      <w:r>
        <w:t>Defined Values for the Polarity Parameter</w:t>
      </w:r>
    </w:p>
    <w:tbl>
      <w:tblPr>
        <w:tblW w:w="0" w:type="auto"/>
        <w:tblInd w:w="722" w:type="dxa"/>
        <w:tblLayout w:type="fixed"/>
        <w:tblLook w:val="0000"/>
      </w:tblPr>
      <w:tblGrid>
        <w:gridCol w:w="1890"/>
        <w:gridCol w:w="360"/>
        <w:gridCol w:w="1080"/>
        <w:gridCol w:w="5310"/>
      </w:tblGrid>
      <w:tr w:rsidR="00004825">
        <w:trPr>
          <w:cantSplit/>
        </w:trPr>
        <w:tc>
          <w:tcPr>
            <w:tcW w:w="1890"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lang w:val="fr-FR"/>
              </w:rPr>
            </w:pPr>
            <w:r>
              <w:rPr>
                <w:i/>
                <w:iCs/>
                <w:lang w:val="fr-FR"/>
              </w:rPr>
              <w:t>Description</w:t>
            </w:r>
          </w:p>
        </w:tc>
      </w:tr>
      <w:tr w:rsidR="00004825">
        <w:trPr>
          <w:cantSplit/>
        </w:trPr>
        <w:tc>
          <w:tcPr>
            <w:tcW w:w="1890"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trPr>
          <w:cantSplit/>
        </w:trPr>
        <w:tc>
          <w:tcPr>
            <w:tcW w:w="1890" w:type="dxa"/>
            <w:vMerge w:val="restart"/>
            <w:tcBorders>
              <w:top w:val="single" w:sz="4" w:space="0" w:color="auto"/>
              <w:left w:val="single" w:sz="6" w:space="0" w:color="auto"/>
              <w:right w:val="single" w:sz="6" w:space="0" w:color="auto"/>
            </w:tcBorders>
          </w:tcPr>
          <w:p w:rsidR="00004825" w:rsidRDefault="00004825">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4672FF">
              <w:t>arm</w:t>
            </w:r>
            <w:r>
              <w:t xml:space="preserve"> on a positive video sync pulse.</w:t>
            </w:r>
          </w:p>
        </w:tc>
      </w:tr>
      <w:tr w:rsidR="005A0FAF">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A0FAF" w:rsidRDefault="0098609C">
            <w:pPr>
              <w:pStyle w:val="TableCellCourierNew"/>
            </w:pPr>
            <w:r>
              <w:t>TVTriggerPolarity.Positive</w:t>
            </w:r>
          </w:p>
        </w:tc>
      </w:tr>
      <w:tr w:rsidR="005A0FAF" w:rsidTr="00566F40">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tcBorders>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IVIDIGITIZER_VAL_TV_POSITIVE</w:t>
            </w:r>
          </w:p>
        </w:tc>
      </w:tr>
      <w:tr w:rsidR="005A0FAF">
        <w:trPr>
          <w:cantSplit/>
        </w:trPr>
        <w:tc>
          <w:tcPr>
            <w:tcW w:w="1890" w:type="dxa"/>
            <w:vMerge/>
            <w:tcBorders>
              <w:left w:val="single" w:sz="6" w:space="0" w:color="auto"/>
              <w:bottom w:val="single" w:sz="4" w:space="0" w:color="auto"/>
              <w:right w:val="single" w:sz="6" w:space="0" w:color="auto"/>
            </w:tcBorders>
          </w:tcPr>
          <w:p w:rsidR="005A0FAF" w:rsidRDefault="005A0FAF">
            <w:pPr>
              <w:rPr>
                <w:color w:val="000000"/>
              </w:rPr>
            </w:pPr>
          </w:p>
        </w:tc>
        <w:tc>
          <w:tcPr>
            <w:tcW w:w="360" w:type="dxa"/>
            <w:vMerge/>
            <w:tcBorders>
              <w:left w:val="single" w:sz="6" w:space="0" w:color="auto"/>
              <w:bottom w:val="single" w:sz="4"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IviDigitizerTVTriggerPolarityPositive</w:t>
            </w:r>
          </w:p>
        </w:tc>
      </w:tr>
      <w:tr w:rsidR="005A0FAF">
        <w:trPr>
          <w:cantSplit/>
        </w:trPr>
        <w:tc>
          <w:tcPr>
            <w:tcW w:w="1890" w:type="dxa"/>
            <w:vMerge w:val="restart"/>
            <w:tcBorders>
              <w:top w:val="single" w:sz="4" w:space="0" w:color="auto"/>
              <w:left w:val="single" w:sz="6" w:space="0" w:color="auto"/>
              <w:right w:val="single" w:sz="6" w:space="0" w:color="auto"/>
            </w:tcBorders>
          </w:tcPr>
          <w:p w:rsidR="005A0FAF" w:rsidRDefault="005A0FAF">
            <w:pPr>
              <w:pStyle w:val="TableCell"/>
            </w:pPr>
            <w:r>
              <w:lastRenderedPageBreak/>
              <w:t>Negative</w:t>
            </w:r>
          </w:p>
        </w:tc>
        <w:tc>
          <w:tcPr>
            <w:tcW w:w="6750" w:type="dxa"/>
            <w:gridSpan w:val="3"/>
            <w:tcBorders>
              <w:top w:val="single" w:sz="4" w:space="0" w:color="auto"/>
              <w:left w:val="single" w:sz="6" w:space="0" w:color="auto"/>
              <w:bottom w:val="single" w:sz="4" w:space="0" w:color="auto"/>
              <w:right w:val="single" w:sz="6" w:space="0" w:color="auto"/>
            </w:tcBorders>
          </w:tcPr>
          <w:p w:rsidR="005A0FAF" w:rsidRDefault="005A0FAF">
            <w:pPr>
              <w:pStyle w:val="TableCell"/>
            </w:pPr>
            <w:r>
              <w:t>Configures the digitizer to arm on a negative video sync pulse.</w:t>
            </w:r>
          </w:p>
        </w:tc>
      </w:tr>
      <w:tr w:rsidR="005A0FAF">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A0FAF" w:rsidRDefault="0098609C">
            <w:pPr>
              <w:pStyle w:val="TableCellCourierNew"/>
            </w:pPr>
            <w:r>
              <w:t>TVTriggerPolarity.Negative</w:t>
            </w:r>
          </w:p>
        </w:tc>
      </w:tr>
      <w:tr w:rsidR="005A0FAF" w:rsidTr="00566F40">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tcBorders>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IVIDIGITIZER_VAL_TV_NEGATIVE</w:t>
            </w:r>
          </w:p>
        </w:tc>
      </w:tr>
      <w:tr w:rsidR="005A0FAF">
        <w:trPr>
          <w:cantSplit/>
        </w:trPr>
        <w:tc>
          <w:tcPr>
            <w:tcW w:w="1890" w:type="dxa"/>
            <w:vMerge/>
            <w:tcBorders>
              <w:left w:val="single" w:sz="6" w:space="0" w:color="auto"/>
              <w:bottom w:val="single" w:sz="4" w:space="0" w:color="auto"/>
              <w:right w:val="single" w:sz="6" w:space="0" w:color="auto"/>
            </w:tcBorders>
          </w:tcPr>
          <w:p w:rsidR="005A0FAF" w:rsidRDefault="005A0FAF">
            <w:pPr>
              <w:rPr>
                <w:color w:val="000000"/>
              </w:rPr>
            </w:pPr>
          </w:p>
        </w:tc>
        <w:tc>
          <w:tcPr>
            <w:tcW w:w="360" w:type="dxa"/>
            <w:vMerge/>
            <w:tcBorders>
              <w:left w:val="single" w:sz="6" w:space="0" w:color="auto"/>
              <w:bottom w:val="single" w:sz="4"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IviDigitizerTVTriggerPolarityNegative</w:t>
            </w:r>
          </w:p>
        </w:tc>
      </w:tr>
    </w:tbl>
    <w:p w:rsidR="00004825" w:rsidRDefault="00004825">
      <w:pPr>
        <w:pStyle w:val="FunctionHead"/>
      </w:pPr>
      <w:r>
        <w:t>Return Values</w:t>
      </w:r>
      <w:r w:rsidR="0098609C">
        <w:t xml:space="preserve"> (C/COM)</w:t>
      </w:r>
    </w:p>
    <w:p w:rsidR="00004825" w:rsidRDefault="00004825">
      <w:pPr>
        <w:pStyle w:val="Body1"/>
      </w:pPr>
      <w:r>
        <w:t xml:space="preserve">The </w:t>
      </w:r>
      <w:r>
        <w:rPr>
          <w:rStyle w:val="Italic"/>
        </w:rPr>
        <w:t>IVI-3.2: Inherent Capabilities Specification</w:t>
      </w:r>
      <w:r>
        <w:t xml:space="preserve"> defines general status codes that this function can return.</w:t>
      </w:r>
    </w:p>
    <w:p w:rsidR="0098609C" w:rsidRPr="00F7116C" w:rsidRDefault="0098609C" w:rsidP="0098609C">
      <w:pPr>
        <w:pStyle w:val="AttrFuncSubheading"/>
        <w:rPr>
          <w:color w:val="auto"/>
        </w:rPr>
      </w:pPr>
      <w:r w:rsidRPr="00F7116C">
        <w:rPr>
          <w:color w:val="auto"/>
        </w:rPr>
        <w:t>.NET Exceptions</w:t>
      </w:r>
    </w:p>
    <w:p w:rsidR="0098609C" w:rsidRDefault="0098609C" w:rsidP="0098609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004825" w:rsidRDefault="00004825">
      <w:pPr>
        <w:pStyle w:val="Body1"/>
        <w:rPr>
          <w:sz w:val="12"/>
          <w:szCs w:val="12"/>
        </w:rPr>
      </w:pPr>
      <w:r>
        <w:br w:type="page"/>
      </w:r>
    </w:p>
    <w:p w:rsidR="00004825" w:rsidRDefault="00004825">
      <w:pPr>
        <w:pStyle w:val="Heading2"/>
      </w:pPr>
      <w:bookmarkStart w:id="941" w:name="_Toc304583817"/>
      <w:bookmarkStart w:id="942" w:name="_Toc306374668"/>
      <w:r>
        <w:t>IviDigitizerTVArm Behavior Model</w:t>
      </w:r>
      <w:bookmarkEnd w:id="941"/>
      <w:bookmarkEnd w:id="942"/>
    </w:p>
    <w:p w:rsidR="00004825" w:rsidRDefault="00004825">
      <w:pPr>
        <w:pStyle w:val="Body1"/>
      </w:pPr>
      <w:r>
        <w:t>The IviDigitizerTVArm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004825" w:rsidRDefault="00004825">
      <w:pPr>
        <w:pStyle w:val="Heading2"/>
      </w:pPr>
      <w:bookmarkStart w:id="943" w:name="_Toc304583818"/>
      <w:bookmarkStart w:id="944" w:name="_Toc306374669"/>
      <w:r>
        <w:t>IviDigitizerTVArm Compliance Notes</w:t>
      </w:r>
      <w:bookmarkEnd w:id="943"/>
      <w:bookmarkEnd w:id="944"/>
    </w:p>
    <w:p w:rsidR="00004825" w:rsidRDefault="00004825">
      <w:pPr>
        <w:pStyle w:val="Body1"/>
      </w:pPr>
      <w:r>
        <w:t>For a specific driver to comply with the IviDigitizerTVArm extension, it shall be compliant with the IviDigitizerBase capability group and it shall implement all of the attributes and functions listed in this section.</w:t>
      </w:r>
    </w:p>
    <w:p w:rsidR="00004825" w:rsidRDefault="00004825">
      <w:pPr>
        <w:pStyle w:val="Heading1"/>
      </w:pPr>
      <w:bookmarkStart w:id="945" w:name="_Toc304583819"/>
      <w:bookmarkStart w:id="946" w:name="_Toc306374670"/>
      <w:r>
        <w:lastRenderedPageBreak/>
        <w:t>IviDigitizerWidthArm Extension Group</w:t>
      </w:r>
      <w:bookmarkEnd w:id="945"/>
      <w:bookmarkEnd w:id="946"/>
    </w:p>
    <w:p w:rsidR="00004825" w:rsidRDefault="00004825">
      <w:pPr>
        <w:pStyle w:val="Heading2"/>
      </w:pPr>
      <w:bookmarkStart w:id="947" w:name="_Toc304583820"/>
      <w:bookmarkStart w:id="948" w:name="_Toc306374671"/>
      <w:r>
        <w:t>IviDigitizerWidthArm Overview</w:t>
      </w:r>
      <w:bookmarkEnd w:id="947"/>
      <w:bookmarkEnd w:id="948"/>
    </w:p>
    <w:p w:rsidR="001C4F2E" w:rsidRDefault="001C4F2E" w:rsidP="001C4F2E">
      <w:pPr>
        <w:pStyle w:val="Body1"/>
        <w:rPr>
          <w:color w:val="000000"/>
        </w:rPr>
      </w:pPr>
      <w:r>
        <w:rPr>
          <w:color w:val="000000"/>
        </w:rPr>
        <w:t>In addition to the fundamental capabilities, the Ivi</w:t>
      </w:r>
      <w:r w:rsidRPr="004E4B36">
        <w:rPr>
          <w:color w:val="000000"/>
        </w:rPr>
        <w:t>Digitizer</w:t>
      </w:r>
      <w:r w:rsidR="00294448">
        <w:rPr>
          <w:color w:val="000000"/>
        </w:rPr>
        <w:t>Width</w:t>
      </w:r>
      <w:r>
        <w:rPr>
          <w:color w:val="000000"/>
        </w:rPr>
        <w:t xml:space="preserve">Arm extension group defines extensions for </w:t>
      </w:r>
      <w:r w:rsidRPr="004E4B36">
        <w:rPr>
          <w:color w:val="000000"/>
        </w:rPr>
        <w:t>digitizer</w:t>
      </w:r>
      <w:r>
        <w:rPr>
          <w:color w:val="000000"/>
        </w:rPr>
        <w:t>s that can arm on user-specified pulse widths</w:t>
      </w:r>
      <w:r w:rsidR="0080634C">
        <w:rPr>
          <w:color w:val="000000"/>
        </w:rPr>
        <w:t xml:space="preserve">. </w:t>
      </w:r>
      <w:r>
        <w:rPr>
          <w:color w:val="000000"/>
        </w:rPr>
        <w:t>The device arms in response to pulses in the same way that it triggers in response to pulses</w:t>
      </w:r>
      <w:r w:rsidR="0080634C">
        <w:rPr>
          <w:color w:val="000000"/>
        </w:rPr>
        <w:t xml:space="preserve">. </w:t>
      </w:r>
      <w:r>
        <w:rPr>
          <w:color w:val="000000"/>
        </w:rPr>
        <w:t>See Section</w:t>
      </w:r>
      <w:r w:rsidR="00875082">
        <w:rPr>
          <w:color w:val="000000"/>
        </w:rPr>
        <w:fldChar w:fldCharType="begin"/>
      </w:r>
      <w:r w:rsidR="00C015DD">
        <w:rPr>
          <w:color w:val="000000"/>
        </w:rPr>
        <w:instrText xml:space="preserve"> REF _Ref220383661 \r \h </w:instrText>
      </w:r>
      <w:r w:rsidR="00875082">
        <w:rPr>
          <w:color w:val="000000"/>
        </w:rPr>
      </w:r>
      <w:r w:rsidR="00875082">
        <w:rPr>
          <w:color w:val="000000"/>
        </w:rPr>
        <w:fldChar w:fldCharType="separate"/>
      </w:r>
      <w:r w:rsidR="00344F59">
        <w:rPr>
          <w:color w:val="000000"/>
        </w:rPr>
        <w:t>32</w:t>
      </w:r>
      <w:r w:rsidR="00875082">
        <w:rPr>
          <w:color w:val="000000"/>
        </w:rPr>
        <w:fldChar w:fldCharType="end"/>
      </w:r>
      <w:r w:rsidR="004556D6">
        <w:rPr>
          <w:color w:val="000000"/>
        </w:rPr>
        <w:t xml:space="preserve"> </w:t>
      </w:r>
      <w:r>
        <w:rPr>
          <w:color w:val="000000"/>
        </w:rPr>
        <w:t xml:space="preserve">for details on </w:t>
      </w:r>
      <w:r w:rsidR="006F2369">
        <w:rPr>
          <w:color w:val="000000"/>
        </w:rPr>
        <w:t>pulse width triggering</w:t>
      </w:r>
      <w:r>
        <w:rPr>
          <w:color w:val="000000"/>
        </w:rPr>
        <w:t>.</w:t>
      </w:r>
    </w:p>
    <w:p w:rsidR="00004825" w:rsidRDefault="00004825">
      <w:pPr>
        <w:pStyle w:val="Heading2"/>
      </w:pPr>
      <w:bookmarkStart w:id="949" w:name="_Toc304583821"/>
      <w:bookmarkStart w:id="950" w:name="_Toc306374672"/>
      <w:r>
        <w:t>IviDigitizerWidthArm Attributes</w:t>
      </w:r>
      <w:bookmarkEnd w:id="949"/>
      <w:bookmarkEnd w:id="950"/>
    </w:p>
    <w:p w:rsidR="00004825" w:rsidRDefault="00004825">
      <w:pPr>
        <w:pStyle w:val="Body1"/>
      </w:pPr>
      <w:r>
        <w:t>The IviDigitizerWidthArm extension group defines the following attributes:</w:t>
      </w:r>
    </w:p>
    <w:p w:rsidR="00004825" w:rsidRDefault="00004825" w:rsidP="00D008AE">
      <w:pPr>
        <w:pStyle w:val="ListBullet"/>
        <w:numPr>
          <w:ilvl w:val="0"/>
          <w:numId w:val="59"/>
        </w:numPr>
      </w:pPr>
      <w:r>
        <w:t>Width Arm Condition</w:t>
      </w:r>
    </w:p>
    <w:p w:rsidR="00004825" w:rsidRDefault="00004825" w:rsidP="00D008AE">
      <w:pPr>
        <w:pStyle w:val="ListBullet"/>
        <w:numPr>
          <w:ilvl w:val="0"/>
          <w:numId w:val="59"/>
        </w:numPr>
      </w:pPr>
      <w:r>
        <w:t>Width Arm High Threshold</w:t>
      </w:r>
    </w:p>
    <w:p w:rsidR="00004825" w:rsidRDefault="00004825" w:rsidP="00D008AE">
      <w:pPr>
        <w:pStyle w:val="ListBullet"/>
        <w:numPr>
          <w:ilvl w:val="0"/>
          <w:numId w:val="59"/>
        </w:numPr>
      </w:pPr>
      <w:r>
        <w:t>Width Arm Lowthreshold</w:t>
      </w:r>
    </w:p>
    <w:p w:rsidR="00004825" w:rsidRDefault="00004825" w:rsidP="00D008AE">
      <w:pPr>
        <w:pStyle w:val="ListBullet"/>
        <w:numPr>
          <w:ilvl w:val="0"/>
          <w:numId w:val="59"/>
        </w:numPr>
      </w:pPr>
      <w:r>
        <w:t>Width Arm Polarity</w:t>
      </w:r>
    </w:p>
    <w:p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004825" w:rsidRDefault="00004825">
      <w:pPr>
        <w:pStyle w:val="Body1"/>
        <w:rPr>
          <w:sz w:val="12"/>
          <w:szCs w:val="12"/>
        </w:rPr>
      </w:pPr>
      <w:r>
        <w:br w:type="page"/>
      </w:r>
    </w:p>
    <w:p w:rsidR="00004825" w:rsidRDefault="00004825">
      <w:pPr>
        <w:pStyle w:val="Heading3"/>
      </w:pPr>
      <w:bookmarkStart w:id="951" w:name="_Toc304583822"/>
      <w:bookmarkStart w:id="952" w:name="_Toc306374673"/>
      <w:r>
        <w:t>Width Arm Condition</w:t>
      </w:r>
      <w:bookmarkEnd w:id="951"/>
      <w:bookmarkEnd w:id="952"/>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ArmSource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4349B3">
            <w:pPr>
              <w:pStyle w:val="TableCell"/>
            </w:pPr>
            <w:r>
              <w:t>Configure Width Arm Source</w:t>
            </w:r>
          </w:p>
        </w:tc>
      </w:tr>
    </w:tbl>
    <w:p w:rsidR="00566F40" w:rsidRDefault="00566F40" w:rsidP="00566F40">
      <w:pPr>
        <w:pStyle w:val="FunctionHead"/>
      </w:pPr>
      <w:r>
        <w:t>.NET Property Name</w:t>
      </w:r>
    </w:p>
    <w:p w:rsidR="00566F40" w:rsidRDefault="00566F40" w:rsidP="00566F40">
      <w:pPr>
        <w:pStyle w:val="Body1"/>
        <w:rPr>
          <w:rStyle w:val="monospace"/>
        </w:rPr>
      </w:pPr>
      <w:r>
        <w:rPr>
          <w:rStyle w:val="monospace"/>
        </w:rPr>
        <w:t>Arm.Sources[].Width.Condition</w:t>
      </w:r>
    </w:p>
    <w:p w:rsidR="00566F40" w:rsidRDefault="00566F40" w:rsidP="00566F40">
      <w:pPr>
        <w:pStyle w:val="FunctionHead"/>
      </w:pPr>
      <w:r>
        <w:t>.NET Enumeration Name</w:t>
      </w:r>
    </w:p>
    <w:p w:rsidR="00566F40" w:rsidRDefault="00566F40" w:rsidP="00566F40">
      <w:pPr>
        <w:pStyle w:val="Code1"/>
      </w:pPr>
      <w:r>
        <w:t>WidthCondition</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Width.Condition</w:t>
      </w:r>
    </w:p>
    <w:p w:rsidR="00004825" w:rsidRDefault="00004825">
      <w:pPr>
        <w:pStyle w:val="FunctionHead"/>
      </w:pPr>
      <w:r>
        <w:t>COM Enumeration Name</w:t>
      </w:r>
    </w:p>
    <w:p w:rsidR="00004825" w:rsidRDefault="00004825">
      <w:pPr>
        <w:pStyle w:val="Code1"/>
      </w:pPr>
      <w:r>
        <w:t>IviDigitizerWidthConditionEnum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IVIDIGITIZER_ATTR_WIDTH_ARM_CONDITION</w:t>
      </w:r>
    </w:p>
    <w:p w:rsidR="00004825" w:rsidRDefault="00004825">
      <w:pPr>
        <w:pStyle w:val="FunctionHead"/>
      </w:pPr>
      <w:r>
        <w:t>Description</w:t>
      </w:r>
    </w:p>
    <w:p w:rsidR="00004825" w:rsidRDefault="00004825">
      <w:pPr>
        <w:pStyle w:val="Body1"/>
      </w:pPr>
      <w:r>
        <w:t>Specifies whether a pulse that is within or outside the high and low thresholds arms the digitizer. The end-user specifies the high and low thresholds with the Width High Threshold and Width Low Threshold attributes.</w:t>
      </w:r>
    </w:p>
    <w:p w:rsidR="00004825" w:rsidRDefault="00004825">
      <w:pPr>
        <w:pStyle w:val="FunctionHead"/>
      </w:pPr>
      <w:r>
        <w:t>Defined Values</w:t>
      </w:r>
    </w:p>
    <w:tbl>
      <w:tblPr>
        <w:tblW w:w="0" w:type="auto"/>
        <w:tblInd w:w="722" w:type="dxa"/>
        <w:tblLayout w:type="fixed"/>
        <w:tblLook w:val="0000"/>
      </w:tblPr>
      <w:tblGrid>
        <w:gridCol w:w="1456"/>
        <w:gridCol w:w="720"/>
        <w:gridCol w:w="1170"/>
        <w:gridCol w:w="5294"/>
      </w:tblGrid>
      <w:tr w:rsidR="00004825" w:rsidTr="0083263E">
        <w:trPr>
          <w:cantSplit/>
          <w:trHeight w:val="158"/>
        </w:trPr>
        <w:tc>
          <w:tcPr>
            <w:tcW w:w="145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83263E">
        <w:trPr>
          <w:cantSplit/>
          <w:trHeight w:val="157"/>
        </w:trPr>
        <w:tc>
          <w:tcPr>
            <w:tcW w:w="145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72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29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83263E">
        <w:trPr>
          <w:cantSplit/>
          <w:trHeight w:val="683"/>
        </w:trPr>
        <w:tc>
          <w:tcPr>
            <w:tcW w:w="1456" w:type="dxa"/>
            <w:vMerge w:val="restart"/>
            <w:tcBorders>
              <w:top w:val="single" w:sz="6" w:space="0" w:color="auto"/>
              <w:left w:val="single" w:sz="6" w:space="0" w:color="auto"/>
              <w:right w:val="single" w:sz="6" w:space="0" w:color="auto"/>
            </w:tcBorders>
          </w:tcPr>
          <w:p w:rsidR="00004825" w:rsidRDefault="00004825">
            <w:pPr>
              <w:pStyle w:val="TableCell"/>
            </w:pPr>
            <w:r>
              <w:t>Within</w:t>
            </w:r>
          </w:p>
        </w:tc>
        <w:tc>
          <w:tcPr>
            <w:tcW w:w="718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FE5219">
              <w:t>arm</w:t>
            </w:r>
            <w:r>
              <w:t xml:space="preserve"> on pulses that have a width that is less than the high threshold and greater than the low threshold. The end-user specifies the high and low thresholds with the Width </w:t>
            </w:r>
            <w:r w:rsidR="00FE5219">
              <w:t xml:space="preserve">Arm </w:t>
            </w:r>
            <w:r>
              <w:t xml:space="preserve">High Threshold and Width </w:t>
            </w:r>
            <w:r w:rsidR="00FE5219">
              <w:t xml:space="preserve">Arm </w:t>
            </w:r>
            <w:r>
              <w:t>Low Threshold properties.</w:t>
            </w:r>
          </w:p>
        </w:tc>
      </w:tr>
      <w:tr w:rsidR="00566F40" w:rsidTr="0083263E">
        <w:trPr>
          <w:cantSplit/>
          <w:trHeight w:val="338"/>
        </w:trPr>
        <w:tc>
          <w:tcPr>
            <w:tcW w:w="1456" w:type="dxa"/>
            <w:vMerge/>
            <w:tcBorders>
              <w:left w:val="single" w:sz="6" w:space="0" w:color="auto"/>
              <w:right w:val="single" w:sz="6" w:space="0" w:color="auto"/>
            </w:tcBorders>
          </w:tcPr>
          <w:p w:rsidR="00566F40" w:rsidRDefault="00566F40">
            <w:pPr>
              <w:pStyle w:val="TableCell"/>
            </w:pPr>
          </w:p>
        </w:tc>
        <w:tc>
          <w:tcPr>
            <w:tcW w:w="720" w:type="dxa"/>
            <w:vMerge w:val="restart"/>
            <w:tcBorders>
              <w:top w:val="single" w:sz="4" w:space="0" w:color="auto"/>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294"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WidthCondition.Within</w:t>
            </w:r>
          </w:p>
        </w:tc>
      </w:tr>
      <w:tr w:rsidR="00566F40" w:rsidTr="00566F40">
        <w:trPr>
          <w:cantSplit/>
          <w:trHeight w:val="338"/>
        </w:trPr>
        <w:tc>
          <w:tcPr>
            <w:tcW w:w="1456" w:type="dxa"/>
            <w:vMerge/>
            <w:tcBorders>
              <w:left w:val="single" w:sz="6" w:space="0" w:color="auto"/>
              <w:right w:val="single" w:sz="6" w:space="0" w:color="auto"/>
            </w:tcBorders>
          </w:tcPr>
          <w:p w:rsidR="00566F40" w:rsidRDefault="00566F40">
            <w:pPr>
              <w:pStyle w:val="TableCell"/>
            </w:pPr>
          </w:p>
        </w:tc>
        <w:tc>
          <w:tcPr>
            <w:tcW w:w="720" w:type="dxa"/>
            <w:vMerge/>
            <w:tcBorders>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294"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IVIDIGITIZER_VAL_WIDTH_WITHIN</w:t>
            </w:r>
          </w:p>
        </w:tc>
      </w:tr>
      <w:tr w:rsidR="00566F40" w:rsidTr="0083263E">
        <w:trPr>
          <w:cantSplit/>
          <w:trHeight w:val="337"/>
        </w:trPr>
        <w:tc>
          <w:tcPr>
            <w:tcW w:w="1456" w:type="dxa"/>
            <w:vMerge/>
            <w:tcBorders>
              <w:left w:val="single" w:sz="6" w:space="0" w:color="auto"/>
              <w:bottom w:val="single" w:sz="6" w:space="0" w:color="auto"/>
              <w:right w:val="single" w:sz="6" w:space="0" w:color="auto"/>
            </w:tcBorders>
          </w:tcPr>
          <w:p w:rsidR="00566F40" w:rsidRDefault="00566F40">
            <w:pPr>
              <w:pStyle w:val="TableCell"/>
            </w:pPr>
          </w:p>
        </w:tc>
        <w:tc>
          <w:tcPr>
            <w:tcW w:w="720" w:type="dxa"/>
            <w:vMerge/>
            <w:tcBorders>
              <w:left w:val="single" w:sz="6" w:space="0" w:color="auto"/>
              <w:bottom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6" w:space="0" w:color="auto"/>
              <w:right w:val="single" w:sz="6" w:space="0" w:color="auto"/>
            </w:tcBorders>
          </w:tcPr>
          <w:p w:rsidR="00566F40" w:rsidRDefault="00566F40">
            <w:pPr>
              <w:pStyle w:val="TableCell"/>
            </w:pPr>
            <w:r>
              <w:t>COM</w:t>
            </w:r>
          </w:p>
        </w:tc>
        <w:tc>
          <w:tcPr>
            <w:tcW w:w="5294" w:type="dxa"/>
            <w:tcBorders>
              <w:top w:val="single" w:sz="4" w:space="0" w:color="auto"/>
              <w:left w:val="single" w:sz="6" w:space="0" w:color="auto"/>
              <w:bottom w:val="single" w:sz="6" w:space="0" w:color="auto"/>
              <w:right w:val="single" w:sz="6" w:space="0" w:color="auto"/>
            </w:tcBorders>
          </w:tcPr>
          <w:p w:rsidR="00566F40" w:rsidRDefault="00566F40">
            <w:pPr>
              <w:pStyle w:val="TableCell"/>
              <w:rPr>
                <w:rFonts w:ascii="Courier New" w:hAnsi="Courier New" w:cs="Courier New"/>
                <w:sz w:val="18"/>
                <w:szCs w:val="18"/>
              </w:rPr>
            </w:pPr>
            <w:r>
              <w:rPr>
                <w:rFonts w:ascii="Courier New" w:hAnsi="Courier New" w:cs="Courier New"/>
                <w:sz w:val="18"/>
                <w:szCs w:val="18"/>
              </w:rPr>
              <w:t>IviDigitizerWidthConditionWithin</w:t>
            </w:r>
          </w:p>
        </w:tc>
      </w:tr>
      <w:tr w:rsidR="00004825" w:rsidTr="0083263E">
        <w:trPr>
          <w:cantSplit/>
          <w:trHeight w:val="683"/>
        </w:trPr>
        <w:tc>
          <w:tcPr>
            <w:tcW w:w="1456" w:type="dxa"/>
            <w:vMerge w:val="restart"/>
            <w:tcBorders>
              <w:top w:val="single" w:sz="6" w:space="0" w:color="auto"/>
              <w:left w:val="single" w:sz="6" w:space="0" w:color="auto"/>
              <w:right w:val="single" w:sz="6" w:space="0" w:color="auto"/>
            </w:tcBorders>
          </w:tcPr>
          <w:p w:rsidR="00004825" w:rsidRDefault="00004825">
            <w:pPr>
              <w:pStyle w:val="TableCell"/>
            </w:pPr>
            <w:r>
              <w:t>Outside</w:t>
            </w:r>
          </w:p>
        </w:tc>
        <w:tc>
          <w:tcPr>
            <w:tcW w:w="718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FE5219">
              <w:t>arm</w:t>
            </w:r>
            <w:r>
              <w:t xml:space="preserve"> on pulses that have a width that is either greater than the high threshold or less than a low threshold. The end-user specifies the high and low thresholds with the Width </w:t>
            </w:r>
            <w:r w:rsidR="00FE5219">
              <w:t xml:space="preserve">Arm </w:t>
            </w:r>
            <w:r>
              <w:t xml:space="preserve">High Threshold and Width </w:t>
            </w:r>
            <w:r w:rsidR="00FE5219">
              <w:t xml:space="preserve">Arm </w:t>
            </w:r>
            <w:r>
              <w:t>Low Threshold properties.</w:t>
            </w:r>
          </w:p>
        </w:tc>
      </w:tr>
      <w:tr w:rsidR="00566F40" w:rsidTr="0083263E">
        <w:trPr>
          <w:cantSplit/>
          <w:trHeight w:val="338"/>
        </w:trPr>
        <w:tc>
          <w:tcPr>
            <w:tcW w:w="1456" w:type="dxa"/>
            <w:vMerge/>
            <w:tcBorders>
              <w:left w:val="single" w:sz="6" w:space="0" w:color="auto"/>
              <w:right w:val="single" w:sz="6" w:space="0" w:color="auto"/>
            </w:tcBorders>
          </w:tcPr>
          <w:p w:rsidR="00566F40" w:rsidRDefault="00566F40">
            <w:pPr>
              <w:pStyle w:val="TableCell"/>
            </w:pPr>
          </w:p>
        </w:tc>
        <w:tc>
          <w:tcPr>
            <w:tcW w:w="720" w:type="dxa"/>
            <w:vMerge w:val="restart"/>
            <w:tcBorders>
              <w:top w:val="single" w:sz="4" w:space="0" w:color="auto"/>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294"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WidthCondition.Outside</w:t>
            </w:r>
          </w:p>
        </w:tc>
      </w:tr>
      <w:tr w:rsidR="00566F40" w:rsidTr="00566F40">
        <w:trPr>
          <w:cantSplit/>
          <w:trHeight w:val="338"/>
        </w:trPr>
        <w:tc>
          <w:tcPr>
            <w:tcW w:w="1456" w:type="dxa"/>
            <w:vMerge/>
            <w:tcBorders>
              <w:left w:val="single" w:sz="6" w:space="0" w:color="auto"/>
              <w:right w:val="single" w:sz="6" w:space="0" w:color="auto"/>
            </w:tcBorders>
          </w:tcPr>
          <w:p w:rsidR="00566F40" w:rsidRDefault="00566F40">
            <w:pPr>
              <w:pStyle w:val="TableCell"/>
            </w:pPr>
          </w:p>
        </w:tc>
        <w:tc>
          <w:tcPr>
            <w:tcW w:w="720" w:type="dxa"/>
            <w:vMerge/>
            <w:tcBorders>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294"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IVIDIGITIZER_VAL_WIDTH_OUTSIDE</w:t>
            </w:r>
          </w:p>
        </w:tc>
      </w:tr>
      <w:tr w:rsidR="00566F40" w:rsidTr="0083263E">
        <w:trPr>
          <w:cantSplit/>
          <w:trHeight w:val="337"/>
        </w:trPr>
        <w:tc>
          <w:tcPr>
            <w:tcW w:w="1456" w:type="dxa"/>
            <w:vMerge/>
            <w:tcBorders>
              <w:left w:val="single" w:sz="6" w:space="0" w:color="auto"/>
              <w:bottom w:val="single" w:sz="6" w:space="0" w:color="auto"/>
              <w:right w:val="single" w:sz="6" w:space="0" w:color="auto"/>
            </w:tcBorders>
          </w:tcPr>
          <w:p w:rsidR="00566F40" w:rsidRDefault="00566F40">
            <w:pPr>
              <w:pStyle w:val="TableCell"/>
            </w:pPr>
          </w:p>
        </w:tc>
        <w:tc>
          <w:tcPr>
            <w:tcW w:w="720" w:type="dxa"/>
            <w:vMerge/>
            <w:tcBorders>
              <w:left w:val="single" w:sz="6" w:space="0" w:color="auto"/>
              <w:bottom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6" w:space="0" w:color="auto"/>
              <w:right w:val="single" w:sz="6" w:space="0" w:color="auto"/>
            </w:tcBorders>
          </w:tcPr>
          <w:p w:rsidR="00566F40" w:rsidRDefault="00566F40">
            <w:pPr>
              <w:pStyle w:val="TableCell"/>
            </w:pPr>
            <w:r>
              <w:t>COM</w:t>
            </w:r>
          </w:p>
        </w:tc>
        <w:tc>
          <w:tcPr>
            <w:tcW w:w="5294" w:type="dxa"/>
            <w:tcBorders>
              <w:top w:val="single" w:sz="4" w:space="0" w:color="auto"/>
              <w:left w:val="single" w:sz="6" w:space="0" w:color="auto"/>
              <w:bottom w:val="single" w:sz="6" w:space="0" w:color="auto"/>
              <w:right w:val="single" w:sz="6" w:space="0" w:color="auto"/>
            </w:tcBorders>
          </w:tcPr>
          <w:p w:rsidR="00566F40" w:rsidRDefault="00566F40">
            <w:pPr>
              <w:pStyle w:val="TableCell"/>
              <w:rPr>
                <w:rFonts w:ascii="Courier New" w:hAnsi="Courier New" w:cs="Courier New"/>
                <w:sz w:val="18"/>
                <w:szCs w:val="18"/>
              </w:rPr>
            </w:pPr>
            <w:r>
              <w:rPr>
                <w:rFonts w:ascii="Courier New" w:hAnsi="Courier New" w:cs="Courier New"/>
                <w:sz w:val="18"/>
                <w:szCs w:val="18"/>
              </w:rPr>
              <w:t>IviDigitizerWidthConditionOutside</w:t>
            </w:r>
          </w:p>
        </w:tc>
      </w:tr>
    </w:tbl>
    <w:p w:rsidR="00566F40" w:rsidRPr="00F7116C" w:rsidRDefault="00566F40" w:rsidP="00566F40">
      <w:pPr>
        <w:pStyle w:val="AttrFuncSubheading"/>
        <w:rPr>
          <w:color w:val="auto"/>
        </w:rPr>
      </w:pPr>
      <w:r w:rsidRPr="00F7116C">
        <w:rPr>
          <w:color w:val="auto"/>
        </w:rPr>
        <w:lastRenderedPageBreak/>
        <w:t>.NET Exceptions</w:t>
      </w:r>
    </w:p>
    <w:p w:rsidR="00566F40" w:rsidRDefault="00566F40" w:rsidP="00566F4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p>
    <w:p w:rsidR="00004825" w:rsidRDefault="00004825" w:rsidP="00FE5219">
      <w:pPr>
        <w:pStyle w:val="Heading3"/>
        <w:pageBreakBefore/>
      </w:pPr>
      <w:bookmarkStart w:id="953" w:name="_Toc304583823"/>
      <w:bookmarkStart w:id="954" w:name="_Toc306374674"/>
      <w:r>
        <w:lastRenderedPageBreak/>
        <w:t>Width Arm High Threshold</w:t>
      </w:r>
      <w:bookmarkEnd w:id="953"/>
      <w:bookmarkEnd w:id="954"/>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446"/>
        <w:gridCol w:w="990"/>
        <w:gridCol w:w="1440"/>
        <w:gridCol w:w="1260"/>
        <w:gridCol w:w="3224"/>
      </w:tblGrid>
      <w:tr w:rsidR="00004825" w:rsidTr="00306E2D">
        <w:trPr>
          <w:cantSplit/>
          <w:tblHeader/>
        </w:trPr>
        <w:tc>
          <w:tcPr>
            <w:tcW w:w="2446" w:type="dxa"/>
            <w:tcBorders>
              <w:top w:val="single" w:sz="4" w:space="0" w:color="auto"/>
              <w:left w:val="single" w:sz="4" w:space="0" w:color="auto"/>
              <w:bottom w:val="double" w:sz="6" w:space="0" w:color="auto"/>
            </w:tcBorders>
          </w:tcPr>
          <w:p w:rsidR="00004825" w:rsidRDefault="00004825">
            <w:pPr>
              <w:pStyle w:val="TableHead"/>
            </w:pPr>
            <w:r>
              <w:t>Data Type</w:t>
            </w:r>
          </w:p>
        </w:tc>
        <w:tc>
          <w:tcPr>
            <w:tcW w:w="990" w:type="dxa"/>
            <w:tcBorders>
              <w:top w:val="single" w:sz="4" w:space="0" w:color="auto"/>
              <w:bottom w:val="double" w:sz="6" w:space="0" w:color="auto"/>
            </w:tcBorders>
          </w:tcPr>
          <w:p w:rsidR="00004825" w:rsidRDefault="00004825">
            <w:pPr>
              <w:pStyle w:val="TableHead"/>
            </w:pPr>
            <w:r>
              <w:t>Access</w:t>
            </w:r>
          </w:p>
        </w:tc>
        <w:tc>
          <w:tcPr>
            <w:tcW w:w="1440" w:type="dxa"/>
            <w:tcBorders>
              <w:top w:val="single" w:sz="4" w:space="0" w:color="auto"/>
              <w:bottom w:val="double" w:sz="6" w:space="0" w:color="auto"/>
            </w:tcBorders>
          </w:tcPr>
          <w:p w:rsidR="00004825" w:rsidRDefault="00004825">
            <w:pPr>
              <w:pStyle w:val="TableHead"/>
            </w:pPr>
            <w:r>
              <w:t>Applies To</w:t>
            </w:r>
          </w:p>
        </w:tc>
        <w:tc>
          <w:tcPr>
            <w:tcW w:w="1260" w:type="dxa"/>
            <w:tcBorders>
              <w:top w:val="single" w:sz="4" w:space="0" w:color="auto"/>
              <w:bottom w:val="double" w:sz="6" w:space="0" w:color="auto"/>
            </w:tcBorders>
          </w:tcPr>
          <w:p w:rsidR="00004825" w:rsidRDefault="00004825">
            <w:pPr>
              <w:pStyle w:val="TableHead"/>
            </w:pPr>
            <w:r>
              <w:t>Coercion</w:t>
            </w:r>
          </w:p>
        </w:tc>
        <w:tc>
          <w:tcPr>
            <w:tcW w:w="3224"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rsidTr="00306E2D">
        <w:tblPrEx>
          <w:tblBorders>
            <w:top w:val="single" w:sz="6" w:space="0" w:color="auto"/>
            <w:left w:val="single" w:sz="6" w:space="0" w:color="auto"/>
            <w:bottom w:val="single" w:sz="6" w:space="0" w:color="auto"/>
            <w:right w:val="single" w:sz="6" w:space="0" w:color="auto"/>
          </w:tblBorders>
        </w:tblPrEx>
        <w:trPr>
          <w:cantSplit/>
        </w:trPr>
        <w:tc>
          <w:tcPr>
            <w:tcW w:w="2446" w:type="dxa"/>
            <w:tcBorders>
              <w:top w:val="double" w:sz="6" w:space="0" w:color="auto"/>
            </w:tcBorders>
          </w:tcPr>
          <w:p w:rsidR="00004825" w:rsidRDefault="00004825">
            <w:pPr>
              <w:pStyle w:val="TableCellCourierNew"/>
            </w:pPr>
            <w:r>
              <w:t>ViReal64</w:t>
            </w:r>
            <w:r w:rsidR="00306E2D">
              <w:t xml:space="preserve"> (C/COM)</w:t>
            </w:r>
          </w:p>
          <w:p w:rsidR="00306E2D" w:rsidRDefault="00306E2D">
            <w:pPr>
              <w:pStyle w:val="TableCellCourierNew"/>
            </w:pPr>
            <w:r>
              <w:t>PrecisionTimeSpan (.NET)</w:t>
            </w:r>
          </w:p>
        </w:tc>
        <w:tc>
          <w:tcPr>
            <w:tcW w:w="990" w:type="dxa"/>
            <w:tcBorders>
              <w:top w:val="double" w:sz="6" w:space="0" w:color="auto"/>
            </w:tcBorders>
          </w:tcPr>
          <w:p w:rsidR="00004825" w:rsidRDefault="00004825">
            <w:pPr>
              <w:pStyle w:val="TableCell"/>
            </w:pPr>
            <w:r>
              <w:t>R/W</w:t>
            </w:r>
          </w:p>
        </w:tc>
        <w:tc>
          <w:tcPr>
            <w:tcW w:w="1440" w:type="dxa"/>
            <w:tcBorders>
              <w:top w:val="double" w:sz="6" w:space="0" w:color="auto"/>
            </w:tcBorders>
          </w:tcPr>
          <w:p w:rsidR="00004825" w:rsidRDefault="00377EBC">
            <w:pPr>
              <w:pStyle w:val="TableCell"/>
            </w:pPr>
            <w:r>
              <w:t>ArmSource</w:t>
            </w:r>
          </w:p>
        </w:tc>
        <w:tc>
          <w:tcPr>
            <w:tcW w:w="1260" w:type="dxa"/>
            <w:tcBorders>
              <w:top w:val="double" w:sz="6" w:space="0" w:color="auto"/>
            </w:tcBorders>
          </w:tcPr>
          <w:p w:rsidR="00004825" w:rsidRDefault="00004825">
            <w:pPr>
              <w:pStyle w:val="TableCell"/>
            </w:pPr>
            <w:r>
              <w:t>None</w:t>
            </w:r>
          </w:p>
        </w:tc>
        <w:tc>
          <w:tcPr>
            <w:tcW w:w="3224" w:type="dxa"/>
            <w:tcBorders>
              <w:top w:val="double" w:sz="6" w:space="0" w:color="auto"/>
            </w:tcBorders>
          </w:tcPr>
          <w:p w:rsidR="00004825" w:rsidRDefault="004349B3">
            <w:pPr>
              <w:pStyle w:val="TableCell"/>
            </w:pPr>
            <w:r>
              <w:t>Configure Width Arm Source</w:t>
            </w:r>
          </w:p>
        </w:tc>
      </w:tr>
    </w:tbl>
    <w:p w:rsidR="00566F40" w:rsidRDefault="00566F40" w:rsidP="00566F40">
      <w:pPr>
        <w:pStyle w:val="FunctionHead"/>
      </w:pPr>
      <w:r>
        <w:t>.NET Property Name</w:t>
      </w:r>
    </w:p>
    <w:p w:rsidR="00566F40" w:rsidRDefault="00566F40" w:rsidP="00566F40">
      <w:pPr>
        <w:pStyle w:val="Body1"/>
        <w:rPr>
          <w:rStyle w:val="monospace"/>
        </w:rPr>
      </w:pPr>
      <w:r>
        <w:rPr>
          <w:rStyle w:val="monospace"/>
        </w:rPr>
        <w:t>Arm.Sources[].Width.ThresholdHigh</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Width.ThresholdHigh</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IVIDIGITIZER_ATTR_WIDTH_ARM_HIGH_THRESHOLD</w:t>
      </w:r>
    </w:p>
    <w:p w:rsidR="00004825" w:rsidRDefault="00004825">
      <w:pPr>
        <w:pStyle w:val="FunctionHead"/>
      </w:pPr>
      <w:r>
        <w:t>Description</w:t>
      </w:r>
    </w:p>
    <w:p w:rsidR="00004825" w:rsidRDefault="00004825">
      <w:pPr>
        <w:pStyle w:val="Body1"/>
      </w:pPr>
      <w:r>
        <w:t>Specifies the high width threshold time</w:t>
      </w:r>
      <w:r w:rsidR="00C06F58">
        <w:t xml:space="preserve">. </w:t>
      </w:r>
      <w:r w:rsidR="00306E2D">
        <w:t>For C and COM, the units are</w:t>
      </w:r>
      <w:r>
        <w:t xml:space="preserve"> seconds</w:t>
      </w:r>
      <w:r w:rsidR="00C06F58">
        <w:t xml:space="preserve">. </w:t>
      </w:r>
      <w:r w:rsidR="00306E2D">
        <w:t>For .NET, the units are implicit in the definition of PrecisionTimeSpan.</w:t>
      </w:r>
    </w:p>
    <w:p w:rsidR="00566F40" w:rsidRPr="00F7116C" w:rsidRDefault="00566F40" w:rsidP="00566F40">
      <w:pPr>
        <w:pStyle w:val="AttrFuncSubheading"/>
        <w:rPr>
          <w:color w:val="auto"/>
        </w:rPr>
      </w:pPr>
      <w:r w:rsidRPr="00F7116C">
        <w:rPr>
          <w:color w:val="auto"/>
        </w:rPr>
        <w:t>.NET Exceptions</w:t>
      </w:r>
    </w:p>
    <w:p w:rsidR="00566F40" w:rsidRDefault="00566F40" w:rsidP="00566F4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955" w:name="_Toc304583824"/>
      <w:bookmarkStart w:id="956" w:name="_Toc306374675"/>
      <w:r>
        <w:t>Width Arm Low</w:t>
      </w:r>
      <w:r w:rsidR="00E15653">
        <w:t xml:space="preserve"> T</w:t>
      </w:r>
      <w:r>
        <w:t>hreshold</w:t>
      </w:r>
      <w:bookmarkEnd w:id="955"/>
      <w:bookmarkEnd w:id="956"/>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356"/>
        <w:gridCol w:w="900"/>
        <w:gridCol w:w="1350"/>
        <w:gridCol w:w="1350"/>
        <w:gridCol w:w="3404"/>
      </w:tblGrid>
      <w:tr w:rsidR="00004825" w:rsidTr="00306E2D">
        <w:trPr>
          <w:cantSplit/>
          <w:tblHeader/>
        </w:trPr>
        <w:tc>
          <w:tcPr>
            <w:tcW w:w="2356" w:type="dxa"/>
            <w:tcBorders>
              <w:top w:val="single" w:sz="4" w:space="0" w:color="auto"/>
              <w:left w:val="single" w:sz="4" w:space="0" w:color="auto"/>
              <w:bottom w:val="double" w:sz="6" w:space="0" w:color="auto"/>
            </w:tcBorders>
          </w:tcPr>
          <w:p w:rsidR="00004825" w:rsidRDefault="00004825">
            <w:pPr>
              <w:pStyle w:val="TableHead"/>
            </w:pPr>
            <w:r>
              <w:t>Data Type</w:t>
            </w:r>
          </w:p>
        </w:tc>
        <w:tc>
          <w:tcPr>
            <w:tcW w:w="900" w:type="dxa"/>
            <w:tcBorders>
              <w:top w:val="single" w:sz="4" w:space="0" w:color="auto"/>
              <w:bottom w:val="double" w:sz="6" w:space="0" w:color="auto"/>
            </w:tcBorders>
          </w:tcPr>
          <w:p w:rsidR="00004825" w:rsidRDefault="00004825">
            <w:pPr>
              <w:pStyle w:val="TableHead"/>
            </w:pPr>
            <w:r>
              <w:t>Access</w:t>
            </w:r>
          </w:p>
        </w:tc>
        <w:tc>
          <w:tcPr>
            <w:tcW w:w="1350" w:type="dxa"/>
            <w:tcBorders>
              <w:top w:val="single" w:sz="4" w:space="0" w:color="auto"/>
              <w:bottom w:val="double" w:sz="6" w:space="0" w:color="auto"/>
            </w:tcBorders>
          </w:tcPr>
          <w:p w:rsidR="00004825" w:rsidRDefault="00004825">
            <w:pPr>
              <w:pStyle w:val="TableHead"/>
            </w:pPr>
            <w:r>
              <w:t>Applies To</w:t>
            </w:r>
          </w:p>
        </w:tc>
        <w:tc>
          <w:tcPr>
            <w:tcW w:w="1350" w:type="dxa"/>
            <w:tcBorders>
              <w:top w:val="single" w:sz="4" w:space="0" w:color="auto"/>
              <w:bottom w:val="double" w:sz="6" w:space="0" w:color="auto"/>
            </w:tcBorders>
          </w:tcPr>
          <w:p w:rsidR="00004825" w:rsidRDefault="00004825">
            <w:pPr>
              <w:pStyle w:val="TableHead"/>
            </w:pPr>
            <w:r>
              <w:t>Coercion</w:t>
            </w:r>
          </w:p>
        </w:tc>
        <w:tc>
          <w:tcPr>
            <w:tcW w:w="3404"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rsidTr="00306E2D">
        <w:tblPrEx>
          <w:tblBorders>
            <w:top w:val="single" w:sz="6" w:space="0" w:color="auto"/>
            <w:left w:val="single" w:sz="6" w:space="0" w:color="auto"/>
            <w:bottom w:val="single" w:sz="6" w:space="0" w:color="auto"/>
            <w:right w:val="single" w:sz="6" w:space="0" w:color="auto"/>
          </w:tblBorders>
        </w:tblPrEx>
        <w:trPr>
          <w:cantSplit/>
        </w:trPr>
        <w:tc>
          <w:tcPr>
            <w:tcW w:w="2356" w:type="dxa"/>
            <w:tcBorders>
              <w:top w:val="double" w:sz="6" w:space="0" w:color="auto"/>
            </w:tcBorders>
          </w:tcPr>
          <w:p w:rsidR="00306E2D" w:rsidRDefault="00004825" w:rsidP="00306E2D">
            <w:pPr>
              <w:pStyle w:val="TableCellCourierNew"/>
            </w:pPr>
            <w:r>
              <w:t>ViReal64</w:t>
            </w:r>
            <w:r w:rsidR="00306E2D">
              <w:t xml:space="preserve"> (C/COM)</w:t>
            </w:r>
          </w:p>
          <w:p w:rsidR="00004825" w:rsidRDefault="00306E2D" w:rsidP="00306E2D">
            <w:pPr>
              <w:pStyle w:val="TableCellCourierNew"/>
            </w:pPr>
            <w:r>
              <w:t>PrecisionTimeSpan (.NET)</w:t>
            </w:r>
          </w:p>
        </w:tc>
        <w:tc>
          <w:tcPr>
            <w:tcW w:w="900" w:type="dxa"/>
            <w:tcBorders>
              <w:top w:val="double" w:sz="6" w:space="0" w:color="auto"/>
            </w:tcBorders>
          </w:tcPr>
          <w:p w:rsidR="00004825" w:rsidRDefault="00004825">
            <w:pPr>
              <w:pStyle w:val="TableCell"/>
            </w:pPr>
            <w:r>
              <w:t>R/W</w:t>
            </w:r>
          </w:p>
        </w:tc>
        <w:tc>
          <w:tcPr>
            <w:tcW w:w="1350" w:type="dxa"/>
            <w:tcBorders>
              <w:top w:val="double" w:sz="6" w:space="0" w:color="auto"/>
            </w:tcBorders>
          </w:tcPr>
          <w:p w:rsidR="00004825" w:rsidRDefault="00377EBC">
            <w:pPr>
              <w:pStyle w:val="TableCell"/>
            </w:pPr>
            <w:r>
              <w:t>ArmSource</w:t>
            </w:r>
          </w:p>
        </w:tc>
        <w:tc>
          <w:tcPr>
            <w:tcW w:w="1350" w:type="dxa"/>
            <w:tcBorders>
              <w:top w:val="double" w:sz="6" w:space="0" w:color="auto"/>
            </w:tcBorders>
          </w:tcPr>
          <w:p w:rsidR="00004825" w:rsidRDefault="00004825">
            <w:pPr>
              <w:pStyle w:val="TableCell"/>
            </w:pPr>
            <w:r>
              <w:t>None</w:t>
            </w:r>
          </w:p>
        </w:tc>
        <w:tc>
          <w:tcPr>
            <w:tcW w:w="3404" w:type="dxa"/>
            <w:tcBorders>
              <w:top w:val="double" w:sz="6" w:space="0" w:color="auto"/>
            </w:tcBorders>
          </w:tcPr>
          <w:p w:rsidR="00004825" w:rsidRDefault="004349B3">
            <w:pPr>
              <w:pStyle w:val="TableCell"/>
            </w:pPr>
            <w:r>
              <w:t>Configure Width Arm Source</w:t>
            </w:r>
          </w:p>
        </w:tc>
      </w:tr>
    </w:tbl>
    <w:p w:rsidR="00566F40" w:rsidRDefault="00566F40" w:rsidP="00566F40">
      <w:pPr>
        <w:pStyle w:val="FunctionHead"/>
      </w:pPr>
      <w:r>
        <w:t>.NET Property Name</w:t>
      </w:r>
    </w:p>
    <w:p w:rsidR="00566F40" w:rsidRDefault="00566F40" w:rsidP="00566F40">
      <w:pPr>
        <w:pStyle w:val="Body1"/>
        <w:rPr>
          <w:rStyle w:val="monospace"/>
        </w:rPr>
      </w:pPr>
      <w:r>
        <w:rPr>
          <w:rStyle w:val="monospace"/>
        </w:rPr>
        <w:t>Arm.Sources[].Width.ThresholdLow</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Width.ThresholdLow</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IVIDIGITIZER_ATTR_WIDTH_ARM_LOW</w:t>
      </w:r>
      <w:r w:rsidR="004C5BD9">
        <w:rPr>
          <w:rFonts w:ascii="Courier New" w:hAnsi="Courier New" w:cs="Courier New"/>
          <w:sz w:val="18"/>
          <w:szCs w:val="18"/>
        </w:rPr>
        <w:t>_</w:t>
      </w:r>
      <w:r>
        <w:rPr>
          <w:rFonts w:ascii="Courier New" w:hAnsi="Courier New" w:cs="Courier New"/>
          <w:sz w:val="18"/>
          <w:szCs w:val="18"/>
        </w:rPr>
        <w:t>THRESHOLD</w:t>
      </w:r>
    </w:p>
    <w:p w:rsidR="00004825" w:rsidRDefault="00004825">
      <w:pPr>
        <w:pStyle w:val="FunctionHead"/>
      </w:pPr>
      <w:r>
        <w:t>Description</w:t>
      </w:r>
    </w:p>
    <w:p w:rsidR="00004825" w:rsidRDefault="00004825">
      <w:pPr>
        <w:pStyle w:val="Body1"/>
      </w:pPr>
      <w:r>
        <w:t>Specifies the low width threshold time</w:t>
      </w:r>
      <w:r w:rsidR="00C06F58">
        <w:t xml:space="preserve">. </w:t>
      </w:r>
      <w:r w:rsidR="00306E2D">
        <w:t>For C and COM, the units are seconds</w:t>
      </w:r>
      <w:r w:rsidR="00C06F58">
        <w:t xml:space="preserve">. </w:t>
      </w:r>
      <w:r w:rsidR="00306E2D">
        <w:t>For .NET, the units are implicit in the definition of PrecisionTimeSpan</w:t>
      </w:r>
      <w:r>
        <w:t>.</w:t>
      </w:r>
    </w:p>
    <w:p w:rsidR="00566F40" w:rsidRPr="00F7116C" w:rsidRDefault="00566F40" w:rsidP="00566F40">
      <w:pPr>
        <w:pStyle w:val="AttrFuncSubheading"/>
        <w:rPr>
          <w:color w:val="auto"/>
        </w:rPr>
      </w:pPr>
      <w:r w:rsidRPr="00F7116C">
        <w:rPr>
          <w:color w:val="auto"/>
        </w:rPr>
        <w:t>.NET Exceptions</w:t>
      </w:r>
    </w:p>
    <w:p w:rsidR="00566F40" w:rsidRDefault="00566F40" w:rsidP="00566F4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957" w:name="_Toc304583825"/>
      <w:bookmarkStart w:id="958" w:name="_Toc306374676"/>
      <w:r>
        <w:t>Width Arm Polarity</w:t>
      </w:r>
      <w:bookmarkEnd w:id="957"/>
      <w:bookmarkEnd w:id="958"/>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ArmSource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4349B3">
            <w:pPr>
              <w:pStyle w:val="TableCell"/>
            </w:pPr>
            <w:r>
              <w:t>Configure Width Arm Source</w:t>
            </w:r>
          </w:p>
        </w:tc>
      </w:tr>
    </w:tbl>
    <w:p w:rsidR="00566F40" w:rsidRDefault="00566F40" w:rsidP="00566F40">
      <w:pPr>
        <w:pStyle w:val="FunctionHead"/>
      </w:pPr>
      <w:r>
        <w:t>.NET Property Name</w:t>
      </w:r>
    </w:p>
    <w:p w:rsidR="00566F40" w:rsidRDefault="00566F40" w:rsidP="00566F40">
      <w:pPr>
        <w:pStyle w:val="Body1"/>
        <w:rPr>
          <w:rStyle w:val="monospace"/>
        </w:rPr>
      </w:pPr>
      <w:r>
        <w:rPr>
          <w:rStyle w:val="monospace"/>
        </w:rPr>
        <w:t>Arm.Sources[].Width.Polarity</w:t>
      </w:r>
    </w:p>
    <w:p w:rsidR="00566F40" w:rsidRDefault="00566F40" w:rsidP="00566F40">
      <w:pPr>
        <w:pStyle w:val="FunctionHead"/>
      </w:pPr>
      <w:r>
        <w:t>.NET Enumeration Name</w:t>
      </w:r>
    </w:p>
    <w:p w:rsidR="00566F40" w:rsidRDefault="00566F40" w:rsidP="00566F40">
      <w:pPr>
        <w:pStyle w:val="Code1"/>
      </w:pPr>
      <w:r>
        <w:t>WidthPolarity</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Width.Polarity</w:t>
      </w:r>
    </w:p>
    <w:p w:rsidR="00004825" w:rsidRDefault="00004825">
      <w:pPr>
        <w:pStyle w:val="FunctionHead"/>
      </w:pPr>
      <w:r>
        <w:t>COM Enumeration Name</w:t>
      </w:r>
    </w:p>
    <w:p w:rsidR="00004825" w:rsidRDefault="00004825">
      <w:pPr>
        <w:pStyle w:val="Code1"/>
      </w:pPr>
      <w:r>
        <w:t>IviDigitizerWidthPolarityEnum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IVIDIGITIZER_ATTR_WIDTH_ARM_POLARITY</w:t>
      </w:r>
    </w:p>
    <w:p w:rsidR="00004825" w:rsidRDefault="00004825">
      <w:pPr>
        <w:pStyle w:val="FunctionHead"/>
      </w:pPr>
      <w:r>
        <w:t>Description</w:t>
      </w:r>
    </w:p>
    <w:p w:rsidR="00004825" w:rsidRDefault="00004825">
      <w:pPr>
        <w:pStyle w:val="Body1"/>
      </w:pPr>
      <w:r>
        <w:t>Specifies the polarity of the pulse that arms the digitizer.</w:t>
      </w:r>
    </w:p>
    <w:p w:rsidR="00004825" w:rsidRDefault="00004825">
      <w:pPr>
        <w:pStyle w:val="FunctionHead"/>
      </w:pPr>
      <w:r>
        <w:t>Defined Values</w:t>
      </w:r>
    </w:p>
    <w:tbl>
      <w:tblPr>
        <w:tblW w:w="0" w:type="auto"/>
        <w:tblInd w:w="722" w:type="dxa"/>
        <w:tblLayout w:type="fixed"/>
        <w:tblLook w:val="0000"/>
      </w:tblPr>
      <w:tblGrid>
        <w:gridCol w:w="1636"/>
        <w:gridCol w:w="630"/>
        <w:gridCol w:w="1170"/>
        <w:gridCol w:w="5204"/>
      </w:tblGrid>
      <w:tr w:rsidR="00004825" w:rsidTr="0083263E">
        <w:trPr>
          <w:cantSplit/>
          <w:trHeight w:val="158"/>
        </w:trPr>
        <w:tc>
          <w:tcPr>
            <w:tcW w:w="163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700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83263E">
        <w:trPr>
          <w:cantSplit/>
          <w:trHeight w:val="157"/>
        </w:trPr>
        <w:tc>
          <w:tcPr>
            <w:tcW w:w="163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20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83263E">
        <w:trPr>
          <w:cantSplit/>
          <w:trHeight w:val="683"/>
        </w:trPr>
        <w:tc>
          <w:tcPr>
            <w:tcW w:w="1636" w:type="dxa"/>
            <w:vMerge w:val="restart"/>
            <w:tcBorders>
              <w:top w:val="single" w:sz="6" w:space="0" w:color="auto"/>
              <w:left w:val="single" w:sz="6" w:space="0" w:color="auto"/>
              <w:right w:val="single" w:sz="6" w:space="0" w:color="auto"/>
            </w:tcBorders>
          </w:tcPr>
          <w:p w:rsidR="00004825" w:rsidRDefault="00004825">
            <w:pPr>
              <w:pStyle w:val="TableCell"/>
            </w:pPr>
            <w:r>
              <w:t>Positive</w:t>
            </w:r>
          </w:p>
        </w:tc>
        <w:tc>
          <w:tcPr>
            <w:tcW w:w="700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4122F0">
              <w:t>arm</w:t>
            </w:r>
            <w:r>
              <w:t xml:space="preserve"> on positive pulses that have a width that meets the condition the user specifies with the Width </w:t>
            </w:r>
            <w:r w:rsidR="00351114">
              <w:t xml:space="preserve">Arm </w:t>
            </w:r>
            <w:r>
              <w:t>Condition attribute.</w:t>
            </w:r>
          </w:p>
        </w:tc>
      </w:tr>
      <w:tr w:rsidR="00566F40" w:rsidTr="0083263E">
        <w:trPr>
          <w:cantSplit/>
          <w:trHeight w:val="338"/>
        </w:trPr>
        <w:tc>
          <w:tcPr>
            <w:tcW w:w="1636" w:type="dxa"/>
            <w:vMerge/>
            <w:tcBorders>
              <w:left w:val="single" w:sz="6" w:space="0" w:color="auto"/>
              <w:right w:val="single" w:sz="6" w:space="0" w:color="auto"/>
            </w:tcBorders>
          </w:tcPr>
          <w:p w:rsidR="00566F40" w:rsidRDefault="00566F40">
            <w:pPr>
              <w:pStyle w:val="TableCell"/>
            </w:pPr>
          </w:p>
        </w:tc>
        <w:tc>
          <w:tcPr>
            <w:tcW w:w="630" w:type="dxa"/>
            <w:vMerge w:val="restart"/>
            <w:tcBorders>
              <w:top w:val="single" w:sz="4" w:space="0" w:color="auto"/>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WidthPolarity.Positive</w:t>
            </w:r>
          </w:p>
        </w:tc>
      </w:tr>
      <w:tr w:rsidR="00566F40" w:rsidTr="00566F40">
        <w:trPr>
          <w:cantSplit/>
          <w:trHeight w:val="338"/>
        </w:trPr>
        <w:tc>
          <w:tcPr>
            <w:tcW w:w="1636" w:type="dxa"/>
            <w:vMerge/>
            <w:tcBorders>
              <w:left w:val="single" w:sz="6" w:space="0" w:color="auto"/>
              <w:right w:val="single" w:sz="6" w:space="0" w:color="auto"/>
            </w:tcBorders>
          </w:tcPr>
          <w:p w:rsidR="00566F40" w:rsidRDefault="00566F40">
            <w:pPr>
              <w:pStyle w:val="TableCell"/>
            </w:pPr>
          </w:p>
        </w:tc>
        <w:tc>
          <w:tcPr>
            <w:tcW w:w="630" w:type="dxa"/>
            <w:vMerge/>
            <w:tcBorders>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IVIDIGITIZER_VAL_WIDTH_POSITIVE</w:t>
            </w:r>
          </w:p>
        </w:tc>
      </w:tr>
      <w:tr w:rsidR="00566F40" w:rsidTr="0083263E">
        <w:trPr>
          <w:cantSplit/>
          <w:trHeight w:val="337"/>
        </w:trPr>
        <w:tc>
          <w:tcPr>
            <w:tcW w:w="1636" w:type="dxa"/>
            <w:vMerge/>
            <w:tcBorders>
              <w:left w:val="single" w:sz="6" w:space="0" w:color="auto"/>
              <w:bottom w:val="single" w:sz="6" w:space="0" w:color="auto"/>
              <w:right w:val="single" w:sz="6" w:space="0" w:color="auto"/>
            </w:tcBorders>
          </w:tcPr>
          <w:p w:rsidR="00566F40" w:rsidRDefault="00566F40">
            <w:pPr>
              <w:pStyle w:val="TableCell"/>
            </w:pPr>
          </w:p>
        </w:tc>
        <w:tc>
          <w:tcPr>
            <w:tcW w:w="630" w:type="dxa"/>
            <w:vMerge/>
            <w:tcBorders>
              <w:left w:val="single" w:sz="6" w:space="0" w:color="auto"/>
              <w:bottom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6" w:space="0" w:color="auto"/>
              <w:right w:val="single" w:sz="6" w:space="0" w:color="auto"/>
            </w:tcBorders>
          </w:tcPr>
          <w:p w:rsidR="00566F40" w:rsidRDefault="00566F40">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rsidR="00566F40" w:rsidRDefault="00566F40">
            <w:pPr>
              <w:pStyle w:val="TableCell"/>
              <w:rPr>
                <w:rFonts w:ascii="Courier New" w:hAnsi="Courier New" w:cs="Courier New"/>
                <w:sz w:val="18"/>
                <w:szCs w:val="18"/>
              </w:rPr>
            </w:pPr>
            <w:r>
              <w:rPr>
                <w:rFonts w:ascii="Courier New" w:hAnsi="Courier New" w:cs="Courier New"/>
                <w:sz w:val="18"/>
                <w:szCs w:val="18"/>
              </w:rPr>
              <w:t>IviDigitizerWidthPolarityPositive</w:t>
            </w:r>
          </w:p>
        </w:tc>
      </w:tr>
      <w:tr w:rsidR="00004825" w:rsidTr="0083263E">
        <w:trPr>
          <w:cantSplit/>
          <w:trHeight w:val="683"/>
        </w:trPr>
        <w:tc>
          <w:tcPr>
            <w:tcW w:w="1636" w:type="dxa"/>
            <w:vMerge w:val="restart"/>
            <w:tcBorders>
              <w:top w:val="single" w:sz="6" w:space="0" w:color="auto"/>
              <w:left w:val="single" w:sz="6" w:space="0" w:color="auto"/>
              <w:right w:val="single" w:sz="6" w:space="0" w:color="auto"/>
            </w:tcBorders>
          </w:tcPr>
          <w:p w:rsidR="00004825" w:rsidRDefault="00004825">
            <w:pPr>
              <w:pStyle w:val="TableCell"/>
            </w:pPr>
            <w:r>
              <w:t>Negative</w:t>
            </w:r>
          </w:p>
        </w:tc>
        <w:tc>
          <w:tcPr>
            <w:tcW w:w="700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4122F0">
              <w:t>arm</w:t>
            </w:r>
            <w:r>
              <w:t xml:space="preserve"> on negative pulses that have a width that meets the condition the user specifies with the Width </w:t>
            </w:r>
            <w:r w:rsidR="00351114">
              <w:t xml:space="preserve">Arm </w:t>
            </w:r>
            <w:r>
              <w:t>Condition attribute.</w:t>
            </w:r>
          </w:p>
        </w:tc>
      </w:tr>
      <w:tr w:rsidR="00566F40" w:rsidTr="0083263E">
        <w:trPr>
          <w:cantSplit/>
          <w:trHeight w:val="338"/>
        </w:trPr>
        <w:tc>
          <w:tcPr>
            <w:tcW w:w="1636" w:type="dxa"/>
            <w:vMerge/>
            <w:tcBorders>
              <w:left w:val="single" w:sz="6" w:space="0" w:color="auto"/>
              <w:right w:val="single" w:sz="6" w:space="0" w:color="auto"/>
            </w:tcBorders>
          </w:tcPr>
          <w:p w:rsidR="00566F40" w:rsidRDefault="00566F40">
            <w:pPr>
              <w:pStyle w:val="TableCell"/>
            </w:pPr>
          </w:p>
        </w:tc>
        <w:tc>
          <w:tcPr>
            <w:tcW w:w="630" w:type="dxa"/>
            <w:vMerge w:val="restart"/>
            <w:tcBorders>
              <w:top w:val="single" w:sz="4" w:space="0" w:color="auto"/>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WidthPolarity.Negative</w:t>
            </w:r>
          </w:p>
        </w:tc>
      </w:tr>
      <w:tr w:rsidR="00566F40" w:rsidTr="00566F40">
        <w:trPr>
          <w:cantSplit/>
          <w:trHeight w:val="338"/>
        </w:trPr>
        <w:tc>
          <w:tcPr>
            <w:tcW w:w="1636" w:type="dxa"/>
            <w:vMerge/>
            <w:tcBorders>
              <w:left w:val="single" w:sz="6" w:space="0" w:color="auto"/>
              <w:right w:val="single" w:sz="6" w:space="0" w:color="auto"/>
            </w:tcBorders>
          </w:tcPr>
          <w:p w:rsidR="00566F40" w:rsidRDefault="00566F40">
            <w:pPr>
              <w:pStyle w:val="TableCell"/>
            </w:pPr>
          </w:p>
        </w:tc>
        <w:tc>
          <w:tcPr>
            <w:tcW w:w="630" w:type="dxa"/>
            <w:vMerge/>
            <w:tcBorders>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IVIDIGITIZER_VAL_WIDTH_NEGATIVE</w:t>
            </w:r>
          </w:p>
        </w:tc>
      </w:tr>
      <w:tr w:rsidR="00566F40" w:rsidTr="0083263E">
        <w:trPr>
          <w:cantSplit/>
          <w:trHeight w:val="337"/>
        </w:trPr>
        <w:tc>
          <w:tcPr>
            <w:tcW w:w="1636" w:type="dxa"/>
            <w:vMerge/>
            <w:tcBorders>
              <w:left w:val="single" w:sz="6" w:space="0" w:color="auto"/>
              <w:bottom w:val="single" w:sz="6" w:space="0" w:color="auto"/>
              <w:right w:val="single" w:sz="6" w:space="0" w:color="auto"/>
            </w:tcBorders>
          </w:tcPr>
          <w:p w:rsidR="00566F40" w:rsidRDefault="00566F40">
            <w:pPr>
              <w:pStyle w:val="TableCell"/>
            </w:pPr>
          </w:p>
        </w:tc>
        <w:tc>
          <w:tcPr>
            <w:tcW w:w="630" w:type="dxa"/>
            <w:vMerge/>
            <w:tcBorders>
              <w:left w:val="single" w:sz="6" w:space="0" w:color="auto"/>
              <w:bottom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6" w:space="0" w:color="auto"/>
              <w:right w:val="single" w:sz="6" w:space="0" w:color="auto"/>
            </w:tcBorders>
          </w:tcPr>
          <w:p w:rsidR="00566F40" w:rsidRDefault="00566F40">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rsidR="00566F40" w:rsidRDefault="00566F40">
            <w:pPr>
              <w:pStyle w:val="TableCell"/>
              <w:rPr>
                <w:rFonts w:ascii="Courier New" w:hAnsi="Courier New" w:cs="Courier New"/>
                <w:sz w:val="18"/>
                <w:szCs w:val="18"/>
              </w:rPr>
            </w:pPr>
            <w:r>
              <w:rPr>
                <w:rFonts w:ascii="Courier New" w:hAnsi="Courier New" w:cs="Courier New"/>
                <w:sz w:val="18"/>
                <w:szCs w:val="18"/>
              </w:rPr>
              <w:t>IviDigitizerWidthPolarityNegative</w:t>
            </w:r>
          </w:p>
        </w:tc>
      </w:tr>
      <w:tr w:rsidR="00566F40" w:rsidTr="0083263E">
        <w:trPr>
          <w:cantSplit/>
          <w:trHeight w:val="683"/>
        </w:trPr>
        <w:tc>
          <w:tcPr>
            <w:tcW w:w="1636" w:type="dxa"/>
            <w:vMerge w:val="restart"/>
            <w:tcBorders>
              <w:top w:val="single" w:sz="6" w:space="0" w:color="auto"/>
              <w:left w:val="single" w:sz="6" w:space="0" w:color="auto"/>
              <w:right w:val="single" w:sz="6" w:space="0" w:color="auto"/>
            </w:tcBorders>
          </w:tcPr>
          <w:p w:rsidR="00566F40" w:rsidRDefault="00566F40">
            <w:pPr>
              <w:pStyle w:val="TableCell"/>
            </w:pPr>
            <w:r>
              <w:t>Either</w:t>
            </w:r>
          </w:p>
        </w:tc>
        <w:tc>
          <w:tcPr>
            <w:tcW w:w="7004" w:type="dxa"/>
            <w:gridSpan w:val="3"/>
            <w:tcBorders>
              <w:top w:val="single" w:sz="6" w:space="0" w:color="auto"/>
              <w:left w:val="single" w:sz="6" w:space="0" w:color="auto"/>
              <w:bottom w:val="single" w:sz="4" w:space="0" w:color="auto"/>
              <w:right w:val="single" w:sz="6" w:space="0" w:color="auto"/>
            </w:tcBorders>
          </w:tcPr>
          <w:p w:rsidR="00566F40" w:rsidRDefault="00566F40">
            <w:pPr>
              <w:pStyle w:val="TableCell"/>
            </w:pPr>
            <w:r>
              <w:t>Configures the digitizer to arm on either positive or negative pulses that have a width that meets the condition the user specifies with the Width Arm Condition attribute.</w:t>
            </w:r>
          </w:p>
        </w:tc>
      </w:tr>
      <w:tr w:rsidR="00566F40" w:rsidTr="0083263E">
        <w:trPr>
          <w:cantSplit/>
          <w:trHeight w:val="338"/>
        </w:trPr>
        <w:tc>
          <w:tcPr>
            <w:tcW w:w="1636" w:type="dxa"/>
            <w:vMerge/>
            <w:tcBorders>
              <w:left w:val="single" w:sz="6" w:space="0" w:color="auto"/>
              <w:right w:val="single" w:sz="6" w:space="0" w:color="auto"/>
            </w:tcBorders>
          </w:tcPr>
          <w:p w:rsidR="00566F40" w:rsidRDefault="00566F40">
            <w:pPr>
              <w:pStyle w:val="TableCell"/>
            </w:pPr>
          </w:p>
        </w:tc>
        <w:tc>
          <w:tcPr>
            <w:tcW w:w="630" w:type="dxa"/>
            <w:vMerge w:val="restart"/>
            <w:tcBorders>
              <w:top w:val="single" w:sz="4" w:space="0" w:color="auto"/>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WidthPolarity.Either</w:t>
            </w:r>
          </w:p>
        </w:tc>
      </w:tr>
      <w:tr w:rsidR="00566F40" w:rsidTr="00566F40">
        <w:trPr>
          <w:cantSplit/>
          <w:trHeight w:val="338"/>
        </w:trPr>
        <w:tc>
          <w:tcPr>
            <w:tcW w:w="1636" w:type="dxa"/>
            <w:vMerge/>
            <w:tcBorders>
              <w:left w:val="single" w:sz="6" w:space="0" w:color="auto"/>
              <w:right w:val="single" w:sz="6" w:space="0" w:color="auto"/>
            </w:tcBorders>
          </w:tcPr>
          <w:p w:rsidR="00566F40" w:rsidRDefault="00566F40">
            <w:pPr>
              <w:pStyle w:val="TableCell"/>
            </w:pPr>
          </w:p>
        </w:tc>
        <w:tc>
          <w:tcPr>
            <w:tcW w:w="630" w:type="dxa"/>
            <w:vMerge/>
            <w:tcBorders>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IVIDIGITIZER_VAL_WIDTH_EITHER</w:t>
            </w:r>
          </w:p>
        </w:tc>
      </w:tr>
      <w:tr w:rsidR="00566F40" w:rsidTr="0083263E">
        <w:trPr>
          <w:cantSplit/>
          <w:trHeight w:val="337"/>
        </w:trPr>
        <w:tc>
          <w:tcPr>
            <w:tcW w:w="1636" w:type="dxa"/>
            <w:vMerge/>
            <w:tcBorders>
              <w:left w:val="single" w:sz="6" w:space="0" w:color="auto"/>
              <w:bottom w:val="single" w:sz="6" w:space="0" w:color="auto"/>
              <w:right w:val="single" w:sz="6" w:space="0" w:color="auto"/>
            </w:tcBorders>
          </w:tcPr>
          <w:p w:rsidR="00566F40" w:rsidRDefault="00566F40">
            <w:pPr>
              <w:pStyle w:val="TableCell"/>
            </w:pPr>
          </w:p>
        </w:tc>
        <w:tc>
          <w:tcPr>
            <w:tcW w:w="630" w:type="dxa"/>
            <w:vMerge/>
            <w:tcBorders>
              <w:left w:val="single" w:sz="6" w:space="0" w:color="auto"/>
              <w:bottom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6" w:space="0" w:color="auto"/>
              <w:right w:val="single" w:sz="6" w:space="0" w:color="auto"/>
            </w:tcBorders>
          </w:tcPr>
          <w:p w:rsidR="00566F40" w:rsidRDefault="00566F40">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rsidR="00566F40" w:rsidRDefault="00566F40">
            <w:pPr>
              <w:pStyle w:val="TableCell"/>
              <w:rPr>
                <w:rFonts w:ascii="Courier New" w:hAnsi="Courier New" w:cs="Courier New"/>
                <w:sz w:val="18"/>
                <w:szCs w:val="18"/>
              </w:rPr>
            </w:pPr>
            <w:r>
              <w:rPr>
                <w:rFonts w:ascii="Courier New" w:hAnsi="Courier New" w:cs="Courier New"/>
                <w:sz w:val="18"/>
                <w:szCs w:val="18"/>
              </w:rPr>
              <w:t>IviDigitizerWidthPolarityEither</w:t>
            </w:r>
          </w:p>
        </w:tc>
      </w:tr>
    </w:tbl>
    <w:p w:rsidR="00566F40" w:rsidRPr="00F7116C" w:rsidRDefault="00566F40" w:rsidP="00566F40">
      <w:pPr>
        <w:pStyle w:val="AttrFuncSubheading"/>
        <w:rPr>
          <w:color w:val="auto"/>
        </w:rPr>
      </w:pPr>
      <w:r w:rsidRPr="00F7116C">
        <w:rPr>
          <w:color w:val="auto"/>
        </w:rPr>
        <w:t>.NET Exceptions</w:t>
      </w:r>
    </w:p>
    <w:p w:rsidR="00566F40" w:rsidRDefault="00566F40" w:rsidP="00566F4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2"/>
      </w:pPr>
      <w:bookmarkStart w:id="959" w:name="_Toc304583826"/>
      <w:bookmarkStart w:id="960" w:name="_Toc306374677"/>
      <w:r>
        <w:t>IviDigitizerWidthArm Functions</w:t>
      </w:r>
      <w:bookmarkEnd w:id="959"/>
      <w:bookmarkEnd w:id="960"/>
    </w:p>
    <w:p w:rsidR="00004825" w:rsidRDefault="00004825" w:rsidP="0083263E">
      <w:pPr>
        <w:pStyle w:val="Body1"/>
        <w:spacing w:before="200"/>
      </w:pPr>
      <w:r>
        <w:t>The IviDigitizerWidthArm extension group defines the following function:</w:t>
      </w:r>
    </w:p>
    <w:p w:rsidR="00004825" w:rsidRDefault="00004825" w:rsidP="00D008AE">
      <w:pPr>
        <w:pStyle w:val="ListBullet"/>
        <w:numPr>
          <w:ilvl w:val="0"/>
          <w:numId w:val="60"/>
        </w:numPr>
      </w:pPr>
      <w:r>
        <w:t>Configure Width Arm Source</w:t>
      </w:r>
    </w:p>
    <w:p w:rsidR="00004825" w:rsidRDefault="00004825">
      <w:pPr>
        <w:pStyle w:val="Body"/>
        <w:rPr>
          <w:sz w:val="18"/>
          <w:szCs w:val="18"/>
        </w:rPr>
      </w:pPr>
      <w:r>
        <w:t>This section describes the behavior and requirements of this function.</w:t>
      </w:r>
    </w:p>
    <w:p w:rsidR="00004825" w:rsidRDefault="00004825">
      <w:pPr>
        <w:pStyle w:val="Body1"/>
        <w:rPr>
          <w:sz w:val="12"/>
          <w:szCs w:val="12"/>
        </w:rPr>
      </w:pPr>
    </w:p>
    <w:p w:rsidR="00004825" w:rsidRDefault="00004825" w:rsidP="0083263E">
      <w:pPr>
        <w:pStyle w:val="Heading3"/>
        <w:pageBreakBefore/>
      </w:pPr>
      <w:bookmarkStart w:id="961" w:name="_Toc304583827"/>
      <w:bookmarkStart w:id="962" w:name="_Toc306374678"/>
      <w:r>
        <w:lastRenderedPageBreak/>
        <w:t>Configure Width Arm Source</w:t>
      </w:r>
      <w:bookmarkEnd w:id="961"/>
      <w:bookmarkEnd w:id="962"/>
    </w:p>
    <w:p w:rsidR="00004825" w:rsidRDefault="00004825">
      <w:pPr>
        <w:pStyle w:val="FunctionHead"/>
      </w:pPr>
      <w:r>
        <w:t>Description</w:t>
      </w:r>
    </w:p>
    <w:p w:rsidR="00004825" w:rsidRDefault="00004825">
      <w:pPr>
        <w:pStyle w:val="Body1"/>
      </w:pPr>
      <w:r>
        <w:t>Configures the width arm Source, Level, ThresholdLow, ThresholdHigh, Polarity, and Condition</w:t>
      </w:r>
      <w:r w:rsidR="0080634C">
        <w:t xml:space="preserve">. </w:t>
      </w:r>
      <w:r>
        <w:t>A width arm occurs when a pulse, that passes through Level, with a width between or outside, the width thresholds is detected.</w:t>
      </w:r>
    </w:p>
    <w:p w:rsidR="00566F40" w:rsidRDefault="00566F40" w:rsidP="00566F40">
      <w:pPr>
        <w:pStyle w:val="FunctionHead"/>
      </w:pPr>
      <w:r>
        <w:t>.NET Method Prototype</w:t>
      </w:r>
    </w:p>
    <w:p w:rsidR="00566F40" w:rsidRDefault="00566F40" w:rsidP="00566F40">
      <w:pPr>
        <w:pStyle w:val="Code1"/>
      </w:pPr>
      <w:r>
        <w:t>void Arm.Sources[].Width.Configure (Double level,</w:t>
      </w:r>
    </w:p>
    <w:p w:rsidR="00566F40" w:rsidRDefault="00566F40" w:rsidP="00566F40">
      <w:pPr>
        <w:pStyle w:val="Code1"/>
        <w:spacing w:before="0"/>
      </w:pPr>
      <w:r>
        <w:t xml:space="preserve">                                    </w:t>
      </w:r>
      <w:r w:rsidR="00306E2D">
        <w:t>PrecisionTimeSpan</w:t>
      </w:r>
      <w:r>
        <w:t xml:space="preserve"> thresholdLow,</w:t>
      </w:r>
    </w:p>
    <w:p w:rsidR="00566F40" w:rsidRDefault="00566F40" w:rsidP="00566F40">
      <w:pPr>
        <w:pStyle w:val="Code1"/>
        <w:spacing w:before="0"/>
      </w:pPr>
      <w:r>
        <w:t xml:space="preserve">                                    </w:t>
      </w:r>
      <w:r w:rsidR="00306E2D">
        <w:t>PrecisionTimeSpan</w:t>
      </w:r>
      <w:r>
        <w:t xml:space="preserve"> thresholdHigh,</w:t>
      </w:r>
    </w:p>
    <w:p w:rsidR="00566F40" w:rsidRDefault="00566F40" w:rsidP="00566F40">
      <w:pPr>
        <w:pStyle w:val="Code1"/>
        <w:spacing w:before="0"/>
      </w:pPr>
      <w:r>
        <w:t xml:space="preserve">                                    WidthPolarity polarity,</w:t>
      </w:r>
    </w:p>
    <w:p w:rsidR="00566F40" w:rsidRDefault="00566F40" w:rsidP="00566F40">
      <w:pPr>
        <w:pStyle w:val="Code1"/>
        <w:spacing w:before="0"/>
      </w:pPr>
      <w:r>
        <w:t xml:space="preserve">                                    WidthCondition condition);</w:t>
      </w:r>
    </w:p>
    <w:p w:rsidR="00004825" w:rsidRDefault="00004825">
      <w:pPr>
        <w:pStyle w:val="FunctionHead"/>
      </w:pPr>
      <w:r>
        <w:t>COM Method Prototype</w:t>
      </w:r>
    </w:p>
    <w:p w:rsidR="00004825" w:rsidRDefault="00004825">
      <w:pPr>
        <w:pStyle w:val="Code1"/>
      </w:pPr>
      <w:r>
        <w:t xml:space="preserve">HRESULT </w:t>
      </w:r>
      <w:r w:rsidR="009249C0">
        <w:t>Arm.Sources.Item().</w:t>
      </w:r>
      <w:r>
        <w:t>Width.Configure ([in] double Level,</w:t>
      </w:r>
      <w:r>
        <w:br/>
        <w:t xml:space="preserve">                             </w:t>
      </w:r>
      <w:r w:rsidR="001B3614">
        <w:t xml:space="preserve">   </w:t>
      </w:r>
      <w:r>
        <w:t>[in] double ThresholdLow,</w:t>
      </w:r>
      <w:r>
        <w:br/>
        <w:t xml:space="preserve">                             </w:t>
      </w:r>
      <w:r w:rsidR="001B3614">
        <w:t xml:space="preserve">   </w:t>
      </w:r>
      <w:r>
        <w:t>[in] double ThresholdHigh,</w:t>
      </w:r>
      <w:r>
        <w:br/>
        <w:t xml:space="preserve">                             </w:t>
      </w:r>
      <w:r w:rsidR="001B3614">
        <w:t xml:space="preserve">   </w:t>
      </w:r>
      <w:r>
        <w:t>[in] IviDigitizerWidthPolarityEnum Polarity,</w:t>
      </w:r>
      <w:r>
        <w:br/>
        <w:t xml:space="preserve">                             </w:t>
      </w:r>
      <w:r w:rsidR="001B3614">
        <w:t xml:space="preserve">   </w:t>
      </w:r>
      <w:r>
        <w:t>[in] IviDigitizerWidthConditionEnum Condition);</w:t>
      </w:r>
    </w:p>
    <w:p w:rsidR="00004825" w:rsidRDefault="00004825">
      <w:pPr>
        <w:pStyle w:val="FunctionHead"/>
      </w:pPr>
      <w:r>
        <w:t>C Prototype</w:t>
      </w:r>
    </w:p>
    <w:p w:rsidR="00004825" w:rsidRDefault="00004825">
      <w:pPr>
        <w:pStyle w:val="Code1"/>
        <w:tabs>
          <w:tab w:val="left" w:pos="630"/>
        </w:tabs>
      </w:pPr>
      <w:r>
        <w:t>ViStatus IviDigitizer_ConfigureWidthArmSource (ViSession Vi,</w:t>
      </w:r>
      <w:r>
        <w:br/>
        <w:t xml:space="preserve">                                        </w:t>
      </w:r>
      <w:r w:rsidR="001B3614">
        <w:t xml:space="preserve">       </w:t>
      </w:r>
      <w:r>
        <w:t>ViConstString Source,</w:t>
      </w:r>
      <w:r>
        <w:br/>
        <w:t xml:space="preserve">                                        </w:t>
      </w:r>
      <w:r w:rsidR="001B3614">
        <w:t xml:space="preserve">       </w:t>
      </w:r>
      <w:r>
        <w:t>ViReal64 Level,</w:t>
      </w:r>
      <w:r>
        <w:br/>
        <w:t xml:space="preserve">                                        </w:t>
      </w:r>
      <w:r w:rsidR="001B3614">
        <w:t xml:space="preserve">       </w:t>
      </w:r>
      <w:r>
        <w:t>ViReal64 ThresholdLow,</w:t>
      </w:r>
      <w:r>
        <w:br/>
        <w:t xml:space="preserve">                                        </w:t>
      </w:r>
      <w:r w:rsidR="001B3614">
        <w:t xml:space="preserve">       </w:t>
      </w:r>
      <w:r>
        <w:t>ViReal64 ThresholdHigh,</w:t>
      </w:r>
      <w:r>
        <w:br/>
        <w:t xml:space="preserve">                                        </w:t>
      </w:r>
      <w:r w:rsidR="001B3614">
        <w:t xml:space="preserve">       </w:t>
      </w:r>
      <w:r>
        <w:t>ViInt32 Polarity,</w:t>
      </w:r>
      <w:r>
        <w:br/>
        <w:t xml:space="preserve">                                        </w:t>
      </w:r>
      <w:r w:rsidR="001B3614">
        <w:t xml:space="preserve">       </w:t>
      </w:r>
      <w:r>
        <w:t>ViInt32 Condition);</w:t>
      </w:r>
    </w:p>
    <w:p w:rsidR="00004825" w:rsidRDefault="00004825">
      <w:pPr>
        <w:pStyle w:val="FunctionHead"/>
      </w:pPr>
      <w:r>
        <w:t>Parameters</w:t>
      </w:r>
    </w:p>
    <w:tbl>
      <w:tblPr>
        <w:tblW w:w="8821" w:type="dxa"/>
        <w:tblInd w:w="728" w:type="dxa"/>
        <w:tblLayout w:type="fixed"/>
        <w:tblCellMar>
          <w:left w:w="80" w:type="dxa"/>
          <w:right w:w="80" w:type="dxa"/>
        </w:tblCellMar>
        <w:tblLook w:val="0000"/>
      </w:tblPr>
      <w:tblGrid>
        <w:gridCol w:w="1800"/>
        <w:gridCol w:w="5022"/>
        <w:gridCol w:w="1999"/>
      </w:tblGrid>
      <w:tr w:rsidR="00004825" w:rsidTr="001B3614">
        <w:trPr>
          <w:cantSplit/>
        </w:trPr>
        <w:tc>
          <w:tcPr>
            <w:tcW w:w="1800" w:type="dxa"/>
            <w:tcBorders>
              <w:top w:val="single" w:sz="6" w:space="0" w:color="auto"/>
              <w:left w:val="single" w:sz="6" w:space="0" w:color="auto"/>
              <w:right w:val="single" w:sz="6" w:space="0" w:color="auto"/>
            </w:tcBorders>
          </w:tcPr>
          <w:p w:rsidR="00004825" w:rsidRDefault="00004825" w:rsidP="0083263E">
            <w:pPr>
              <w:pStyle w:val="TableHead"/>
            </w:pPr>
            <w:r>
              <w:t>Inputs</w:t>
            </w:r>
          </w:p>
        </w:tc>
        <w:tc>
          <w:tcPr>
            <w:tcW w:w="5022" w:type="dxa"/>
            <w:tcBorders>
              <w:top w:val="single" w:sz="6" w:space="0" w:color="auto"/>
              <w:left w:val="single" w:sz="6" w:space="0" w:color="auto"/>
              <w:right w:val="single" w:sz="6" w:space="0" w:color="auto"/>
            </w:tcBorders>
          </w:tcPr>
          <w:p w:rsidR="00004825" w:rsidRDefault="00004825" w:rsidP="0083263E">
            <w:pPr>
              <w:pStyle w:val="TableHead"/>
            </w:pPr>
            <w:r>
              <w:t>Description</w:t>
            </w:r>
          </w:p>
        </w:tc>
        <w:tc>
          <w:tcPr>
            <w:tcW w:w="1999" w:type="dxa"/>
            <w:tcBorders>
              <w:top w:val="single" w:sz="6" w:space="0" w:color="auto"/>
              <w:left w:val="single" w:sz="6" w:space="0" w:color="auto"/>
              <w:right w:val="single" w:sz="6" w:space="0" w:color="auto"/>
            </w:tcBorders>
          </w:tcPr>
          <w:p w:rsidR="00004825" w:rsidRDefault="00004825" w:rsidP="0083263E">
            <w:pPr>
              <w:pStyle w:val="TableHead"/>
            </w:pPr>
            <w:r>
              <w:t>Base Type</w:t>
            </w:r>
          </w:p>
        </w:tc>
      </w:tr>
      <w:tr w:rsidR="004438CB" w:rsidTr="001B3614">
        <w:trPr>
          <w:cantSplit/>
        </w:trPr>
        <w:tc>
          <w:tcPr>
            <w:tcW w:w="1800"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ViSession</w:t>
            </w:r>
          </w:p>
        </w:tc>
      </w:tr>
      <w:tr w:rsidR="00004825" w:rsidTr="001B3614">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Source</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arm source</w:t>
            </w:r>
            <w:r w:rsidR="004568DD">
              <w:t xml:space="preserve"> that is to be configured</w:t>
            </w:r>
            <w:r>
              <w:t>.</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ViString</w:t>
            </w:r>
          </w:p>
        </w:tc>
      </w:tr>
      <w:tr w:rsidR="00004825" w:rsidTr="001B3614">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Level</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Arm Level. This value sets the Arm Level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ViReal64</w:t>
            </w:r>
          </w:p>
        </w:tc>
      </w:tr>
      <w:tr w:rsidR="00004825" w:rsidTr="001B3614">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ThresholdLow</w:t>
            </w:r>
          </w:p>
        </w:tc>
        <w:tc>
          <w:tcPr>
            <w:tcW w:w="5022" w:type="dxa"/>
            <w:tcBorders>
              <w:top w:val="single" w:sz="6" w:space="0" w:color="auto"/>
              <w:left w:val="single" w:sz="6" w:space="0" w:color="auto"/>
              <w:bottom w:val="single" w:sz="6" w:space="0" w:color="auto"/>
              <w:right w:val="single" w:sz="6" w:space="0" w:color="auto"/>
            </w:tcBorders>
          </w:tcPr>
          <w:p w:rsidR="00004825" w:rsidRDefault="00004825" w:rsidP="00306E2D">
            <w:pPr>
              <w:pStyle w:val="TableCell"/>
            </w:pPr>
            <w:r>
              <w:t xml:space="preserve">Sets the width arming low threshold. This value sets the Width </w:t>
            </w:r>
            <w:r w:rsidR="00FE5219">
              <w:t xml:space="preserve">Arm </w:t>
            </w:r>
            <w:r>
              <w:t>Low Threshold attribute.</w:t>
            </w:r>
          </w:p>
        </w:tc>
        <w:tc>
          <w:tcPr>
            <w:tcW w:w="1999" w:type="dxa"/>
            <w:tcBorders>
              <w:top w:val="single" w:sz="6" w:space="0" w:color="auto"/>
              <w:left w:val="single" w:sz="6" w:space="0" w:color="auto"/>
              <w:bottom w:val="single" w:sz="6" w:space="0" w:color="auto"/>
              <w:right w:val="single" w:sz="6" w:space="0" w:color="auto"/>
            </w:tcBorders>
          </w:tcPr>
          <w:p w:rsidR="00C032C8" w:rsidRDefault="00717548" w:rsidP="00C032C8">
            <w:pPr>
              <w:pStyle w:val="TableCellCourierNew"/>
            </w:pPr>
            <w:r>
              <w:t>ViReal64</w:t>
            </w:r>
            <w:r w:rsidR="00C032C8">
              <w:t>(C/COM)</w:t>
            </w:r>
          </w:p>
          <w:p w:rsidR="00004825" w:rsidRDefault="00C032C8" w:rsidP="00C032C8">
            <w:pPr>
              <w:pStyle w:val="TableCellCourierNew"/>
            </w:pPr>
            <w:r>
              <w:t>PrecisionTimeSpan (.NET)</w:t>
            </w:r>
          </w:p>
        </w:tc>
      </w:tr>
      <w:tr w:rsidR="00004825" w:rsidTr="001B3614">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ThresholdHigh</w:t>
            </w:r>
          </w:p>
        </w:tc>
        <w:tc>
          <w:tcPr>
            <w:tcW w:w="5022" w:type="dxa"/>
            <w:tcBorders>
              <w:top w:val="single" w:sz="6" w:space="0" w:color="auto"/>
              <w:left w:val="single" w:sz="6" w:space="0" w:color="auto"/>
              <w:bottom w:val="single" w:sz="6" w:space="0" w:color="auto"/>
              <w:right w:val="single" w:sz="6" w:space="0" w:color="auto"/>
            </w:tcBorders>
          </w:tcPr>
          <w:p w:rsidR="00004825" w:rsidRDefault="00004825" w:rsidP="00306E2D">
            <w:pPr>
              <w:pStyle w:val="TableCell"/>
            </w:pPr>
            <w:r>
              <w:t xml:space="preserve">Sets the width arming high threshold. This value sets the Width </w:t>
            </w:r>
            <w:r w:rsidR="00FE5219">
              <w:t xml:space="preserve">Arm </w:t>
            </w:r>
            <w:r>
              <w:t>High Threshold attribute.</w:t>
            </w:r>
          </w:p>
        </w:tc>
        <w:tc>
          <w:tcPr>
            <w:tcW w:w="1999" w:type="dxa"/>
            <w:tcBorders>
              <w:top w:val="single" w:sz="6" w:space="0" w:color="auto"/>
              <w:left w:val="single" w:sz="6" w:space="0" w:color="auto"/>
              <w:bottom w:val="single" w:sz="6" w:space="0" w:color="auto"/>
              <w:right w:val="single" w:sz="6" w:space="0" w:color="auto"/>
            </w:tcBorders>
          </w:tcPr>
          <w:p w:rsidR="00C032C8" w:rsidRDefault="00717548" w:rsidP="00C032C8">
            <w:pPr>
              <w:pStyle w:val="TableCellCourierNew"/>
            </w:pPr>
            <w:r>
              <w:t>ViReal64</w:t>
            </w:r>
            <w:r w:rsidR="00C032C8">
              <w:t>(C/COM)</w:t>
            </w:r>
          </w:p>
          <w:p w:rsidR="00004825" w:rsidRDefault="00C032C8" w:rsidP="00C032C8">
            <w:pPr>
              <w:pStyle w:val="TableCellCourierNew"/>
            </w:pPr>
            <w:r>
              <w:t>PrecisionTimeSpan (.NET)</w:t>
            </w:r>
          </w:p>
        </w:tc>
      </w:tr>
      <w:tr w:rsidR="00004825" w:rsidTr="001B3614">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Polarity</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 xml:space="preserve">Sets the width polarity. This value sets the Width </w:t>
            </w:r>
            <w:r w:rsidR="00FE5219">
              <w:t xml:space="preserve">Arm </w:t>
            </w:r>
            <w:r>
              <w:t>Polarity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ViInt32</w:t>
            </w:r>
          </w:p>
        </w:tc>
      </w:tr>
      <w:tr w:rsidR="00004825" w:rsidTr="001B3614">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Condition</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whether a pulse that is within or outside the user-specified thresholds arm</w:t>
            </w:r>
            <w:r w:rsidR="00FE5219">
              <w:t>s</w:t>
            </w:r>
            <w:r>
              <w:t xml:space="preserve"> </w:t>
            </w:r>
            <w:r w:rsidR="00FE5219">
              <w:t>the digitizer</w:t>
            </w:r>
            <w:r>
              <w:t xml:space="preserve">. This value sets the Width </w:t>
            </w:r>
            <w:r w:rsidR="00FE5219">
              <w:t xml:space="preserve">Arm </w:t>
            </w:r>
            <w:r>
              <w:t>Condition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ViInt32</w:t>
            </w:r>
          </w:p>
        </w:tc>
      </w:tr>
    </w:tbl>
    <w:p w:rsidR="00004825" w:rsidRDefault="00004825" w:rsidP="004568DD">
      <w:pPr>
        <w:pStyle w:val="AttrFuncSubheading"/>
        <w:pageBreakBefore/>
      </w:pPr>
      <w:r>
        <w:lastRenderedPageBreak/>
        <w:t>Defined Values for the Polarity Parameter</w:t>
      </w:r>
    </w:p>
    <w:tbl>
      <w:tblPr>
        <w:tblW w:w="0" w:type="auto"/>
        <w:tblInd w:w="722" w:type="dxa"/>
        <w:tblLayout w:type="fixed"/>
        <w:tblLook w:val="0000"/>
      </w:tblPr>
      <w:tblGrid>
        <w:gridCol w:w="1890"/>
        <w:gridCol w:w="360"/>
        <w:gridCol w:w="1080"/>
        <w:gridCol w:w="5310"/>
      </w:tblGrid>
      <w:tr w:rsidR="00004825">
        <w:trPr>
          <w:cantSplit/>
        </w:trPr>
        <w:tc>
          <w:tcPr>
            <w:tcW w:w="1890"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lang w:val="fr-FR"/>
              </w:rPr>
            </w:pPr>
            <w:r>
              <w:rPr>
                <w:i/>
                <w:iCs/>
                <w:lang w:val="fr-FR"/>
              </w:rPr>
              <w:t>Description</w:t>
            </w:r>
          </w:p>
        </w:tc>
      </w:tr>
      <w:tr w:rsidR="00004825">
        <w:trPr>
          <w:cantSplit/>
        </w:trPr>
        <w:tc>
          <w:tcPr>
            <w:tcW w:w="1890"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trPr>
          <w:cantSplit/>
        </w:trPr>
        <w:tc>
          <w:tcPr>
            <w:tcW w:w="1890" w:type="dxa"/>
            <w:vMerge w:val="restart"/>
            <w:tcBorders>
              <w:top w:val="single" w:sz="4" w:space="0" w:color="auto"/>
              <w:left w:val="single" w:sz="6" w:space="0" w:color="auto"/>
              <w:right w:val="single" w:sz="6" w:space="0" w:color="auto"/>
            </w:tcBorders>
          </w:tcPr>
          <w:p w:rsidR="00004825" w:rsidRDefault="00004825">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FE5219">
              <w:t>arm</w:t>
            </w:r>
            <w:r>
              <w:t xml:space="preserve"> on positive pulses that have a width that meets the condition the user specifies with the Width </w:t>
            </w:r>
            <w:r w:rsidR="00FE5219">
              <w:t xml:space="preserve">Arm </w:t>
            </w:r>
            <w:r>
              <w:t>Condition attribute.</w:t>
            </w:r>
          </w:p>
        </w:tc>
      </w:tr>
      <w:tr w:rsidR="00566F40">
        <w:trPr>
          <w:cantSplit/>
        </w:trPr>
        <w:tc>
          <w:tcPr>
            <w:tcW w:w="1890" w:type="dxa"/>
            <w:vMerge/>
            <w:tcBorders>
              <w:left w:val="single" w:sz="6" w:space="0" w:color="auto"/>
              <w:right w:val="single" w:sz="6" w:space="0" w:color="auto"/>
            </w:tcBorders>
          </w:tcPr>
          <w:p w:rsidR="00566F40" w:rsidRDefault="00566F40">
            <w:pPr>
              <w:rPr>
                <w:color w:val="000000"/>
              </w:rPr>
            </w:pPr>
          </w:p>
        </w:tc>
        <w:tc>
          <w:tcPr>
            <w:tcW w:w="360" w:type="dxa"/>
            <w:vMerge w:val="restart"/>
            <w:tcBorders>
              <w:top w:val="single" w:sz="4" w:space="0" w:color="auto"/>
              <w:left w:val="single" w:sz="6"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WidthPolarity.Positive</w:t>
            </w:r>
          </w:p>
        </w:tc>
      </w:tr>
      <w:tr w:rsidR="00566F40" w:rsidTr="00566F40">
        <w:trPr>
          <w:cantSplit/>
        </w:trPr>
        <w:tc>
          <w:tcPr>
            <w:tcW w:w="1890" w:type="dxa"/>
            <w:vMerge/>
            <w:tcBorders>
              <w:left w:val="single" w:sz="6" w:space="0" w:color="auto"/>
              <w:right w:val="single" w:sz="6" w:space="0" w:color="auto"/>
            </w:tcBorders>
          </w:tcPr>
          <w:p w:rsidR="00566F40" w:rsidRDefault="00566F40">
            <w:pPr>
              <w:rPr>
                <w:color w:val="000000"/>
              </w:rPr>
            </w:pPr>
          </w:p>
        </w:tc>
        <w:tc>
          <w:tcPr>
            <w:tcW w:w="360" w:type="dxa"/>
            <w:vMerge/>
            <w:tcBorders>
              <w:left w:val="single" w:sz="6"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IVIDIGITIZER_VAL_WIDTH_POSITIVE</w:t>
            </w:r>
          </w:p>
        </w:tc>
      </w:tr>
      <w:tr w:rsidR="00566F40">
        <w:trPr>
          <w:cantSplit/>
        </w:trPr>
        <w:tc>
          <w:tcPr>
            <w:tcW w:w="1890" w:type="dxa"/>
            <w:vMerge/>
            <w:tcBorders>
              <w:left w:val="single" w:sz="6" w:space="0" w:color="auto"/>
              <w:bottom w:val="single" w:sz="4" w:space="0" w:color="auto"/>
              <w:right w:val="single" w:sz="6" w:space="0" w:color="auto"/>
            </w:tcBorders>
          </w:tcPr>
          <w:p w:rsidR="00566F40" w:rsidRDefault="00566F40">
            <w:pPr>
              <w:rPr>
                <w:color w:val="000000"/>
              </w:rPr>
            </w:pPr>
          </w:p>
        </w:tc>
        <w:tc>
          <w:tcPr>
            <w:tcW w:w="360" w:type="dxa"/>
            <w:vMerge/>
            <w:tcBorders>
              <w:left w:val="single" w:sz="6" w:space="0" w:color="auto"/>
              <w:bottom w:val="single" w:sz="4"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IviDigitizerWidthPolarityPositive</w:t>
            </w:r>
          </w:p>
        </w:tc>
      </w:tr>
      <w:tr w:rsidR="00004825">
        <w:trPr>
          <w:cantSplit/>
        </w:trPr>
        <w:tc>
          <w:tcPr>
            <w:tcW w:w="1890" w:type="dxa"/>
            <w:vMerge w:val="restart"/>
            <w:tcBorders>
              <w:top w:val="single" w:sz="4" w:space="0" w:color="auto"/>
              <w:left w:val="single" w:sz="6" w:space="0" w:color="auto"/>
              <w:right w:val="single" w:sz="6" w:space="0" w:color="auto"/>
            </w:tcBorders>
          </w:tcPr>
          <w:p w:rsidR="00004825" w:rsidRDefault="00004825">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FE5219">
              <w:t>arm</w:t>
            </w:r>
            <w:r>
              <w:t xml:space="preserve"> on negative pulses that have a width that meets the condition the user specifies with the Width </w:t>
            </w:r>
            <w:r w:rsidR="00FE5219">
              <w:t xml:space="preserve">Arm </w:t>
            </w:r>
            <w:r>
              <w:t>Condition attribute.</w:t>
            </w:r>
          </w:p>
        </w:tc>
      </w:tr>
      <w:tr w:rsidR="00566F40">
        <w:trPr>
          <w:cantSplit/>
        </w:trPr>
        <w:tc>
          <w:tcPr>
            <w:tcW w:w="1890" w:type="dxa"/>
            <w:vMerge/>
            <w:tcBorders>
              <w:left w:val="single" w:sz="6" w:space="0" w:color="auto"/>
              <w:right w:val="single" w:sz="6" w:space="0" w:color="auto"/>
            </w:tcBorders>
          </w:tcPr>
          <w:p w:rsidR="00566F40" w:rsidRDefault="00566F40">
            <w:pPr>
              <w:rPr>
                <w:color w:val="000000"/>
              </w:rPr>
            </w:pPr>
          </w:p>
        </w:tc>
        <w:tc>
          <w:tcPr>
            <w:tcW w:w="360" w:type="dxa"/>
            <w:vMerge w:val="restart"/>
            <w:tcBorders>
              <w:top w:val="single" w:sz="4" w:space="0" w:color="auto"/>
              <w:left w:val="single" w:sz="6"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WidthPolarity.Negative</w:t>
            </w:r>
          </w:p>
        </w:tc>
      </w:tr>
      <w:tr w:rsidR="00566F40" w:rsidTr="00566F40">
        <w:trPr>
          <w:cantSplit/>
        </w:trPr>
        <w:tc>
          <w:tcPr>
            <w:tcW w:w="1890" w:type="dxa"/>
            <w:vMerge/>
            <w:tcBorders>
              <w:left w:val="single" w:sz="6" w:space="0" w:color="auto"/>
              <w:right w:val="single" w:sz="6" w:space="0" w:color="auto"/>
            </w:tcBorders>
          </w:tcPr>
          <w:p w:rsidR="00566F40" w:rsidRDefault="00566F40">
            <w:pPr>
              <w:rPr>
                <w:color w:val="000000"/>
              </w:rPr>
            </w:pPr>
          </w:p>
        </w:tc>
        <w:tc>
          <w:tcPr>
            <w:tcW w:w="360" w:type="dxa"/>
            <w:vMerge/>
            <w:tcBorders>
              <w:left w:val="single" w:sz="6"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IVIDIGITIZER_VAL_WIDTH_NEGATIVE</w:t>
            </w:r>
          </w:p>
        </w:tc>
      </w:tr>
      <w:tr w:rsidR="00566F40">
        <w:trPr>
          <w:cantSplit/>
        </w:trPr>
        <w:tc>
          <w:tcPr>
            <w:tcW w:w="1890" w:type="dxa"/>
            <w:vMerge/>
            <w:tcBorders>
              <w:left w:val="single" w:sz="6" w:space="0" w:color="auto"/>
              <w:bottom w:val="single" w:sz="4" w:space="0" w:color="auto"/>
              <w:right w:val="single" w:sz="6" w:space="0" w:color="auto"/>
            </w:tcBorders>
          </w:tcPr>
          <w:p w:rsidR="00566F40" w:rsidRDefault="00566F40">
            <w:pPr>
              <w:rPr>
                <w:color w:val="000000"/>
              </w:rPr>
            </w:pPr>
          </w:p>
        </w:tc>
        <w:tc>
          <w:tcPr>
            <w:tcW w:w="360" w:type="dxa"/>
            <w:vMerge/>
            <w:tcBorders>
              <w:left w:val="single" w:sz="6" w:space="0" w:color="auto"/>
              <w:bottom w:val="single" w:sz="4"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IviDigitizerWidthPolarityNegative</w:t>
            </w:r>
          </w:p>
        </w:tc>
      </w:tr>
      <w:tr w:rsidR="00566F40">
        <w:trPr>
          <w:cantSplit/>
        </w:trPr>
        <w:tc>
          <w:tcPr>
            <w:tcW w:w="1890" w:type="dxa"/>
            <w:vMerge w:val="restart"/>
            <w:tcBorders>
              <w:top w:val="single" w:sz="4" w:space="0" w:color="auto"/>
              <w:left w:val="single" w:sz="6" w:space="0" w:color="auto"/>
              <w:right w:val="single" w:sz="6" w:space="0" w:color="auto"/>
            </w:tcBorders>
          </w:tcPr>
          <w:p w:rsidR="00566F40" w:rsidRDefault="00566F40">
            <w:pPr>
              <w:pStyle w:val="TableCell"/>
            </w:pPr>
            <w:r>
              <w:t>Either</w:t>
            </w:r>
          </w:p>
        </w:tc>
        <w:tc>
          <w:tcPr>
            <w:tcW w:w="6750" w:type="dxa"/>
            <w:gridSpan w:val="3"/>
            <w:tcBorders>
              <w:top w:val="single" w:sz="4" w:space="0" w:color="auto"/>
              <w:left w:val="single" w:sz="6" w:space="0" w:color="auto"/>
              <w:bottom w:val="single" w:sz="4" w:space="0" w:color="auto"/>
              <w:right w:val="single" w:sz="6" w:space="0" w:color="auto"/>
            </w:tcBorders>
          </w:tcPr>
          <w:p w:rsidR="00566F40" w:rsidRDefault="00566F40">
            <w:pPr>
              <w:pStyle w:val="TableCell"/>
            </w:pPr>
            <w:r>
              <w:t>Configures the digitizer to arm on either positive or negative pulses that have a width that meets the condition the user specifies with the Width Arm Condition attribute.</w:t>
            </w:r>
          </w:p>
        </w:tc>
      </w:tr>
      <w:tr w:rsidR="00566F40">
        <w:trPr>
          <w:cantSplit/>
        </w:trPr>
        <w:tc>
          <w:tcPr>
            <w:tcW w:w="1890" w:type="dxa"/>
            <w:vMerge/>
            <w:tcBorders>
              <w:left w:val="single" w:sz="6" w:space="0" w:color="auto"/>
              <w:right w:val="single" w:sz="6" w:space="0" w:color="auto"/>
            </w:tcBorders>
          </w:tcPr>
          <w:p w:rsidR="00566F40" w:rsidRDefault="00566F40">
            <w:pPr>
              <w:rPr>
                <w:color w:val="000000"/>
              </w:rPr>
            </w:pPr>
          </w:p>
        </w:tc>
        <w:tc>
          <w:tcPr>
            <w:tcW w:w="360" w:type="dxa"/>
            <w:vMerge w:val="restart"/>
            <w:tcBorders>
              <w:top w:val="single" w:sz="4" w:space="0" w:color="auto"/>
              <w:left w:val="single" w:sz="6"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WidthPolarity.Either</w:t>
            </w:r>
          </w:p>
        </w:tc>
      </w:tr>
      <w:tr w:rsidR="00566F40" w:rsidTr="00566F40">
        <w:trPr>
          <w:cantSplit/>
        </w:trPr>
        <w:tc>
          <w:tcPr>
            <w:tcW w:w="1890" w:type="dxa"/>
            <w:vMerge/>
            <w:tcBorders>
              <w:left w:val="single" w:sz="6" w:space="0" w:color="auto"/>
              <w:right w:val="single" w:sz="6" w:space="0" w:color="auto"/>
            </w:tcBorders>
          </w:tcPr>
          <w:p w:rsidR="00566F40" w:rsidRDefault="00566F40">
            <w:pPr>
              <w:rPr>
                <w:color w:val="000000"/>
              </w:rPr>
            </w:pPr>
          </w:p>
        </w:tc>
        <w:tc>
          <w:tcPr>
            <w:tcW w:w="360" w:type="dxa"/>
            <w:vMerge/>
            <w:tcBorders>
              <w:left w:val="single" w:sz="6"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IVIDIGITIZER_VAL_WIDTH_EITHER</w:t>
            </w:r>
          </w:p>
        </w:tc>
      </w:tr>
      <w:tr w:rsidR="00566F40">
        <w:trPr>
          <w:cantSplit/>
        </w:trPr>
        <w:tc>
          <w:tcPr>
            <w:tcW w:w="1890" w:type="dxa"/>
            <w:vMerge/>
            <w:tcBorders>
              <w:left w:val="single" w:sz="6" w:space="0" w:color="auto"/>
              <w:bottom w:val="single" w:sz="4" w:space="0" w:color="auto"/>
              <w:right w:val="single" w:sz="6" w:space="0" w:color="auto"/>
            </w:tcBorders>
          </w:tcPr>
          <w:p w:rsidR="00566F40" w:rsidRDefault="00566F40">
            <w:pPr>
              <w:rPr>
                <w:color w:val="000000"/>
              </w:rPr>
            </w:pPr>
          </w:p>
        </w:tc>
        <w:tc>
          <w:tcPr>
            <w:tcW w:w="360" w:type="dxa"/>
            <w:vMerge/>
            <w:tcBorders>
              <w:left w:val="single" w:sz="6" w:space="0" w:color="auto"/>
              <w:bottom w:val="single" w:sz="4"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IviDigitizerWidthPolarityEither</w:t>
            </w:r>
          </w:p>
        </w:tc>
      </w:tr>
    </w:tbl>
    <w:p w:rsidR="00004825" w:rsidRDefault="00004825">
      <w:pPr>
        <w:pStyle w:val="AttrFuncSubheading"/>
      </w:pPr>
      <w:r>
        <w:t>Defined Values for the Condition Parameter</w:t>
      </w:r>
    </w:p>
    <w:tbl>
      <w:tblPr>
        <w:tblW w:w="0" w:type="auto"/>
        <w:tblInd w:w="722" w:type="dxa"/>
        <w:tblLayout w:type="fixed"/>
        <w:tblLook w:val="0000"/>
      </w:tblPr>
      <w:tblGrid>
        <w:gridCol w:w="1890"/>
        <w:gridCol w:w="360"/>
        <w:gridCol w:w="1080"/>
        <w:gridCol w:w="5310"/>
      </w:tblGrid>
      <w:tr w:rsidR="00004825">
        <w:trPr>
          <w:cantSplit/>
        </w:trPr>
        <w:tc>
          <w:tcPr>
            <w:tcW w:w="1890"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lang w:val="fr-FR"/>
              </w:rPr>
            </w:pPr>
            <w:r>
              <w:rPr>
                <w:i/>
                <w:iCs/>
                <w:lang w:val="fr-FR"/>
              </w:rPr>
              <w:t>Description</w:t>
            </w:r>
          </w:p>
        </w:tc>
      </w:tr>
      <w:tr w:rsidR="00004825">
        <w:trPr>
          <w:cantSplit/>
        </w:trPr>
        <w:tc>
          <w:tcPr>
            <w:tcW w:w="1890"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trPr>
          <w:cantSplit/>
        </w:trPr>
        <w:tc>
          <w:tcPr>
            <w:tcW w:w="1890" w:type="dxa"/>
            <w:vMerge w:val="restart"/>
            <w:tcBorders>
              <w:top w:val="single" w:sz="4" w:space="0" w:color="auto"/>
              <w:left w:val="single" w:sz="6" w:space="0" w:color="auto"/>
              <w:right w:val="single" w:sz="6" w:space="0" w:color="auto"/>
            </w:tcBorders>
          </w:tcPr>
          <w:p w:rsidR="00004825" w:rsidRDefault="00004825">
            <w:pPr>
              <w:pStyle w:val="TableCell"/>
            </w:pPr>
            <w:r>
              <w:t>Within</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FE5219">
              <w:t>arm</w:t>
            </w:r>
            <w:r>
              <w:t xml:space="preserve"> on pulses that have a width that is less than the high threshold and greater than the low threshold. The end-user specifies the high and low thresholds with the Width </w:t>
            </w:r>
            <w:r w:rsidR="00FE5219">
              <w:t xml:space="preserve">Arm </w:t>
            </w:r>
            <w:r>
              <w:t xml:space="preserve">High Threshold and Width </w:t>
            </w:r>
            <w:r w:rsidR="00FE5219">
              <w:t xml:space="preserve">Arm </w:t>
            </w:r>
            <w:r>
              <w:t>Low Threshold properties.</w:t>
            </w:r>
          </w:p>
        </w:tc>
      </w:tr>
      <w:tr w:rsidR="00566F40">
        <w:trPr>
          <w:cantSplit/>
        </w:trPr>
        <w:tc>
          <w:tcPr>
            <w:tcW w:w="1890" w:type="dxa"/>
            <w:vMerge/>
            <w:tcBorders>
              <w:left w:val="single" w:sz="6" w:space="0" w:color="auto"/>
              <w:right w:val="single" w:sz="6" w:space="0" w:color="auto"/>
            </w:tcBorders>
          </w:tcPr>
          <w:p w:rsidR="00566F40" w:rsidRDefault="00566F40">
            <w:pPr>
              <w:rPr>
                <w:color w:val="000000"/>
              </w:rPr>
            </w:pPr>
          </w:p>
        </w:tc>
        <w:tc>
          <w:tcPr>
            <w:tcW w:w="360" w:type="dxa"/>
            <w:vMerge w:val="restart"/>
            <w:tcBorders>
              <w:top w:val="single" w:sz="4" w:space="0" w:color="auto"/>
              <w:left w:val="single" w:sz="6"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WidthCondition.Within</w:t>
            </w:r>
          </w:p>
        </w:tc>
      </w:tr>
      <w:tr w:rsidR="00566F40" w:rsidTr="00566F40">
        <w:trPr>
          <w:cantSplit/>
        </w:trPr>
        <w:tc>
          <w:tcPr>
            <w:tcW w:w="1890" w:type="dxa"/>
            <w:vMerge/>
            <w:tcBorders>
              <w:left w:val="single" w:sz="6" w:space="0" w:color="auto"/>
              <w:right w:val="single" w:sz="6" w:space="0" w:color="auto"/>
            </w:tcBorders>
          </w:tcPr>
          <w:p w:rsidR="00566F40" w:rsidRDefault="00566F40">
            <w:pPr>
              <w:rPr>
                <w:color w:val="000000"/>
              </w:rPr>
            </w:pPr>
          </w:p>
        </w:tc>
        <w:tc>
          <w:tcPr>
            <w:tcW w:w="360" w:type="dxa"/>
            <w:vMerge/>
            <w:tcBorders>
              <w:left w:val="single" w:sz="6"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IVIDIGITIZER_VAL_WIDTH_WITHIN</w:t>
            </w:r>
          </w:p>
        </w:tc>
      </w:tr>
      <w:tr w:rsidR="00566F40">
        <w:trPr>
          <w:cantSplit/>
        </w:trPr>
        <w:tc>
          <w:tcPr>
            <w:tcW w:w="1890" w:type="dxa"/>
            <w:vMerge/>
            <w:tcBorders>
              <w:left w:val="single" w:sz="6" w:space="0" w:color="auto"/>
              <w:bottom w:val="single" w:sz="4" w:space="0" w:color="auto"/>
              <w:right w:val="single" w:sz="6" w:space="0" w:color="auto"/>
            </w:tcBorders>
          </w:tcPr>
          <w:p w:rsidR="00566F40" w:rsidRDefault="00566F40">
            <w:pPr>
              <w:rPr>
                <w:color w:val="000000"/>
              </w:rPr>
            </w:pPr>
          </w:p>
        </w:tc>
        <w:tc>
          <w:tcPr>
            <w:tcW w:w="360" w:type="dxa"/>
            <w:vMerge/>
            <w:tcBorders>
              <w:left w:val="single" w:sz="6" w:space="0" w:color="auto"/>
              <w:bottom w:val="single" w:sz="4"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IviDigitizerWidthConditionWithin</w:t>
            </w:r>
          </w:p>
        </w:tc>
      </w:tr>
      <w:tr w:rsidR="00566F40">
        <w:trPr>
          <w:cantSplit/>
        </w:trPr>
        <w:tc>
          <w:tcPr>
            <w:tcW w:w="1890" w:type="dxa"/>
            <w:vMerge w:val="restart"/>
            <w:tcBorders>
              <w:top w:val="single" w:sz="4" w:space="0" w:color="auto"/>
              <w:left w:val="single" w:sz="6" w:space="0" w:color="auto"/>
              <w:right w:val="single" w:sz="6" w:space="0" w:color="auto"/>
            </w:tcBorders>
          </w:tcPr>
          <w:p w:rsidR="00566F40" w:rsidRDefault="00566F40">
            <w:pPr>
              <w:pStyle w:val="TableCell"/>
            </w:pPr>
            <w:r>
              <w:t>Outside</w:t>
            </w:r>
          </w:p>
        </w:tc>
        <w:tc>
          <w:tcPr>
            <w:tcW w:w="6750" w:type="dxa"/>
            <w:gridSpan w:val="3"/>
            <w:tcBorders>
              <w:top w:val="single" w:sz="4" w:space="0" w:color="auto"/>
              <w:left w:val="single" w:sz="6" w:space="0" w:color="auto"/>
              <w:bottom w:val="single" w:sz="4" w:space="0" w:color="auto"/>
              <w:right w:val="single" w:sz="6" w:space="0" w:color="auto"/>
            </w:tcBorders>
          </w:tcPr>
          <w:p w:rsidR="00566F40" w:rsidRDefault="00566F40">
            <w:pPr>
              <w:pStyle w:val="TableCell"/>
            </w:pPr>
            <w:r>
              <w:t>Configures the digitizer to arm on pulses that have a width that is either greater than the high threshold or less than a low threshold. The end-user specifies the high and low thresholds with the Width Arm High Threshold and Width Arm Low Threshold properties.</w:t>
            </w:r>
          </w:p>
        </w:tc>
      </w:tr>
      <w:tr w:rsidR="00566F40">
        <w:trPr>
          <w:cantSplit/>
        </w:trPr>
        <w:tc>
          <w:tcPr>
            <w:tcW w:w="1890" w:type="dxa"/>
            <w:vMerge/>
            <w:tcBorders>
              <w:left w:val="single" w:sz="6" w:space="0" w:color="auto"/>
              <w:right w:val="single" w:sz="6" w:space="0" w:color="auto"/>
            </w:tcBorders>
          </w:tcPr>
          <w:p w:rsidR="00566F40" w:rsidRDefault="00566F40">
            <w:pPr>
              <w:rPr>
                <w:color w:val="000000"/>
              </w:rPr>
            </w:pPr>
          </w:p>
        </w:tc>
        <w:tc>
          <w:tcPr>
            <w:tcW w:w="360" w:type="dxa"/>
            <w:vMerge w:val="restart"/>
            <w:tcBorders>
              <w:top w:val="single" w:sz="4" w:space="0" w:color="auto"/>
              <w:left w:val="single" w:sz="6"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WidthCondition.Outside</w:t>
            </w:r>
          </w:p>
        </w:tc>
      </w:tr>
      <w:tr w:rsidR="00566F40" w:rsidTr="00566F40">
        <w:trPr>
          <w:cantSplit/>
        </w:trPr>
        <w:tc>
          <w:tcPr>
            <w:tcW w:w="1890" w:type="dxa"/>
            <w:vMerge/>
            <w:tcBorders>
              <w:left w:val="single" w:sz="6" w:space="0" w:color="auto"/>
              <w:right w:val="single" w:sz="6" w:space="0" w:color="auto"/>
            </w:tcBorders>
          </w:tcPr>
          <w:p w:rsidR="00566F40" w:rsidRDefault="00566F40">
            <w:pPr>
              <w:rPr>
                <w:color w:val="000000"/>
              </w:rPr>
            </w:pPr>
          </w:p>
        </w:tc>
        <w:tc>
          <w:tcPr>
            <w:tcW w:w="360" w:type="dxa"/>
            <w:vMerge/>
            <w:tcBorders>
              <w:left w:val="single" w:sz="6"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IVIDIGITIZER_VAL_WIDTH_OUTSIDE</w:t>
            </w:r>
          </w:p>
        </w:tc>
      </w:tr>
      <w:tr w:rsidR="00566F40">
        <w:trPr>
          <w:cantSplit/>
        </w:trPr>
        <w:tc>
          <w:tcPr>
            <w:tcW w:w="1890" w:type="dxa"/>
            <w:vMerge/>
            <w:tcBorders>
              <w:left w:val="single" w:sz="6" w:space="0" w:color="auto"/>
              <w:bottom w:val="single" w:sz="4" w:space="0" w:color="auto"/>
              <w:right w:val="single" w:sz="6" w:space="0" w:color="auto"/>
            </w:tcBorders>
          </w:tcPr>
          <w:p w:rsidR="00566F40" w:rsidRDefault="00566F40">
            <w:pPr>
              <w:rPr>
                <w:color w:val="000000"/>
              </w:rPr>
            </w:pPr>
          </w:p>
        </w:tc>
        <w:tc>
          <w:tcPr>
            <w:tcW w:w="360" w:type="dxa"/>
            <w:vMerge/>
            <w:tcBorders>
              <w:left w:val="single" w:sz="6" w:space="0" w:color="auto"/>
              <w:bottom w:val="single" w:sz="4"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IviDigitizerWidthConditionOutside</w:t>
            </w:r>
          </w:p>
        </w:tc>
      </w:tr>
    </w:tbl>
    <w:p w:rsidR="00004825" w:rsidRDefault="00004825">
      <w:pPr>
        <w:pStyle w:val="FunctionHead"/>
      </w:pPr>
      <w:r>
        <w:t>Return Values</w:t>
      </w:r>
    </w:p>
    <w:p w:rsidR="00004825" w:rsidRDefault="00004825">
      <w:pPr>
        <w:pStyle w:val="Body1"/>
      </w:pPr>
      <w:r>
        <w:t xml:space="preserve">The </w:t>
      </w:r>
      <w:r>
        <w:rPr>
          <w:rStyle w:val="Italic"/>
        </w:rPr>
        <w:t>IVI-3.2: Inherent Capabilities Specification</w:t>
      </w:r>
      <w:r>
        <w:t xml:space="preserve"> defines general status codes that this function can return.</w:t>
      </w:r>
    </w:p>
    <w:p w:rsidR="00566F40" w:rsidRPr="00F7116C" w:rsidRDefault="00566F40" w:rsidP="00566F40">
      <w:pPr>
        <w:pStyle w:val="AttrFuncSubheading"/>
        <w:rPr>
          <w:color w:val="auto"/>
        </w:rPr>
      </w:pPr>
      <w:r w:rsidRPr="00F7116C">
        <w:rPr>
          <w:color w:val="auto"/>
        </w:rPr>
        <w:lastRenderedPageBreak/>
        <w:t>.NET Exceptions</w:t>
      </w:r>
    </w:p>
    <w:p w:rsidR="00566F40" w:rsidRDefault="00566F40" w:rsidP="00566F4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004825" w:rsidRDefault="00004825">
      <w:pPr>
        <w:pStyle w:val="Body1"/>
        <w:rPr>
          <w:sz w:val="12"/>
          <w:szCs w:val="12"/>
        </w:rPr>
      </w:pPr>
      <w:r>
        <w:br w:type="page"/>
      </w:r>
    </w:p>
    <w:p w:rsidR="00004825" w:rsidRDefault="00004825">
      <w:pPr>
        <w:pStyle w:val="Heading2"/>
      </w:pPr>
      <w:bookmarkStart w:id="963" w:name="_Toc304583828"/>
      <w:bookmarkStart w:id="964" w:name="_Toc306374679"/>
      <w:r>
        <w:t>IviDigitizerWidthArm Behavior Model</w:t>
      </w:r>
      <w:bookmarkEnd w:id="963"/>
      <w:bookmarkEnd w:id="964"/>
    </w:p>
    <w:p w:rsidR="00004825" w:rsidRDefault="00004825">
      <w:pPr>
        <w:pStyle w:val="Body1"/>
      </w:pPr>
      <w:r>
        <w:t>The IviDigitizerWidthArm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004825" w:rsidRDefault="00004825">
      <w:pPr>
        <w:pStyle w:val="Heading2"/>
      </w:pPr>
      <w:bookmarkStart w:id="965" w:name="_Toc304583829"/>
      <w:bookmarkStart w:id="966" w:name="_Toc306374680"/>
      <w:r>
        <w:t>IviDigitizerWidthArm Compliance Notes</w:t>
      </w:r>
      <w:bookmarkEnd w:id="965"/>
      <w:bookmarkEnd w:id="966"/>
    </w:p>
    <w:p w:rsidR="00004825" w:rsidRDefault="00004825">
      <w:pPr>
        <w:pStyle w:val="Body1"/>
      </w:pPr>
      <w:r>
        <w:t>For a specific driver to comply with the IviDigitizerWidthArm extension, it shall be compliant with the IviDigitizerBase capability group and it shall implement all of the attributes and functions listed in this section.</w:t>
      </w:r>
    </w:p>
    <w:p w:rsidR="00004825" w:rsidRDefault="00004825">
      <w:pPr>
        <w:pStyle w:val="Heading1"/>
      </w:pPr>
      <w:bookmarkStart w:id="967" w:name="_943096790"/>
      <w:bookmarkStart w:id="968" w:name="_943096793"/>
      <w:bookmarkStart w:id="969" w:name="_Toc304583830"/>
      <w:bookmarkStart w:id="970" w:name="_Toc306374681"/>
      <w:bookmarkEnd w:id="967"/>
      <w:bookmarkEnd w:id="968"/>
      <w:r>
        <w:lastRenderedPageBreak/>
        <w:t>IviDigitizerWindowArm Extension Group</w:t>
      </w:r>
      <w:bookmarkEnd w:id="969"/>
      <w:bookmarkEnd w:id="970"/>
    </w:p>
    <w:p w:rsidR="00004825" w:rsidRDefault="00004825">
      <w:pPr>
        <w:pStyle w:val="Heading2"/>
      </w:pPr>
      <w:bookmarkStart w:id="971" w:name="_Toc304583831"/>
      <w:bookmarkStart w:id="972" w:name="_Toc306374682"/>
      <w:r>
        <w:t>IviDigitizerWindowArm Overview</w:t>
      </w:r>
      <w:bookmarkEnd w:id="971"/>
      <w:bookmarkEnd w:id="972"/>
    </w:p>
    <w:p w:rsidR="00BE38FA" w:rsidRDefault="00BE38FA" w:rsidP="00BE38FA">
      <w:pPr>
        <w:pStyle w:val="Body1"/>
        <w:rPr>
          <w:color w:val="000000"/>
        </w:rPr>
      </w:pPr>
      <w:r>
        <w:rPr>
          <w:color w:val="000000"/>
        </w:rPr>
        <w:t>In addition to the fundamental capabilities, the Ivi</w:t>
      </w:r>
      <w:r w:rsidRPr="004E4B36">
        <w:rPr>
          <w:color w:val="000000"/>
        </w:rPr>
        <w:t>Digitizer</w:t>
      </w:r>
      <w:r>
        <w:rPr>
          <w:color w:val="000000"/>
        </w:rPr>
        <w:t xml:space="preserve">WindowArm extension group defines extensions for </w:t>
      </w:r>
      <w:r w:rsidRPr="004E4B36">
        <w:rPr>
          <w:color w:val="000000"/>
        </w:rPr>
        <w:t>digitizer</w:t>
      </w:r>
      <w:r>
        <w:rPr>
          <w:color w:val="000000"/>
        </w:rPr>
        <w:t>s that can arm on user-specified voltage level windows</w:t>
      </w:r>
      <w:r w:rsidR="0080634C">
        <w:rPr>
          <w:color w:val="000000"/>
        </w:rPr>
        <w:t xml:space="preserve">. </w:t>
      </w:r>
      <w:r>
        <w:rPr>
          <w:color w:val="000000"/>
        </w:rPr>
        <w:t>The device arms in response to a signals entering or leaving voltage ranges in the same way that it triggers in response to voltage range windows</w:t>
      </w:r>
      <w:r w:rsidR="0080634C">
        <w:rPr>
          <w:color w:val="000000"/>
        </w:rPr>
        <w:t xml:space="preserve">. </w:t>
      </w:r>
      <w:r>
        <w:rPr>
          <w:color w:val="000000"/>
        </w:rPr>
        <w:t>See Section</w:t>
      </w:r>
      <w:r w:rsidR="00875082">
        <w:rPr>
          <w:color w:val="000000"/>
        </w:rPr>
        <w:fldChar w:fldCharType="begin"/>
      </w:r>
      <w:r w:rsidR="00C015DD">
        <w:rPr>
          <w:color w:val="000000"/>
        </w:rPr>
        <w:instrText xml:space="preserve"> REF _Ref220383694 \r \h </w:instrText>
      </w:r>
      <w:r w:rsidR="00875082">
        <w:rPr>
          <w:color w:val="000000"/>
        </w:rPr>
      </w:r>
      <w:r w:rsidR="00875082">
        <w:rPr>
          <w:color w:val="000000"/>
        </w:rPr>
        <w:fldChar w:fldCharType="separate"/>
      </w:r>
      <w:r w:rsidR="00344F59">
        <w:rPr>
          <w:color w:val="000000"/>
        </w:rPr>
        <w:t>33</w:t>
      </w:r>
      <w:r w:rsidR="00875082">
        <w:rPr>
          <w:color w:val="000000"/>
        </w:rPr>
        <w:fldChar w:fldCharType="end"/>
      </w:r>
      <w:r>
        <w:rPr>
          <w:color w:val="000000"/>
        </w:rPr>
        <w:t>for details on pulse width triggering.</w:t>
      </w:r>
    </w:p>
    <w:p w:rsidR="00004825" w:rsidRDefault="00004825">
      <w:pPr>
        <w:pStyle w:val="Heading2"/>
      </w:pPr>
      <w:bookmarkStart w:id="973" w:name="_Toc304583832"/>
      <w:bookmarkStart w:id="974" w:name="_Toc306374683"/>
      <w:r>
        <w:t>IviDigitizerWindowArm Attributes</w:t>
      </w:r>
      <w:bookmarkEnd w:id="973"/>
      <w:bookmarkEnd w:id="974"/>
    </w:p>
    <w:p w:rsidR="00004825" w:rsidRDefault="00004825">
      <w:pPr>
        <w:pStyle w:val="Body1"/>
      </w:pPr>
      <w:r>
        <w:t>The IviDigitizerWindowArm extension group defines the following attributes:</w:t>
      </w:r>
    </w:p>
    <w:p w:rsidR="00004825" w:rsidRDefault="00004825" w:rsidP="00D008AE">
      <w:pPr>
        <w:pStyle w:val="ListBullet"/>
        <w:numPr>
          <w:ilvl w:val="0"/>
          <w:numId w:val="60"/>
        </w:numPr>
      </w:pPr>
      <w:r>
        <w:t>Window Arm Condition</w:t>
      </w:r>
    </w:p>
    <w:p w:rsidR="00004825" w:rsidRDefault="00004825" w:rsidP="00D008AE">
      <w:pPr>
        <w:pStyle w:val="ListBullet"/>
        <w:numPr>
          <w:ilvl w:val="0"/>
          <w:numId w:val="60"/>
        </w:numPr>
      </w:pPr>
      <w:r>
        <w:t>Window Arm High Threshold</w:t>
      </w:r>
    </w:p>
    <w:p w:rsidR="00004825" w:rsidRDefault="00004825" w:rsidP="00D008AE">
      <w:pPr>
        <w:pStyle w:val="ListBullet"/>
        <w:numPr>
          <w:ilvl w:val="0"/>
          <w:numId w:val="60"/>
        </w:numPr>
      </w:pPr>
      <w:r>
        <w:t>Window Arm Low Threshold</w:t>
      </w:r>
    </w:p>
    <w:p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004825" w:rsidRDefault="00004825" w:rsidP="0035546D">
      <w:pPr>
        <w:pStyle w:val="Heading3"/>
        <w:pageBreakBefore/>
      </w:pPr>
      <w:bookmarkStart w:id="975" w:name="_Toc304583833"/>
      <w:bookmarkStart w:id="976" w:name="_Toc306374684"/>
      <w:r>
        <w:lastRenderedPageBreak/>
        <w:t>Window Arm Condition</w:t>
      </w:r>
      <w:bookmarkEnd w:id="975"/>
      <w:bookmarkEnd w:id="976"/>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ArmSource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312E31">
            <w:pPr>
              <w:pStyle w:val="TableCell"/>
            </w:pPr>
            <w:r>
              <w:t>Configure Window Arm Source</w:t>
            </w:r>
          </w:p>
        </w:tc>
      </w:tr>
    </w:tbl>
    <w:p w:rsidR="00566F40" w:rsidRDefault="00566F40" w:rsidP="00566F40">
      <w:pPr>
        <w:pStyle w:val="FunctionHead"/>
      </w:pPr>
      <w:r>
        <w:t>.NET Property Name</w:t>
      </w:r>
    </w:p>
    <w:p w:rsidR="00566F40" w:rsidRDefault="00566F40" w:rsidP="00566F40">
      <w:pPr>
        <w:pStyle w:val="Body1"/>
        <w:rPr>
          <w:rStyle w:val="monospace"/>
        </w:rPr>
      </w:pPr>
      <w:r>
        <w:rPr>
          <w:rStyle w:val="monospace"/>
        </w:rPr>
        <w:t>Arm.Sources[].Window.Condition</w:t>
      </w:r>
    </w:p>
    <w:p w:rsidR="00566F40" w:rsidRDefault="00566F40" w:rsidP="00566F40">
      <w:pPr>
        <w:pStyle w:val="FunctionHead"/>
      </w:pPr>
      <w:r>
        <w:t>.NET Enumeration Name</w:t>
      </w:r>
    </w:p>
    <w:p w:rsidR="00566F40" w:rsidRDefault="00566F40" w:rsidP="00566F40">
      <w:pPr>
        <w:pStyle w:val="Code1"/>
      </w:pPr>
      <w:r>
        <w:t>WindowCondition</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Window.Condition</w:t>
      </w:r>
    </w:p>
    <w:p w:rsidR="00004825" w:rsidRDefault="00004825">
      <w:pPr>
        <w:pStyle w:val="FunctionHead"/>
      </w:pPr>
      <w:r>
        <w:t>COM Enumeration Name</w:t>
      </w:r>
    </w:p>
    <w:p w:rsidR="00004825" w:rsidRDefault="00004825">
      <w:pPr>
        <w:pStyle w:val="Code1"/>
      </w:pPr>
      <w:r>
        <w:t>IviDigitizerWindowConditionEnum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IVIDIGITIZER_ATTR_WINDOW_ARM_CONDITION</w:t>
      </w:r>
    </w:p>
    <w:p w:rsidR="00004825" w:rsidRDefault="00004825">
      <w:pPr>
        <w:pStyle w:val="FunctionHead"/>
      </w:pPr>
      <w:r>
        <w:t>Description</w:t>
      </w:r>
    </w:p>
    <w:p w:rsidR="00004825" w:rsidRDefault="00004825">
      <w:pPr>
        <w:pStyle w:val="Body1"/>
      </w:pPr>
      <w:r>
        <w:t>Specifies whether a signal that is entering or leaving the voltage window defined by the high and low thresholds arms the digitizer. The end-user specifies the high and low thresholds with the Window High Threshold and Window Low Threshold attributes.</w:t>
      </w:r>
    </w:p>
    <w:p w:rsidR="00004825" w:rsidRDefault="00004825">
      <w:pPr>
        <w:pStyle w:val="FunctionHead"/>
      </w:pPr>
      <w:r>
        <w:t>Defined Values</w:t>
      </w:r>
    </w:p>
    <w:tbl>
      <w:tblPr>
        <w:tblW w:w="0" w:type="auto"/>
        <w:tblInd w:w="722" w:type="dxa"/>
        <w:tblLayout w:type="fixed"/>
        <w:tblLook w:val="0000"/>
      </w:tblPr>
      <w:tblGrid>
        <w:gridCol w:w="1726"/>
        <w:gridCol w:w="630"/>
        <w:gridCol w:w="1170"/>
        <w:gridCol w:w="5114"/>
      </w:tblGrid>
      <w:tr w:rsidR="00004825" w:rsidTr="00145424">
        <w:trPr>
          <w:cantSplit/>
          <w:trHeight w:val="158"/>
        </w:trPr>
        <w:tc>
          <w:tcPr>
            <w:tcW w:w="172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691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145424">
        <w:trPr>
          <w:cantSplit/>
          <w:trHeight w:val="157"/>
        </w:trPr>
        <w:tc>
          <w:tcPr>
            <w:tcW w:w="172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11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8F30F7">
        <w:trPr>
          <w:cantSplit/>
          <w:trHeight w:val="918"/>
        </w:trPr>
        <w:tc>
          <w:tcPr>
            <w:tcW w:w="1726" w:type="dxa"/>
            <w:vMerge w:val="restart"/>
            <w:tcBorders>
              <w:top w:val="single" w:sz="6" w:space="0" w:color="auto"/>
              <w:left w:val="single" w:sz="6" w:space="0" w:color="auto"/>
              <w:right w:val="single" w:sz="6" w:space="0" w:color="auto"/>
            </w:tcBorders>
          </w:tcPr>
          <w:p w:rsidR="00004825" w:rsidRDefault="00004825">
            <w:pPr>
              <w:pStyle w:val="TableCell"/>
            </w:pPr>
            <w:r>
              <w:t>Entering</w:t>
            </w:r>
          </w:p>
        </w:tc>
        <w:tc>
          <w:tcPr>
            <w:tcW w:w="6914" w:type="dxa"/>
            <w:gridSpan w:val="3"/>
            <w:tcBorders>
              <w:top w:val="single" w:sz="6" w:space="0" w:color="auto"/>
              <w:left w:val="single" w:sz="6" w:space="0" w:color="auto"/>
              <w:bottom w:val="single" w:sz="4" w:space="0" w:color="auto"/>
              <w:right w:val="single" w:sz="6" w:space="0" w:color="auto"/>
            </w:tcBorders>
          </w:tcPr>
          <w:p w:rsidR="00004825" w:rsidRDefault="00C5087C">
            <w:pPr>
              <w:pStyle w:val="TableCell"/>
            </w:pPr>
            <w:r>
              <w:t>Configures the digitizer to arm on signals when they enter the given arming window. The end-user specifies the high and low thresholds with the Window Arm High Threshold and Window Arm Low Threshold properties.</w:t>
            </w:r>
          </w:p>
        </w:tc>
      </w:tr>
      <w:tr w:rsidR="00566F40" w:rsidTr="00145424">
        <w:trPr>
          <w:cantSplit/>
          <w:trHeight w:val="338"/>
        </w:trPr>
        <w:tc>
          <w:tcPr>
            <w:tcW w:w="1726" w:type="dxa"/>
            <w:vMerge/>
            <w:tcBorders>
              <w:left w:val="single" w:sz="6" w:space="0" w:color="auto"/>
              <w:right w:val="single" w:sz="6" w:space="0" w:color="auto"/>
            </w:tcBorders>
          </w:tcPr>
          <w:p w:rsidR="00566F40" w:rsidRDefault="00566F40">
            <w:pPr>
              <w:pStyle w:val="TableCell"/>
            </w:pPr>
          </w:p>
        </w:tc>
        <w:tc>
          <w:tcPr>
            <w:tcW w:w="630" w:type="dxa"/>
            <w:vMerge w:val="restart"/>
            <w:tcBorders>
              <w:top w:val="single" w:sz="4" w:space="0" w:color="auto"/>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566F40" w:rsidRDefault="00566F40" w:rsidP="00972344">
            <w:pPr>
              <w:pStyle w:val="TableCellCourierNew"/>
            </w:pPr>
            <w:r>
              <w:t>WindowCondition.Entering</w:t>
            </w:r>
          </w:p>
        </w:tc>
      </w:tr>
      <w:tr w:rsidR="00566F40" w:rsidTr="00566F40">
        <w:trPr>
          <w:cantSplit/>
          <w:trHeight w:val="338"/>
        </w:trPr>
        <w:tc>
          <w:tcPr>
            <w:tcW w:w="1726" w:type="dxa"/>
            <w:vMerge/>
            <w:tcBorders>
              <w:left w:val="single" w:sz="6" w:space="0" w:color="auto"/>
              <w:right w:val="single" w:sz="6" w:space="0" w:color="auto"/>
            </w:tcBorders>
          </w:tcPr>
          <w:p w:rsidR="00566F40" w:rsidRDefault="00566F40">
            <w:pPr>
              <w:pStyle w:val="TableCell"/>
            </w:pPr>
          </w:p>
        </w:tc>
        <w:tc>
          <w:tcPr>
            <w:tcW w:w="630" w:type="dxa"/>
            <w:vMerge/>
            <w:tcBorders>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566F40" w:rsidRDefault="00566F40" w:rsidP="00972344">
            <w:pPr>
              <w:pStyle w:val="TableCellCourierNew"/>
            </w:pPr>
            <w:r>
              <w:t>IVIDIGITIZER_VAL_WINDOW_CONDITION_ENTERING</w:t>
            </w:r>
          </w:p>
        </w:tc>
      </w:tr>
      <w:tr w:rsidR="00566F40" w:rsidTr="00145424">
        <w:trPr>
          <w:cantSplit/>
          <w:trHeight w:val="337"/>
        </w:trPr>
        <w:tc>
          <w:tcPr>
            <w:tcW w:w="1726" w:type="dxa"/>
            <w:vMerge/>
            <w:tcBorders>
              <w:left w:val="single" w:sz="6" w:space="0" w:color="auto"/>
              <w:bottom w:val="single" w:sz="6" w:space="0" w:color="auto"/>
              <w:right w:val="single" w:sz="6" w:space="0" w:color="auto"/>
            </w:tcBorders>
          </w:tcPr>
          <w:p w:rsidR="00566F40" w:rsidRDefault="00566F40">
            <w:pPr>
              <w:pStyle w:val="TableCell"/>
            </w:pPr>
          </w:p>
        </w:tc>
        <w:tc>
          <w:tcPr>
            <w:tcW w:w="630" w:type="dxa"/>
            <w:vMerge/>
            <w:tcBorders>
              <w:left w:val="single" w:sz="6" w:space="0" w:color="auto"/>
              <w:bottom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6" w:space="0" w:color="auto"/>
              <w:right w:val="single" w:sz="6" w:space="0" w:color="auto"/>
            </w:tcBorders>
          </w:tcPr>
          <w:p w:rsidR="00566F40" w:rsidRDefault="00566F40">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566F40" w:rsidRDefault="00566F40">
            <w:pPr>
              <w:pStyle w:val="TableCell"/>
              <w:rPr>
                <w:rFonts w:ascii="Courier New" w:hAnsi="Courier New" w:cs="Courier New"/>
                <w:sz w:val="18"/>
                <w:szCs w:val="18"/>
              </w:rPr>
            </w:pPr>
            <w:r>
              <w:rPr>
                <w:rFonts w:ascii="Courier New" w:hAnsi="Courier New" w:cs="Courier New"/>
                <w:sz w:val="18"/>
                <w:szCs w:val="18"/>
              </w:rPr>
              <w:t>IviDigitizerWindowConditionEntering</w:t>
            </w:r>
          </w:p>
        </w:tc>
      </w:tr>
      <w:tr w:rsidR="00004825" w:rsidTr="008F30F7">
        <w:trPr>
          <w:cantSplit/>
          <w:trHeight w:val="903"/>
        </w:trPr>
        <w:tc>
          <w:tcPr>
            <w:tcW w:w="1726" w:type="dxa"/>
            <w:vMerge w:val="restart"/>
            <w:tcBorders>
              <w:top w:val="single" w:sz="6" w:space="0" w:color="auto"/>
              <w:left w:val="single" w:sz="6" w:space="0" w:color="auto"/>
              <w:right w:val="single" w:sz="6" w:space="0" w:color="auto"/>
            </w:tcBorders>
          </w:tcPr>
          <w:p w:rsidR="00004825" w:rsidRDefault="00004825">
            <w:pPr>
              <w:pStyle w:val="TableCell"/>
            </w:pPr>
            <w:r>
              <w:t>Leaving</w:t>
            </w:r>
          </w:p>
        </w:tc>
        <w:tc>
          <w:tcPr>
            <w:tcW w:w="6914" w:type="dxa"/>
            <w:gridSpan w:val="3"/>
            <w:tcBorders>
              <w:top w:val="single" w:sz="6" w:space="0" w:color="auto"/>
              <w:left w:val="single" w:sz="6" w:space="0" w:color="auto"/>
              <w:bottom w:val="single" w:sz="4" w:space="0" w:color="auto"/>
              <w:right w:val="single" w:sz="6" w:space="0" w:color="auto"/>
            </w:tcBorders>
          </w:tcPr>
          <w:p w:rsidR="00C5087C" w:rsidRDefault="00C5087C">
            <w:pPr>
              <w:pStyle w:val="TableCell"/>
            </w:pPr>
            <w:r>
              <w:t>Configures the digitizer to arm on signals when they leave the given arming window. The end-user specifies the high and low thresholds with the Window Arm High Threshold and Window Arm Low Threshold properties.</w:t>
            </w:r>
          </w:p>
        </w:tc>
      </w:tr>
      <w:tr w:rsidR="00566F40" w:rsidTr="00145424">
        <w:trPr>
          <w:cantSplit/>
          <w:trHeight w:val="338"/>
        </w:trPr>
        <w:tc>
          <w:tcPr>
            <w:tcW w:w="1726" w:type="dxa"/>
            <w:vMerge/>
            <w:tcBorders>
              <w:left w:val="single" w:sz="6" w:space="0" w:color="auto"/>
              <w:right w:val="single" w:sz="6" w:space="0" w:color="auto"/>
            </w:tcBorders>
          </w:tcPr>
          <w:p w:rsidR="00566F40" w:rsidRDefault="00566F40">
            <w:pPr>
              <w:pStyle w:val="TableCell"/>
            </w:pPr>
          </w:p>
        </w:tc>
        <w:tc>
          <w:tcPr>
            <w:tcW w:w="630" w:type="dxa"/>
            <w:vMerge w:val="restart"/>
            <w:tcBorders>
              <w:top w:val="single" w:sz="4" w:space="0" w:color="auto"/>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566F40" w:rsidRDefault="00566F40" w:rsidP="00972344">
            <w:pPr>
              <w:pStyle w:val="TableCellCourierNew"/>
            </w:pPr>
            <w:r>
              <w:t>WindowCondition.Leaving</w:t>
            </w:r>
          </w:p>
        </w:tc>
      </w:tr>
      <w:tr w:rsidR="00566F40" w:rsidTr="00566F40">
        <w:trPr>
          <w:cantSplit/>
          <w:trHeight w:val="338"/>
        </w:trPr>
        <w:tc>
          <w:tcPr>
            <w:tcW w:w="1726" w:type="dxa"/>
            <w:vMerge/>
            <w:tcBorders>
              <w:left w:val="single" w:sz="6" w:space="0" w:color="auto"/>
              <w:right w:val="single" w:sz="6" w:space="0" w:color="auto"/>
            </w:tcBorders>
          </w:tcPr>
          <w:p w:rsidR="00566F40" w:rsidRDefault="00566F40">
            <w:pPr>
              <w:pStyle w:val="TableCell"/>
            </w:pPr>
          </w:p>
        </w:tc>
        <w:tc>
          <w:tcPr>
            <w:tcW w:w="630" w:type="dxa"/>
            <w:vMerge/>
            <w:tcBorders>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566F40" w:rsidRDefault="00566F40" w:rsidP="00972344">
            <w:pPr>
              <w:pStyle w:val="TableCellCourierNew"/>
            </w:pPr>
            <w:r>
              <w:t>IVIDIGITIZER_VAL_WINDOW_CONDITION_LEAVING</w:t>
            </w:r>
          </w:p>
        </w:tc>
      </w:tr>
      <w:tr w:rsidR="00566F40" w:rsidTr="00145424">
        <w:trPr>
          <w:cantSplit/>
          <w:trHeight w:val="337"/>
        </w:trPr>
        <w:tc>
          <w:tcPr>
            <w:tcW w:w="1726" w:type="dxa"/>
            <w:vMerge/>
            <w:tcBorders>
              <w:left w:val="single" w:sz="6" w:space="0" w:color="auto"/>
              <w:bottom w:val="single" w:sz="6" w:space="0" w:color="auto"/>
              <w:right w:val="single" w:sz="6" w:space="0" w:color="auto"/>
            </w:tcBorders>
          </w:tcPr>
          <w:p w:rsidR="00566F40" w:rsidRDefault="00566F40">
            <w:pPr>
              <w:pStyle w:val="TableCell"/>
            </w:pPr>
          </w:p>
        </w:tc>
        <w:tc>
          <w:tcPr>
            <w:tcW w:w="630" w:type="dxa"/>
            <w:vMerge/>
            <w:tcBorders>
              <w:left w:val="single" w:sz="6" w:space="0" w:color="auto"/>
              <w:bottom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6" w:space="0" w:color="auto"/>
              <w:right w:val="single" w:sz="6" w:space="0" w:color="auto"/>
            </w:tcBorders>
          </w:tcPr>
          <w:p w:rsidR="00566F40" w:rsidRDefault="00566F40">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566F40" w:rsidRDefault="00566F40">
            <w:pPr>
              <w:pStyle w:val="TableCell"/>
              <w:rPr>
                <w:rFonts w:ascii="Courier New" w:hAnsi="Courier New" w:cs="Courier New"/>
                <w:sz w:val="18"/>
                <w:szCs w:val="18"/>
              </w:rPr>
            </w:pPr>
            <w:r>
              <w:rPr>
                <w:rFonts w:ascii="Courier New" w:hAnsi="Courier New" w:cs="Courier New"/>
                <w:sz w:val="18"/>
                <w:szCs w:val="18"/>
              </w:rPr>
              <w:t>IviDigitizerWindowConditionLeaving</w:t>
            </w:r>
          </w:p>
        </w:tc>
      </w:tr>
    </w:tbl>
    <w:p w:rsidR="00B2328D" w:rsidRPr="00F7116C" w:rsidRDefault="00B2328D" w:rsidP="00B2328D">
      <w:pPr>
        <w:pStyle w:val="AttrFuncSubheading"/>
        <w:rPr>
          <w:color w:val="auto"/>
        </w:rPr>
      </w:pPr>
      <w:r w:rsidRPr="00F7116C">
        <w:rPr>
          <w:color w:val="auto"/>
        </w:rPr>
        <w:lastRenderedPageBreak/>
        <w:t>.NET Exceptions</w:t>
      </w:r>
    </w:p>
    <w:p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35546D">
      <w:pPr>
        <w:pStyle w:val="Heading3"/>
        <w:pageBreakBefore/>
      </w:pPr>
      <w:bookmarkStart w:id="977" w:name="_Toc304583834"/>
      <w:bookmarkStart w:id="978" w:name="_Toc306374685"/>
      <w:r>
        <w:lastRenderedPageBreak/>
        <w:t>Window Arm High Threshold</w:t>
      </w:r>
      <w:bookmarkEnd w:id="977"/>
      <w:bookmarkEnd w:id="978"/>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ArmSource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312E31">
            <w:pPr>
              <w:pStyle w:val="TableCell"/>
            </w:pPr>
            <w:r>
              <w:t>Configure Window Arm Source</w:t>
            </w:r>
          </w:p>
        </w:tc>
      </w:tr>
    </w:tbl>
    <w:p w:rsidR="00B2328D" w:rsidRDefault="00B2328D" w:rsidP="00B2328D">
      <w:pPr>
        <w:pStyle w:val="FunctionHead"/>
      </w:pPr>
      <w:r>
        <w:t>.NET Property Name</w:t>
      </w:r>
    </w:p>
    <w:p w:rsidR="00B2328D" w:rsidRDefault="00B2328D" w:rsidP="00B2328D">
      <w:pPr>
        <w:pStyle w:val="Body1"/>
        <w:rPr>
          <w:rStyle w:val="monospace"/>
        </w:rPr>
      </w:pPr>
      <w:r>
        <w:rPr>
          <w:rStyle w:val="monospace"/>
        </w:rPr>
        <w:t>Arm.Sources[].Window.ThresholdHigh</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Window.ThresholdHigh</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IVIDIGITIZER_ATTR_WINDOW_ARM_HIGH_THRESHOLD</w:t>
      </w:r>
    </w:p>
    <w:p w:rsidR="00004825" w:rsidRDefault="00004825">
      <w:pPr>
        <w:pStyle w:val="FunctionHead"/>
      </w:pPr>
      <w:r>
        <w:t>Description</w:t>
      </w:r>
    </w:p>
    <w:p w:rsidR="00004825" w:rsidRDefault="00004825">
      <w:pPr>
        <w:pStyle w:val="Body1"/>
      </w:pPr>
      <w:r>
        <w:t>Specifies the high window threshold voltage in Volts.</w:t>
      </w:r>
    </w:p>
    <w:p w:rsidR="00B2328D" w:rsidRPr="00F7116C" w:rsidRDefault="00B2328D" w:rsidP="00B2328D">
      <w:pPr>
        <w:pStyle w:val="AttrFuncSubheading"/>
        <w:rPr>
          <w:color w:val="auto"/>
        </w:rPr>
      </w:pPr>
      <w:r w:rsidRPr="00F7116C">
        <w:rPr>
          <w:color w:val="auto"/>
        </w:rPr>
        <w:t>.NET Exceptions</w:t>
      </w:r>
    </w:p>
    <w:p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979" w:name="_Toc304583835"/>
      <w:bookmarkStart w:id="980" w:name="_Toc306374686"/>
      <w:r>
        <w:t>Window Arm Low Threshold</w:t>
      </w:r>
      <w:bookmarkEnd w:id="979"/>
      <w:bookmarkEnd w:id="980"/>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ArmSource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312E31">
            <w:pPr>
              <w:pStyle w:val="TableCell"/>
            </w:pPr>
            <w:r>
              <w:t>Configure Window Arm Source</w:t>
            </w:r>
          </w:p>
        </w:tc>
      </w:tr>
    </w:tbl>
    <w:p w:rsidR="00B2328D" w:rsidRDefault="00B2328D" w:rsidP="00B2328D">
      <w:pPr>
        <w:pStyle w:val="FunctionHead"/>
      </w:pPr>
      <w:r>
        <w:t>.NET Property Name</w:t>
      </w:r>
    </w:p>
    <w:p w:rsidR="00B2328D" w:rsidRDefault="00B2328D" w:rsidP="00B2328D">
      <w:pPr>
        <w:pStyle w:val="Body1"/>
        <w:rPr>
          <w:rStyle w:val="monospace"/>
        </w:rPr>
      </w:pPr>
      <w:r>
        <w:rPr>
          <w:rStyle w:val="monospace"/>
        </w:rPr>
        <w:t>Arm.Sources[].Window.ThresholdLow</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Window.ThresholdLow</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IVIDIGITIZER_ATTR_WINDOW_ARM_LOW_THRESHOLD</w:t>
      </w:r>
    </w:p>
    <w:p w:rsidR="00004825" w:rsidRDefault="00004825">
      <w:pPr>
        <w:pStyle w:val="FunctionHead"/>
      </w:pPr>
      <w:r>
        <w:t>Description</w:t>
      </w:r>
    </w:p>
    <w:p w:rsidR="00004825" w:rsidRDefault="00004825">
      <w:pPr>
        <w:pStyle w:val="Body1"/>
      </w:pPr>
      <w:r>
        <w:t>Specifies the low window threshold voltage in Volts.</w:t>
      </w:r>
    </w:p>
    <w:p w:rsidR="00B2328D" w:rsidRPr="00F7116C" w:rsidRDefault="00B2328D" w:rsidP="00B2328D">
      <w:pPr>
        <w:pStyle w:val="AttrFuncSubheading"/>
        <w:rPr>
          <w:color w:val="auto"/>
        </w:rPr>
      </w:pPr>
      <w:r w:rsidRPr="00F7116C">
        <w:rPr>
          <w:color w:val="auto"/>
        </w:rPr>
        <w:t>.NET Exceptions</w:t>
      </w:r>
    </w:p>
    <w:p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2"/>
      </w:pPr>
      <w:bookmarkStart w:id="981" w:name="_Toc304583836"/>
      <w:bookmarkStart w:id="982" w:name="_Toc306374687"/>
      <w:r>
        <w:t>IviDigitizerWindowArm Functions</w:t>
      </w:r>
      <w:bookmarkEnd w:id="981"/>
      <w:bookmarkEnd w:id="982"/>
    </w:p>
    <w:p w:rsidR="00004825" w:rsidRDefault="00004825">
      <w:pPr>
        <w:pStyle w:val="Body1"/>
      </w:pPr>
      <w:r>
        <w:t>The IviDigitizerWindowArm extension group defines the following function:</w:t>
      </w:r>
    </w:p>
    <w:p w:rsidR="00004825" w:rsidRDefault="00004825" w:rsidP="00D45FC3">
      <w:pPr>
        <w:pStyle w:val="ListBullet"/>
        <w:numPr>
          <w:ilvl w:val="0"/>
          <w:numId w:val="61"/>
        </w:numPr>
      </w:pPr>
      <w:r>
        <w:t>Configure Window Arm Source</w:t>
      </w:r>
    </w:p>
    <w:p w:rsidR="00004825" w:rsidRDefault="00004825">
      <w:pPr>
        <w:pStyle w:val="Body"/>
        <w:rPr>
          <w:sz w:val="18"/>
          <w:szCs w:val="18"/>
        </w:rPr>
      </w:pPr>
      <w:r>
        <w:t>This section describes the behavior and requirements of this function.</w:t>
      </w:r>
    </w:p>
    <w:p w:rsidR="00004825" w:rsidRDefault="00004825">
      <w:pPr>
        <w:pStyle w:val="Body1"/>
        <w:rPr>
          <w:sz w:val="12"/>
          <w:szCs w:val="12"/>
        </w:rPr>
      </w:pPr>
    </w:p>
    <w:p w:rsidR="00004825" w:rsidRDefault="00004825" w:rsidP="00145424">
      <w:pPr>
        <w:pStyle w:val="Heading3"/>
        <w:pageBreakBefore/>
      </w:pPr>
      <w:bookmarkStart w:id="983" w:name="_Toc304583837"/>
      <w:bookmarkStart w:id="984" w:name="_Toc306374688"/>
      <w:r>
        <w:lastRenderedPageBreak/>
        <w:t>Configure Window Arm Source</w:t>
      </w:r>
      <w:bookmarkEnd w:id="983"/>
      <w:bookmarkEnd w:id="984"/>
    </w:p>
    <w:p w:rsidR="00004825" w:rsidRDefault="00004825">
      <w:pPr>
        <w:pStyle w:val="FunctionHead"/>
      </w:pPr>
      <w:r>
        <w:t>Description</w:t>
      </w:r>
    </w:p>
    <w:p w:rsidR="00004825" w:rsidRDefault="00004825">
      <w:pPr>
        <w:pStyle w:val="Body1"/>
      </w:pPr>
      <w:r>
        <w:t>Configures the window Arm Source, ThresholdLow, ThresholdHigh, and Condition. A window arm occurs when a signal that enters or leaves a given voltage range is detected.</w:t>
      </w:r>
    </w:p>
    <w:p w:rsidR="00B2328D" w:rsidRDefault="00B2328D" w:rsidP="00B2328D">
      <w:pPr>
        <w:pStyle w:val="FunctionHead"/>
      </w:pPr>
      <w:r>
        <w:t>.NET Method Prototype</w:t>
      </w:r>
    </w:p>
    <w:p w:rsidR="00B2328D" w:rsidRDefault="00B2328D" w:rsidP="00B2328D">
      <w:pPr>
        <w:pStyle w:val="Code1"/>
      </w:pPr>
      <w:r>
        <w:t>void Arm.Sources[].Window.Configure (Double thresholdLow,</w:t>
      </w:r>
    </w:p>
    <w:p w:rsidR="00B2328D" w:rsidRDefault="00B2328D" w:rsidP="00B2328D">
      <w:pPr>
        <w:pStyle w:val="Code1"/>
        <w:spacing w:before="0"/>
      </w:pPr>
      <w:r>
        <w:t xml:space="preserve">                                     Double thresholdHigh,</w:t>
      </w:r>
    </w:p>
    <w:p w:rsidR="00B2328D" w:rsidRDefault="00B2328D" w:rsidP="00B2328D">
      <w:pPr>
        <w:pStyle w:val="Code1"/>
        <w:spacing w:before="0"/>
      </w:pPr>
      <w:r>
        <w:t xml:space="preserve">                                     WindowConditionEnum condition);</w:t>
      </w:r>
    </w:p>
    <w:p w:rsidR="00004825" w:rsidRDefault="00004825">
      <w:pPr>
        <w:pStyle w:val="FunctionHead"/>
      </w:pPr>
      <w:r>
        <w:t>COM Method Prototype</w:t>
      </w:r>
    </w:p>
    <w:p w:rsidR="00004825" w:rsidRDefault="00004825">
      <w:pPr>
        <w:pStyle w:val="Code1"/>
      </w:pPr>
      <w:r>
        <w:t xml:space="preserve">HRESULT </w:t>
      </w:r>
      <w:r w:rsidR="009249C0">
        <w:t>Arm.Sources.Item().</w:t>
      </w:r>
      <w:r>
        <w:t>Window.Configure ([in] double ThresholdLow,</w:t>
      </w:r>
      <w:r>
        <w:br/>
        <w:t xml:space="preserve">                              </w:t>
      </w:r>
      <w:r w:rsidR="004D7FA8">
        <w:t xml:space="preserve"> </w:t>
      </w:r>
      <w:r>
        <w:t>[in] double ThresholdHigh,</w:t>
      </w:r>
      <w:r>
        <w:br/>
        <w:t xml:space="preserve">                              </w:t>
      </w:r>
      <w:r w:rsidR="004D7FA8">
        <w:t xml:space="preserve"> </w:t>
      </w:r>
      <w:r>
        <w:t xml:space="preserve">[in] </w:t>
      </w:r>
      <w:r w:rsidR="0035546D">
        <w:t xml:space="preserve">IviDigitizerWindowConditionEnum </w:t>
      </w:r>
      <w:r>
        <w:t>Condition);</w:t>
      </w:r>
    </w:p>
    <w:p w:rsidR="00004825" w:rsidRDefault="00004825">
      <w:pPr>
        <w:pStyle w:val="FunctionHead"/>
      </w:pPr>
      <w:r>
        <w:t>C Prototype</w:t>
      </w:r>
    </w:p>
    <w:p w:rsidR="00004825" w:rsidRDefault="00004825">
      <w:pPr>
        <w:pStyle w:val="Code1"/>
        <w:tabs>
          <w:tab w:val="left" w:pos="630"/>
        </w:tabs>
      </w:pPr>
      <w:r>
        <w:t>ViStatus IviDigitizer_ConfigureWindowArmSource (ViSession Vi,</w:t>
      </w:r>
      <w:r>
        <w:br/>
        <w:t xml:space="preserve">                                        </w:t>
      </w:r>
      <w:r w:rsidR="004D7FA8">
        <w:t xml:space="preserve">        </w:t>
      </w:r>
      <w:r>
        <w:t>ViConstString Source,</w:t>
      </w:r>
      <w:r>
        <w:br/>
        <w:t xml:space="preserve">                                        </w:t>
      </w:r>
      <w:r w:rsidR="004D7FA8">
        <w:t xml:space="preserve">        </w:t>
      </w:r>
      <w:r>
        <w:t>ViReal64 ThresholdLow,</w:t>
      </w:r>
      <w:r>
        <w:br/>
        <w:t xml:space="preserve">                                        </w:t>
      </w:r>
      <w:r w:rsidR="004D7FA8">
        <w:t xml:space="preserve">        </w:t>
      </w:r>
      <w:r>
        <w:t>ViReal64 ThresholdHigh,</w:t>
      </w:r>
      <w:r>
        <w:br/>
        <w:t xml:space="preserve">                                        </w:t>
      </w:r>
      <w:r w:rsidR="004D7FA8">
        <w:t xml:space="preserve">        </w:t>
      </w:r>
      <w:r>
        <w:t>ViInt32 Condition);</w:t>
      </w:r>
    </w:p>
    <w:p w:rsidR="00004825" w:rsidRDefault="00004825">
      <w:pPr>
        <w:pStyle w:val="FunctionHead"/>
      </w:pPr>
      <w:r>
        <w:t>Parameters</w:t>
      </w:r>
    </w:p>
    <w:tbl>
      <w:tblPr>
        <w:tblW w:w="8821" w:type="dxa"/>
        <w:tblInd w:w="728" w:type="dxa"/>
        <w:tblLayout w:type="fixed"/>
        <w:tblCellMar>
          <w:left w:w="80" w:type="dxa"/>
          <w:right w:w="80" w:type="dxa"/>
        </w:tblCellMar>
        <w:tblLook w:val="0000"/>
      </w:tblPr>
      <w:tblGrid>
        <w:gridCol w:w="1800"/>
        <w:gridCol w:w="5022"/>
        <w:gridCol w:w="1999"/>
      </w:tblGrid>
      <w:tr w:rsidR="00004825" w:rsidTr="004D7FA8">
        <w:trPr>
          <w:cantSplit/>
        </w:trPr>
        <w:tc>
          <w:tcPr>
            <w:tcW w:w="1800" w:type="dxa"/>
            <w:tcBorders>
              <w:top w:val="single" w:sz="6" w:space="0" w:color="auto"/>
              <w:left w:val="single" w:sz="6" w:space="0" w:color="auto"/>
              <w:right w:val="single" w:sz="6" w:space="0" w:color="auto"/>
            </w:tcBorders>
          </w:tcPr>
          <w:p w:rsidR="00004825" w:rsidRDefault="00004825">
            <w:pPr>
              <w:pStyle w:val="TableHead"/>
              <w:jc w:val="left"/>
            </w:pPr>
            <w:r>
              <w:t>Inputs</w:t>
            </w:r>
          </w:p>
        </w:tc>
        <w:tc>
          <w:tcPr>
            <w:tcW w:w="5022" w:type="dxa"/>
            <w:tcBorders>
              <w:top w:val="single" w:sz="6" w:space="0" w:color="auto"/>
              <w:left w:val="single" w:sz="6" w:space="0" w:color="auto"/>
              <w:right w:val="single" w:sz="6" w:space="0" w:color="auto"/>
            </w:tcBorders>
          </w:tcPr>
          <w:p w:rsidR="00004825" w:rsidRDefault="00004825">
            <w:pPr>
              <w:pStyle w:val="TableHead"/>
              <w:jc w:val="left"/>
            </w:pPr>
            <w:r>
              <w:t>Description</w:t>
            </w:r>
          </w:p>
        </w:tc>
        <w:tc>
          <w:tcPr>
            <w:tcW w:w="1999" w:type="dxa"/>
            <w:tcBorders>
              <w:top w:val="single" w:sz="6" w:space="0" w:color="auto"/>
              <w:left w:val="single" w:sz="6" w:space="0" w:color="auto"/>
              <w:right w:val="single" w:sz="6" w:space="0" w:color="auto"/>
            </w:tcBorders>
          </w:tcPr>
          <w:p w:rsidR="00004825" w:rsidRDefault="00004825">
            <w:pPr>
              <w:pStyle w:val="TableHead"/>
              <w:jc w:val="left"/>
            </w:pPr>
            <w:r>
              <w:t>Base Type</w:t>
            </w:r>
          </w:p>
        </w:tc>
      </w:tr>
      <w:tr w:rsidR="004438CB" w:rsidTr="004D7FA8">
        <w:trPr>
          <w:cantSplit/>
        </w:trPr>
        <w:tc>
          <w:tcPr>
            <w:tcW w:w="1800"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ViSession</w:t>
            </w:r>
          </w:p>
        </w:tc>
      </w:tr>
      <w:tr w:rsidR="00004825" w:rsidTr="004D7FA8">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Source</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arm source</w:t>
            </w:r>
            <w:r w:rsidR="0070356D">
              <w:t xml:space="preserve"> that is to be configured</w:t>
            </w:r>
            <w:r>
              <w:t>.</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ViString</w:t>
            </w:r>
          </w:p>
        </w:tc>
      </w:tr>
      <w:tr w:rsidR="00004825" w:rsidTr="004D7FA8">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ThresholdLow</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 xml:space="preserve">Sets the window arming low threshold in Volts. This value sets the Window </w:t>
            </w:r>
            <w:r w:rsidR="008F30F7">
              <w:t xml:space="preserve">Arm </w:t>
            </w:r>
            <w:r>
              <w:t>Low Threshold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ViReal64</w:t>
            </w:r>
          </w:p>
        </w:tc>
      </w:tr>
      <w:tr w:rsidR="00004825" w:rsidTr="004D7FA8">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ThresholdHigh</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 xml:space="preserve">Sets the window arming high threshold in Volts. This value sets the Window </w:t>
            </w:r>
            <w:r w:rsidR="008F30F7">
              <w:t xml:space="preserve">Arm </w:t>
            </w:r>
            <w:r>
              <w:t>High Threshold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ViReal64</w:t>
            </w:r>
          </w:p>
        </w:tc>
      </w:tr>
      <w:tr w:rsidR="00004825" w:rsidTr="004D7FA8">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Condition</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 xml:space="preserve">Specifies whether a </w:t>
            </w:r>
            <w:r w:rsidR="00830137">
              <w:t>signal that is entering or leaving the voltage window defined by the high and low thresholds arms the digitizer. This value sets the Window</w:t>
            </w:r>
            <w:r w:rsidR="007B6737">
              <w:t xml:space="preserve"> Arm</w:t>
            </w:r>
            <w:r>
              <w:t xml:space="preserve"> Condition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ViInt32</w:t>
            </w:r>
          </w:p>
        </w:tc>
      </w:tr>
    </w:tbl>
    <w:p w:rsidR="00552995" w:rsidRDefault="00552995" w:rsidP="00552995">
      <w:pPr>
        <w:pStyle w:val="FunctionHead"/>
      </w:pPr>
      <w:r>
        <w:t>Defined Values for the Condition Parameter</w:t>
      </w:r>
    </w:p>
    <w:tbl>
      <w:tblPr>
        <w:tblW w:w="0" w:type="auto"/>
        <w:tblInd w:w="722" w:type="dxa"/>
        <w:tblLayout w:type="fixed"/>
        <w:tblLook w:val="0000"/>
      </w:tblPr>
      <w:tblGrid>
        <w:gridCol w:w="1726"/>
        <w:gridCol w:w="630"/>
        <w:gridCol w:w="1170"/>
        <w:gridCol w:w="5114"/>
      </w:tblGrid>
      <w:tr w:rsidR="00552995" w:rsidTr="00DB529E">
        <w:trPr>
          <w:cantSplit/>
          <w:trHeight w:val="158"/>
        </w:trPr>
        <w:tc>
          <w:tcPr>
            <w:tcW w:w="1726" w:type="dxa"/>
            <w:vMerge w:val="restart"/>
            <w:tcBorders>
              <w:top w:val="single" w:sz="4" w:space="0" w:color="auto"/>
              <w:left w:val="single" w:sz="6" w:space="0" w:color="auto"/>
              <w:right w:val="single" w:sz="6" w:space="0" w:color="auto"/>
            </w:tcBorders>
            <w:shd w:val="clear" w:color="auto" w:fill="C0C0C0"/>
          </w:tcPr>
          <w:p w:rsidR="00552995" w:rsidRDefault="00552995" w:rsidP="00DB529E">
            <w:pPr>
              <w:pStyle w:val="TableHead"/>
              <w:jc w:val="left"/>
              <w:rPr>
                <w:i/>
                <w:iCs/>
              </w:rPr>
            </w:pPr>
            <w:r>
              <w:rPr>
                <w:i/>
                <w:iCs/>
              </w:rPr>
              <w:t>Name</w:t>
            </w:r>
          </w:p>
        </w:tc>
        <w:tc>
          <w:tcPr>
            <w:tcW w:w="6914" w:type="dxa"/>
            <w:gridSpan w:val="3"/>
            <w:tcBorders>
              <w:top w:val="single" w:sz="4" w:space="0" w:color="auto"/>
              <w:left w:val="single" w:sz="6" w:space="0" w:color="auto"/>
              <w:bottom w:val="single" w:sz="4" w:space="0" w:color="auto"/>
              <w:right w:val="single" w:sz="6" w:space="0" w:color="auto"/>
            </w:tcBorders>
            <w:shd w:val="clear" w:color="auto" w:fill="C0C0C0"/>
          </w:tcPr>
          <w:p w:rsidR="00552995" w:rsidRDefault="00552995" w:rsidP="00DB529E">
            <w:pPr>
              <w:pStyle w:val="TableHead"/>
              <w:jc w:val="left"/>
              <w:rPr>
                <w:i/>
                <w:iCs/>
              </w:rPr>
            </w:pPr>
            <w:r>
              <w:rPr>
                <w:i/>
                <w:iCs/>
              </w:rPr>
              <w:t>Description</w:t>
            </w:r>
          </w:p>
        </w:tc>
      </w:tr>
      <w:tr w:rsidR="00552995" w:rsidTr="00DB529E">
        <w:trPr>
          <w:cantSplit/>
          <w:trHeight w:val="157"/>
        </w:trPr>
        <w:tc>
          <w:tcPr>
            <w:tcW w:w="1726" w:type="dxa"/>
            <w:vMerge/>
            <w:tcBorders>
              <w:left w:val="single" w:sz="6" w:space="0" w:color="auto"/>
              <w:bottom w:val="double" w:sz="6" w:space="0" w:color="auto"/>
              <w:right w:val="single" w:sz="6" w:space="0" w:color="auto"/>
            </w:tcBorders>
            <w:shd w:val="clear" w:color="auto" w:fill="C0C0C0"/>
          </w:tcPr>
          <w:p w:rsidR="00552995" w:rsidRDefault="00552995" w:rsidP="00DB529E">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rsidR="00552995" w:rsidRDefault="00552995" w:rsidP="00DB529E">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552995" w:rsidRDefault="00552995" w:rsidP="00DB529E">
            <w:pPr>
              <w:pStyle w:val="TableHead"/>
              <w:jc w:val="left"/>
              <w:rPr>
                <w:i/>
                <w:iCs/>
              </w:rPr>
            </w:pPr>
            <w:r>
              <w:rPr>
                <w:i/>
                <w:iCs/>
              </w:rPr>
              <w:t>Language</w:t>
            </w:r>
          </w:p>
        </w:tc>
        <w:tc>
          <w:tcPr>
            <w:tcW w:w="5114" w:type="dxa"/>
            <w:tcBorders>
              <w:top w:val="single" w:sz="4" w:space="0" w:color="auto"/>
              <w:left w:val="single" w:sz="6" w:space="0" w:color="auto"/>
              <w:bottom w:val="double" w:sz="6" w:space="0" w:color="auto"/>
              <w:right w:val="single" w:sz="6" w:space="0" w:color="auto"/>
            </w:tcBorders>
            <w:shd w:val="clear" w:color="auto" w:fill="C0C0C0"/>
          </w:tcPr>
          <w:p w:rsidR="00552995" w:rsidRDefault="00552995" w:rsidP="00DB529E">
            <w:pPr>
              <w:pStyle w:val="TableHead"/>
              <w:jc w:val="left"/>
              <w:rPr>
                <w:i/>
                <w:iCs/>
              </w:rPr>
            </w:pPr>
            <w:r>
              <w:rPr>
                <w:i/>
                <w:iCs/>
              </w:rPr>
              <w:t>Identifier</w:t>
            </w:r>
          </w:p>
        </w:tc>
      </w:tr>
      <w:tr w:rsidR="00552995" w:rsidTr="00DB529E">
        <w:trPr>
          <w:cantSplit/>
          <w:trHeight w:val="683"/>
        </w:trPr>
        <w:tc>
          <w:tcPr>
            <w:tcW w:w="1726" w:type="dxa"/>
            <w:vMerge w:val="restart"/>
            <w:tcBorders>
              <w:top w:val="single" w:sz="6" w:space="0" w:color="auto"/>
              <w:left w:val="single" w:sz="6" w:space="0" w:color="auto"/>
              <w:right w:val="single" w:sz="6" w:space="0" w:color="auto"/>
            </w:tcBorders>
          </w:tcPr>
          <w:p w:rsidR="00552995" w:rsidRDefault="00552995" w:rsidP="00DB529E">
            <w:pPr>
              <w:pStyle w:val="TableCell"/>
            </w:pPr>
            <w:r>
              <w:t>Entering</w:t>
            </w:r>
          </w:p>
        </w:tc>
        <w:tc>
          <w:tcPr>
            <w:tcW w:w="6914" w:type="dxa"/>
            <w:gridSpan w:val="3"/>
            <w:tcBorders>
              <w:top w:val="single" w:sz="6" w:space="0" w:color="auto"/>
              <w:left w:val="single" w:sz="6" w:space="0" w:color="auto"/>
              <w:bottom w:val="single" w:sz="4" w:space="0" w:color="auto"/>
              <w:right w:val="single" w:sz="6" w:space="0" w:color="auto"/>
            </w:tcBorders>
          </w:tcPr>
          <w:p w:rsidR="00552995" w:rsidRDefault="00552995" w:rsidP="00DB529E">
            <w:pPr>
              <w:pStyle w:val="TableCell"/>
            </w:pPr>
            <w:r>
              <w:t>Configures the digitizer to arm on signals when they enter the given arming window. The end-user specifies the high and low thresholds with the Window Arm High Threshold and Window Arm Low Threshold properties.</w:t>
            </w:r>
          </w:p>
        </w:tc>
      </w:tr>
      <w:tr w:rsidR="00B2328D" w:rsidTr="00DB529E">
        <w:trPr>
          <w:cantSplit/>
          <w:trHeight w:val="338"/>
        </w:trPr>
        <w:tc>
          <w:tcPr>
            <w:tcW w:w="1726" w:type="dxa"/>
            <w:vMerge/>
            <w:tcBorders>
              <w:left w:val="single" w:sz="6" w:space="0" w:color="auto"/>
              <w:right w:val="single" w:sz="6" w:space="0" w:color="auto"/>
            </w:tcBorders>
          </w:tcPr>
          <w:p w:rsidR="00B2328D" w:rsidRDefault="00B2328D" w:rsidP="00DB529E">
            <w:pPr>
              <w:pStyle w:val="TableCell"/>
            </w:pPr>
          </w:p>
        </w:tc>
        <w:tc>
          <w:tcPr>
            <w:tcW w:w="630" w:type="dxa"/>
            <w:vMerge w:val="restart"/>
            <w:tcBorders>
              <w:top w:val="single" w:sz="4" w:space="0" w:color="auto"/>
              <w:left w:val="single" w:sz="6" w:space="0" w:color="auto"/>
              <w:right w:val="single" w:sz="6" w:space="0" w:color="auto"/>
            </w:tcBorders>
          </w:tcPr>
          <w:p w:rsidR="00B2328D" w:rsidRDefault="00B2328D" w:rsidP="00DB529E">
            <w:pPr>
              <w:pStyle w:val="TableCell"/>
            </w:pPr>
          </w:p>
        </w:tc>
        <w:tc>
          <w:tcPr>
            <w:tcW w:w="1170" w:type="dxa"/>
            <w:tcBorders>
              <w:top w:val="single" w:sz="4" w:space="0" w:color="auto"/>
              <w:left w:val="single" w:sz="6" w:space="0" w:color="auto"/>
              <w:bottom w:val="single" w:sz="4" w:space="0" w:color="auto"/>
              <w:right w:val="single" w:sz="6" w:space="0" w:color="auto"/>
            </w:tcBorders>
          </w:tcPr>
          <w:p w:rsidR="00B2328D" w:rsidRDefault="00B2328D" w:rsidP="00DB529E">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B2328D" w:rsidRDefault="00B2328D" w:rsidP="00DB529E">
            <w:pPr>
              <w:pStyle w:val="TableCellCourierNew"/>
            </w:pPr>
            <w:r>
              <w:t>WindowCondition.Entering</w:t>
            </w:r>
          </w:p>
        </w:tc>
      </w:tr>
      <w:tr w:rsidR="00B2328D" w:rsidTr="00FE5459">
        <w:trPr>
          <w:cantSplit/>
          <w:trHeight w:val="338"/>
        </w:trPr>
        <w:tc>
          <w:tcPr>
            <w:tcW w:w="1726" w:type="dxa"/>
            <w:vMerge/>
            <w:tcBorders>
              <w:left w:val="single" w:sz="6" w:space="0" w:color="auto"/>
              <w:right w:val="single" w:sz="6" w:space="0" w:color="auto"/>
            </w:tcBorders>
          </w:tcPr>
          <w:p w:rsidR="00B2328D" w:rsidRDefault="00B2328D" w:rsidP="00DB529E">
            <w:pPr>
              <w:pStyle w:val="TableCell"/>
            </w:pPr>
          </w:p>
        </w:tc>
        <w:tc>
          <w:tcPr>
            <w:tcW w:w="630" w:type="dxa"/>
            <w:vMerge/>
            <w:tcBorders>
              <w:left w:val="single" w:sz="6" w:space="0" w:color="auto"/>
              <w:right w:val="single" w:sz="6" w:space="0" w:color="auto"/>
            </w:tcBorders>
          </w:tcPr>
          <w:p w:rsidR="00B2328D" w:rsidRDefault="00B2328D" w:rsidP="00DB529E">
            <w:pPr>
              <w:pStyle w:val="TableCell"/>
            </w:pPr>
          </w:p>
        </w:tc>
        <w:tc>
          <w:tcPr>
            <w:tcW w:w="1170" w:type="dxa"/>
            <w:tcBorders>
              <w:top w:val="single" w:sz="4" w:space="0" w:color="auto"/>
              <w:left w:val="single" w:sz="6" w:space="0" w:color="auto"/>
              <w:bottom w:val="single" w:sz="4" w:space="0" w:color="auto"/>
              <w:right w:val="single" w:sz="6" w:space="0" w:color="auto"/>
            </w:tcBorders>
          </w:tcPr>
          <w:p w:rsidR="00B2328D" w:rsidRDefault="00B2328D" w:rsidP="00DB529E">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B2328D" w:rsidRDefault="00B2328D" w:rsidP="00DB529E">
            <w:pPr>
              <w:pStyle w:val="TableCellCourierNew"/>
            </w:pPr>
            <w:r>
              <w:t>IVIDIGITIZER_VAL_WINDOW_CONDITION_ENTERING</w:t>
            </w:r>
          </w:p>
        </w:tc>
      </w:tr>
      <w:tr w:rsidR="00B2328D" w:rsidTr="00DB529E">
        <w:trPr>
          <w:cantSplit/>
          <w:trHeight w:val="337"/>
        </w:trPr>
        <w:tc>
          <w:tcPr>
            <w:tcW w:w="1726" w:type="dxa"/>
            <w:vMerge/>
            <w:tcBorders>
              <w:left w:val="single" w:sz="6" w:space="0" w:color="auto"/>
              <w:bottom w:val="single" w:sz="6" w:space="0" w:color="auto"/>
              <w:right w:val="single" w:sz="6" w:space="0" w:color="auto"/>
            </w:tcBorders>
          </w:tcPr>
          <w:p w:rsidR="00B2328D" w:rsidRDefault="00B2328D" w:rsidP="00DB529E">
            <w:pPr>
              <w:pStyle w:val="TableCell"/>
            </w:pPr>
          </w:p>
        </w:tc>
        <w:tc>
          <w:tcPr>
            <w:tcW w:w="630" w:type="dxa"/>
            <w:vMerge/>
            <w:tcBorders>
              <w:left w:val="single" w:sz="6" w:space="0" w:color="auto"/>
              <w:bottom w:val="single" w:sz="6" w:space="0" w:color="auto"/>
              <w:right w:val="single" w:sz="6" w:space="0" w:color="auto"/>
            </w:tcBorders>
          </w:tcPr>
          <w:p w:rsidR="00B2328D" w:rsidRDefault="00B2328D" w:rsidP="00DB529E">
            <w:pPr>
              <w:pStyle w:val="TableCell"/>
            </w:pPr>
          </w:p>
        </w:tc>
        <w:tc>
          <w:tcPr>
            <w:tcW w:w="1170" w:type="dxa"/>
            <w:tcBorders>
              <w:top w:val="single" w:sz="4" w:space="0" w:color="auto"/>
              <w:left w:val="single" w:sz="6" w:space="0" w:color="auto"/>
              <w:bottom w:val="single" w:sz="6" w:space="0" w:color="auto"/>
              <w:right w:val="single" w:sz="6" w:space="0" w:color="auto"/>
            </w:tcBorders>
          </w:tcPr>
          <w:p w:rsidR="00B2328D" w:rsidRDefault="00B2328D" w:rsidP="00DB529E">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B2328D" w:rsidRDefault="00B2328D" w:rsidP="00DB529E">
            <w:pPr>
              <w:pStyle w:val="TableCell"/>
              <w:rPr>
                <w:rFonts w:ascii="Courier New" w:hAnsi="Courier New" w:cs="Courier New"/>
                <w:sz w:val="18"/>
                <w:szCs w:val="18"/>
              </w:rPr>
            </w:pPr>
            <w:r>
              <w:rPr>
                <w:rFonts w:ascii="Courier New" w:hAnsi="Courier New" w:cs="Courier New"/>
                <w:sz w:val="18"/>
                <w:szCs w:val="18"/>
              </w:rPr>
              <w:t>IviDigitizerWindowConditionEntering</w:t>
            </w:r>
          </w:p>
        </w:tc>
      </w:tr>
      <w:tr w:rsidR="00552995" w:rsidTr="00DB529E">
        <w:trPr>
          <w:cantSplit/>
          <w:trHeight w:val="683"/>
        </w:trPr>
        <w:tc>
          <w:tcPr>
            <w:tcW w:w="1726" w:type="dxa"/>
            <w:vMerge w:val="restart"/>
            <w:tcBorders>
              <w:top w:val="single" w:sz="6" w:space="0" w:color="auto"/>
              <w:left w:val="single" w:sz="6" w:space="0" w:color="auto"/>
              <w:right w:val="single" w:sz="6" w:space="0" w:color="auto"/>
            </w:tcBorders>
          </w:tcPr>
          <w:p w:rsidR="00552995" w:rsidRDefault="00552995" w:rsidP="00DB529E">
            <w:pPr>
              <w:pStyle w:val="TableCell"/>
            </w:pPr>
            <w:r>
              <w:lastRenderedPageBreak/>
              <w:t>Leaving</w:t>
            </w:r>
          </w:p>
        </w:tc>
        <w:tc>
          <w:tcPr>
            <w:tcW w:w="6914" w:type="dxa"/>
            <w:gridSpan w:val="3"/>
            <w:tcBorders>
              <w:top w:val="single" w:sz="6" w:space="0" w:color="auto"/>
              <w:left w:val="single" w:sz="6" w:space="0" w:color="auto"/>
              <w:bottom w:val="single" w:sz="4" w:space="0" w:color="auto"/>
              <w:right w:val="single" w:sz="6" w:space="0" w:color="auto"/>
            </w:tcBorders>
          </w:tcPr>
          <w:p w:rsidR="00552995" w:rsidRDefault="00552995" w:rsidP="00DB529E">
            <w:pPr>
              <w:pStyle w:val="TableCell"/>
            </w:pPr>
            <w:r>
              <w:t>Configures the digitizer to arm on signals when they leave the given arming window. The end-user specifies the high and low thresholds with the Window Arm High Threshold and Window Arm Low Threshold properties.</w:t>
            </w:r>
          </w:p>
        </w:tc>
      </w:tr>
      <w:tr w:rsidR="00B2328D" w:rsidTr="00DB529E">
        <w:trPr>
          <w:cantSplit/>
          <w:trHeight w:val="338"/>
        </w:trPr>
        <w:tc>
          <w:tcPr>
            <w:tcW w:w="1726" w:type="dxa"/>
            <w:vMerge/>
            <w:tcBorders>
              <w:left w:val="single" w:sz="6" w:space="0" w:color="auto"/>
              <w:right w:val="single" w:sz="6" w:space="0" w:color="auto"/>
            </w:tcBorders>
          </w:tcPr>
          <w:p w:rsidR="00B2328D" w:rsidRDefault="00B2328D" w:rsidP="00DB529E">
            <w:pPr>
              <w:pStyle w:val="TableCell"/>
            </w:pPr>
          </w:p>
        </w:tc>
        <w:tc>
          <w:tcPr>
            <w:tcW w:w="630" w:type="dxa"/>
            <w:vMerge w:val="restart"/>
            <w:tcBorders>
              <w:top w:val="single" w:sz="4" w:space="0" w:color="auto"/>
              <w:left w:val="single" w:sz="6" w:space="0" w:color="auto"/>
              <w:right w:val="single" w:sz="6" w:space="0" w:color="auto"/>
            </w:tcBorders>
          </w:tcPr>
          <w:p w:rsidR="00B2328D" w:rsidRDefault="00B2328D" w:rsidP="00DB529E">
            <w:pPr>
              <w:pStyle w:val="TableCell"/>
            </w:pPr>
          </w:p>
        </w:tc>
        <w:tc>
          <w:tcPr>
            <w:tcW w:w="1170" w:type="dxa"/>
            <w:tcBorders>
              <w:top w:val="single" w:sz="4" w:space="0" w:color="auto"/>
              <w:left w:val="single" w:sz="6" w:space="0" w:color="auto"/>
              <w:bottom w:val="single" w:sz="4" w:space="0" w:color="auto"/>
              <w:right w:val="single" w:sz="6" w:space="0" w:color="auto"/>
            </w:tcBorders>
          </w:tcPr>
          <w:p w:rsidR="00B2328D" w:rsidRDefault="00B2328D" w:rsidP="00DB529E">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B2328D" w:rsidRDefault="00B2328D" w:rsidP="00DB529E">
            <w:pPr>
              <w:pStyle w:val="TableCellCourierNew"/>
            </w:pPr>
            <w:r>
              <w:t>WindowCondition.Leaving</w:t>
            </w:r>
          </w:p>
        </w:tc>
      </w:tr>
      <w:tr w:rsidR="00B2328D" w:rsidTr="00FE5459">
        <w:trPr>
          <w:cantSplit/>
          <w:trHeight w:val="338"/>
        </w:trPr>
        <w:tc>
          <w:tcPr>
            <w:tcW w:w="1726" w:type="dxa"/>
            <w:vMerge/>
            <w:tcBorders>
              <w:left w:val="single" w:sz="6" w:space="0" w:color="auto"/>
              <w:right w:val="single" w:sz="6" w:space="0" w:color="auto"/>
            </w:tcBorders>
          </w:tcPr>
          <w:p w:rsidR="00B2328D" w:rsidRDefault="00B2328D" w:rsidP="00DB529E">
            <w:pPr>
              <w:pStyle w:val="TableCell"/>
            </w:pPr>
          </w:p>
        </w:tc>
        <w:tc>
          <w:tcPr>
            <w:tcW w:w="630" w:type="dxa"/>
            <w:vMerge/>
            <w:tcBorders>
              <w:left w:val="single" w:sz="6" w:space="0" w:color="auto"/>
              <w:right w:val="single" w:sz="6" w:space="0" w:color="auto"/>
            </w:tcBorders>
          </w:tcPr>
          <w:p w:rsidR="00B2328D" w:rsidRDefault="00B2328D" w:rsidP="00DB529E">
            <w:pPr>
              <w:pStyle w:val="TableCell"/>
            </w:pPr>
          </w:p>
        </w:tc>
        <w:tc>
          <w:tcPr>
            <w:tcW w:w="1170" w:type="dxa"/>
            <w:tcBorders>
              <w:top w:val="single" w:sz="4" w:space="0" w:color="auto"/>
              <w:left w:val="single" w:sz="6" w:space="0" w:color="auto"/>
              <w:bottom w:val="single" w:sz="4" w:space="0" w:color="auto"/>
              <w:right w:val="single" w:sz="6" w:space="0" w:color="auto"/>
            </w:tcBorders>
          </w:tcPr>
          <w:p w:rsidR="00B2328D" w:rsidRDefault="00B2328D" w:rsidP="00DB529E">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B2328D" w:rsidRDefault="00B2328D" w:rsidP="00DB529E">
            <w:pPr>
              <w:pStyle w:val="TableCellCourierNew"/>
            </w:pPr>
            <w:r>
              <w:t>IVIDIGITIZER_VAL_WINDOW_CONDITION_LEAVING</w:t>
            </w:r>
          </w:p>
        </w:tc>
      </w:tr>
      <w:tr w:rsidR="00B2328D" w:rsidTr="00DB529E">
        <w:trPr>
          <w:cantSplit/>
          <w:trHeight w:val="337"/>
        </w:trPr>
        <w:tc>
          <w:tcPr>
            <w:tcW w:w="1726" w:type="dxa"/>
            <w:vMerge/>
            <w:tcBorders>
              <w:left w:val="single" w:sz="6" w:space="0" w:color="auto"/>
              <w:bottom w:val="single" w:sz="6" w:space="0" w:color="auto"/>
              <w:right w:val="single" w:sz="6" w:space="0" w:color="auto"/>
            </w:tcBorders>
          </w:tcPr>
          <w:p w:rsidR="00B2328D" w:rsidRDefault="00B2328D" w:rsidP="00DB529E">
            <w:pPr>
              <w:pStyle w:val="TableCell"/>
            </w:pPr>
          </w:p>
        </w:tc>
        <w:tc>
          <w:tcPr>
            <w:tcW w:w="630" w:type="dxa"/>
            <w:vMerge/>
            <w:tcBorders>
              <w:left w:val="single" w:sz="6" w:space="0" w:color="auto"/>
              <w:bottom w:val="single" w:sz="6" w:space="0" w:color="auto"/>
              <w:right w:val="single" w:sz="6" w:space="0" w:color="auto"/>
            </w:tcBorders>
          </w:tcPr>
          <w:p w:rsidR="00B2328D" w:rsidRDefault="00B2328D" w:rsidP="00DB529E">
            <w:pPr>
              <w:pStyle w:val="TableCell"/>
            </w:pPr>
          </w:p>
        </w:tc>
        <w:tc>
          <w:tcPr>
            <w:tcW w:w="1170" w:type="dxa"/>
            <w:tcBorders>
              <w:top w:val="single" w:sz="4" w:space="0" w:color="auto"/>
              <w:left w:val="single" w:sz="6" w:space="0" w:color="auto"/>
              <w:bottom w:val="single" w:sz="6" w:space="0" w:color="auto"/>
              <w:right w:val="single" w:sz="6" w:space="0" w:color="auto"/>
            </w:tcBorders>
          </w:tcPr>
          <w:p w:rsidR="00B2328D" w:rsidRDefault="00B2328D" w:rsidP="00DB529E">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B2328D" w:rsidRDefault="00B2328D" w:rsidP="00DB529E">
            <w:pPr>
              <w:pStyle w:val="TableCell"/>
              <w:rPr>
                <w:rFonts w:ascii="Courier New" w:hAnsi="Courier New" w:cs="Courier New"/>
                <w:sz w:val="18"/>
                <w:szCs w:val="18"/>
              </w:rPr>
            </w:pPr>
            <w:r>
              <w:rPr>
                <w:rFonts w:ascii="Courier New" w:hAnsi="Courier New" w:cs="Courier New"/>
                <w:sz w:val="18"/>
                <w:szCs w:val="18"/>
              </w:rPr>
              <w:t>IviDigitizerWindowConditionLeaving</w:t>
            </w:r>
          </w:p>
        </w:tc>
      </w:tr>
    </w:tbl>
    <w:p w:rsidR="00004825" w:rsidRDefault="00004825">
      <w:pPr>
        <w:pStyle w:val="FunctionHead"/>
      </w:pPr>
      <w:r>
        <w:t>Return Values</w:t>
      </w:r>
      <w:r w:rsidR="00B2328D">
        <w:t xml:space="preserve"> (C/COM)</w:t>
      </w:r>
    </w:p>
    <w:p w:rsidR="00004825" w:rsidRDefault="00004825">
      <w:pPr>
        <w:pStyle w:val="Body1"/>
      </w:pPr>
      <w:r>
        <w:t xml:space="preserve">The </w:t>
      </w:r>
      <w:r>
        <w:rPr>
          <w:rStyle w:val="Italic"/>
        </w:rPr>
        <w:t>IVI-3.2: Inherent Capabilities Specification</w:t>
      </w:r>
      <w:r>
        <w:t xml:space="preserve"> defines general status codes that this function can return.</w:t>
      </w:r>
    </w:p>
    <w:p w:rsidR="00B2328D" w:rsidRPr="00F7116C" w:rsidRDefault="00B2328D" w:rsidP="00B2328D">
      <w:pPr>
        <w:pStyle w:val="AttrFuncSubheading"/>
        <w:rPr>
          <w:color w:val="auto"/>
        </w:rPr>
      </w:pPr>
      <w:r w:rsidRPr="00F7116C">
        <w:rPr>
          <w:color w:val="auto"/>
        </w:rPr>
        <w:t>.NET Exceptions</w:t>
      </w:r>
    </w:p>
    <w:p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004825" w:rsidRDefault="00004825" w:rsidP="0068075D">
      <w:pPr>
        <w:pStyle w:val="Heading2"/>
        <w:pageBreakBefore/>
      </w:pPr>
      <w:bookmarkStart w:id="985" w:name="_Toc304583838"/>
      <w:bookmarkStart w:id="986" w:name="_Toc306374689"/>
      <w:r>
        <w:lastRenderedPageBreak/>
        <w:t>IviDigitizerWindowArm Behavior Model</w:t>
      </w:r>
      <w:bookmarkEnd w:id="985"/>
      <w:bookmarkEnd w:id="986"/>
    </w:p>
    <w:p w:rsidR="00004825" w:rsidRDefault="00004825">
      <w:pPr>
        <w:pStyle w:val="Body1"/>
      </w:pPr>
      <w:r>
        <w:t>The IviDigitizerWindowArm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004825" w:rsidRDefault="00004825">
      <w:pPr>
        <w:pStyle w:val="Heading2"/>
      </w:pPr>
      <w:bookmarkStart w:id="987" w:name="_Toc304583839"/>
      <w:bookmarkStart w:id="988" w:name="_Toc306374690"/>
      <w:r>
        <w:t>IviDigitizerWindowArm Compliance Notes</w:t>
      </w:r>
      <w:bookmarkEnd w:id="987"/>
      <w:bookmarkEnd w:id="988"/>
    </w:p>
    <w:p w:rsidR="00004825" w:rsidRDefault="00004825">
      <w:pPr>
        <w:pStyle w:val="Body1"/>
      </w:pPr>
      <w:r>
        <w:t>For a specific driver to comply with the IviDigitizerWindowArm extension, it shall be compliant with the IviDigitizerBase capability group and it shall implement all of the attributes and functions listed in this section.</w:t>
      </w:r>
    </w:p>
    <w:p w:rsidR="00B024C4" w:rsidRDefault="00B024C4" w:rsidP="00B024C4">
      <w:pPr>
        <w:pStyle w:val="Body"/>
      </w:pPr>
    </w:p>
    <w:p w:rsidR="00630ADD" w:rsidRDefault="00630ADD" w:rsidP="00630ADD">
      <w:pPr>
        <w:pStyle w:val="Heading1"/>
        <w:rPr>
          <w:color w:val="000000"/>
        </w:rPr>
      </w:pPr>
      <w:bookmarkStart w:id="989" w:name="_Toc460904315"/>
      <w:bookmarkStart w:id="990" w:name="_Toc536261250"/>
      <w:bookmarkStart w:id="991" w:name="_Toc304583840"/>
      <w:bookmarkStart w:id="992" w:name="_Toc306374691"/>
      <w:r>
        <w:rPr>
          <w:color w:val="000000"/>
        </w:rPr>
        <w:lastRenderedPageBreak/>
        <w:t>IviDigitizerTriggerModifier Extension Group</w:t>
      </w:r>
      <w:bookmarkEnd w:id="989"/>
      <w:bookmarkEnd w:id="990"/>
      <w:bookmarkEnd w:id="991"/>
      <w:bookmarkEnd w:id="992"/>
    </w:p>
    <w:p w:rsidR="00630ADD" w:rsidRDefault="00630ADD" w:rsidP="00630ADD">
      <w:pPr>
        <w:pStyle w:val="Heading2"/>
        <w:rPr>
          <w:color w:val="000000"/>
        </w:rPr>
      </w:pPr>
      <w:bookmarkStart w:id="993" w:name="_Toc460904316"/>
      <w:bookmarkStart w:id="994" w:name="_Toc536261251"/>
      <w:bookmarkStart w:id="995" w:name="_Toc304583841"/>
      <w:bookmarkStart w:id="996" w:name="_Toc306374692"/>
      <w:r>
        <w:rPr>
          <w:color w:val="000000"/>
        </w:rPr>
        <w:t>IviDigitizerTriggerModifier Overview</w:t>
      </w:r>
      <w:bookmarkEnd w:id="993"/>
      <w:bookmarkEnd w:id="994"/>
      <w:bookmarkEnd w:id="995"/>
      <w:bookmarkEnd w:id="996"/>
    </w:p>
    <w:p w:rsidR="00630ADD" w:rsidRDefault="00630ADD" w:rsidP="00630ADD">
      <w:pPr>
        <w:pStyle w:val="Body1"/>
        <w:rPr>
          <w:color w:val="000000"/>
        </w:rPr>
      </w:pPr>
      <w:r>
        <w:rPr>
          <w:color w:val="000000"/>
        </w:rPr>
        <w:t xml:space="preserve">The IviDigitizerTriggerModifier extension group provides support for </w:t>
      </w:r>
      <w:r w:rsidR="000F0DE0">
        <w:rPr>
          <w:color w:val="000000"/>
        </w:rPr>
        <w:t>digitizers</w:t>
      </w:r>
      <w:r>
        <w:rPr>
          <w:color w:val="000000"/>
        </w:rPr>
        <w:t xml:space="preserve"> that can specify the behavior of the triggering subsystem in the absence of the configured trigger.</w:t>
      </w:r>
    </w:p>
    <w:p w:rsidR="00630ADD" w:rsidRDefault="00630ADD" w:rsidP="00630ADD">
      <w:pPr>
        <w:pStyle w:val="Heading2"/>
        <w:rPr>
          <w:color w:val="000000"/>
        </w:rPr>
      </w:pPr>
      <w:bookmarkStart w:id="997" w:name="_Toc460904317"/>
      <w:bookmarkStart w:id="998" w:name="_Toc536261252"/>
      <w:bookmarkStart w:id="999" w:name="_Toc304583842"/>
      <w:bookmarkStart w:id="1000" w:name="_Toc306374693"/>
      <w:r>
        <w:rPr>
          <w:color w:val="000000"/>
        </w:rPr>
        <w:t>IviDigitizerTriggerModifier Attributes</w:t>
      </w:r>
      <w:bookmarkEnd w:id="997"/>
      <w:bookmarkEnd w:id="998"/>
      <w:bookmarkEnd w:id="999"/>
      <w:bookmarkEnd w:id="1000"/>
    </w:p>
    <w:p w:rsidR="00630ADD" w:rsidRDefault="00630ADD" w:rsidP="00630ADD">
      <w:pPr>
        <w:pStyle w:val="Body1"/>
        <w:rPr>
          <w:color w:val="000000"/>
        </w:rPr>
      </w:pPr>
      <w:r>
        <w:rPr>
          <w:color w:val="000000"/>
        </w:rPr>
        <w:t>The IviDigitizerTriggerModifier capability group defines the following attribute:</w:t>
      </w:r>
    </w:p>
    <w:p w:rsidR="00630ADD" w:rsidRDefault="00630ADD" w:rsidP="00630ADD">
      <w:pPr>
        <w:pStyle w:val="ListBullet"/>
        <w:numPr>
          <w:ilvl w:val="0"/>
          <w:numId w:val="32"/>
        </w:numPr>
      </w:pPr>
      <w:r>
        <w:t>Trigger Modifier</w:t>
      </w:r>
    </w:p>
    <w:p w:rsidR="00630ADD" w:rsidRDefault="00630ADD" w:rsidP="00630ADD">
      <w:pPr>
        <w:pStyle w:val="Body"/>
        <w:rPr>
          <w:color w:val="000000"/>
        </w:rPr>
      </w:pPr>
      <w:r>
        <w:rPr>
          <w:color w:val="000000"/>
        </w:rPr>
        <w:t>This section describes the behavior and requirements of this attribute.</w:t>
      </w:r>
    </w:p>
    <w:p w:rsidR="00630ADD" w:rsidRDefault="00630ADD" w:rsidP="00A802CA">
      <w:pPr>
        <w:pStyle w:val="AttrFuncHeading3"/>
        <w:numPr>
          <w:ilvl w:val="2"/>
          <w:numId w:val="8"/>
        </w:numPr>
        <w:ind w:left="0"/>
        <w:rPr>
          <w:color w:val="000000"/>
        </w:rPr>
      </w:pPr>
      <w:bookmarkStart w:id="1001" w:name="_Toc460904318"/>
      <w:bookmarkStart w:id="1002" w:name="_Toc536261253"/>
      <w:bookmarkStart w:id="1003" w:name="_Toc304583843"/>
      <w:bookmarkStart w:id="1004" w:name="_Toc306374694"/>
      <w:r>
        <w:rPr>
          <w:color w:val="000000"/>
        </w:rPr>
        <w:lastRenderedPageBreak/>
        <w:t>Trigger Modifier</w:t>
      </w:r>
      <w:bookmarkEnd w:id="1001"/>
      <w:bookmarkEnd w:id="1002"/>
      <w:bookmarkEnd w:id="1003"/>
      <w:bookmarkEnd w:id="1004"/>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630ADD" w:rsidTr="005A124D">
        <w:trPr>
          <w:cantSplit/>
          <w:tblHeader/>
        </w:trPr>
        <w:tc>
          <w:tcPr>
            <w:tcW w:w="1170" w:type="dxa"/>
            <w:tcBorders>
              <w:top w:val="single" w:sz="4" w:space="0" w:color="auto"/>
              <w:left w:val="single" w:sz="4" w:space="0" w:color="auto"/>
              <w:bottom w:val="double" w:sz="6" w:space="0" w:color="auto"/>
            </w:tcBorders>
          </w:tcPr>
          <w:p w:rsidR="00630ADD" w:rsidRDefault="00630ADD" w:rsidP="005A124D">
            <w:pPr>
              <w:pStyle w:val="TableHead"/>
              <w:spacing w:before="40" w:after="40"/>
            </w:pPr>
            <w:r>
              <w:t>Data Type</w:t>
            </w:r>
          </w:p>
        </w:tc>
        <w:tc>
          <w:tcPr>
            <w:tcW w:w="810" w:type="dxa"/>
            <w:tcBorders>
              <w:top w:val="single" w:sz="4" w:space="0" w:color="auto"/>
              <w:bottom w:val="double" w:sz="6" w:space="0" w:color="auto"/>
            </w:tcBorders>
          </w:tcPr>
          <w:p w:rsidR="00630ADD" w:rsidRDefault="00630ADD" w:rsidP="005A124D">
            <w:pPr>
              <w:pStyle w:val="TableHead"/>
              <w:spacing w:before="40" w:after="40"/>
            </w:pPr>
            <w:r>
              <w:t>Access</w:t>
            </w:r>
          </w:p>
        </w:tc>
        <w:tc>
          <w:tcPr>
            <w:tcW w:w="1530" w:type="dxa"/>
            <w:tcBorders>
              <w:top w:val="single" w:sz="4" w:space="0" w:color="auto"/>
              <w:bottom w:val="double" w:sz="6" w:space="0" w:color="auto"/>
            </w:tcBorders>
          </w:tcPr>
          <w:p w:rsidR="00630ADD" w:rsidRDefault="00630ADD" w:rsidP="005A124D">
            <w:pPr>
              <w:pStyle w:val="TableHead"/>
              <w:tabs>
                <w:tab w:val="left" w:pos="3600"/>
              </w:tabs>
              <w:spacing w:before="40" w:after="40"/>
            </w:pPr>
            <w:r>
              <w:t>Applies to</w:t>
            </w:r>
          </w:p>
        </w:tc>
        <w:tc>
          <w:tcPr>
            <w:tcW w:w="1080" w:type="dxa"/>
            <w:tcBorders>
              <w:top w:val="single" w:sz="4" w:space="0" w:color="auto"/>
              <w:bottom w:val="double" w:sz="6" w:space="0" w:color="auto"/>
            </w:tcBorders>
          </w:tcPr>
          <w:p w:rsidR="00630ADD" w:rsidRDefault="00630ADD" w:rsidP="005A124D">
            <w:pPr>
              <w:pStyle w:val="TableHead"/>
              <w:spacing w:before="40" w:after="40"/>
            </w:pPr>
            <w:r>
              <w:t>Coercion</w:t>
            </w:r>
          </w:p>
        </w:tc>
        <w:tc>
          <w:tcPr>
            <w:tcW w:w="4770" w:type="dxa"/>
            <w:tcBorders>
              <w:top w:val="single" w:sz="4" w:space="0" w:color="auto"/>
              <w:bottom w:val="double" w:sz="6" w:space="0" w:color="auto"/>
              <w:right w:val="single" w:sz="4" w:space="0" w:color="auto"/>
            </w:tcBorders>
          </w:tcPr>
          <w:p w:rsidR="00630ADD" w:rsidRDefault="00630ADD" w:rsidP="005A124D">
            <w:pPr>
              <w:pStyle w:val="TableHead"/>
              <w:spacing w:before="40" w:after="40"/>
            </w:pPr>
            <w:r>
              <w:t>High Level Functions</w:t>
            </w:r>
          </w:p>
        </w:tc>
      </w:tr>
      <w:tr w:rsidR="00630ADD" w:rsidTr="005A124D">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left w:val="single" w:sz="4" w:space="0" w:color="auto"/>
            </w:tcBorders>
          </w:tcPr>
          <w:p w:rsidR="00630ADD" w:rsidRDefault="00630ADD" w:rsidP="005A124D">
            <w:pPr>
              <w:pStyle w:val="TableCellCourierNew"/>
            </w:pPr>
            <w:r>
              <w:t>ViInt32</w:t>
            </w:r>
          </w:p>
        </w:tc>
        <w:tc>
          <w:tcPr>
            <w:tcW w:w="810" w:type="dxa"/>
            <w:tcBorders>
              <w:top w:val="double" w:sz="6" w:space="0" w:color="auto"/>
            </w:tcBorders>
          </w:tcPr>
          <w:p w:rsidR="00630ADD" w:rsidRDefault="00630ADD" w:rsidP="005A124D">
            <w:pPr>
              <w:pStyle w:val="TableCellCourierNew"/>
            </w:pPr>
            <w:r>
              <w:t>R/W</w:t>
            </w:r>
          </w:p>
        </w:tc>
        <w:tc>
          <w:tcPr>
            <w:tcW w:w="1530" w:type="dxa"/>
            <w:tcBorders>
              <w:top w:val="double" w:sz="6" w:space="0" w:color="auto"/>
            </w:tcBorders>
          </w:tcPr>
          <w:p w:rsidR="00630ADD" w:rsidRDefault="00630ADD" w:rsidP="005A124D">
            <w:pPr>
              <w:pStyle w:val="TableCell"/>
            </w:pPr>
            <w:r>
              <w:t>N</w:t>
            </w:r>
            <w:r w:rsidR="007157A6">
              <w:t>/A</w:t>
            </w:r>
          </w:p>
        </w:tc>
        <w:tc>
          <w:tcPr>
            <w:tcW w:w="1080" w:type="dxa"/>
            <w:tcBorders>
              <w:top w:val="double" w:sz="6" w:space="0" w:color="auto"/>
            </w:tcBorders>
          </w:tcPr>
          <w:p w:rsidR="00630ADD" w:rsidRDefault="00630ADD" w:rsidP="005A124D">
            <w:pPr>
              <w:pStyle w:val="TableCell"/>
            </w:pPr>
            <w:r>
              <w:t>None</w:t>
            </w:r>
          </w:p>
        </w:tc>
        <w:tc>
          <w:tcPr>
            <w:tcW w:w="4770" w:type="dxa"/>
            <w:tcBorders>
              <w:top w:val="double" w:sz="6" w:space="0" w:color="auto"/>
              <w:right w:val="single" w:sz="4" w:space="0" w:color="auto"/>
            </w:tcBorders>
          </w:tcPr>
          <w:p w:rsidR="00630ADD" w:rsidRDefault="00630ADD" w:rsidP="00B244A0">
            <w:pPr>
              <w:pStyle w:val="TableCell"/>
            </w:pPr>
            <w:r w:rsidRPr="00B244A0">
              <w:t>Configure</w:t>
            </w:r>
            <w:r w:rsidR="00B244A0" w:rsidRPr="00B244A0">
              <w:t xml:space="preserve"> </w:t>
            </w:r>
            <w:r w:rsidRPr="00B244A0">
              <w:t>Trigger</w:t>
            </w:r>
            <w:r w:rsidR="00B244A0" w:rsidRPr="00B244A0">
              <w:t xml:space="preserve"> </w:t>
            </w:r>
            <w:r w:rsidRPr="00B244A0">
              <w:t>Modifier</w:t>
            </w:r>
            <w:r w:rsidR="00B244A0" w:rsidRPr="00B244A0">
              <w:t xml:space="preserve"> (IVI-C only)</w:t>
            </w:r>
          </w:p>
        </w:tc>
      </w:tr>
    </w:tbl>
    <w:p w:rsidR="00B2328D" w:rsidRDefault="00B2328D" w:rsidP="00B2328D">
      <w:pPr>
        <w:pStyle w:val="AttrFuncSubheading"/>
      </w:pPr>
      <w:bookmarkStart w:id="1005" w:name="_Toc460904319"/>
      <w:r>
        <w:t>.NET Property Name</w:t>
      </w:r>
    </w:p>
    <w:p w:rsidR="00B2328D" w:rsidRDefault="00B2328D" w:rsidP="00B2328D">
      <w:pPr>
        <w:pStyle w:val="Code1"/>
        <w:rPr>
          <w:color w:val="000000"/>
        </w:rPr>
      </w:pPr>
      <w:r>
        <w:rPr>
          <w:color w:val="000000"/>
        </w:rPr>
        <w:t>Trigger.Modifier</w:t>
      </w:r>
    </w:p>
    <w:p w:rsidR="00B2328D" w:rsidRDefault="00B2328D" w:rsidP="00B2328D">
      <w:pPr>
        <w:pStyle w:val="AttrFuncSubheading"/>
      </w:pPr>
      <w:r>
        <w:t>.NET Enumeration Name</w:t>
      </w:r>
    </w:p>
    <w:p w:rsidR="00B2328D" w:rsidRDefault="00B2328D" w:rsidP="00B2328D">
      <w:pPr>
        <w:pStyle w:val="Code1"/>
        <w:rPr>
          <w:color w:val="000000"/>
        </w:rPr>
      </w:pPr>
      <w:r>
        <w:rPr>
          <w:color w:val="000000"/>
        </w:rPr>
        <w:t>TriggerModifier</w:t>
      </w:r>
    </w:p>
    <w:p w:rsidR="00630ADD" w:rsidRDefault="00630ADD" w:rsidP="00630ADD">
      <w:pPr>
        <w:pStyle w:val="AttrFuncSubheading"/>
      </w:pPr>
      <w:r>
        <w:t>COM Property Name</w:t>
      </w:r>
    </w:p>
    <w:p w:rsidR="00630ADD" w:rsidRDefault="00630ADD" w:rsidP="00630ADD">
      <w:pPr>
        <w:pStyle w:val="Code1"/>
        <w:rPr>
          <w:color w:val="000000"/>
        </w:rPr>
      </w:pPr>
      <w:r>
        <w:rPr>
          <w:color w:val="000000"/>
        </w:rPr>
        <w:t>Trigger.Modifier</w:t>
      </w:r>
    </w:p>
    <w:p w:rsidR="00630ADD" w:rsidRDefault="00630ADD" w:rsidP="00630ADD">
      <w:pPr>
        <w:pStyle w:val="AttrFuncSubheading"/>
      </w:pPr>
      <w:r>
        <w:t>COM Enumeration Name</w:t>
      </w:r>
    </w:p>
    <w:p w:rsidR="00630ADD" w:rsidRDefault="00630ADD" w:rsidP="00630ADD">
      <w:pPr>
        <w:pStyle w:val="Code1"/>
        <w:rPr>
          <w:color w:val="000000"/>
        </w:rPr>
      </w:pPr>
      <w:r>
        <w:rPr>
          <w:color w:val="000000"/>
        </w:rPr>
        <w:t>IviDigitizerTriggerModifierEnum</w:t>
      </w:r>
    </w:p>
    <w:p w:rsidR="00630ADD" w:rsidRDefault="00630ADD" w:rsidP="00630ADD">
      <w:pPr>
        <w:pStyle w:val="AttrFuncSubheading"/>
      </w:pPr>
      <w:r>
        <w:t>C Constant Name</w:t>
      </w:r>
    </w:p>
    <w:p w:rsidR="00630ADD" w:rsidRDefault="00630ADD" w:rsidP="00630ADD">
      <w:pPr>
        <w:pStyle w:val="Code1"/>
        <w:rPr>
          <w:color w:val="000000"/>
        </w:rPr>
      </w:pPr>
      <w:r>
        <w:rPr>
          <w:color w:val="000000"/>
        </w:rPr>
        <w:t>IVIDIGITIZER_ATTR_TRIGGER_MODIFIER</w:t>
      </w:r>
    </w:p>
    <w:p w:rsidR="00630ADD" w:rsidRDefault="00630ADD" w:rsidP="00630ADD">
      <w:pPr>
        <w:pStyle w:val="AttrFuncSubheading"/>
      </w:pPr>
      <w:r>
        <w:t>Description</w:t>
      </w:r>
    </w:p>
    <w:p w:rsidR="00630ADD" w:rsidRDefault="00630ADD" w:rsidP="00630ADD">
      <w:pPr>
        <w:pStyle w:val="Body1"/>
        <w:rPr>
          <w:color w:val="000000"/>
        </w:rPr>
      </w:pPr>
      <w:r>
        <w:rPr>
          <w:color w:val="000000"/>
        </w:rPr>
        <w:t>Specifies the trigger modifier. The trigger modifier determines the digitizer’s behavior in the absence of the configured trigger.</w:t>
      </w:r>
    </w:p>
    <w:p w:rsidR="00630ADD" w:rsidRDefault="00630ADD" w:rsidP="00630ADD">
      <w:pPr>
        <w:pStyle w:val="AttrFuncSubheading"/>
      </w:pPr>
      <w:r>
        <w:t>Defined Values</w:t>
      </w:r>
    </w:p>
    <w:tbl>
      <w:tblPr>
        <w:tblW w:w="0" w:type="auto"/>
        <w:tblInd w:w="828" w:type="dxa"/>
        <w:tblLayout w:type="fixed"/>
        <w:tblLook w:val="0000"/>
      </w:tblPr>
      <w:tblGrid>
        <w:gridCol w:w="1890"/>
        <w:gridCol w:w="360"/>
        <w:gridCol w:w="1080"/>
        <w:gridCol w:w="5310"/>
      </w:tblGrid>
      <w:tr w:rsidR="00630ADD" w:rsidTr="005A124D">
        <w:trPr>
          <w:cantSplit/>
        </w:trPr>
        <w:tc>
          <w:tcPr>
            <w:tcW w:w="1890" w:type="dxa"/>
            <w:vMerge w:val="restart"/>
            <w:tcBorders>
              <w:top w:val="single" w:sz="4" w:space="0" w:color="auto"/>
              <w:left w:val="single" w:sz="6" w:space="0" w:color="auto"/>
              <w:right w:val="single" w:sz="6" w:space="0" w:color="auto"/>
            </w:tcBorders>
            <w:shd w:val="clear" w:color="auto" w:fill="C0C0C0"/>
          </w:tcPr>
          <w:p w:rsidR="00630ADD" w:rsidRDefault="00630ADD" w:rsidP="005A124D">
            <w:pPr>
              <w:pStyle w:val="TableHead"/>
              <w:jc w:val="left"/>
              <w:rPr>
                <w:rFonts w:ascii="Courier" w:hAnsi="Courier"/>
                <w:i/>
                <w:sz w:val="18"/>
              </w:rPr>
            </w:pPr>
            <w:r>
              <w:rPr>
                <w:i/>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630ADD" w:rsidRDefault="00630ADD" w:rsidP="005A124D">
            <w:pPr>
              <w:pStyle w:val="TableHead"/>
              <w:jc w:val="left"/>
              <w:rPr>
                <w:i/>
              </w:rPr>
            </w:pPr>
            <w:r>
              <w:rPr>
                <w:i/>
              </w:rPr>
              <w:t>Description</w:t>
            </w:r>
          </w:p>
        </w:tc>
      </w:tr>
      <w:tr w:rsidR="00630ADD" w:rsidTr="005A124D">
        <w:trPr>
          <w:cantSplit/>
        </w:trPr>
        <w:tc>
          <w:tcPr>
            <w:tcW w:w="1890" w:type="dxa"/>
            <w:vMerge/>
            <w:tcBorders>
              <w:left w:val="single" w:sz="6" w:space="0" w:color="auto"/>
              <w:bottom w:val="double" w:sz="6" w:space="0" w:color="auto"/>
              <w:right w:val="single" w:sz="6" w:space="0" w:color="auto"/>
            </w:tcBorders>
            <w:shd w:val="clear" w:color="auto" w:fill="C0C0C0"/>
          </w:tcPr>
          <w:p w:rsidR="00630ADD" w:rsidRDefault="00630ADD" w:rsidP="005A124D">
            <w:pPr>
              <w:pStyle w:val="TableHead"/>
              <w:jc w:val="left"/>
              <w:rPr>
                <w:i/>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630ADD" w:rsidRDefault="00630ADD" w:rsidP="005A124D">
            <w:pPr>
              <w:pStyle w:val="TableHead"/>
              <w:jc w:val="left"/>
              <w:rPr>
                <w:i/>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630ADD" w:rsidRDefault="00630ADD" w:rsidP="005A124D">
            <w:pPr>
              <w:pStyle w:val="TableHead"/>
              <w:jc w:val="left"/>
              <w:rPr>
                <w:i/>
              </w:rPr>
            </w:pPr>
            <w:r>
              <w:rPr>
                <w:i/>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630ADD" w:rsidRDefault="00630ADD" w:rsidP="005A124D">
            <w:pPr>
              <w:pStyle w:val="TableHead"/>
              <w:jc w:val="left"/>
              <w:rPr>
                <w:i/>
              </w:rPr>
            </w:pPr>
            <w:r>
              <w:rPr>
                <w:i/>
              </w:rPr>
              <w:t>Identifier</w:t>
            </w:r>
          </w:p>
        </w:tc>
      </w:tr>
      <w:tr w:rsidR="00630ADD" w:rsidTr="005A124D">
        <w:trPr>
          <w:cantSplit/>
        </w:trPr>
        <w:tc>
          <w:tcPr>
            <w:tcW w:w="1890" w:type="dxa"/>
            <w:vMerge w:val="restart"/>
            <w:tcBorders>
              <w:top w:val="double" w:sz="6" w:space="0" w:color="auto"/>
              <w:left w:val="single" w:sz="6" w:space="0" w:color="auto"/>
              <w:right w:val="single" w:sz="6" w:space="0" w:color="auto"/>
            </w:tcBorders>
          </w:tcPr>
          <w:p w:rsidR="00630ADD" w:rsidRDefault="00630ADD" w:rsidP="005A124D">
            <w:pPr>
              <w:pStyle w:val="TableCell"/>
            </w:pPr>
            <w:r>
              <w:t>No Trigger Modifier</w:t>
            </w:r>
          </w:p>
        </w:tc>
        <w:tc>
          <w:tcPr>
            <w:tcW w:w="6750" w:type="dxa"/>
            <w:gridSpan w:val="3"/>
            <w:tcBorders>
              <w:top w:val="double" w:sz="6" w:space="0" w:color="auto"/>
              <w:left w:val="single" w:sz="6" w:space="0" w:color="auto"/>
              <w:bottom w:val="single" w:sz="4" w:space="0" w:color="auto"/>
              <w:right w:val="single" w:sz="6" w:space="0" w:color="auto"/>
            </w:tcBorders>
          </w:tcPr>
          <w:p w:rsidR="00630ADD" w:rsidRDefault="00630ADD" w:rsidP="00630ADD">
            <w:pPr>
              <w:pStyle w:val="TableCell"/>
            </w:pPr>
            <w:r>
              <w:t>The digitizer waits until the trigger the end-user specifies occurs.</w:t>
            </w:r>
          </w:p>
        </w:tc>
      </w:tr>
      <w:tr w:rsidR="00B2328D" w:rsidTr="005A124D">
        <w:trPr>
          <w:cantSplit/>
        </w:trPr>
        <w:tc>
          <w:tcPr>
            <w:tcW w:w="1890" w:type="dxa"/>
            <w:vMerge/>
            <w:tcBorders>
              <w:left w:val="single" w:sz="6" w:space="0" w:color="auto"/>
              <w:right w:val="single" w:sz="6" w:space="0" w:color="auto"/>
            </w:tcBorders>
          </w:tcPr>
          <w:p w:rsidR="00B2328D" w:rsidRDefault="00B2328D" w:rsidP="005A124D">
            <w:pPr>
              <w:rPr>
                <w:color w:val="000000"/>
              </w:rPr>
            </w:pPr>
          </w:p>
        </w:tc>
        <w:tc>
          <w:tcPr>
            <w:tcW w:w="360" w:type="dxa"/>
            <w:vMerge w:val="restart"/>
            <w:tcBorders>
              <w:top w:val="single" w:sz="4" w:space="0" w:color="auto"/>
              <w:left w:val="single" w:sz="6" w:space="0" w:color="auto"/>
              <w:right w:val="single" w:sz="6" w:space="0" w:color="auto"/>
            </w:tcBorders>
          </w:tcPr>
          <w:p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B2328D" w:rsidRDefault="00B2328D" w:rsidP="006945FF">
            <w:pPr>
              <w:pStyle w:val="TableCellCourierNew"/>
            </w:pPr>
            <w:r>
              <w:t>TriggerModifier.None</w:t>
            </w:r>
          </w:p>
        </w:tc>
      </w:tr>
      <w:tr w:rsidR="00B2328D" w:rsidTr="00FE5459">
        <w:trPr>
          <w:cantSplit/>
        </w:trPr>
        <w:tc>
          <w:tcPr>
            <w:tcW w:w="1890" w:type="dxa"/>
            <w:vMerge/>
            <w:tcBorders>
              <w:left w:val="single" w:sz="6" w:space="0" w:color="auto"/>
              <w:right w:val="single" w:sz="6" w:space="0" w:color="auto"/>
            </w:tcBorders>
          </w:tcPr>
          <w:p w:rsidR="00B2328D" w:rsidRDefault="00B2328D" w:rsidP="005A124D">
            <w:pPr>
              <w:rPr>
                <w:color w:val="000000"/>
              </w:rPr>
            </w:pPr>
          </w:p>
        </w:tc>
        <w:tc>
          <w:tcPr>
            <w:tcW w:w="360" w:type="dxa"/>
            <w:vMerge/>
            <w:tcBorders>
              <w:left w:val="single" w:sz="6" w:space="0" w:color="auto"/>
              <w:right w:val="single" w:sz="6" w:space="0" w:color="auto"/>
            </w:tcBorders>
          </w:tcPr>
          <w:p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2328D" w:rsidRDefault="00B2328D" w:rsidP="006945FF">
            <w:pPr>
              <w:pStyle w:val="TableCellCourierNew"/>
            </w:pPr>
            <w:r>
              <w:t>IVIDIGITIZER_VAL_TRIGGER_MODIFIER_NONE</w:t>
            </w:r>
          </w:p>
        </w:tc>
      </w:tr>
      <w:tr w:rsidR="00B2328D" w:rsidTr="005A124D">
        <w:trPr>
          <w:cantSplit/>
        </w:trPr>
        <w:tc>
          <w:tcPr>
            <w:tcW w:w="1890" w:type="dxa"/>
            <w:vMerge/>
            <w:tcBorders>
              <w:left w:val="single" w:sz="6" w:space="0" w:color="auto"/>
              <w:right w:val="single" w:sz="6" w:space="0" w:color="auto"/>
            </w:tcBorders>
          </w:tcPr>
          <w:p w:rsidR="00B2328D" w:rsidRDefault="00B2328D" w:rsidP="005A124D">
            <w:pPr>
              <w:rPr>
                <w:color w:val="000000"/>
              </w:rPr>
            </w:pPr>
          </w:p>
        </w:tc>
        <w:tc>
          <w:tcPr>
            <w:tcW w:w="360" w:type="dxa"/>
            <w:vMerge/>
            <w:tcBorders>
              <w:left w:val="single" w:sz="6" w:space="0" w:color="auto"/>
              <w:bottom w:val="single" w:sz="4" w:space="0" w:color="auto"/>
              <w:right w:val="single" w:sz="6" w:space="0" w:color="auto"/>
            </w:tcBorders>
          </w:tcPr>
          <w:p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2328D" w:rsidRDefault="00B2328D" w:rsidP="006945FF">
            <w:pPr>
              <w:pStyle w:val="TableCellCourierNew"/>
            </w:pPr>
            <w:r>
              <w:t>IviDigitizerTriggerModifierNone</w:t>
            </w:r>
          </w:p>
        </w:tc>
      </w:tr>
      <w:tr w:rsidR="00630ADD" w:rsidTr="005A124D">
        <w:trPr>
          <w:cantSplit/>
        </w:trPr>
        <w:tc>
          <w:tcPr>
            <w:tcW w:w="1890" w:type="dxa"/>
            <w:vMerge w:val="restart"/>
            <w:tcBorders>
              <w:top w:val="single" w:sz="4" w:space="0" w:color="auto"/>
              <w:left w:val="single" w:sz="6" w:space="0" w:color="auto"/>
              <w:right w:val="single" w:sz="6" w:space="0" w:color="auto"/>
            </w:tcBorders>
          </w:tcPr>
          <w:p w:rsidR="00630ADD" w:rsidRDefault="00630ADD" w:rsidP="005A124D">
            <w:pPr>
              <w:pStyle w:val="TableCell"/>
              <w:rPr>
                <w:lang w:val="fr-FR"/>
              </w:rPr>
            </w:pPr>
            <w:r>
              <w:rPr>
                <w:lang w:val="fr-FR"/>
              </w:rPr>
              <w:t>Auto</w:t>
            </w:r>
          </w:p>
        </w:tc>
        <w:tc>
          <w:tcPr>
            <w:tcW w:w="6750" w:type="dxa"/>
            <w:gridSpan w:val="3"/>
            <w:tcBorders>
              <w:top w:val="single" w:sz="4" w:space="0" w:color="auto"/>
              <w:left w:val="single" w:sz="6" w:space="0" w:color="auto"/>
              <w:bottom w:val="single" w:sz="4" w:space="0" w:color="auto"/>
              <w:right w:val="single" w:sz="6" w:space="0" w:color="auto"/>
            </w:tcBorders>
          </w:tcPr>
          <w:p w:rsidR="00630ADD" w:rsidRDefault="00630ADD" w:rsidP="005A124D">
            <w:pPr>
              <w:pStyle w:val="TableCell"/>
            </w:pPr>
            <w:r>
              <w:t>The digitizer automatically triggers if the configured trigger does not occur within the digitizer timeout period.</w:t>
            </w:r>
          </w:p>
        </w:tc>
      </w:tr>
      <w:tr w:rsidR="00B2328D" w:rsidTr="005A124D">
        <w:trPr>
          <w:cantSplit/>
        </w:trPr>
        <w:tc>
          <w:tcPr>
            <w:tcW w:w="1890" w:type="dxa"/>
            <w:vMerge/>
            <w:tcBorders>
              <w:left w:val="single" w:sz="6" w:space="0" w:color="auto"/>
              <w:right w:val="single" w:sz="6" w:space="0" w:color="auto"/>
            </w:tcBorders>
          </w:tcPr>
          <w:p w:rsidR="00B2328D" w:rsidRPr="005D3730" w:rsidRDefault="00B2328D" w:rsidP="005A124D">
            <w:pPr>
              <w:rPr>
                <w:color w:val="000000"/>
              </w:rPr>
            </w:pPr>
          </w:p>
        </w:tc>
        <w:tc>
          <w:tcPr>
            <w:tcW w:w="360" w:type="dxa"/>
            <w:vMerge w:val="restart"/>
            <w:tcBorders>
              <w:top w:val="single" w:sz="4" w:space="0" w:color="auto"/>
              <w:left w:val="single" w:sz="6" w:space="0" w:color="auto"/>
              <w:right w:val="single" w:sz="6" w:space="0" w:color="auto"/>
            </w:tcBorders>
          </w:tcPr>
          <w:p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CourierNew"/>
            </w:pPr>
            <w:r>
              <w:t>TriggerModifier.Auto</w:t>
            </w:r>
          </w:p>
        </w:tc>
      </w:tr>
      <w:tr w:rsidR="00B2328D" w:rsidTr="00FE5459">
        <w:trPr>
          <w:cantSplit/>
        </w:trPr>
        <w:tc>
          <w:tcPr>
            <w:tcW w:w="1890" w:type="dxa"/>
            <w:vMerge/>
            <w:tcBorders>
              <w:left w:val="single" w:sz="6" w:space="0" w:color="auto"/>
              <w:right w:val="single" w:sz="6" w:space="0" w:color="auto"/>
            </w:tcBorders>
          </w:tcPr>
          <w:p w:rsidR="00B2328D" w:rsidRPr="005D3730" w:rsidRDefault="00B2328D" w:rsidP="005A124D">
            <w:pPr>
              <w:rPr>
                <w:color w:val="000000"/>
              </w:rPr>
            </w:pPr>
          </w:p>
        </w:tc>
        <w:tc>
          <w:tcPr>
            <w:tcW w:w="360" w:type="dxa"/>
            <w:vMerge/>
            <w:tcBorders>
              <w:left w:val="single" w:sz="6" w:space="0" w:color="auto"/>
              <w:right w:val="single" w:sz="6" w:space="0" w:color="auto"/>
            </w:tcBorders>
          </w:tcPr>
          <w:p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CourierNew"/>
            </w:pPr>
            <w:r>
              <w:t>IVIDIGITIZER_VAL_TRIGGER_MODIFIER_AUTO</w:t>
            </w:r>
          </w:p>
        </w:tc>
      </w:tr>
      <w:tr w:rsidR="00B2328D" w:rsidTr="005A124D">
        <w:trPr>
          <w:cantSplit/>
        </w:trPr>
        <w:tc>
          <w:tcPr>
            <w:tcW w:w="1890" w:type="dxa"/>
            <w:vMerge/>
            <w:tcBorders>
              <w:left w:val="single" w:sz="6" w:space="0" w:color="auto"/>
              <w:bottom w:val="single" w:sz="4" w:space="0" w:color="auto"/>
              <w:right w:val="single" w:sz="6" w:space="0" w:color="auto"/>
            </w:tcBorders>
          </w:tcPr>
          <w:p w:rsidR="00B2328D" w:rsidRPr="005D3730" w:rsidRDefault="00B2328D" w:rsidP="005A124D">
            <w:pPr>
              <w:rPr>
                <w:color w:val="000000"/>
              </w:rPr>
            </w:pPr>
          </w:p>
        </w:tc>
        <w:tc>
          <w:tcPr>
            <w:tcW w:w="360" w:type="dxa"/>
            <w:vMerge/>
            <w:tcBorders>
              <w:left w:val="single" w:sz="6" w:space="0" w:color="auto"/>
              <w:bottom w:val="single" w:sz="4" w:space="0" w:color="auto"/>
              <w:right w:val="single" w:sz="6" w:space="0" w:color="auto"/>
            </w:tcBorders>
          </w:tcPr>
          <w:p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2328D" w:rsidRDefault="00B2328D" w:rsidP="00630ADD">
            <w:pPr>
              <w:pStyle w:val="TableCellCourierNew"/>
            </w:pPr>
            <w:r>
              <w:t>IviDigitizerTriggerModifierAuto</w:t>
            </w:r>
          </w:p>
        </w:tc>
      </w:tr>
      <w:tr w:rsidR="00B2328D" w:rsidTr="005A124D">
        <w:trPr>
          <w:cantSplit/>
        </w:trPr>
        <w:tc>
          <w:tcPr>
            <w:tcW w:w="1890" w:type="dxa"/>
            <w:vMerge w:val="restart"/>
            <w:tcBorders>
              <w:top w:val="single" w:sz="4" w:space="0" w:color="auto"/>
              <w:left w:val="single" w:sz="6" w:space="0" w:color="auto"/>
              <w:right w:val="single" w:sz="6" w:space="0" w:color="auto"/>
            </w:tcBorders>
          </w:tcPr>
          <w:p w:rsidR="00B2328D" w:rsidRDefault="00B2328D" w:rsidP="005A124D">
            <w:pPr>
              <w:pStyle w:val="TableCell"/>
            </w:pPr>
            <w:r>
              <w:t>Auto Level</w:t>
            </w:r>
          </w:p>
        </w:tc>
        <w:tc>
          <w:tcPr>
            <w:tcW w:w="6750" w:type="dxa"/>
            <w:gridSpan w:val="3"/>
            <w:tcBorders>
              <w:top w:val="single" w:sz="4" w:space="0" w:color="auto"/>
              <w:left w:val="single" w:sz="6" w:space="0" w:color="auto"/>
              <w:bottom w:val="single" w:sz="4" w:space="0" w:color="auto"/>
              <w:right w:val="single" w:sz="6" w:space="0" w:color="auto"/>
            </w:tcBorders>
          </w:tcPr>
          <w:p w:rsidR="00B2328D" w:rsidRDefault="00B2328D" w:rsidP="005A124D">
            <w:pPr>
              <w:pStyle w:val="TableCell"/>
            </w:pPr>
            <w:r>
              <w:t>The digitizer adjusts the trigger level if the trigger the end-user specifies does not occur.</w:t>
            </w:r>
          </w:p>
        </w:tc>
      </w:tr>
      <w:tr w:rsidR="00B2328D" w:rsidTr="005A124D">
        <w:trPr>
          <w:cantSplit/>
        </w:trPr>
        <w:tc>
          <w:tcPr>
            <w:tcW w:w="1890" w:type="dxa"/>
            <w:vMerge/>
            <w:tcBorders>
              <w:left w:val="single" w:sz="6" w:space="0" w:color="auto"/>
              <w:right w:val="single" w:sz="6" w:space="0" w:color="auto"/>
            </w:tcBorders>
          </w:tcPr>
          <w:p w:rsidR="00B2328D" w:rsidRDefault="00B2328D" w:rsidP="005A124D">
            <w:pPr>
              <w:rPr>
                <w:color w:val="000000"/>
              </w:rPr>
            </w:pPr>
          </w:p>
        </w:tc>
        <w:tc>
          <w:tcPr>
            <w:tcW w:w="360" w:type="dxa"/>
            <w:vMerge w:val="restart"/>
            <w:tcBorders>
              <w:top w:val="single" w:sz="4" w:space="0" w:color="auto"/>
              <w:left w:val="single" w:sz="6" w:space="0" w:color="auto"/>
              <w:right w:val="single" w:sz="6" w:space="0" w:color="auto"/>
            </w:tcBorders>
          </w:tcPr>
          <w:p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CourierNew"/>
            </w:pPr>
            <w:r>
              <w:t>TriggerModifier.AutoLevel</w:t>
            </w:r>
          </w:p>
        </w:tc>
      </w:tr>
      <w:tr w:rsidR="00B2328D" w:rsidTr="00FE5459">
        <w:trPr>
          <w:cantSplit/>
        </w:trPr>
        <w:tc>
          <w:tcPr>
            <w:tcW w:w="1890" w:type="dxa"/>
            <w:vMerge/>
            <w:tcBorders>
              <w:left w:val="single" w:sz="6" w:space="0" w:color="auto"/>
              <w:right w:val="single" w:sz="6" w:space="0" w:color="auto"/>
            </w:tcBorders>
          </w:tcPr>
          <w:p w:rsidR="00B2328D" w:rsidRDefault="00B2328D" w:rsidP="005A124D">
            <w:pPr>
              <w:rPr>
                <w:color w:val="000000"/>
              </w:rPr>
            </w:pPr>
          </w:p>
        </w:tc>
        <w:tc>
          <w:tcPr>
            <w:tcW w:w="360" w:type="dxa"/>
            <w:vMerge/>
            <w:tcBorders>
              <w:left w:val="single" w:sz="6" w:space="0" w:color="auto"/>
              <w:right w:val="single" w:sz="6" w:space="0" w:color="auto"/>
            </w:tcBorders>
          </w:tcPr>
          <w:p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CourierNew"/>
            </w:pPr>
            <w:r>
              <w:t>IVIDIGITIZER_VAL_TRIGGER_MODIFIER_AUTO_LEVEL</w:t>
            </w:r>
          </w:p>
        </w:tc>
      </w:tr>
      <w:tr w:rsidR="00B2328D" w:rsidTr="005A124D">
        <w:trPr>
          <w:cantSplit/>
        </w:trPr>
        <w:tc>
          <w:tcPr>
            <w:tcW w:w="1890" w:type="dxa"/>
            <w:vMerge/>
            <w:tcBorders>
              <w:left w:val="single" w:sz="6" w:space="0" w:color="auto"/>
              <w:bottom w:val="single" w:sz="4" w:space="0" w:color="auto"/>
              <w:right w:val="single" w:sz="6" w:space="0" w:color="auto"/>
            </w:tcBorders>
          </w:tcPr>
          <w:p w:rsidR="00B2328D" w:rsidRDefault="00B2328D" w:rsidP="005A124D">
            <w:pPr>
              <w:rPr>
                <w:color w:val="000000"/>
              </w:rPr>
            </w:pPr>
          </w:p>
        </w:tc>
        <w:tc>
          <w:tcPr>
            <w:tcW w:w="360" w:type="dxa"/>
            <w:vMerge/>
            <w:tcBorders>
              <w:left w:val="single" w:sz="6" w:space="0" w:color="auto"/>
              <w:bottom w:val="single" w:sz="4" w:space="0" w:color="auto"/>
              <w:right w:val="single" w:sz="6" w:space="0" w:color="auto"/>
            </w:tcBorders>
          </w:tcPr>
          <w:p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CourierNew"/>
            </w:pPr>
            <w:r>
              <w:t>IviDigitizerTriggerModifierAutoLevel</w:t>
            </w:r>
          </w:p>
        </w:tc>
      </w:tr>
    </w:tbl>
    <w:p w:rsidR="00B2328D" w:rsidRPr="00F7116C" w:rsidRDefault="00B2328D" w:rsidP="00B2328D">
      <w:pPr>
        <w:pStyle w:val="AttrFuncSubheading"/>
        <w:rPr>
          <w:color w:val="auto"/>
        </w:rPr>
      </w:pPr>
      <w:r w:rsidRPr="00F7116C">
        <w:rPr>
          <w:color w:val="auto"/>
        </w:rPr>
        <w:lastRenderedPageBreak/>
        <w:t>.NET Exceptions</w:t>
      </w:r>
    </w:p>
    <w:p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30ADD" w:rsidRDefault="00630ADD" w:rsidP="00630ADD">
      <w:pPr>
        <w:pStyle w:val="AttrFuncSubheading"/>
      </w:pPr>
      <w:r>
        <w:t>Compliance Notes</w:t>
      </w:r>
    </w:p>
    <w:p w:rsidR="00630ADD" w:rsidRDefault="00630ADD" w:rsidP="00630ADD">
      <w:pPr>
        <w:pStyle w:val="ListNumber"/>
        <w:numPr>
          <w:ilvl w:val="0"/>
          <w:numId w:val="31"/>
        </w:numPr>
        <w:rPr>
          <w:color w:val="000000"/>
        </w:rPr>
      </w:pPr>
      <w:r>
        <w:rPr>
          <w:color w:val="000000"/>
        </w:rPr>
        <w:t>Instrument driver shall support the value No Trigger Modifier and at least one of the following values:</w:t>
      </w:r>
    </w:p>
    <w:p w:rsidR="00630ADD" w:rsidRDefault="00630ADD" w:rsidP="00630ADD">
      <w:pPr>
        <w:pStyle w:val="ListBullet2"/>
        <w:tabs>
          <w:tab w:val="num" w:pos="1440"/>
        </w:tabs>
      </w:pPr>
      <w:r>
        <w:t>Auto</w:t>
      </w:r>
    </w:p>
    <w:p w:rsidR="00630ADD" w:rsidRDefault="00630ADD" w:rsidP="00630ADD">
      <w:pPr>
        <w:pStyle w:val="ListBullet2"/>
        <w:tabs>
          <w:tab w:val="num" w:pos="1440"/>
        </w:tabs>
      </w:pPr>
      <w:r>
        <w:t>Auto Level</w:t>
      </w:r>
    </w:p>
    <w:p w:rsidR="00630ADD" w:rsidRDefault="00630ADD" w:rsidP="00630ADD">
      <w:pPr>
        <w:pStyle w:val="ListNumber"/>
        <w:numPr>
          <w:ilvl w:val="0"/>
          <w:numId w:val="31"/>
        </w:numPr>
        <w:rPr>
          <w:color w:val="000000"/>
        </w:rPr>
      </w:pPr>
      <w:r>
        <w:rPr>
          <w:color w:val="000000"/>
        </w:rPr>
        <w:t>If an IVI-C class driver defines additional values for this attribute, the actual values shall be greater than or equal to</w:t>
      </w:r>
      <w:r>
        <w:rPr>
          <w:rStyle w:val="monospace"/>
          <w:color w:val="000000"/>
        </w:rPr>
        <w:t xml:space="preserve"> IVIDIGITIZER_VAL_TRIGGER_MOD_CLASS_EXT_BASE</w:t>
      </w:r>
      <w:r>
        <w:rPr>
          <w:color w:val="000000"/>
        </w:rPr>
        <w:t xml:space="preserve"> and less than </w:t>
      </w:r>
      <w:r>
        <w:rPr>
          <w:rStyle w:val="monospace"/>
          <w:color w:val="000000"/>
        </w:rPr>
        <w:t>IVIDIGITIZER_VAL_TRIGGER_MOD_SPECIFIC_EXT_BASE</w:t>
      </w:r>
      <w:r>
        <w:rPr>
          <w:color w:val="000000"/>
        </w:rPr>
        <w:t>.</w:t>
      </w:r>
    </w:p>
    <w:p w:rsidR="00630ADD" w:rsidRDefault="00630ADD" w:rsidP="00630ADD">
      <w:pPr>
        <w:pStyle w:val="ListNumber"/>
        <w:numPr>
          <w:ilvl w:val="0"/>
          <w:numId w:val="31"/>
        </w:numPr>
        <w:rPr>
          <w:color w:val="000000"/>
        </w:rPr>
      </w:pPr>
      <w:r>
        <w:rPr>
          <w:color w:val="000000"/>
        </w:rPr>
        <w:t xml:space="preserve">If an IVI-C specific driver defines additional values for this attribute, the actual values shall be greater than or equal to </w:t>
      </w:r>
      <w:r>
        <w:rPr>
          <w:rStyle w:val="monospace"/>
          <w:color w:val="000000"/>
        </w:rPr>
        <w:t>IVIDIGITIZER_VAL_TRIGGER_MOD_SPECIFIC_EXT_BASE</w:t>
      </w:r>
      <w:r>
        <w:rPr>
          <w:color w:val="000000"/>
        </w:rPr>
        <w:t>.</w:t>
      </w:r>
    </w:p>
    <w:p w:rsidR="00630ADD" w:rsidRDefault="00630ADD" w:rsidP="00630ADD">
      <w:pPr>
        <w:pStyle w:val="ListNumber"/>
        <w:numPr>
          <w:ilvl w:val="0"/>
          <w:numId w:val="0"/>
        </w:numPr>
        <w:ind w:left="720"/>
        <w:rPr>
          <w:color w:val="000000"/>
        </w:rPr>
      </w:pPr>
    </w:p>
    <w:p w:rsidR="00630ADD" w:rsidRDefault="00630ADD" w:rsidP="00630ADD">
      <w:pPr>
        <w:pStyle w:val="Heading2"/>
        <w:pageBreakBefore/>
        <w:rPr>
          <w:color w:val="000000"/>
        </w:rPr>
      </w:pPr>
      <w:bookmarkStart w:id="1006" w:name="_Toc536261254"/>
      <w:bookmarkStart w:id="1007" w:name="_Toc304583844"/>
      <w:bookmarkStart w:id="1008" w:name="_Toc306374695"/>
      <w:r>
        <w:rPr>
          <w:color w:val="000000"/>
        </w:rPr>
        <w:lastRenderedPageBreak/>
        <w:t>IviDigitizerTriggerModifier Functions</w:t>
      </w:r>
      <w:bookmarkEnd w:id="1005"/>
      <w:bookmarkEnd w:id="1006"/>
      <w:bookmarkEnd w:id="1007"/>
      <w:bookmarkEnd w:id="1008"/>
    </w:p>
    <w:p w:rsidR="00630ADD" w:rsidRDefault="00630ADD" w:rsidP="00630ADD">
      <w:pPr>
        <w:pStyle w:val="Body1"/>
        <w:rPr>
          <w:color w:val="000000"/>
        </w:rPr>
      </w:pPr>
      <w:r>
        <w:rPr>
          <w:color w:val="000000"/>
        </w:rPr>
        <w:t>The IviDigitizerTriggerModifier capability group defines the following function:</w:t>
      </w:r>
    </w:p>
    <w:p w:rsidR="00630ADD" w:rsidRDefault="00630ADD" w:rsidP="00630ADD">
      <w:pPr>
        <w:pStyle w:val="ListBullet"/>
        <w:numPr>
          <w:ilvl w:val="0"/>
          <w:numId w:val="32"/>
        </w:numPr>
      </w:pPr>
      <w:r>
        <w:t>Configure Trigger Modifier (IVI-C only)</w:t>
      </w:r>
    </w:p>
    <w:p w:rsidR="00630ADD" w:rsidRDefault="00630ADD" w:rsidP="00630ADD">
      <w:pPr>
        <w:pStyle w:val="Body"/>
        <w:rPr>
          <w:color w:val="000000"/>
        </w:rPr>
      </w:pPr>
      <w:r>
        <w:rPr>
          <w:color w:val="000000"/>
        </w:rPr>
        <w:t>This section describes the behavior and requirements of this function.</w:t>
      </w:r>
    </w:p>
    <w:p w:rsidR="00630ADD" w:rsidRDefault="00630ADD" w:rsidP="00A802CA">
      <w:pPr>
        <w:pStyle w:val="AttrFuncHeading3"/>
        <w:numPr>
          <w:ilvl w:val="2"/>
          <w:numId w:val="8"/>
        </w:numPr>
        <w:ind w:left="0"/>
        <w:rPr>
          <w:color w:val="000000"/>
        </w:rPr>
      </w:pPr>
      <w:bookmarkStart w:id="1009" w:name="_Toc536261255"/>
      <w:bookmarkStart w:id="1010" w:name="_Toc304583845"/>
      <w:bookmarkStart w:id="1011" w:name="_Toc306374696"/>
      <w:r>
        <w:rPr>
          <w:color w:val="000000"/>
        </w:rPr>
        <w:lastRenderedPageBreak/>
        <w:t xml:space="preserve">Configure Trigger Modifier (IVI-C </w:t>
      </w:r>
      <w:r w:rsidR="00F91236">
        <w:rPr>
          <w:color w:val="000000"/>
        </w:rPr>
        <w:t>O</w:t>
      </w:r>
      <w:r>
        <w:rPr>
          <w:color w:val="000000"/>
        </w:rPr>
        <w:t>nly)</w:t>
      </w:r>
      <w:bookmarkEnd w:id="1009"/>
      <w:bookmarkEnd w:id="1010"/>
      <w:bookmarkEnd w:id="1011"/>
    </w:p>
    <w:p w:rsidR="00630ADD" w:rsidRDefault="00630ADD" w:rsidP="00630ADD">
      <w:pPr>
        <w:pStyle w:val="AttrFuncSubheading"/>
      </w:pPr>
      <w:r>
        <w:t>Description</w:t>
      </w:r>
    </w:p>
    <w:p w:rsidR="00630ADD" w:rsidRDefault="00630ADD" w:rsidP="00630ADD">
      <w:pPr>
        <w:pStyle w:val="Body1"/>
        <w:rPr>
          <w:color w:val="000000"/>
        </w:rPr>
      </w:pPr>
      <w:r>
        <w:rPr>
          <w:color w:val="000000"/>
        </w:rPr>
        <w:t>This function configures the digitizer’s trigger modifier.</w:t>
      </w:r>
    </w:p>
    <w:p w:rsidR="00B2328D" w:rsidRDefault="00B2328D" w:rsidP="00B2328D">
      <w:pPr>
        <w:pStyle w:val="AttrFuncSubheading"/>
      </w:pPr>
      <w:r>
        <w:t>.NET Method Prototype</w:t>
      </w:r>
    </w:p>
    <w:p w:rsidR="00B2328D" w:rsidRDefault="00B2328D" w:rsidP="00B2328D">
      <w:pPr>
        <w:pStyle w:val="Code1"/>
        <w:rPr>
          <w:color w:val="000000"/>
        </w:rPr>
      </w:pPr>
      <w:r>
        <w:rPr>
          <w:color w:val="000000"/>
        </w:rPr>
        <w:t>N/A</w:t>
      </w:r>
    </w:p>
    <w:p w:rsidR="00B2328D" w:rsidRDefault="00B2328D" w:rsidP="00B2328D">
      <w:pPr>
        <w:pStyle w:val="Body1"/>
        <w:rPr>
          <w:color w:val="000000"/>
        </w:rPr>
      </w:pPr>
      <w:r>
        <w:rPr>
          <w:color w:val="000000"/>
        </w:rPr>
        <w:t xml:space="preserve">(use the </w:t>
      </w:r>
      <w:r>
        <w:rPr>
          <w:rStyle w:val="monospace"/>
          <w:color w:val="000000"/>
        </w:rPr>
        <w:t>Trigger.Modifier</w:t>
      </w:r>
      <w:r>
        <w:rPr>
          <w:color w:val="000000"/>
        </w:rPr>
        <w:t xml:space="preserve"> property)</w:t>
      </w:r>
    </w:p>
    <w:p w:rsidR="00630ADD" w:rsidRDefault="00630ADD" w:rsidP="00630ADD">
      <w:pPr>
        <w:pStyle w:val="AttrFuncSubheading"/>
      </w:pPr>
      <w:r>
        <w:t>COM Method Prototype</w:t>
      </w:r>
    </w:p>
    <w:p w:rsidR="00630ADD" w:rsidRDefault="00630ADD" w:rsidP="00630ADD">
      <w:pPr>
        <w:pStyle w:val="Code1"/>
        <w:rPr>
          <w:color w:val="000000"/>
        </w:rPr>
      </w:pPr>
      <w:r>
        <w:rPr>
          <w:color w:val="000000"/>
        </w:rPr>
        <w:t>N/A</w:t>
      </w:r>
    </w:p>
    <w:p w:rsidR="00630ADD" w:rsidRDefault="00630ADD" w:rsidP="00630ADD">
      <w:pPr>
        <w:pStyle w:val="Body1"/>
        <w:rPr>
          <w:color w:val="000000"/>
        </w:rPr>
      </w:pPr>
      <w:r>
        <w:rPr>
          <w:color w:val="000000"/>
        </w:rPr>
        <w:t xml:space="preserve">(use the </w:t>
      </w:r>
      <w:r>
        <w:rPr>
          <w:rStyle w:val="monospace"/>
          <w:color w:val="000000"/>
        </w:rPr>
        <w:t>Trigger.Modifier</w:t>
      </w:r>
      <w:r>
        <w:rPr>
          <w:color w:val="000000"/>
        </w:rPr>
        <w:t xml:space="preserve"> property)</w:t>
      </w:r>
    </w:p>
    <w:p w:rsidR="00630ADD" w:rsidRDefault="00630ADD" w:rsidP="00630ADD">
      <w:pPr>
        <w:pStyle w:val="AttrFuncSubheading"/>
      </w:pPr>
      <w:r>
        <w:t>C Prototype</w:t>
      </w:r>
    </w:p>
    <w:p w:rsidR="00630ADD" w:rsidRDefault="00630ADD" w:rsidP="00630ADD">
      <w:pPr>
        <w:pStyle w:val="Code1"/>
        <w:tabs>
          <w:tab w:val="clear" w:pos="720"/>
          <w:tab w:val="left" w:pos="900"/>
          <w:tab w:val="left" w:pos="5490"/>
        </w:tabs>
        <w:rPr>
          <w:color w:val="000000"/>
        </w:rPr>
      </w:pPr>
      <w:r>
        <w:rPr>
          <w:color w:val="000000"/>
        </w:rPr>
        <w:t>ViStatus Ivi</w:t>
      </w:r>
      <w:r w:rsidR="006945FF">
        <w:rPr>
          <w:color w:val="000000"/>
        </w:rPr>
        <w:t>Digitizer</w:t>
      </w:r>
      <w:r>
        <w:rPr>
          <w:color w:val="000000"/>
        </w:rPr>
        <w:t>_ConfigureTriggerModifier (ViSession Vi,</w:t>
      </w:r>
      <w:r>
        <w:rPr>
          <w:color w:val="000000"/>
        </w:rPr>
        <w:br/>
        <w:t xml:space="preserve">                                            </w:t>
      </w:r>
      <w:r w:rsidR="004D7FA8">
        <w:rPr>
          <w:color w:val="000000"/>
        </w:rPr>
        <w:t xml:space="preserve">    </w:t>
      </w:r>
      <w:r>
        <w:rPr>
          <w:color w:val="000000"/>
        </w:rPr>
        <w:t>ViInt32 TriggerModifier);</w:t>
      </w:r>
    </w:p>
    <w:p w:rsidR="00630ADD" w:rsidRDefault="00630ADD" w:rsidP="00630ADD">
      <w:pPr>
        <w:pStyle w:val="AttrFuncSubheading"/>
      </w:pPr>
      <w:r>
        <w:t>Parameters</w:t>
      </w:r>
    </w:p>
    <w:tbl>
      <w:tblPr>
        <w:tblW w:w="0" w:type="auto"/>
        <w:tblInd w:w="800" w:type="dxa"/>
        <w:tblLayout w:type="fixed"/>
        <w:tblCellMar>
          <w:left w:w="80" w:type="dxa"/>
          <w:right w:w="80" w:type="dxa"/>
        </w:tblCellMar>
        <w:tblLook w:val="0000"/>
      </w:tblPr>
      <w:tblGrid>
        <w:gridCol w:w="1906"/>
        <w:gridCol w:w="4909"/>
        <w:gridCol w:w="1825"/>
      </w:tblGrid>
      <w:tr w:rsidR="00630ADD" w:rsidTr="005A124D">
        <w:trPr>
          <w:cantSplit/>
        </w:trPr>
        <w:tc>
          <w:tcPr>
            <w:tcW w:w="1906" w:type="dxa"/>
            <w:tcBorders>
              <w:top w:val="single" w:sz="6" w:space="0" w:color="auto"/>
              <w:left w:val="single" w:sz="6" w:space="0" w:color="auto"/>
              <w:right w:val="single" w:sz="6" w:space="0" w:color="auto"/>
            </w:tcBorders>
          </w:tcPr>
          <w:p w:rsidR="00630ADD" w:rsidRDefault="00630ADD" w:rsidP="005A124D">
            <w:pPr>
              <w:pStyle w:val="TableHead"/>
            </w:pPr>
            <w:bookmarkStart w:id="1012" w:name="_Toc460904320"/>
            <w:r>
              <w:t>Inputs</w:t>
            </w:r>
          </w:p>
        </w:tc>
        <w:tc>
          <w:tcPr>
            <w:tcW w:w="4909" w:type="dxa"/>
            <w:tcBorders>
              <w:top w:val="single" w:sz="6" w:space="0" w:color="auto"/>
              <w:left w:val="single" w:sz="6" w:space="0" w:color="auto"/>
              <w:right w:val="single" w:sz="6" w:space="0" w:color="auto"/>
            </w:tcBorders>
          </w:tcPr>
          <w:p w:rsidR="00630ADD" w:rsidRDefault="00630ADD" w:rsidP="005A124D">
            <w:pPr>
              <w:pStyle w:val="TableHead"/>
            </w:pPr>
            <w:r>
              <w:t>Description</w:t>
            </w:r>
          </w:p>
        </w:tc>
        <w:tc>
          <w:tcPr>
            <w:tcW w:w="1825" w:type="dxa"/>
            <w:tcBorders>
              <w:top w:val="single" w:sz="6" w:space="0" w:color="auto"/>
              <w:left w:val="single" w:sz="6" w:space="0" w:color="auto"/>
              <w:right w:val="single" w:sz="6" w:space="0" w:color="auto"/>
            </w:tcBorders>
          </w:tcPr>
          <w:p w:rsidR="00630ADD" w:rsidRDefault="00630ADD" w:rsidP="005A124D">
            <w:pPr>
              <w:pStyle w:val="TableHead"/>
            </w:pPr>
            <w:r>
              <w:t>Base Type</w:t>
            </w:r>
          </w:p>
        </w:tc>
      </w:tr>
      <w:tr w:rsidR="00630ADD" w:rsidTr="005A124D">
        <w:trPr>
          <w:cantSplit/>
        </w:trPr>
        <w:tc>
          <w:tcPr>
            <w:tcW w:w="1906" w:type="dxa"/>
            <w:tcBorders>
              <w:top w:val="double" w:sz="6" w:space="0" w:color="auto"/>
              <w:left w:val="single" w:sz="6" w:space="0" w:color="auto"/>
              <w:bottom w:val="single" w:sz="6" w:space="0" w:color="auto"/>
              <w:right w:val="single" w:sz="6" w:space="0" w:color="auto"/>
            </w:tcBorders>
          </w:tcPr>
          <w:p w:rsidR="00630ADD" w:rsidRDefault="00630ADD" w:rsidP="005A124D">
            <w:pPr>
              <w:pStyle w:val="TableCellCourierNew"/>
            </w:pPr>
            <w:r>
              <w:t>Vi</w:t>
            </w:r>
          </w:p>
        </w:tc>
        <w:tc>
          <w:tcPr>
            <w:tcW w:w="4909" w:type="dxa"/>
            <w:tcBorders>
              <w:top w:val="double" w:sz="6" w:space="0" w:color="auto"/>
              <w:left w:val="single" w:sz="6" w:space="0" w:color="auto"/>
              <w:bottom w:val="single" w:sz="6" w:space="0" w:color="auto"/>
              <w:right w:val="single" w:sz="6" w:space="0" w:color="auto"/>
            </w:tcBorders>
          </w:tcPr>
          <w:p w:rsidR="00630ADD" w:rsidRDefault="00630ADD" w:rsidP="005A124D">
            <w:pPr>
              <w:pStyle w:val="TableCell"/>
            </w:pPr>
            <w:r>
              <w:t>Instrument handle</w:t>
            </w:r>
          </w:p>
        </w:tc>
        <w:tc>
          <w:tcPr>
            <w:tcW w:w="1825" w:type="dxa"/>
            <w:tcBorders>
              <w:top w:val="double" w:sz="6" w:space="0" w:color="auto"/>
              <w:left w:val="single" w:sz="6" w:space="0" w:color="auto"/>
              <w:bottom w:val="single" w:sz="6" w:space="0" w:color="auto"/>
              <w:right w:val="single" w:sz="6" w:space="0" w:color="auto"/>
            </w:tcBorders>
          </w:tcPr>
          <w:p w:rsidR="00630ADD" w:rsidRDefault="00630ADD" w:rsidP="005A124D">
            <w:pPr>
              <w:pStyle w:val="TableCellCourierNew"/>
            </w:pPr>
            <w:r>
              <w:t>ViSession</w:t>
            </w:r>
          </w:p>
        </w:tc>
      </w:tr>
      <w:tr w:rsidR="00630ADD" w:rsidTr="005A124D">
        <w:trPr>
          <w:cantSplit/>
        </w:trPr>
        <w:tc>
          <w:tcPr>
            <w:tcW w:w="1906" w:type="dxa"/>
            <w:tcBorders>
              <w:top w:val="single" w:sz="6" w:space="0" w:color="auto"/>
              <w:left w:val="single" w:sz="6" w:space="0" w:color="auto"/>
              <w:bottom w:val="single" w:sz="6" w:space="0" w:color="auto"/>
              <w:right w:val="single" w:sz="6" w:space="0" w:color="auto"/>
            </w:tcBorders>
          </w:tcPr>
          <w:p w:rsidR="00630ADD" w:rsidRDefault="00630ADD" w:rsidP="005A124D">
            <w:pPr>
              <w:pStyle w:val="TableCellCourierNew"/>
            </w:pPr>
            <w:r>
              <w:t>TriggerModifier</w:t>
            </w:r>
          </w:p>
        </w:tc>
        <w:tc>
          <w:tcPr>
            <w:tcW w:w="4909" w:type="dxa"/>
            <w:tcBorders>
              <w:top w:val="single" w:sz="6" w:space="0" w:color="auto"/>
              <w:left w:val="single" w:sz="6" w:space="0" w:color="auto"/>
              <w:bottom w:val="single" w:sz="6" w:space="0" w:color="auto"/>
              <w:right w:val="single" w:sz="6" w:space="0" w:color="auto"/>
            </w:tcBorders>
          </w:tcPr>
          <w:p w:rsidR="00630ADD" w:rsidRDefault="00630ADD" w:rsidP="00630ADD">
            <w:pPr>
              <w:pStyle w:val="TableCell"/>
            </w:pPr>
            <w:r>
              <w:t>Specifies the method the digitizer uses in the absence of trigger conditions. The driver sets the Trigger Modifier attribute to this value. See the attribute description for more information and defined values.</w:t>
            </w:r>
          </w:p>
        </w:tc>
        <w:tc>
          <w:tcPr>
            <w:tcW w:w="1825" w:type="dxa"/>
            <w:tcBorders>
              <w:top w:val="single" w:sz="6" w:space="0" w:color="auto"/>
              <w:left w:val="single" w:sz="6" w:space="0" w:color="auto"/>
              <w:bottom w:val="single" w:sz="6" w:space="0" w:color="auto"/>
              <w:right w:val="single" w:sz="6" w:space="0" w:color="auto"/>
            </w:tcBorders>
          </w:tcPr>
          <w:p w:rsidR="00630ADD" w:rsidRDefault="00630ADD" w:rsidP="005A124D">
            <w:pPr>
              <w:pStyle w:val="TableCellCourierNew"/>
            </w:pPr>
            <w:r>
              <w:t>ViInt32</w:t>
            </w:r>
          </w:p>
        </w:tc>
      </w:tr>
    </w:tbl>
    <w:p w:rsidR="003D62B4" w:rsidRDefault="003D62B4" w:rsidP="003D62B4">
      <w:pPr>
        <w:pStyle w:val="AttrFuncSubheading"/>
      </w:pPr>
      <w:r>
        <w:t>Defined Values for the TriggerModifier Parameter</w:t>
      </w:r>
    </w:p>
    <w:tbl>
      <w:tblPr>
        <w:tblW w:w="0" w:type="auto"/>
        <w:tblInd w:w="828" w:type="dxa"/>
        <w:tblLayout w:type="fixed"/>
        <w:tblLook w:val="0000"/>
      </w:tblPr>
      <w:tblGrid>
        <w:gridCol w:w="1890"/>
        <w:gridCol w:w="360"/>
        <w:gridCol w:w="1080"/>
        <w:gridCol w:w="5310"/>
      </w:tblGrid>
      <w:tr w:rsidR="003D62B4" w:rsidTr="00466F61">
        <w:trPr>
          <w:cantSplit/>
        </w:trPr>
        <w:tc>
          <w:tcPr>
            <w:tcW w:w="1890" w:type="dxa"/>
            <w:vMerge w:val="restart"/>
            <w:tcBorders>
              <w:top w:val="single" w:sz="4" w:space="0" w:color="auto"/>
              <w:left w:val="single" w:sz="6" w:space="0" w:color="auto"/>
              <w:right w:val="single" w:sz="6" w:space="0" w:color="auto"/>
            </w:tcBorders>
            <w:shd w:val="clear" w:color="auto" w:fill="C0C0C0"/>
          </w:tcPr>
          <w:p w:rsidR="003D62B4" w:rsidRDefault="003D62B4" w:rsidP="00466F61">
            <w:pPr>
              <w:pStyle w:val="TableHead"/>
              <w:jc w:val="left"/>
              <w:rPr>
                <w:rFonts w:ascii="Courier" w:hAnsi="Courier"/>
                <w:i/>
                <w:sz w:val="18"/>
              </w:rPr>
            </w:pPr>
            <w:r>
              <w:rPr>
                <w:i/>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3D62B4" w:rsidRDefault="003D62B4" w:rsidP="00466F61">
            <w:pPr>
              <w:pStyle w:val="TableHead"/>
              <w:jc w:val="left"/>
              <w:rPr>
                <w:i/>
              </w:rPr>
            </w:pPr>
            <w:r>
              <w:rPr>
                <w:i/>
              </w:rPr>
              <w:t>Description</w:t>
            </w:r>
          </w:p>
        </w:tc>
      </w:tr>
      <w:tr w:rsidR="003D62B4" w:rsidTr="00466F61">
        <w:trPr>
          <w:cantSplit/>
        </w:trPr>
        <w:tc>
          <w:tcPr>
            <w:tcW w:w="1890" w:type="dxa"/>
            <w:vMerge/>
            <w:tcBorders>
              <w:left w:val="single" w:sz="6" w:space="0" w:color="auto"/>
              <w:bottom w:val="double" w:sz="6" w:space="0" w:color="auto"/>
              <w:right w:val="single" w:sz="6" w:space="0" w:color="auto"/>
            </w:tcBorders>
            <w:shd w:val="clear" w:color="auto" w:fill="C0C0C0"/>
          </w:tcPr>
          <w:p w:rsidR="003D62B4" w:rsidRDefault="003D62B4" w:rsidP="00466F61">
            <w:pPr>
              <w:pStyle w:val="TableHead"/>
              <w:jc w:val="left"/>
              <w:rPr>
                <w:i/>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3D62B4" w:rsidRDefault="003D62B4" w:rsidP="00466F61">
            <w:pPr>
              <w:pStyle w:val="TableHead"/>
              <w:jc w:val="left"/>
              <w:rPr>
                <w:i/>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3D62B4" w:rsidRDefault="003D62B4" w:rsidP="00466F61">
            <w:pPr>
              <w:pStyle w:val="TableHead"/>
              <w:jc w:val="left"/>
              <w:rPr>
                <w:i/>
              </w:rPr>
            </w:pPr>
            <w:r>
              <w:rPr>
                <w:i/>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3D62B4" w:rsidRDefault="003D62B4" w:rsidP="00466F61">
            <w:pPr>
              <w:pStyle w:val="TableHead"/>
              <w:jc w:val="left"/>
              <w:rPr>
                <w:i/>
              </w:rPr>
            </w:pPr>
            <w:r>
              <w:rPr>
                <w:i/>
              </w:rPr>
              <w:t>Identifier</w:t>
            </w:r>
          </w:p>
        </w:tc>
      </w:tr>
      <w:tr w:rsidR="003D62B4" w:rsidTr="00466F61">
        <w:trPr>
          <w:cantSplit/>
        </w:trPr>
        <w:tc>
          <w:tcPr>
            <w:tcW w:w="1890" w:type="dxa"/>
            <w:vMerge w:val="restart"/>
            <w:tcBorders>
              <w:top w:val="double" w:sz="6" w:space="0" w:color="auto"/>
              <w:left w:val="single" w:sz="6" w:space="0" w:color="auto"/>
              <w:right w:val="single" w:sz="6" w:space="0" w:color="auto"/>
            </w:tcBorders>
          </w:tcPr>
          <w:p w:rsidR="003D62B4" w:rsidRDefault="003D62B4" w:rsidP="00466F61">
            <w:pPr>
              <w:pStyle w:val="TableCell"/>
            </w:pPr>
            <w:r>
              <w:t>No Trigger Modifier</w:t>
            </w:r>
          </w:p>
        </w:tc>
        <w:tc>
          <w:tcPr>
            <w:tcW w:w="6750" w:type="dxa"/>
            <w:gridSpan w:val="3"/>
            <w:tcBorders>
              <w:top w:val="double" w:sz="6" w:space="0" w:color="auto"/>
              <w:left w:val="single" w:sz="6" w:space="0" w:color="auto"/>
              <w:bottom w:val="single" w:sz="4" w:space="0" w:color="auto"/>
              <w:right w:val="single" w:sz="6" w:space="0" w:color="auto"/>
            </w:tcBorders>
          </w:tcPr>
          <w:p w:rsidR="003D62B4" w:rsidRDefault="003D62B4" w:rsidP="00466F61">
            <w:pPr>
              <w:pStyle w:val="TableCell"/>
            </w:pPr>
            <w:r>
              <w:t>The digitizer waits until the trigger the end-user specifies occurs.</w:t>
            </w:r>
          </w:p>
        </w:tc>
      </w:tr>
      <w:tr w:rsidR="003D62B4" w:rsidTr="00466F61">
        <w:trPr>
          <w:cantSplit/>
        </w:trPr>
        <w:tc>
          <w:tcPr>
            <w:tcW w:w="1890" w:type="dxa"/>
            <w:vMerge/>
            <w:tcBorders>
              <w:left w:val="single" w:sz="6" w:space="0" w:color="auto"/>
              <w:right w:val="single" w:sz="6" w:space="0" w:color="auto"/>
            </w:tcBorders>
          </w:tcPr>
          <w:p w:rsidR="003D62B4" w:rsidRDefault="003D62B4" w:rsidP="00466F61">
            <w:pPr>
              <w:rPr>
                <w:color w:val="000000"/>
              </w:rPr>
            </w:pPr>
          </w:p>
        </w:tc>
        <w:tc>
          <w:tcPr>
            <w:tcW w:w="360" w:type="dxa"/>
            <w:vMerge w:val="restart"/>
            <w:tcBorders>
              <w:top w:val="single" w:sz="4" w:space="0" w:color="auto"/>
              <w:left w:val="single" w:sz="6" w:space="0" w:color="auto"/>
              <w:right w:val="single" w:sz="6" w:space="0" w:color="auto"/>
            </w:tcBorders>
          </w:tcPr>
          <w:p w:rsidR="003D62B4" w:rsidRDefault="003D62B4" w:rsidP="00466F61">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CourierNew"/>
            </w:pPr>
            <w:r>
              <w:t>IVIDIGITIZER_VAL_TRIGGER_MODIFIER_NONE</w:t>
            </w:r>
          </w:p>
        </w:tc>
      </w:tr>
      <w:tr w:rsidR="003D62B4" w:rsidTr="00466F61">
        <w:trPr>
          <w:cantSplit/>
        </w:trPr>
        <w:tc>
          <w:tcPr>
            <w:tcW w:w="1890" w:type="dxa"/>
            <w:vMerge/>
            <w:tcBorders>
              <w:left w:val="single" w:sz="6" w:space="0" w:color="auto"/>
              <w:right w:val="single" w:sz="6" w:space="0" w:color="auto"/>
            </w:tcBorders>
          </w:tcPr>
          <w:p w:rsidR="003D62B4" w:rsidRDefault="003D62B4" w:rsidP="00466F61">
            <w:pPr>
              <w:rPr>
                <w:color w:val="000000"/>
              </w:rPr>
            </w:pPr>
          </w:p>
        </w:tc>
        <w:tc>
          <w:tcPr>
            <w:tcW w:w="360" w:type="dxa"/>
            <w:vMerge/>
            <w:tcBorders>
              <w:left w:val="single" w:sz="6" w:space="0" w:color="auto"/>
              <w:bottom w:val="single" w:sz="4" w:space="0" w:color="auto"/>
              <w:right w:val="single" w:sz="6" w:space="0" w:color="auto"/>
            </w:tcBorders>
          </w:tcPr>
          <w:p w:rsidR="003D62B4" w:rsidRDefault="003D62B4" w:rsidP="00466F61">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CourierNew"/>
            </w:pPr>
            <w:r>
              <w:t>IviDigitizerTriggerModifierNone</w:t>
            </w:r>
          </w:p>
        </w:tc>
      </w:tr>
      <w:tr w:rsidR="003D62B4" w:rsidTr="00466F61">
        <w:trPr>
          <w:cantSplit/>
        </w:trPr>
        <w:tc>
          <w:tcPr>
            <w:tcW w:w="1890" w:type="dxa"/>
            <w:vMerge w:val="restart"/>
            <w:tcBorders>
              <w:top w:val="single" w:sz="4" w:space="0" w:color="auto"/>
              <w:left w:val="single" w:sz="6" w:space="0" w:color="auto"/>
              <w:right w:val="single" w:sz="6" w:space="0" w:color="auto"/>
            </w:tcBorders>
          </w:tcPr>
          <w:p w:rsidR="003D62B4" w:rsidRDefault="003D62B4" w:rsidP="00466F61">
            <w:pPr>
              <w:pStyle w:val="TableCell"/>
              <w:rPr>
                <w:lang w:val="fr-FR"/>
              </w:rPr>
            </w:pPr>
            <w:r>
              <w:rPr>
                <w:lang w:val="fr-FR"/>
              </w:rPr>
              <w:t>Auto</w:t>
            </w:r>
          </w:p>
        </w:tc>
        <w:tc>
          <w:tcPr>
            <w:tcW w:w="6750" w:type="dxa"/>
            <w:gridSpan w:val="3"/>
            <w:tcBorders>
              <w:top w:val="single" w:sz="4" w:space="0" w:color="auto"/>
              <w:left w:val="single" w:sz="6" w:space="0" w:color="auto"/>
              <w:bottom w:val="single" w:sz="4" w:space="0" w:color="auto"/>
              <w:right w:val="single" w:sz="6" w:space="0" w:color="auto"/>
            </w:tcBorders>
          </w:tcPr>
          <w:p w:rsidR="003D62B4" w:rsidRDefault="003D62B4" w:rsidP="00466F61">
            <w:pPr>
              <w:pStyle w:val="TableCell"/>
            </w:pPr>
            <w:r>
              <w:t>The digitizer automatically triggers if the configured trigger does not occur within the digitizer timeout period.</w:t>
            </w:r>
          </w:p>
        </w:tc>
      </w:tr>
      <w:tr w:rsidR="003D62B4" w:rsidTr="00466F61">
        <w:trPr>
          <w:cantSplit/>
        </w:trPr>
        <w:tc>
          <w:tcPr>
            <w:tcW w:w="1890" w:type="dxa"/>
            <w:vMerge/>
            <w:tcBorders>
              <w:left w:val="single" w:sz="6" w:space="0" w:color="auto"/>
              <w:right w:val="single" w:sz="6" w:space="0" w:color="auto"/>
            </w:tcBorders>
          </w:tcPr>
          <w:p w:rsidR="003D62B4" w:rsidRPr="005D3730" w:rsidRDefault="003D62B4" w:rsidP="00466F61">
            <w:pPr>
              <w:rPr>
                <w:color w:val="000000"/>
              </w:rPr>
            </w:pPr>
          </w:p>
        </w:tc>
        <w:tc>
          <w:tcPr>
            <w:tcW w:w="360" w:type="dxa"/>
            <w:vMerge w:val="restart"/>
            <w:tcBorders>
              <w:top w:val="single" w:sz="4" w:space="0" w:color="auto"/>
              <w:left w:val="single" w:sz="6" w:space="0" w:color="auto"/>
              <w:right w:val="single" w:sz="6" w:space="0" w:color="auto"/>
            </w:tcBorders>
          </w:tcPr>
          <w:p w:rsidR="003D62B4" w:rsidRDefault="003D62B4" w:rsidP="00466F61">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CourierNew"/>
            </w:pPr>
            <w:r>
              <w:t>IVIDIGITIZER_VAL_TRIGGER_MODIFIER_AUTO</w:t>
            </w:r>
          </w:p>
        </w:tc>
      </w:tr>
      <w:tr w:rsidR="003D62B4" w:rsidTr="00466F61">
        <w:trPr>
          <w:cantSplit/>
        </w:trPr>
        <w:tc>
          <w:tcPr>
            <w:tcW w:w="1890" w:type="dxa"/>
            <w:vMerge/>
            <w:tcBorders>
              <w:left w:val="single" w:sz="6" w:space="0" w:color="auto"/>
              <w:bottom w:val="single" w:sz="4" w:space="0" w:color="auto"/>
              <w:right w:val="single" w:sz="6" w:space="0" w:color="auto"/>
            </w:tcBorders>
          </w:tcPr>
          <w:p w:rsidR="003D62B4" w:rsidRPr="005D3730" w:rsidRDefault="003D62B4" w:rsidP="00466F61">
            <w:pPr>
              <w:rPr>
                <w:color w:val="000000"/>
              </w:rPr>
            </w:pPr>
          </w:p>
        </w:tc>
        <w:tc>
          <w:tcPr>
            <w:tcW w:w="360" w:type="dxa"/>
            <w:vMerge/>
            <w:tcBorders>
              <w:left w:val="single" w:sz="6" w:space="0" w:color="auto"/>
              <w:bottom w:val="single" w:sz="4" w:space="0" w:color="auto"/>
              <w:right w:val="single" w:sz="6" w:space="0" w:color="auto"/>
            </w:tcBorders>
          </w:tcPr>
          <w:p w:rsidR="003D62B4" w:rsidRDefault="003D62B4" w:rsidP="00466F61">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3D62B4" w:rsidRDefault="00DB529E" w:rsidP="00466F61">
            <w:pPr>
              <w:pStyle w:val="TableCellCourierNew"/>
            </w:pPr>
            <w:r>
              <w:t>IviDigitizer</w:t>
            </w:r>
            <w:r w:rsidR="003D62B4">
              <w:t>TriggerModifierAuto</w:t>
            </w:r>
          </w:p>
        </w:tc>
      </w:tr>
      <w:tr w:rsidR="003D62B4" w:rsidTr="00466F61">
        <w:trPr>
          <w:cantSplit/>
        </w:trPr>
        <w:tc>
          <w:tcPr>
            <w:tcW w:w="1890" w:type="dxa"/>
            <w:vMerge w:val="restart"/>
            <w:tcBorders>
              <w:top w:val="single" w:sz="4" w:space="0" w:color="auto"/>
              <w:left w:val="single" w:sz="6" w:space="0" w:color="auto"/>
              <w:right w:val="single" w:sz="6" w:space="0" w:color="auto"/>
            </w:tcBorders>
          </w:tcPr>
          <w:p w:rsidR="003D62B4" w:rsidRDefault="003D62B4" w:rsidP="00466F61">
            <w:pPr>
              <w:pStyle w:val="TableCell"/>
            </w:pPr>
            <w:r>
              <w:t>Auto Level</w:t>
            </w:r>
          </w:p>
        </w:tc>
        <w:tc>
          <w:tcPr>
            <w:tcW w:w="6750" w:type="dxa"/>
            <w:gridSpan w:val="3"/>
            <w:tcBorders>
              <w:top w:val="single" w:sz="4" w:space="0" w:color="auto"/>
              <w:left w:val="single" w:sz="6" w:space="0" w:color="auto"/>
              <w:bottom w:val="single" w:sz="4" w:space="0" w:color="auto"/>
              <w:right w:val="single" w:sz="6" w:space="0" w:color="auto"/>
            </w:tcBorders>
          </w:tcPr>
          <w:p w:rsidR="003D62B4" w:rsidRDefault="003D62B4" w:rsidP="00466F61">
            <w:pPr>
              <w:pStyle w:val="TableCell"/>
            </w:pPr>
            <w:r>
              <w:t>The digitizer adjusts the trigger level if the trigger the end-user specifies does not occur.</w:t>
            </w:r>
          </w:p>
        </w:tc>
      </w:tr>
      <w:tr w:rsidR="003D62B4" w:rsidTr="00466F61">
        <w:trPr>
          <w:cantSplit/>
        </w:trPr>
        <w:tc>
          <w:tcPr>
            <w:tcW w:w="1890" w:type="dxa"/>
            <w:vMerge/>
            <w:tcBorders>
              <w:left w:val="single" w:sz="6" w:space="0" w:color="auto"/>
              <w:right w:val="single" w:sz="6" w:space="0" w:color="auto"/>
            </w:tcBorders>
          </w:tcPr>
          <w:p w:rsidR="003D62B4" w:rsidRDefault="003D62B4" w:rsidP="00466F61">
            <w:pPr>
              <w:rPr>
                <w:color w:val="000000"/>
              </w:rPr>
            </w:pPr>
          </w:p>
        </w:tc>
        <w:tc>
          <w:tcPr>
            <w:tcW w:w="360" w:type="dxa"/>
            <w:vMerge w:val="restart"/>
            <w:tcBorders>
              <w:top w:val="single" w:sz="4" w:space="0" w:color="auto"/>
              <w:left w:val="single" w:sz="6" w:space="0" w:color="auto"/>
              <w:right w:val="single" w:sz="6" w:space="0" w:color="auto"/>
            </w:tcBorders>
          </w:tcPr>
          <w:p w:rsidR="003D62B4" w:rsidRDefault="003D62B4" w:rsidP="00466F61">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CourierNew"/>
            </w:pPr>
            <w:r>
              <w:t>IVIDIGITIZER_VAL_TRIGGER_MODIFIER_AUTO_LEVEL</w:t>
            </w:r>
          </w:p>
        </w:tc>
      </w:tr>
      <w:tr w:rsidR="003D62B4" w:rsidTr="00466F61">
        <w:trPr>
          <w:cantSplit/>
        </w:trPr>
        <w:tc>
          <w:tcPr>
            <w:tcW w:w="1890" w:type="dxa"/>
            <w:vMerge/>
            <w:tcBorders>
              <w:left w:val="single" w:sz="6" w:space="0" w:color="auto"/>
              <w:bottom w:val="single" w:sz="4" w:space="0" w:color="auto"/>
              <w:right w:val="single" w:sz="6" w:space="0" w:color="auto"/>
            </w:tcBorders>
          </w:tcPr>
          <w:p w:rsidR="003D62B4" w:rsidRDefault="003D62B4" w:rsidP="00466F61">
            <w:pPr>
              <w:rPr>
                <w:color w:val="000000"/>
              </w:rPr>
            </w:pPr>
          </w:p>
        </w:tc>
        <w:tc>
          <w:tcPr>
            <w:tcW w:w="360" w:type="dxa"/>
            <w:vMerge/>
            <w:tcBorders>
              <w:left w:val="single" w:sz="6" w:space="0" w:color="auto"/>
              <w:bottom w:val="single" w:sz="4" w:space="0" w:color="auto"/>
              <w:right w:val="single" w:sz="6" w:space="0" w:color="auto"/>
            </w:tcBorders>
          </w:tcPr>
          <w:p w:rsidR="003D62B4" w:rsidRDefault="003D62B4" w:rsidP="00466F61">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CourierNew"/>
            </w:pPr>
            <w:r>
              <w:t>IviDigitizerTriggerModifierAutoLevel</w:t>
            </w:r>
          </w:p>
        </w:tc>
      </w:tr>
    </w:tbl>
    <w:p w:rsidR="00630ADD" w:rsidRDefault="00630ADD" w:rsidP="00630ADD">
      <w:pPr>
        <w:pStyle w:val="AttrFuncSubheading"/>
      </w:pPr>
      <w:r>
        <w:t>Return Values</w:t>
      </w:r>
      <w:r w:rsidR="00B2328D">
        <w:t xml:space="preserve"> (C)</w:t>
      </w:r>
    </w:p>
    <w:p w:rsidR="00630ADD" w:rsidRDefault="00630ADD" w:rsidP="00630ADD">
      <w:pPr>
        <w:pStyle w:val="Body1"/>
        <w:rPr>
          <w:color w:val="000000"/>
        </w:rPr>
      </w:pPr>
      <w:r>
        <w:rPr>
          <w:color w:val="000000"/>
        </w:rPr>
        <w:t xml:space="preserve">The </w:t>
      </w:r>
      <w:r>
        <w:rPr>
          <w:i/>
          <w:color w:val="000000"/>
        </w:rPr>
        <w:t>IVI-3.2: Inherent Capabilities Specification</w:t>
      </w:r>
      <w:r>
        <w:rPr>
          <w:color w:val="000000"/>
        </w:rPr>
        <w:t xml:space="preserve"> defines general status codes that this function can return.</w:t>
      </w:r>
    </w:p>
    <w:p w:rsidR="00630ADD" w:rsidRDefault="00630ADD" w:rsidP="00630ADD">
      <w:pPr>
        <w:pStyle w:val="Heading2"/>
        <w:pageBreakBefore/>
        <w:rPr>
          <w:color w:val="000000"/>
        </w:rPr>
      </w:pPr>
      <w:bookmarkStart w:id="1013" w:name="_Toc536261256"/>
      <w:bookmarkStart w:id="1014" w:name="_Toc304583846"/>
      <w:bookmarkStart w:id="1015" w:name="_Toc306374697"/>
      <w:r>
        <w:rPr>
          <w:color w:val="000000"/>
        </w:rPr>
        <w:lastRenderedPageBreak/>
        <w:t>IviDigitizerTriggerModifier Behavior Model</w:t>
      </w:r>
      <w:bookmarkEnd w:id="1012"/>
      <w:bookmarkEnd w:id="1013"/>
      <w:bookmarkEnd w:id="1014"/>
      <w:bookmarkEnd w:id="1015"/>
    </w:p>
    <w:p w:rsidR="00630ADD" w:rsidRDefault="00630ADD" w:rsidP="00630ADD">
      <w:pPr>
        <w:pStyle w:val="Body1"/>
        <w:rPr>
          <w:color w:val="000000"/>
        </w:rPr>
      </w:pPr>
      <w:r>
        <w:rPr>
          <w:color w:val="000000"/>
        </w:rPr>
        <w:t>The IviDigitizerTriggerModifier group uses the behavior model defined by the IviDigitizerBase Capabilities.</w:t>
      </w:r>
    </w:p>
    <w:p w:rsidR="00EA6373" w:rsidRDefault="00EA6373" w:rsidP="00EA6373">
      <w:pPr>
        <w:pStyle w:val="Heading2"/>
      </w:pPr>
      <w:bookmarkStart w:id="1016" w:name="_Toc304583847"/>
      <w:bookmarkStart w:id="1017" w:name="_Toc306374698"/>
      <w:r>
        <w:t>IviDigitizerTriggerModifier Compliance Notes</w:t>
      </w:r>
      <w:bookmarkEnd w:id="1016"/>
      <w:bookmarkEnd w:id="1017"/>
    </w:p>
    <w:p w:rsidR="00EA6373" w:rsidRDefault="00EA6373" w:rsidP="00EA6373">
      <w:pPr>
        <w:pStyle w:val="Body1"/>
      </w:pPr>
      <w:r>
        <w:t>For a specific driver to comply with the IviDigitizerTriggerModifier extension, it shall be compliant with the IviDigitizerBase capability group and it shall implement all of the attributes and functions listed in this section.</w:t>
      </w:r>
    </w:p>
    <w:p w:rsidR="00EA6373" w:rsidRPr="00EA6373" w:rsidRDefault="00EA6373" w:rsidP="00EA6373">
      <w:pPr>
        <w:pStyle w:val="Body"/>
      </w:pPr>
    </w:p>
    <w:p w:rsidR="00B024C4" w:rsidRDefault="00B024C4" w:rsidP="00B024C4">
      <w:pPr>
        <w:pStyle w:val="Heading1"/>
      </w:pPr>
      <w:bookmarkStart w:id="1018" w:name="_Toc304583848"/>
      <w:bookmarkStart w:id="1019" w:name="_Toc306374699"/>
      <w:r>
        <w:lastRenderedPageBreak/>
        <w:t>IviDigitizerMultiTrigger Extension Group</w:t>
      </w:r>
      <w:bookmarkEnd w:id="1018"/>
      <w:bookmarkEnd w:id="1019"/>
    </w:p>
    <w:p w:rsidR="00B024C4" w:rsidRDefault="00B024C4" w:rsidP="00B024C4">
      <w:pPr>
        <w:pStyle w:val="Heading2"/>
      </w:pPr>
      <w:bookmarkStart w:id="1020" w:name="_Toc304583849"/>
      <w:bookmarkStart w:id="1021" w:name="_Toc306374700"/>
      <w:r>
        <w:t>IviDigitizerMultiTrigger Overview</w:t>
      </w:r>
      <w:bookmarkEnd w:id="1020"/>
      <w:bookmarkEnd w:id="1021"/>
    </w:p>
    <w:p w:rsidR="00B024C4" w:rsidRDefault="00B024C4" w:rsidP="00B024C4">
      <w:pPr>
        <w:pStyle w:val="Body1"/>
      </w:pPr>
      <w:r>
        <w:t>The IviDigitizerMultiTrigger extension group supports digitizers with the ability to trigger on combinations of trigger sources and their associated trigger conditions. The user has the ability to logically OR trigger sources together or to logically AND them together and specify the result as the overall trigger source.</w:t>
      </w:r>
    </w:p>
    <w:p w:rsidR="00B024C4" w:rsidRDefault="00B024C4" w:rsidP="00B024C4">
      <w:pPr>
        <w:pStyle w:val="Heading2"/>
      </w:pPr>
      <w:bookmarkStart w:id="1022" w:name="_Toc304583850"/>
      <w:bookmarkStart w:id="1023" w:name="_Toc306374701"/>
      <w:r>
        <w:t>IviDigitizerMultiTrigger Attributes</w:t>
      </w:r>
      <w:bookmarkEnd w:id="1022"/>
      <w:bookmarkEnd w:id="1023"/>
    </w:p>
    <w:p w:rsidR="00B024C4" w:rsidRDefault="00B024C4" w:rsidP="00B024C4">
      <w:pPr>
        <w:pStyle w:val="Body1"/>
      </w:pPr>
      <w:r>
        <w:t>The IviDigitizerMultiTrigger extension group defines the following attributes:</w:t>
      </w:r>
    </w:p>
    <w:p w:rsidR="00B024C4" w:rsidRDefault="00B024C4" w:rsidP="003616BB">
      <w:pPr>
        <w:pStyle w:val="Body1"/>
        <w:numPr>
          <w:ilvl w:val="0"/>
          <w:numId w:val="39"/>
        </w:numPr>
        <w:tabs>
          <w:tab w:val="clear" w:pos="1440"/>
        </w:tabs>
        <w:spacing w:before="120"/>
        <w:ind w:left="1080"/>
      </w:pPr>
      <w:r>
        <w:t>Trigger Source List</w:t>
      </w:r>
    </w:p>
    <w:p w:rsidR="00B024C4" w:rsidRDefault="00B024C4" w:rsidP="003616BB">
      <w:pPr>
        <w:pStyle w:val="Body1"/>
        <w:numPr>
          <w:ilvl w:val="0"/>
          <w:numId w:val="39"/>
        </w:numPr>
        <w:tabs>
          <w:tab w:val="clear" w:pos="1440"/>
        </w:tabs>
        <w:spacing w:before="120"/>
        <w:ind w:left="1080"/>
      </w:pPr>
      <w:r>
        <w:t>Trigger Source Operator</w:t>
      </w:r>
    </w:p>
    <w:p w:rsidR="00B024C4" w:rsidRDefault="00B024C4" w:rsidP="000E111A">
      <w:pPr>
        <w:pStyle w:val="Body"/>
        <w:rPr>
          <w:sz w:val="12"/>
          <w:szCs w:val="12"/>
        </w:rPr>
      </w:pPr>
      <w:r>
        <w:t>This section describes the behavior and requirements of each attribute. The actual value for each attribute ID is defined in Section 31,</w:t>
      </w:r>
      <w:r>
        <w:rPr>
          <w:rStyle w:val="Italic"/>
        </w:rPr>
        <w:t xml:space="preserve"> IviDigitizer Attribute ID Definitions.</w:t>
      </w:r>
    </w:p>
    <w:p w:rsidR="00B024C4" w:rsidRDefault="00B024C4" w:rsidP="000E111A">
      <w:pPr>
        <w:pStyle w:val="Heading3"/>
        <w:pageBreakBefore/>
      </w:pPr>
      <w:bookmarkStart w:id="1024" w:name="_Toc304583851"/>
      <w:bookmarkStart w:id="1025" w:name="_Toc306374702"/>
      <w:r>
        <w:lastRenderedPageBreak/>
        <w:t>Trigger Source List</w:t>
      </w:r>
      <w:bookmarkEnd w:id="1024"/>
      <w:bookmarkEnd w:id="1025"/>
    </w:p>
    <w:p w:rsidR="00B024C4" w:rsidRDefault="00B024C4" w:rsidP="00B024C4"/>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B024C4" w:rsidTr="001D305A">
        <w:trPr>
          <w:cantSplit/>
          <w:tblHeader/>
        </w:trPr>
        <w:tc>
          <w:tcPr>
            <w:tcW w:w="1170" w:type="dxa"/>
            <w:tcBorders>
              <w:top w:val="single" w:sz="4" w:space="0" w:color="auto"/>
              <w:left w:val="single" w:sz="4" w:space="0" w:color="auto"/>
              <w:bottom w:val="double" w:sz="6" w:space="0" w:color="auto"/>
            </w:tcBorders>
          </w:tcPr>
          <w:p w:rsidR="00B024C4" w:rsidRDefault="00B024C4" w:rsidP="001D305A">
            <w:pPr>
              <w:pStyle w:val="TableHead"/>
            </w:pPr>
            <w:r>
              <w:t>Data Type</w:t>
            </w:r>
          </w:p>
        </w:tc>
        <w:tc>
          <w:tcPr>
            <w:tcW w:w="810" w:type="dxa"/>
            <w:tcBorders>
              <w:top w:val="single" w:sz="4" w:space="0" w:color="auto"/>
              <w:bottom w:val="double" w:sz="6" w:space="0" w:color="auto"/>
            </w:tcBorders>
          </w:tcPr>
          <w:p w:rsidR="00B024C4" w:rsidRDefault="00B024C4" w:rsidP="001D305A">
            <w:pPr>
              <w:pStyle w:val="TableHead"/>
            </w:pPr>
            <w:r>
              <w:t>Access</w:t>
            </w:r>
          </w:p>
        </w:tc>
        <w:tc>
          <w:tcPr>
            <w:tcW w:w="1530" w:type="dxa"/>
            <w:tcBorders>
              <w:top w:val="single" w:sz="4" w:space="0" w:color="auto"/>
              <w:bottom w:val="double" w:sz="6" w:space="0" w:color="auto"/>
            </w:tcBorders>
          </w:tcPr>
          <w:p w:rsidR="00B024C4" w:rsidRDefault="00B024C4" w:rsidP="001D305A">
            <w:pPr>
              <w:pStyle w:val="TableHead"/>
            </w:pPr>
            <w:r>
              <w:t>Applies To</w:t>
            </w:r>
          </w:p>
        </w:tc>
        <w:tc>
          <w:tcPr>
            <w:tcW w:w="1080" w:type="dxa"/>
            <w:tcBorders>
              <w:top w:val="single" w:sz="4" w:space="0" w:color="auto"/>
              <w:bottom w:val="double" w:sz="6" w:space="0" w:color="auto"/>
            </w:tcBorders>
          </w:tcPr>
          <w:p w:rsidR="00B024C4" w:rsidRDefault="00B024C4" w:rsidP="001D305A">
            <w:pPr>
              <w:pStyle w:val="TableHead"/>
            </w:pPr>
            <w:r>
              <w:t>Coercion</w:t>
            </w:r>
          </w:p>
        </w:tc>
        <w:tc>
          <w:tcPr>
            <w:tcW w:w="4770" w:type="dxa"/>
            <w:tcBorders>
              <w:top w:val="single" w:sz="4" w:space="0" w:color="auto"/>
              <w:bottom w:val="double" w:sz="6" w:space="0" w:color="auto"/>
              <w:right w:val="single" w:sz="6" w:space="0" w:color="auto"/>
            </w:tcBorders>
          </w:tcPr>
          <w:p w:rsidR="00B024C4" w:rsidRDefault="00B024C4" w:rsidP="001D305A">
            <w:pPr>
              <w:pStyle w:val="TableHead"/>
            </w:pPr>
            <w:r>
              <w:t>High Level Functions</w:t>
            </w:r>
          </w:p>
        </w:tc>
      </w:tr>
      <w:tr w:rsidR="00B024C4"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024C4" w:rsidRDefault="00B024C4" w:rsidP="001D305A">
            <w:pPr>
              <w:pStyle w:val="TableCellCourierNew"/>
            </w:pPr>
            <w:r>
              <w:t>ViString</w:t>
            </w:r>
          </w:p>
        </w:tc>
        <w:tc>
          <w:tcPr>
            <w:tcW w:w="810" w:type="dxa"/>
            <w:tcBorders>
              <w:top w:val="double" w:sz="6" w:space="0" w:color="auto"/>
            </w:tcBorders>
          </w:tcPr>
          <w:p w:rsidR="00B024C4" w:rsidRDefault="00B024C4" w:rsidP="001D305A">
            <w:pPr>
              <w:pStyle w:val="TableCell"/>
            </w:pPr>
            <w:r>
              <w:t>R/W</w:t>
            </w:r>
          </w:p>
        </w:tc>
        <w:tc>
          <w:tcPr>
            <w:tcW w:w="1530" w:type="dxa"/>
            <w:tcBorders>
              <w:top w:val="double" w:sz="6" w:space="0" w:color="auto"/>
            </w:tcBorders>
          </w:tcPr>
          <w:p w:rsidR="00B024C4" w:rsidRDefault="00B024C4" w:rsidP="001D305A">
            <w:pPr>
              <w:pStyle w:val="TableCell"/>
            </w:pPr>
            <w:r>
              <w:t>N/A</w:t>
            </w:r>
          </w:p>
        </w:tc>
        <w:tc>
          <w:tcPr>
            <w:tcW w:w="1080" w:type="dxa"/>
            <w:tcBorders>
              <w:top w:val="double" w:sz="6" w:space="0" w:color="auto"/>
            </w:tcBorders>
          </w:tcPr>
          <w:p w:rsidR="00B024C4" w:rsidRDefault="00B024C4" w:rsidP="001D305A">
            <w:pPr>
              <w:pStyle w:val="TableCell"/>
            </w:pPr>
            <w:r>
              <w:t>None</w:t>
            </w:r>
          </w:p>
        </w:tc>
        <w:tc>
          <w:tcPr>
            <w:tcW w:w="4770" w:type="dxa"/>
            <w:tcBorders>
              <w:top w:val="double" w:sz="6" w:space="0" w:color="auto"/>
            </w:tcBorders>
          </w:tcPr>
          <w:p w:rsidR="00B024C4" w:rsidRDefault="00B244A0" w:rsidP="001D305A">
            <w:pPr>
              <w:pStyle w:val="TableCell"/>
            </w:pPr>
            <w:r>
              <w:t>Configure Multi Trigger</w:t>
            </w:r>
          </w:p>
        </w:tc>
      </w:tr>
    </w:tbl>
    <w:p w:rsidR="00B2328D" w:rsidRDefault="00B2328D" w:rsidP="00B2328D">
      <w:pPr>
        <w:pStyle w:val="FunctionHead"/>
      </w:pPr>
      <w:r>
        <w:t>.NET Property Name</w:t>
      </w:r>
    </w:p>
    <w:p w:rsidR="00B2328D" w:rsidRDefault="00B2328D" w:rsidP="00B2328D">
      <w:pPr>
        <w:pStyle w:val="Body1"/>
        <w:rPr>
          <w:rStyle w:val="monospace"/>
        </w:rPr>
      </w:pPr>
      <w:r>
        <w:rPr>
          <w:rStyle w:val="monospace"/>
        </w:rPr>
        <w:t>Trigger.MultiTrigger.SourceList</w:t>
      </w:r>
    </w:p>
    <w:p w:rsidR="00B024C4" w:rsidRDefault="00B024C4" w:rsidP="00B024C4">
      <w:pPr>
        <w:pStyle w:val="FunctionHead"/>
      </w:pPr>
      <w:r>
        <w:t>COM Property Name</w:t>
      </w:r>
    </w:p>
    <w:p w:rsidR="00B024C4" w:rsidRDefault="00B024C4" w:rsidP="00B024C4">
      <w:pPr>
        <w:pStyle w:val="Body1"/>
        <w:rPr>
          <w:rStyle w:val="monospace"/>
        </w:rPr>
      </w:pPr>
      <w:r>
        <w:rPr>
          <w:rStyle w:val="monospace"/>
        </w:rPr>
        <w:t>Trigger.MultiTrigger.SourceList</w:t>
      </w:r>
    </w:p>
    <w:p w:rsidR="00B024C4" w:rsidRDefault="00B024C4" w:rsidP="00B024C4">
      <w:pPr>
        <w:pStyle w:val="FunctionHead"/>
      </w:pPr>
      <w:r>
        <w:t>C Constant Name</w:t>
      </w:r>
    </w:p>
    <w:p w:rsidR="00B024C4" w:rsidRDefault="00B024C4" w:rsidP="00B024C4">
      <w:pPr>
        <w:pStyle w:val="Body1"/>
      </w:pPr>
      <w:r>
        <w:rPr>
          <w:rFonts w:ascii="Courier New" w:hAnsi="Courier New" w:cs="Courier New"/>
          <w:sz w:val="18"/>
          <w:szCs w:val="18"/>
        </w:rPr>
        <w:t>IVIDIGITIZER_ATTR_TRIGGER_SOURCE_LIST</w:t>
      </w:r>
    </w:p>
    <w:p w:rsidR="00B024C4" w:rsidRDefault="00B024C4" w:rsidP="00B024C4">
      <w:pPr>
        <w:pStyle w:val="FunctionHead"/>
      </w:pPr>
      <w:r>
        <w:t>Description</w:t>
      </w:r>
    </w:p>
    <w:p w:rsidR="00B024C4" w:rsidRDefault="00B024C4" w:rsidP="00B024C4">
      <w:pPr>
        <w:pStyle w:val="Body1"/>
      </w:pPr>
      <w:r>
        <w:t>A comma separated list of source names to be used in a multi trigger scenario</w:t>
      </w:r>
      <w:r w:rsidR="0080634C">
        <w:t xml:space="preserve">. </w:t>
      </w:r>
      <w:r>
        <w:t>This attribute only affects instrument behavior when the Trigger Source Operator attribute is set to AND or OR</w:t>
      </w:r>
      <w:r w:rsidR="0080634C">
        <w:t xml:space="preserve">. </w:t>
      </w:r>
      <w:r>
        <w:t xml:space="preserve">When Trigger Source Operator is set to AND, the trigger conditions associated with each source in this list must be simultaneously </w:t>
      </w:r>
      <w:r w:rsidR="00E81164">
        <w:t>satisfied</w:t>
      </w:r>
      <w:r>
        <w:t xml:space="preserve"> in order to trigger the digitizer</w:t>
      </w:r>
      <w:r w:rsidR="0080634C">
        <w:t xml:space="preserve">. </w:t>
      </w:r>
      <w:r>
        <w:t>When Trigger Source Operator is set to OR, the first trigger source in the list that satisfies its trigger conditions will trigger the digitizer</w:t>
      </w:r>
      <w:r w:rsidR="0080634C">
        <w:t xml:space="preserve">. </w:t>
      </w:r>
      <w:r>
        <w:t>Any valid name used for the Trigger Source attribute may be used in this list</w:t>
      </w:r>
      <w:r w:rsidR="0080634C">
        <w:t xml:space="preserve">. </w:t>
      </w:r>
      <w:r>
        <w:t>A trigger source may appear only once in the list</w:t>
      </w:r>
      <w:r w:rsidR="0080634C">
        <w:t xml:space="preserve">. </w:t>
      </w:r>
      <w:r>
        <w:t>If a name in the list is not recognized, the driver returns the Unknown Channel Name error</w:t>
      </w:r>
      <w:r w:rsidR="0080634C">
        <w:t xml:space="preserve">. </w:t>
      </w:r>
      <w:r>
        <w:t>See IVI-3.2 for the definition of this error.</w:t>
      </w:r>
    </w:p>
    <w:p w:rsidR="00665392" w:rsidRPr="00665392" w:rsidRDefault="00665392" w:rsidP="00665392">
      <w:pPr>
        <w:pStyle w:val="Body"/>
      </w:pPr>
      <w:r>
        <w:t xml:space="preserve">If an IVI driver supports a trigger source and the trigger source is listed in IVI-3.3 </w:t>
      </w:r>
      <w:r w:rsidRPr="00097AE6">
        <w:rPr>
          <w:i/>
        </w:rPr>
        <w:t>Cross Class Capabilities Specification</w:t>
      </w:r>
      <w:r>
        <w:t xml:space="preserve">, Section 3, then the IVI driver shall accept the standard string for that trigger source. This attribute is case insensitive, but case preserving. That is, the setting is case insensitive but when reading it back the programmed case is returned. IVI specific drivers may define new trigger source strings for trigger sources that are not defined by IVI-3.3 </w:t>
      </w:r>
      <w:r w:rsidRPr="00097AE6">
        <w:rPr>
          <w:i/>
        </w:rPr>
        <w:t>Cross Class Capabilities Specification</w:t>
      </w:r>
      <w:r>
        <w:t xml:space="preserve"> if needed.</w:t>
      </w:r>
    </w:p>
    <w:p w:rsidR="00B2328D" w:rsidRPr="00F7116C" w:rsidRDefault="00B2328D" w:rsidP="00B2328D">
      <w:pPr>
        <w:pStyle w:val="AttrFuncSubheading"/>
        <w:rPr>
          <w:color w:val="auto"/>
        </w:rPr>
      </w:pPr>
      <w:r w:rsidRPr="00F7116C">
        <w:rPr>
          <w:color w:val="auto"/>
        </w:rPr>
        <w:t>.NET Exceptions</w:t>
      </w:r>
    </w:p>
    <w:p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024C4" w:rsidRDefault="00B024C4" w:rsidP="00B024C4">
      <w:pPr>
        <w:pStyle w:val="Body1"/>
        <w:rPr>
          <w:sz w:val="12"/>
          <w:szCs w:val="12"/>
        </w:rPr>
      </w:pPr>
      <w:r>
        <w:br w:type="page"/>
      </w:r>
    </w:p>
    <w:p w:rsidR="00B024C4" w:rsidRDefault="00B024C4" w:rsidP="00B024C4">
      <w:pPr>
        <w:pStyle w:val="Heading3"/>
      </w:pPr>
      <w:bookmarkStart w:id="1026" w:name="_Toc304583852"/>
      <w:bookmarkStart w:id="1027" w:name="_Toc306374703"/>
      <w:r>
        <w:t>Trigger Source Operator</w:t>
      </w:r>
      <w:bookmarkEnd w:id="1026"/>
      <w:bookmarkEnd w:id="1027"/>
    </w:p>
    <w:p w:rsidR="00B024C4" w:rsidRDefault="00B024C4" w:rsidP="00B024C4"/>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B024C4" w:rsidTr="001D305A">
        <w:trPr>
          <w:cantSplit/>
          <w:tblHeader/>
        </w:trPr>
        <w:tc>
          <w:tcPr>
            <w:tcW w:w="1170" w:type="dxa"/>
            <w:tcBorders>
              <w:top w:val="single" w:sz="4" w:space="0" w:color="auto"/>
              <w:left w:val="single" w:sz="4" w:space="0" w:color="auto"/>
              <w:bottom w:val="double" w:sz="6" w:space="0" w:color="auto"/>
            </w:tcBorders>
          </w:tcPr>
          <w:p w:rsidR="00B024C4" w:rsidRDefault="00B024C4" w:rsidP="001D305A">
            <w:pPr>
              <w:pStyle w:val="TableHead"/>
            </w:pPr>
            <w:r>
              <w:t>Data Type</w:t>
            </w:r>
          </w:p>
        </w:tc>
        <w:tc>
          <w:tcPr>
            <w:tcW w:w="810" w:type="dxa"/>
            <w:tcBorders>
              <w:top w:val="single" w:sz="4" w:space="0" w:color="auto"/>
              <w:bottom w:val="double" w:sz="6" w:space="0" w:color="auto"/>
            </w:tcBorders>
          </w:tcPr>
          <w:p w:rsidR="00B024C4" w:rsidRDefault="00B024C4" w:rsidP="001D305A">
            <w:pPr>
              <w:pStyle w:val="TableHead"/>
            </w:pPr>
            <w:r>
              <w:t>Access</w:t>
            </w:r>
          </w:p>
        </w:tc>
        <w:tc>
          <w:tcPr>
            <w:tcW w:w="1530" w:type="dxa"/>
            <w:tcBorders>
              <w:top w:val="single" w:sz="4" w:space="0" w:color="auto"/>
              <w:bottom w:val="double" w:sz="6" w:space="0" w:color="auto"/>
            </w:tcBorders>
          </w:tcPr>
          <w:p w:rsidR="00B024C4" w:rsidRDefault="00B024C4" w:rsidP="001D305A">
            <w:pPr>
              <w:pStyle w:val="TableHead"/>
            </w:pPr>
            <w:r>
              <w:t>Applies To</w:t>
            </w:r>
          </w:p>
        </w:tc>
        <w:tc>
          <w:tcPr>
            <w:tcW w:w="1080" w:type="dxa"/>
            <w:tcBorders>
              <w:top w:val="single" w:sz="4" w:space="0" w:color="auto"/>
              <w:bottom w:val="double" w:sz="6" w:space="0" w:color="auto"/>
            </w:tcBorders>
          </w:tcPr>
          <w:p w:rsidR="00B024C4" w:rsidRDefault="00B024C4" w:rsidP="001D305A">
            <w:pPr>
              <w:pStyle w:val="TableHead"/>
            </w:pPr>
            <w:r>
              <w:t>Coercion</w:t>
            </w:r>
          </w:p>
        </w:tc>
        <w:tc>
          <w:tcPr>
            <w:tcW w:w="4770" w:type="dxa"/>
            <w:tcBorders>
              <w:top w:val="single" w:sz="4" w:space="0" w:color="auto"/>
              <w:bottom w:val="double" w:sz="6" w:space="0" w:color="auto"/>
              <w:right w:val="single" w:sz="6" w:space="0" w:color="auto"/>
            </w:tcBorders>
          </w:tcPr>
          <w:p w:rsidR="00B024C4" w:rsidRDefault="00B024C4" w:rsidP="001D305A">
            <w:pPr>
              <w:pStyle w:val="TableHead"/>
            </w:pPr>
            <w:r>
              <w:t>High Level Functions</w:t>
            </w:r>
          </w:p>
        </w:tc>
      </w:tr>
      <w:tr w:rsidR="00B024C4"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024C4" w:rsidRDefault="00B024C4" w:rsidP="001D305A">
            <w:pPr>
              <w:pStyle w:val="TableCellCourierNew"/>
            </w:pPr>
            <w:r>
              <w:t>ViInt32</w:t>
            </w:r>
          </w:p>
        </w:tc>
        <w:tc>
          <w:tcPr>
            <w:tcW w:w="810" w:type="dxa"/>
            <w:tcBorders>
              <w:top w:val="double" w:sz="6" w:space="0" w:color="auto"/>
            </w:tcBorders>
          </w:tcPr>
          <w:p w:rsidR="00B024C4" w:rsidRDefault="00B024C4" w:rsidP="001D305A">
            <w:pPr>
              <w:pStyle w:val="TableCell"/>
            </w:pPr>
            <w:r>
              <w:t>R/W</w:t>
            </w:r>
          </w:p>
        </w:tc>
        <w:tc>
          <w:tcPr>
            <w:tcW w:w="1530" w:type="dxa"/>
            <w:tcBorders>
              <w:top w:val="double" w:sz="6" w:space="0" w:color="auto"/>
            </w:tcBorders>
          </w:tcPr>
          <w:p w:rsidR="00B024C4" w:rsidRDefault="00B024C4" w:rsidP="001D305A">
            <w:pPr>
              <w:pStyle w:val="TableCell"/>
            </w:pPr>
            <w:r>
              <w:t>N/A</w:t>
            </w:r>
          </w:p>
        </w:tc>
        <w:tc>
          <w:tcPr>
            <w:tcW w:w="1080" w:type="dxa"/>
            <w:tcBorders>
              <w:top w:val="double" w:sz="6" w:space="0" w:color="auto"/>
            </w:tcBorders>
          </w:tcPr>
          <w:p w:rsidR="00B024C4" w:rsidRDefault="00B024C4" w:rsidP="001D305A">
            <w:pPr>
              <w:pStyle w:val="TableCell"/>
            </w:pPr>
            <w:r>
              <w:t>None</w:t>
            </w:r>
          </w:p>
        </w:tc>
        <w:tc>
          <w:tcPr>
            <w:tcW w:w="4770" w:type="dxa"/>
            <w:tcBorders>
              <w:top w:val="double" w:sz="6" w:space="0" w:color="auto"/>
            </w:tcBorders>
          </w:tcPr>
          <w:p w:rsidR="00B024C4" w:rsidRDefault="00B244A0" w:rsidP="001D305A">
            <w:pPr>
              <w:pStyle w:val="TableCell"/>
            </w:pPr>
            <w:r>
              <w:t>Configure Multi Trigger</w:t>
            </w:r>
          </w:p>
        </w:tc>
      </w:tr>
    </w:tbl>
    <w:p w:rsidR="00B2328D" w:rsidRDefault="00B2328D" w:rsidP="00B2328D">
      <w:pPr>
        <w:pStyle w:val="FunctionHead"/>
      </w:pPr>
      <w:r>
        <w:t>.NET Property Name</w:t>
      </w:r>
    </w:p>
    <w:p w:rsidR="00B2328D" w:rsidRDefault="00B2328D" w:rsidP="00B2328D">
      <w:pPr>
        <w:pStyle w:val="Body1"/>
        <w:rPr>
          <w:rStyle w:val="monospace"/>
        </w:rPr>
      </w:pPr>
      <w:r>
        <w:rPr>
          <w:rStyle w:val="monospace"/>
        </w:rPr>
        <w:t>Trigger.MultiTrigger.SourceOperator</w:t>
      </w:r>
    </w:p>
    <w:p w:rsidR="00B2328D" w:rsidRDefault="00B2328D" w:rsidP="00B2328D">
      <w:pPr>
        <w:pStyle w:val="FunctionHead"/>
      </w:pPr>
      <w:r>
        <w:t>.NET Enumeration Name</w:t>
      </w:r>
    </w:p>
    <w:p w:rsidR="00B2328D" w:rsidRDefault="00B2328D" w:rsidP="00B2328D">
      <w:pPr>
        <w:pStyle w:val="Code1"/>
      </w:pPr>
      <w:r>
        <w:t>TriggerSourceOperator</w:t>
      </w:r>
    </w:p>
    <w:p w:rsidR="00B024C4" w:rsidRDefault="00B024C4" w:rsidP="00B024C4">
      <w:pPr>
        <w:pStyle w:val="FunctionHead"/>
      </w:pPr>
      <w:r>
        <w:t>COM Property Name</w:t>
      </w:r>
    </w:p>
    <w:p w:rsidR="00B024C4" w:rsidRDefault="00B024C4" w:rsidP="00B024C4">
      <w:pPr>
        <w:pStyle w:val="Body1"/>
        <w:rPr>
          <w:rStyle w:val="monospace"/>
        </w:rPr>
      </w:pPr>
      <w:r>
        <w:rPr>
          <w:rStyle w:val="monospace"/>
        </w:rPr>
        <w:t>Trigger.MultiTrigger.SourceOperator</w:t>
      </w:r>
    </w:p>
    <w:p w:rsidR="00B024C4" w:rsidRDefault="00B024C4" w:rsidP="00B024C4">
      <w:pPr>
        <w:pStyle w:val="FunctionHead"/>
      </w:pPr>
      <w:r>
        <w:t>COM Enumeration Name</w:t>
      </w:r>
    </w:p>
    <w:p w:rsidR="00B024C4" w:rsidRDefault="00B024C4" w:rsidP="00B024C4">
      <w:pPr>
        <w:pStyle w:val="Code1"/>
      </w:pPr>
      <w:r>
        <w:t>IviDigitizerTriggerSourceOperatorEnum</w:t>
      </w:r>
    </w:p>
    <w:p w:rsidR="00B024C4" w:rsidRDefault="00B024C4" w:rsidP="00B024C4">
      <w:pPr>
        <w:pStyle w:val="FunctionHead"/>
      </w:pPr>
      <w:r>
        <w:t>C Constant Name</w:t>
      </w:r>
    </w:p>
    <w:p w:rsidR="00B024C4" w:rsidRDefault="00B024C4" w:rsidP="00B024C4">
      <w:pPr>
        <w:pStyle w:val="Body1"/>
      </w:pPr>
      <w:r>
        <w:rPr>
          <w:rFonts w:ascii="Courier New" w:hAnsi="Courier New" w:cs="Courier New"/>
          <w:sz w:val="18"/>
          <w:szCs w:val="18"/>
        </w:rPr>
        <w:t>IVIDIGITIZER_ATTR_TRIGGER_SOURCE_OPERATOR</w:t>
      </w:r>
    </w:p>
    <w:p w:rsidR="00B024C4" w:rsidRDefault="00B024C4" w:rsidP="00B024C4">
      <w:pPr>
        <w:pStyle w:val="FunctionHead"/>
      </w:pPr>
      <w:r>
        <w:t>Description</w:t>
      </w:r>
    </w:p>
    <w:p w:rsidR="00B024C4" w:rsidRDefault="00B024C4" w:rsidP="00B024C4">
      <w:pPr>
        <w:pStyle w:val="Body1"/>
      </w:pPr>
      <w:r>
        <w:t xml:space="preserve">Specifies the boolean operation to apply to the </w:t>
      </w:r>
      <w:r w:rsidR="00941D8F">
        <w:t xml:space="preserve">trigger </w:t>
      </w:r>
      <w:r>
        <w:t xml:space="preserve">sources specified by the </w:t>
      </w:r>
      <w:r w:rsidR="00941D8F">
        <w:t xml:space="preserve">Trigger </w:t>
      </w:r>
      <w:r>
        <w:t>Source List attribute</w:t>
      </w:r>
      <w:r w:rsidR="0080634C">
        <w:t xml:space="preserve">. </w:t>
      </w:r>
      <w:r>
        <w:t>See the definition of that attribute for details.</w:t>
      </w:r>
    </w:p>
    <w:p w:rsidR="00B024C4" w:rsidRDefault="00B024C4" w:rsidP="00B024C4">
      <w:pPr>
        <w:pStyle w:val="FunctionHead"/>
      </w:pPr>
      <w:r>
        <w:t>Defined Values</w:t>
      </w:r>
    </w:p>
    <w:tbl>
      <w:tblPr>
        <w:tblW w:w="0" w:type="auto"/>
        <w:tblInd w:w="722" w:type="dxa"/>
        <w:tblLayout w:type="fixed"/>
        <w:tblLook w:val="0000"/>
      </w:tblPr>
      <w:tblGrid>
        <w:gridCol w:w="1726"/>
        <w:gridCol w:w="360"/>
        <w:gridCol w:w="1080"/>
        <w:gridCol w:w="5474"/>
      </w:tblGrid>
      <w:tr w:rsidR="00B024C4" w:rsidTr="004F4B4A">
        <w:trPr>
          <w:cantSplit/>
          <w:trHeight w:val="158"/>
        </w:trPr>
        <w:tc>
          <w:tcPr>
            <w:tcW w:w="1726" w:type="dxa"/>
            <w:vMerge w:val="restart"/>
            <w:tcBorders>
              <w:top w:val="single" w:sz="4" w:space="0" w:color="auto"/>
              <w:left w:val="single" w:sz="6" w:space="0" w:color="auto"/>
              <w:right w:val="single" w:sz="6" w:space="0" w:color="auto"/>
            </w:tcBorders>
            <w:shd w:val="clear" w:color="auto" w:fill="C0C0C0"/>
          </w:tcPr>
          <w:p w:rsidR="00B024C4" w:rsidRDefault="00B024C4" w:rsidP="001D305A">
            <w:pPr>
              <w:pStyle w:val="TableHead"/>
              <w:jc w:val="left"/>
              <w:rPr>
                <w:i/>
                <w:iCs/>
              </w:rPr>
            </w:pPr>
            <w:r>
              <w:rPr>
                <w:i/>
                <w:iCs/>
              </w:rPr>
              <w:t>Name</w:t>
            </w:r>
          </w:p>
        </w:tc>
        <w:tc>
          <w:tcPr>
            <w:tcW w:w="6914" w:type="dxa"/>
            <w:gridSpan w:val="3"/>
            <w:tcBorders>
              <w:top w:val="single" w:sz="4" w:space="0" w:color="auto"/>
              <w:left w:val="single" w:sz="6" w:space="0" w:color="auto"/>
              <w:bottom w:val="single" w:sz="4" w:space="0" w:color="auto"/>
              <w:right w:val="single" w:sz="6" w:space="0" w:color="auto"/>
            </w:tcBorders>
            <w:shd w:val="clear" w:color="auto" w:fill="C0C0C0"/>
          </w:tcPr>
          <w:p w:rsidR="00B024C4" w:rsidRDefault="00B024C4" w:rsidP="001D305A">
            <w:pPr>
              <w:pStyle w:val="TableHead"/>
              <w:jc w:val="left"/>
              <w:rPr>
                <w:i/>
                <w:iCs/>
              </w:rPr>
            </w:pPr>
            <w:r>
              <w:rPr>
                <w:i/>
                <w:iCs/>
              </w:rPr>
              <w:t>Description</w:t>
            </w:r>
          </w:p>
        </w:tc>
      </w:tr>
      <w:tr w:rsidR="00B024C4" w:rsidTr="004F4B4A">
        <w:trPr>
          <w:cantSplit/>
          <w:trHeight w:val="157"/>
        </w:trPr>
        <w:tc>
          <w:tcPr>
            <w:tcW w:w="1726" w:type="dxa"/>
            <w:vMerge/>
            <w:tcBorders>
              <w:left w:val="single" w:sz="6" w:space="0" w:color="auto"/>
              <w:bottom w:val="double" w:sz="6" w:space="0" w:color="auto"/>
              <w:right w:val="single" w:sz="6" w:space="0" w:color="auto"/>
            </w:tcBorders>
            <w:shd w:val="clear" w:color="auto" w:fill="C0C0C0"/>
          </w:tcPr>
          <w:p w:rsidR="00B024C4" w:rsidRDefault="00B024C4"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B024C4" w:rsidRDefault="00B024C4" w:rsidP="001D305A">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024C4" w:rsidRDefault="00B024C4" w:rsidP="001D305A">
            <w:pPr>
              <w:pStyle w:val="TableHead"/>
              <w:jc w:val="left"/>
              <w:rPr>
                <w:i/>
                <w:iCs/>
              </w:rPr>
            </w:pPr>
            <w:r>
              <w:rPr>
                <w:i/>
                <w:iCs/>
              </w:rPr>
              <w:t>Language</w:t>
            </w:r>
          </w:p>
        </w:tc>
        <w:tc>
          <w:tcPr>
            <w:tcW w:w="5474" w:type="dxa"/>
            <w:tcBorders>
              <w:top w:val="single" w:sz="4" w:space="0" w:color="auto"/>
              <w:left w:val="single" w:sz="6" w:space="0" w:color="auto"/>
              <w:bottom w:val="double" w:sz="6" w:space="0" w:color="auto"/>
              <w:right w:val="single" w:sz="6" w:space="0" w:color="auto"/>
            </w:tcBorders>
            <w:shd w:val="clear" w:color="auto" w:fill="C0C0C0"/>
          </w:tcPr>
          <w:p w:rsidR="00B024C4" w:rsidRDefault="00B024C4" w:rsidP="001D305A">
            <w:pPr>
              <w:pStyle w:val="TableHead"/>
              <w:jc w:val="left"/>
              <w:rPr>
                <w:i/>
                <w:iCs/>
              </w:rPr>
            </w:pPr>
            <w:r>
              <w:rPr>
                <w:i/>
                <w:iCs/>
              </w:rPr>
              <w:t>Identifier</w:t>
            </w:r>
          </w:p>
        </w:tc>
      </w:tr>
      <w:tr w:rsidR="00B024C4" w:rsidTr="004F4B4A">
        <w:trPr>
          <w:cantSplit/>
          <w:trHeight w:val="683"/>
        </w:trPr>
        <w:tc>
          <w:tcPr>
            <w:tcW w:w="1726" w:type="dxa"/>
            <w:vMerge w:val="restart"/>
            <w:tcBorders>
              <w:top w:val="single" w:sz="6" w:space="0" w:color="auto"/>
              <w:left w:val="single" w:sz="6" w:space="0" w:color="auto"/>
              <w:right w:val="single" w:sz="6" w:space="0" w:color="auto"/>
            </w:tcBorders>
          </w:tcPr>
          <w:p w:rsidR="00B024C4" w:rsidRDefault="00B024C4" w:rsidP="001D305A">
            <w:pPr>
              <w:pStyle w:val="TableCell"/>
            </w:pPr>
            <w:r>
              <w:t>AND</w:t>
            </w:r>
          </w:p>
        </w:tc>
        <w:tc>
          <w:tcPr>
            <w:tcW w:w="6914" w:type="dxa"/>
            <w:gridSpan w:val="3"/>
            <w:tcBorders>
              <w:top w:val="single" w:sz="6" w:space="0" w:color="auto"/>
              <w:left w:val="single" w:sz="6" w:space="0" w:color="auto"/>
              <w:bottom w:val="single" w:sz="4" w:space="0" w:color="auto"/>
              <w:right w:val="single" w:sz="6" w:space="0" w:color="auto"/>
            </w:tcBorders>
          </w:tcPr>
          <w:p w:rsidR="00B024C4" w:rsidRDefault="00B024C4" w:rsidP="001D305A">
            <w:pPr>
              <w:pStyle w:val="TableCell"/>
            </w:pPr>
            <w:r>
              <w:t>Trigger sources are AND'd together</w:t>
            </w:r>
            <w:r w:rsidR="0080634C">
              <w:t xml:space="preserve">. </w:t>
            </w:r>
            <w:r>
              <w:t>The digitizer triggers when all configured trigger source conditions are satisfied.</w:t>
            </w:r>
          </w:p>
        </w:tc>
      </w:tr>
      <w:tr w:rsidR="00B2328D" w:rsidTr="004F4B4A">
        <w:trPr>
          <w:cantSplit/>
          <w:trHeight w:val="338"/>
        </w:trPr>
        <w:tc>
          <w:tcPr>
            <w:tcW w:w="1726" w:type="dxa"/>
            <w:vMerge/>
            <w:tcBorders>
              <w:left w:val="single" w:sz="6" w:space="0" w:color="auto"/>
              <w:right w:val="single" w:sz="6" w:space="0" w:color="auto"/>
            </w:tcBorders>
          </w:tcPr>
          <w:p w:rsidR="00B2328D" w:rsidRDefault="00B2328D" w:rsidP="001D305A">
            <w:pPr>
              <w:pStyle w:val="TableCell"/>
            </w:pPr>
          </w:p>
        </w:tc>
        <w:tc>
          <w:tcPr>
            <w:tcW w:w="360" w:type="dxa"/>
            <w:vMerge w:val="restart"/>
            <w:tcBorders>
              <w:top w:val="single" w:sz="4" w:space="0" w:color="auto"/>
              <w:left w:val="single" w:sz="6" w:space="0" w:color="auto"/>
              <w:right w:val="single" w:sz="6" w:space="0" w:color="auto"/>
            </w:tcBorders>
          </w:tcPr>
          <w:p w:rsidR="00B2328D" w:rsidRDefault="00B2328D"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1D305A">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F24ED1">
            <w:pPr>
              <w:pStyle w:val="TableCellCourierNew"/>
            </w:pPr>
            <w:r>
              <w:t>TriggerSourceOperator.A</w:t>
            </w:r>
            <w:r w:rsidR="00F24ED1">
              <w:t>nd</w:t>
            </w:r>
          </w:p>
        </w:tc>
      </w:tr>
      <w:tr w:rsidR="00B2328D" w:rsidTr="00FE5459">
        <w:trPr>
          <w:cantSplit/>
          <w:trHeight w:val="338"/>
        </w:trPr>
        <w:tc>
          <w:tcPr>
            <w:tcW w:w="1726" w:type="dxa"/>
            <w:vMerge/>
            <w:tcBorders>
              <w:left w:val="single" w:sz="6" w:space="0" w:color="auto"/>
              <w:right w:val="single" w:sz="6" w:space="0" w:color="auto"/>
            </w:tcBorders>
          </w:tcPr>
          <w:p w:rsidR="00B2328D" w:rsidRDefault="00B2328D" w:rsidP="001D305A">
            <w:pPr>
              <w:pStyle w:val="TableCell"/>
            </w:pPr>
          </w:p>
        </w:tc>
        <w:tc>
          <w:tcPr>
            <w:tcW w:w="360" w:type="dxa"/>
            <w:vMerge/>
            <w:tcBorders>
              <w:left w:val="single" w:sz="6" w:space="0" w:color="auto"/>
              <w:right w:val="single" w:sz="6" w:space="0" w:color="auto"/>
            </w:tcBorders>
          </w:tcPr>
          <w:p w:rsidR="00B2328D" w:rsidRDefault="00B2328D"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1D305A">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1D305A">
            <w:pPr>
              <w:pStyle w:val="TableCellCourierNew"/>
            </w:pPr>
            <w:r>
              <w:t>IVIDIGITIZER_VAL_TRIGGER_SOURCE_OPERATOR_AND</w:t>
            </w:r>
          </w:p>
        </w:tc>
      </w:tr>
      <w:tr w:rsidR="00B2328D" w:rsidTr="004F4B4A">
        <w:trPr>
          <w:cantSplit/>
          <w:trHeight w:val="337"/>
        </w:trPr>
        <w:tc>
          <w:tcPr>
            <w:tcW w:w="1726" w:type="dxa"/>
            <w:vMerge/>
            <w:tcBorders>
              <w:left w:val="single" w:sz="6" w:space="0" w:color="auto"/>
              <w:bottom w:val="single" w:sz="6" w:space="0" w:color="auto"/>
              <w:right w:val="single" w:sz="6" w:space="0" w:color="auto"/>
            </w:tcBorders>
          </w:tcPr>
          <w:p w:rsidR="00B2328D" w:rsidRDefault="00B2328D" w:rsidP="001D305A">
            <w:pPr>
              <w:pStyle w:val="TableCell"/>
            </w:pPr>
          </w:p>
        </w:tc>
        <w:tc>
          <w:tcPr>
            <w:tcW w:w="360" w:type="dxa"/>
            <w:vMerge/>
            <w:tcBorders>
              <w:left w:val="single" w:sz="6" w:space="0" w:color="auto"/>
              <w:bottom w:val="single" w:sz="6" w:space="0" w:color="auto"/>
              <w:right w:val="single" w:sz="6" w:space="0" w:color="auto"/>
            </w:tcBorders>
          </w:tcPr>
          <w:p w:rsidR="00B2328D" w:rsidRDefault="00B2328D"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B2328D" w:rsidRDefault="00B2328D" w:rsidP="001D305A">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rsidR="00B2328D" w:rsidRDefault="00B2328D" w:rsidP="001D305A">
            <w:pPr>
              <w:pStyle w:val="TableCell"/>
              <w:rPr>
                <w:rFonts w:ascii="Courier New" w:hAnsi="Courier New" w:cs="Courier New"/>
                <w:sz w:val="18"/>
                <w:szCs w:val="18"/>
              </w:rPr>
            </w:pPr>
            <w:r>
              <w:rPr>
                <w:rFonts w:ascii="Courier New" w:hAnsi="Courier New" w:cs="Courier New"/>
                <w:sz w:val="18"/>
                <w:szCs w:val="18"/>
              </w:rPr>
              <w:t>IviDigitizerTriggerSourceOperatorAND</w:t>
            </w:r>
          </w:p>
        </w:tc>
      </w:tr>
      <w:tr w:rsidR="00B024C4" w:rsidTr="004F4B4A">
        <w:trPr>
          <w:cantSplit/>
          <w:trHeight w:val="683"/>
        </w:trPr>
        <w:tc>
          <w:tcPr>
            <w:tcW w:w="1726" w:type="dxa"/>
            <w:vMerge w:val="restart"/>
            <w:tcBorders>
              <w:top w:val="single" w:sz="6" w:space="0" w:color="auto"/>
              <w:left w:val="single" w:sz="6" w:space="0" w:color="auto"/>
              <w:right w:val="single" w:sz="6" w:space="0" w:color="auto"/>
            </w:tcBorders>
          </w:tcPr>
          <w:p w:rsidR="00B024C4" w:rsidRDefault="00B024C4" w:rsidP="001D305A">
            <w:pPr>
              <w:pStyle w:val="TableCell"/>
            </w:pPr>
            <w:r>
              <w:t>OR</w:t>
            </w:r>
          </w:p>
        </w:tc>
        <w:tc>
          <w:tcPr>
            <w:tcW w:w="6914" w:type="dxa"/>
            <w:gridSpan w:val="3"/>
            <w:tcBorders>
              <w:top w:val="single" w:sz="6" w:space="0" w:color="auto"/>
              <w:left w:val="single" w:sz="6" w:space="0" w:color="auto"/>
              <w:bottom w:val="single" w:sz="4" w:space="0" w:color="auto"/>
              <w:right w:val="single" w:sz="6" w:space="0" w:color="auto"/>
            </w:tcBorders>
          </w:tcPr>
          <w:p w:rsidR="00B024C4" w:rsidRDefault="00B024C4" w:rsidP="001D305A">
            <w:pPr>
              <w:pStyle w:val="TableCell"/>
            </w:pPr>
            <w:r>
              <w:t>Trigger sources are OR'd together</w:t>
            </w:r>
            <w:r w:rsidR="0080634C">
              <w:t xml:space="preserve">. </w:t>
            </w:r>
            <w:r>
              <w:t>The digitizer triggers when the first configured trigger source condition is satisfied.</w:t>
            </w:r>
          </w:p>
        </w:tc>
      </w:tr>
      <w:tr w:rsidR="00B2328D" w:rsidTr="004F4B4A">
        <w:trPr>
          <w:cantSplit/>
          <w:trHeight w:val="338"/>
        </w:trPr>
        <w:tc>
          <w:tcPr>
            <w:tcW w:w="1726" w:type="dxa"/>
            <w:vMerge/>
            <w:tcBorders>
              <w:left w:val="single" w:sz="6" w:space="0" w:color="auto"/>
              <w:right w:val="single" w:sz="6" w:space="0" w:color="auto"/>
            </w:tcBorders>
          </w:tcPr>
          <w:p w:rsidR="00B2328D" w:rsidRDefault="00B2328D" w:rsidP="001D305A">
            <w:pPr>
              <w:pStyle w:val="TableCell"/>
            </w:pPr>
          </w:p>
        </w:tc>
        <w:tc>
          <w:tcPr>
            <w:tcW w:w="360" w:type="dxa"/>
            <w:vMerge w:val="restart"/>
            <w:tcBorders>
              <w:top w:val="single" w:sz="4" w:space="0" w:color="auto"/>
              <w:left w:val="single" w:sz="6" w:space="0" w:color="auto"/>
              <w:right w:val="single" w:sz="6" w:space="0" w:color="auto"/>
            </w:tcBorders>
          </w:tcPr>
          <w:p w:rsidR="00B2328D" w:rsidRDefault="00B2328D"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1D305A">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F24ED1">
            <w:pPr>
              <w:pStyle w:val="TableCellCourierNew"/>
            </w:pPr>
            <w:r>
              <w:t>TriggerSourceOperator.O</w:t>
            </w:r>
            <w:r w:rsidR="00F24ED1">
              <w:t>r</w:t>
            </w:r>
          </w:p>
        </w:tc>
      </w:tr>
      <w:tr w:rsidR="00B2328D" w:rsidTr="00FE5459">
        <w:trPr>
          <w:cantSplit/>
          <w:trHeight w:val="338"/>
        </w:trPr>
        <w:tc>
          <w:tcPr>
            <w:tcW w:w="1726" w:type="dxa"/>
            <w:vMerge/>
            <w:tcBorders>
              <w:left w:val="single" w:sz="6" w:space="0" w:color="auto"/>
              <w:right w:val="single" w:sz="6" w:space="0" w:color="auto"/>
            </w:tcBorders>
          </w:tcPr>
          <w:p w:rsidR="00B2328D" w:rsidRDefault="00B2328D" w:rsidP="001D305A">
            <w:pPr>
              <w:pStyle w:val="TableCell"/>
            </w:pPr>
          </w:p>
        </w:tc>
        <w:tc>
          <w:tcPr>
            <w:tcW w:w="360" w:type="dxa"/>
            <w:vMerge/>
            <w:tcBorders>
              <w:left w:val="single" w:sz="6" w:space="0" w:color="auto"/>
              <w:right w:val="single" w:sz="6" w:space="0" w:color="auto"/>
            </w:tcBorders>
          </w:tcPr>
          <w:p w:rsidR="00B2328D" w:rsidRDefault="00B2328D"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1D305A">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1D305A">
            <w:pPr>
              <w:pStyle w:val="TableCellCourierNew"/>
            </w:pPr>
            <w:r>
              <w:t>IVIDIGITIZER_VAL_TRIGGER_SOURCE_OPERATOR_OR</w:t>
            </w:r>
          </w:p>
        </w:tc>
      </w:tr>
      <w:tr w:rsidR="00B2328D" w:rsidTr="004F4B4A">
        <w:trPr>
          <w:cantSplit/>
          <w:trHeight w:val="337"/>
        </w:trPr>
        <w:tc>
          <w:tcPr>
            <w:tcW w:w="1726" w:type="dxa"/>
            <w:vMerge/>
            <w:tcBorders>
              <w:left w:val="single" w:sz="6" w:space="0" w:color="auto"/>
              <w:bottom w:val="single" w:sz="6" w:space="0" w:color="auto"/>
              <w:right w:val="single" w:sz="6" w:space="0" w:color="auto"/>
            </w:tcBorders>
          </w:tcPr>
          <w:p w:rsidR="00B2328D" w:rsidRDefault="00B2328D" w:rsidP="001D305A">
            <w:pPr>
              <w:pStyle w:val="TableCell"/>
            </w:pPr>
          </w:p>
        </w:tc>
        <w:tc>
          <w:tcPr>
            <w:tcW w:w="360" w:type="dxa"/>
            <w:vMerge/>
            <w:tcBorders>
              <w:left w:val="single" w:sz="6" w:space="0" w:color="auto"/>
              <w:bottom w:val="single" w:sz="6" w:space="0" w:color="auto"/>
              <w:right w:val="single" w:sz="6" w:space="0" w:color="auto"/>
            </w:tcBorders>
          </w:tcPr>
          <w:p w:rsidR="00B2328D" w:rsidRDefault="00B2328D"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B2328D" w:rsidRDefault="00B2328D" w:rsidP="001D305A">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rsidR="00B2328D" w:rsidRDefault="00B2328D" w:rsidP="001D305A">
            <w:pPr>
              <w:pStyle w:val="TableCell"/>
              <w:rPr>
                <w:rFonts w:ascii="Courier New" w:hAnsi="Courier New" w:cs="Courier New"/>
                <w:sz w:val="18"/>
                <w:szCs w:val="18"/>
              </w:rPr>
            </w:pPr>
            <w:r>
              <w:rPr>
                <w:rFonts w:ascii="Courier New" w:hAnsi="Courier New" w:cs="Courier New"/>
                <w:sz w:val="18"/>
                <w:szCs w:val="18"/>
              </w:rPr>
              <w:t>IviDigitizerTriggerSourceOperatorOR</w:t>
            </w:r>
          </w:p>
        </w:tc>
      </w:tr>
      <w:tr w:rsidR="00B2328D" w:rsidTr="00DB529E">
        <w:trPr>
          <w:cantSplit/>
          <w:trHeight w:val="822"/>
        </w:trPr>
        <w:tc>
          <w:tcPr>
            <w:tcW w:w="1726" w:type="dxa"/>
            <w:vMerge w:val="restart"/>
            <w:tcBorders>
              <w:top w:val="single" w:sz="6" w:space="0" w:color="auto"/>
              <w:left w:val="single" w:sz="6" w:space="0" w:color="auto"/>
              <w:right w:val="single" w:sz="6" w:space="0" w:color="auto"/>
            </w:tcBorders>
          </w:tcPr>
          <w:p w:rsidR="00B2328D" w:rsidRDefault="00B2328D" w:rsidP="001D305A">
            <w:pPr>
              <w:pStyle w:val="TableCell"/>
            </w:pPr>
            <w:r>
              <w:t>None</w:t>
            </w:r>
          </w:p>
        </w:tc>
        <w:tc>
          <w:tcPr>
            <w:tcW w:w="6914" w:type="dxa"/>
            <w:gridSpan w:val="3"/>
            <w:tcBorders>
              <w:top w:val="single" w:sz="6" w:space="0" w:color="auto"/>
              <w:left w:val="single" w:sz="6" w:space="0" w:color="auto"/>
              <w:bottom w:val="single" w:sz="4" w:space="0" w:color="auto"/>
              <w:right w:val="single" w:sz="6" w:space="0" w:color="auto"/>
            </w:tcBorders>
          </w:tcPr>
          <w:p w:rsidR="00B2328D" w:rsidRDefault="00B2328D" w:rsidP="003F6CDE">
            <w:pPr>
              <w:pStyle w:val="TableCell"/>
            </w:pPr>
            <w:r>
              <w:t>No operator is applied to the configured list of trigger sources. The trigger source list is ignored, and the digitizer triggers when the active trigger source, given by the Active Trigger Source attribute, and its associated trigger conditions are satisfied.</w:t>
            </w:r>
          </w:p>
        </w:tc>
      </w:tr>
      <w:tr w:rsidR="00B2328D" w:rsidTr="004F4B4A">
        <w:trPr>
          <w:cantSplit/>
          <w:trHeight w:val="338"/>
        </w:trPr>
        <w:tc>
          <w:tcPr>
            <w:tcW w:w="1726" w:type="dxa"/>
            <w:vMerge/>
            <w:tcBorders>
              <w:left w:val="single" w:sz="6" w:space="0" w:color="auto"/>
              <w:right w:val="single" w:sz="6" w:space="0" w:color="auto"/>
            </w:tcBorders>
          </w:tcPr>
          <w:p w:rsidR="00B2328D" w:rsidRDefault="00B2328D" w:rsidP="001D305A">
            <w:pPr>
              <w:pStyle w:val="TableCell"/>
            </w:pPr>
          </w:p>
        </w:tc>
        <w:tc>
          <w:tcPr>
            <w:tcW w:w="360" w:type="dxa"/>
            <w:vMerge w:val="restart"/>
            <w:tcBorders>
              <w:top w:val="single" w:sz="4" w:space="0" w:color="auto"/>
              <w:left w:val="single" w:sz="6" w:space="0" w:color="auto"/>
              <w:right w:val="single" w:sz="6" w:space="0" w:color="auto"/>
            </w:tcBorders>
          </w:tcPr>
          <w:p w:rsidR="00B2328D" w:rsidRDefault="00B2328D"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1D305A">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1D305A">
            <w:pPr>
              <w:pStyle w:val="TableCellCourierNew"/>
            </w:pPr>
            <w:r>
              <w:t>TriggerSourceOperator.None</w:t>
            </w:r>
          </w:p>
        </w:tc>
      </w:tr>
      <w:tr w:rsidR="00B2328D" w:rsidTr="00FE5459">
        <w:trPr>
          <w:cantSplit/>
          <w:trHeight w:val="338"/>
        </w:trPr>
        <w:tc>
          <w:tcPr>
            <w:tcW w:w="1726" w:type="dxa"/>
            <w:vMerge/>
            <w:tcBorders>
              <w:left w:val="single" w:sz="6" w:space="0" w:color="auto"/>
              <w:right w:val="single" w:sz="6" w:space="0" w:color="auto"/>
            </w:tcBorders>
          </w:tcPr>
          <w:p w:rsidR="00B2328D" w:rsidRDefault="00B2328D" w:rsidP="001D305A">
            <w:pPr>
              <w:pStyle w:val="TableCell"/>
            </w:pPr>
          </w:p>
        </w:tc>
        <w:tc>
          <w:tcPr>
            <w:tcW w:w="360" w:type="dxa"/>
            <w:vMerge/>
            <w:tcBorders>
              <w:left w:val="single" w:sz="6" w:space="0" w:color="auto"/>
              <w:right w:val="single" w:sz="6" w:space="0" w:color="auto"/>
            </w:tcBorders>
          </w:tcPr>
          <w:p w:rsidR="00B2328D" w:rsidRDefault="00B2328D"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1D305A">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1D305A">
            <w:pPr>
              <w:pStyle w:val="TableCellCourierNew"/>
            </w:pPr>
            <w:r>
              <w:t>IVIDIGITIZER_VAL_TRIGGER_SOURCE_OPERATOR_NONE</w:t>
            </w:r>
          </w:p>
        </w:tc>
      </w:tr>
      <w:tr w:rsidR="00B2328D" w:rsidTr="004F4B4A">
        <w:trPr>
          <w:cantSplit/>
          <w:trHeight w:val="337"/>
        </w:trPr>
        <w:tc>
          <w:tcPr>
            <w:tcW w:w="1726" w:type="dxa"/>
            <w:vMerge/>
            <w:tcBorders>
              <w:left w:val="single" w:sz="6" w:space="0" w:color="auto"/>
              <w:bottom w:val="single" w:sz="6" w:space="0" w:color="auto"/>
              <w:right w:val="single" w:sz="6" w:space="0" w:color="auto"/>
            </w:tcBorders>
          </w:tcPr>
          <w:p w:rsidR="00B2328D" w:rsidRDefault="00B2328D" w:rsidP="001D305A">
            <w:pPr>
              <w:pStyle w:val="TableCell"/>
            </w:pPr>
          </w:p>
        </w:tc>
        <w:tc>
          <w:tcPr>
            <w:tcW w:w="360" w:type="dxa"/>
            <w:vMerge/>
            <w:tcBorders>
              <w:left w:val="single" w:sz="6" w:space="0" w:color="auto"/>
              <w:bottom w:val="single" w:sz="6" w:space="0" w:color="auto"/>
              <w:right w:val="single" w:sz="6" w:space="0" w:color="auto"/>
            </w:tcBorders>
          </w:tcPr>
          <w:p w:rsidR="00B2328D" w:rsidRDefault="00B2328D"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B2328D" w:rsidRDefault="00B2328D" w:rsidP="001D305A">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rsidR="00B2328D" w:rsidRDefault="00B2328D" w:rsidP="001D305A">
            <w:pPr>
              <w:pStyle w:val="TableCell"/>
              <w:rPr>
                <w:rFonts w:ascii="Courier New" w:hAnsi="Courier New" w:cs="Courier New"/>
                <w:sz w:val="18"/>
                <w:szCs w:val="18"/>
              </w:rPr>
            </w:pPr>
            <w:r>
              <w:rPr>
                <w:rFonts w:ascii="Courier New" w:hAnsi="Courier New" w:cs="Courier New"/>
                <w:sz w:val="18"/>
                <w:szCs w:val="18"/>
              </w:rPr>
              <w:t>IviDigitizerTriggerSourceOperatorNone</w:t>
            </w:r>
          </w:p>
        </w:tc>
      </w:tr>
    </w:tbl>
    <w:p w:rsidR="00B2328D" w:rsidRPr="00F7116C" w:rsidRDefault="00B2328D" w:rsidP="00B2328D">
      <w:pPr>
        <w:pStyle w:val="AttrFuncSubheading"/>
        <w:rPr>
          <w:color w:val="auto"/>
        </w:rPr>
      </w:pPr>
      <w:r w:rsidRPr="00F7116C">
        <w:rPr>
          <w:color w:val="auto"/>
        </w:rPr>
        <w:t>.NET Exceptions</w:t>
      </w:r>
    </w:p>
    <w:p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024C4" w:rsidRDefault="00B024C4" w:rsidP="00B024C4">
      <w:pPr>
        <w:pStyle w:val="Body1"/>
        <w:rPr>
          <w:sz w:val="12"/>
          <w:szCs w:val="12"/>
        </w:rPr>
      </w:pPr>
      <w:r>
        <w:br w:type="page"/>
      </w:r>
    </w:p>
    <w:p w:rsidR="00B024C4" w:rsidRDefault="00B024C4" w:rsidP="00B024C4">
      <w:pPr>
        <w:pStyle w:val="Heading2"/>
      </w:pPr>
      <w:bookmarkStart w:id="1028" w:name="_Toc304583853"/>
      <w:bookmarkStart w:id="1029" w:name="_Toc306374704"/>
      <w:r>
        <w:t>IviDigitizerMultiTrigger Functions</w:t>
      </w:r>
      <w:bookmarkEnd w:id="1028"/>
      <w:bookmarkEnd w:id="1029"/>
    </w:p>
    <w:p w:rsidR="00B024C4" w:rsidRDefault="00B024C4" w:rsidP="00B024C4">
      <w:pPr>
        <w:pStyle w:val="Body1"/>
      </w:pPr>
      <w:r>
        <w:t>The IviDigitizerMultiTrigger extension group defines the following function:</w:t>
      </w:r>
    </w:p>
    <w:p w:rsidR="001E7826" w:rsidRDefault="001E7826" w:rsidP="003616BB">
      <w:pPr>
        <w:pStyle w:val="Body1"/>
        <w:numPr>
          <w:ilvl w:val="0"/>
          <w:numId w:val="39"/>
        </w:numPr>
        <w:tabs>
          <w:tab w:val="clear" w:pos="1440"/>
        </w:tabs>
        <w:spacing w:before="120"/>
        <w:ind w:left="1080"/>
      </w:pPr>
      <w:r>
        <w:t>Configure Multi Trigger</w:t>
      </w:r>
    </w:p>
    <w:p w:rsidR="001E7826" w:rsidRDefault="00B024C4" w:rsidP="00557991">
      <w:pPr>
        <w:pStyle w:val="Body"/>
      </w:pPr>
      <w:r>
        <w:t>This section describes the behavior and requirements of this function.</w:t>
      </w:r>
    </w:p>
    <w:p w:rsidR="001E7826" w:rsidRDefault="001E7826" w:rsidP="00557991">
      <w:pPr>
        <w:pStyle w:val="Heading3"/>
        <w:pageBreakBefore/>
      </w:pPr>
      <w:bookmarkStart w:id="1030" w:name="_Toc304583854"/>
      <w:bookmarkStart w:id="1031" w:name="_Toc306374705"/>
      <w:r>
        <w:lastRenderedPageBreak/>
        <w:t>Configure Multi Trigger</w:t>
      </w:r>
      <w:bookmarkEnd w:id="1030"/>
      <w:bookmarkEnd w:id="1031"/>
    </w:p>
    <w:p w:rsidR="001E7826" w:rsidRDefault="001E7826" w:rsidP="001E7826">
      <w:pPr>
        <w:pStyle w:val="FunctionHead"/>
      </w:pPr>
      <w:r>
        <w:t>Description</w:t>
      </w:r>
    </w:p>
    <w:p w:rsidR="001E7826" w:rsidRDefault="001E7826" w:rsidP="001E7826">
      <w:pPr>
        <w:pStyle w:val="Body1"/>
      </w:pPr>
      <w:r>
        <w:t>Configures the digitizer to trigger based on multiple trigger sources</w:t>
      </w:r>
      <w:r w:rsidR="0080634C">
        <w:t xml:space="preserve">. </w:t>
      </w:r>
      <w:r>
        <w:t>The digitizer can be instructed to trigger when any one of multiple trigger source conditions are met or when all specified trigger source conditions are met.</w:t>
      </w:r>
    </w:p>
    <w:p w:rsidR="00B2328D" w:rsidRDefault="00B2328D" w:rsidP="00B2328D">
      <w:pPr>
        <w:pStyle w:val="FunctionHead"/>
      </w:pPr>
      <w:r>
        <w:t>.NET Method Prototype</w:t>
      </w:r>
    </w:p>
    <w:p w:rsidR="00B2328D" w:rsidRDefault="00B2328D" w:rsidP="00B2328D">
      <w:pPr>
        <w:pStyle w:val="Code1"/>
      </w:pPr>
      <w:r>
        <w:t>void Trigger.MultiTrigger.Configure (String sourceList,</w:t>
      </w:r>
    </w:p>
    <w:p w:rsidR="00B2328D" w:rsidRDefault="00B2328D" w:rsidP="00B2328D">
      <w:pPr>
        <w:pStyle w:val="Code1"/>
        <w:spacing w:before="0"/>
      </w:pPr>
      <w:r>
        <w:t xml:space="preserve">                                     TriggerSourceOperator operator);</w:t>
      </w:r>
    </w:p>
    <w:p w:rsidR="001E7826" w:rsidRDefault="001E7826" w:rsidP="001E7826">
      <w:pPr>
        <w:pStyle w:val="FunctionHead"/>
      </w:pPr>
      <w:r>
        <w:t>COM Method Prototype</w:t>
      </w:r>
    </w:p>
    <w:p w:rsidR="0020545E" w:rsidRDefault="001E7826" w:rsidP="001E7826">
      <w:pPr>
        <w:pStyle w:val="Code1"/>
      </w:pPr>
      <w:r>
        <w:t>HRESULT Trigger.MultiTrigger.Configure (</w:t>
      </w:r>
    </w:p>
    <w:p w:rsidR="0020545E" w:rsidRDefault="0020545E" w:rsidP="0020545E">
      <w:pPr>
        <w:pStyle w:val="Code1"/>
        <w:spacing w:before="0"/>
      </w:pPr>
      <w:r>
        <w:t xml:space="preserve">                        </w:t>
      </w:r>
      <w:r w:rsidR="001E7826">
        <w:t xml:space="preserve">[in] </w:t>
      </w:r>
      <w:r w:rsidR="00B2328D">
        <w:t xml:space="preserve">BSTR </w:t>
      </w:r>
      <w:r w:rsidR="001E7826">
        <w:t>SourceList,</w:t>
      </w:r>
    </w:p>
    <w:p w:rsidR="001E7826" w:rsidRDefault="001E7826" w:rsidP="0020545E">
      <w:pPr>
        <w:pStyle w:val="Code1"/>
        <w:spacing w:before="0"/>
      </w:pPr>
      <w:r>
        <w:t xml:space="preserve">                        [in] </w:t>
      </w:r>
      <w:r w:rsidR="00B2328D">
        <w:t>IviDigitizerTriggerSourceOperatorEnum</w:t>
      </w:r>
      <w:r>
        <w:t xml:space="preserve"> Operator);</w:t>
      </w:r>
    </w:p>
    <w:p w:rsidR="001E7826" w:rsidRDefault="001E7826" w:rsidP="001E7826">
      <w:pPr>
        <w:pStyle w:val="FunctionHead"/>
      </w:pPr>
      <w:r>
        <w:t>C Prototype</w:t>
      </w:r>
    </w:p>
    <w:p w:rsidR="001E7826" w:rsidRDefault="001E7826" w:rsidP="001E7826">
      <w:pPr>
        <w:pStyle w:val="Code1"/>
        <w:tabs>
          <w:tab w:val="left" w:pos="630"/>
        </w:tabs>
      </w:pPr>
      <w:r>
        <w:t>ViStatus IviDigitizer_ConfigureMultiTrigger (ViSession</w:t>
      </w:r>
      <w:r w:rsidR="00E363FE">
        <w:t xml:space="preserve"> Vi</w:t>
      </w:r>
      <w:r>
        <w:t>,</w:t>
      </w:r>
      <w:r>
        <w:br/>
        <w:t xml:space="preserve">                                        </w:t>
      </w:r>
      <w:r w:rsidR="004D7FA8">
        <w:t xml:space="preserve">     </w:t>
      </w:r>
      <w:r>
        <w:t>ViConstString SourceList,</w:t>
      </w:r>
      <w:r>
        <w:br/>
        <w:t xml:space="preserve">                                        </w:t>
      </w:r>
      <w:r w:rsidR="004D7FA8">
        <w:t xml:space="preserve">     </w:t>
      </w:r>
      <w:r>
        <w:t>ViInt32 Operator);</w:t>
      </w:r>
    </w:p>
    <w:p w:rsidR="001E7826" w:rsidRDefault="001E7826" w:rsidP="00557991">
      <w:pPr>
        <w:pStyle w:val="FunctionHead"/>
      </w:pPr>
      <w:r>
        <w:t>Parameters</w:t>
      </w:r>
    </w:p>
    <w:tbl>
      <w:tblPr>
        <w:tblW w:w="8821" w:type="dxa"/>
        <w:tblInd w:w="728" w:type="dxa"/>
        <w:tblLayout w:type="fixed"/>
        <w:tblCellMar>
          <w:left w:w="80" w:type="dxa"/>
          <w:right w:w="80" w:type="dxa"/>
        </w:tblCellMar>
        <w:tblLook w:val="0000"/>
      </w:tblPr>
      <w:tblGrid>
        <w:gridCol w:w="1692"/>
        <w:gridCol w:w="5580"/>
        <w:gridCol w:w="1549"/>
      </w:tblGrid>
      <w:tr w:rsidR="001E7826" w:rsidTr="00557991">
        <w:trPr>
          <w:cantSplit/>
        </w:trPr>
        <w:tc>
          <w:tcPr>
            <w:tcW w:w="1692" w:type="dxa"/>
            <w:tcBorders>
              <w:top w:val="single" w:sz="6" w:space="0" w:color="auto"/>
              <w:left w:val="single" w:sz="6" w:space="0" w:color="auto"/>
              <w:right w:val="single" w:sz="6" w:space="0" w:color="auto"/>
            </w:tcBorders>
          </w:tcPr>
          <w:p w:rsidR="001E7826" w:rsidRDefault="001E7826" w:rsidP="000E6101">
            <w:pPr>
              <w:pStyle w:val="TableHead"/>
            </w:pPr>
            <w:r>
              <w:t>Inputs</w:t>
            </w:r>
          </w:p>
        </w:tc>
        <w:tc>
          <w:tcPr>
            <w:tcW w:w="5580" w:type="dxa"/>
            <w:tcBorders>
              <w:top w:val="single" w:sz="6" w:space="0" w:color="auto"/>
              <w:left w:val="single" w:sz="6" w:space="0" w:color="auto"/>
              <w:right w:val="single" w:sz="6" w:space="0" w:color="auto"/>
            </w:tcBorders>
          </w:tcPr>
          <w:p w:rsidR="001E7826" w:rsidRDefault="001E7826" w:rsidP="000E6101">
            <w:pPr>
              <w:pStyle w:val="TableHead"/>
            </w:pPr>
            <w:r>
              <w:t>Description</w:t>
            </w:r>
          </w:p>
        </w:tc>
        <w:tc>
          <w:tcPr>
            <w:tcW w:w="1549" w:type="dxa"/>
            <w:tcBorders>
              <w:top w:val="single" w:sz="6" w:space="0" w:color="auto"/>
              <w:left w:val="single" w:sz="6" w:space="0" w:color="auto"/>
              <w:right w:val="single" w:sz="6" w:space="0" w:color="auto"/>
            </w:tcBorders>
          </w:tcPr>
          <w:p w:rsidR="001E7826" w:rsidRDefault="001E7826" w:rsidP="000E6101">
            <w:pPr>
              <w:pStyle w:val="TableHead"/>
            </w:pPr>
            <w:r>
              <w:t>Base Type</w:t>
            </w:r>
          </w:p>
        </w:tc>
      </w:tr>
      <w:tr w:rsidR="001E7826" w:rsidTr="00557991">
        <w:trPr>
          <w:cantSplit/>
        </w:trPr>
        <w:tc>
          <w:tcPr>
            <w:tcW w:w="1692" w:type="dxa"/>
            <w:tcBorders>
              <w:top w:val="single" w:sz="6" w:space="0" w:color="auto"/>
              <w:left w:val="single" w:sz="6" w:space="0" w:color="auto"/>
              <w:bottom w:val="single" w:sz="6" w:space="0" w:color="auto"/>
              <w:right w:val="single" w:sz="6" w:space="0" w:color="auto"/>
            </w:tcBorders>
          </w:tcPr>
          <w:p w:rsidR="001E7826" w:rsidRDefault="001E7826" w:rsidP="00515A06">
            <w:pPr>
              <w:pStyle w:val="TableCellCourierNew"/>
            </w:pPr>
            <w:r>
              <w:t>Vi</w:t>
            </w:r>
          </w:p>
        </w:tc>
        <w:tc>
          <w:tcPr>
            <w:tcW w:w="5580" w:type="dxa"/>
            <w:tcBorders>
              <w:top w:val="single" w:sz="6" w:space="0" w:color="auto"/>
              <w:left w:val="single" w:sz="6" w:space="0" w:color="auto"/>
              <w:bottom w:val="single" w:sz="6" w:space="0" w:color="auto"/>
              <w:right w:val="single" w:sz="6" w:space="0" w:color="auto"/>
            </w:tcBorders>
          </w:tcPr>
          <w:p w:rsidR="001E7826" w:rsidRDefault="001E7826" w:rsidP="00515A06">
            <w:pPr>
              <w:pStyle w:val="TableCell"/>
            </w:pPr>
            <w:r>
              <w:t>Instrument handle.</w:t>
            </w:r>
          </w:p>
        </w:tc>
        <w:tc>
          <w:tcPr>
            <w:tcW w:w="1549" w:type="dxa"/>
            <w:tcBorders>
              <w:top w:val="single" w:sz="6" w:space="0" w:color="auto"/>
              <w:left w:val="single" w:sz="6" w:space="0" w:color="auto"/>
              <w:bottom w:val="single" w:sz="6" w:space="0" w:color="auto"/>
              <w:right w:val="single" w:sz="6" w:space="0" w:color="auto"/>
            </w:tcBorders>
          </w:tcPr>
          <w:p w:rsidR="001E7826" w:rsidRDefault="001E7826" w:rsidP="00515A06">
            <w:pPr>
              <w:pStyle w:val="TableCellCourierNew"/>
            </w:pPr>
            <w:r>
              <w:t>ViSession</w:t>
            </w:r>
          </w:p>
        </w:tc>
      </w:tr>
      <w:tr w:rsidR="001E7826" w:rsidTr="00557991">
        <w:trPr>
          <w:cantSplit/>
        </w:trPr>
        <w:tc>
          <w:tcPr>
            <w:tcW w:w="1692" w:type="dxa"/>
            <w:tcBorders>
              <w:top w:val="single" w:sz="6" w:space="0" w:color="auto"/>
              <w:left w:val="single" w:sz="6" w:space="0" w:color="auto"/>
              <w:bottom w:val="single" w:sz="6" w:space="0" w:color="auto"/>
              <w:right w:val="single" w:sz="6" w:space="0" w:color="auto"/>
            </w:tcBorders>
          </w:tcPr>
          <w:p w:rsidR="001E7826" w:rsidRDefault="001E7826" w:rsidP="00515A06">
            <w:pPr>
              <w:pStyle w:val="TableCellCourierNew"/>
            </w:pPr>
            <w:r>
              <w:t>SourceList</w:t>
            </w:r>
          </w:p>
        </w:tc>
        <w:tc>
          <w:tcPr>
            <w:tcW w:w="5580" w:type="dxa"/>
            <w:tcBorders>
              <w:top w:val="single" w:sz="6" w:space="0" w:color="auto"/>
              <w:left w:val="single" w:sz="6" w:space="0" w:color="auto"/>
              <w:bottom w:val="single" w:sz="6" w:space="0" w:color="auto"/>
              <w:right w:val="single" w:sz="6" w:space="0" w:color="auto"/>
            </w:tcBorders>
          </w:tcPr>
          <w:p w:rsidR="001E7826" w:rsidRDefault="001E7826" w:rsidP="001E7826">
            <w:pPr>
              <w:pStyle w:val="TableCell"/>
            </w:pPr>
            <w:r>
              <w:t>A comma separated list of source names to be used in a multi trigger scenario. The driver uses this value to set the Trigger Source List attribute. See the attribute description for more details.</w:t>
            </w:r>
          </w:p>
        </w:tc>
        <w:tc>
          <w:tcPr>
            <w:tcW w:w="1549" w:type="dxa"/>
            <w:tcBorders>
              <w:top w:val="single" w:sz="6" w:space="0" w:color="auto"/>
              <w:left w:val="single" w:sz="6" w:space="0" w:color="auto"/>
              <w:bottom w:val="single" w:sz="6" w:space="0" w:color="auto"/>
              <w:right w:val="single" w:sz="6" w:space="0" w:color="auto"/>
            </w:tcBorders>
          </w:tcPr>
          <w:p w:rsidR="001E7826" w:rsidRDefault="001E7826" w:rsidP="00515A06">
            <w:pPr>
              <w:pStyle w:val="TableCellCourierNew"/>
            </w:pPr>
            <w:r>
              <w:t>ViConstString</w:t>
            </w:r>
          </w:p>
        </w:tc>
      </w:tr>
      <w:tr w:rsidR="001E7826" w:rsidTr="00557991">
        <w:trPr>
          <w:cantSplit/>
        </w:trPr>
        <w:tc>
          <w:tcPr>
            <w:tcW w:w="1692" w:type="dxa"/>
            <w:tcBorders>
              <w:top w:val="single" w:sz="6" w:space="0" w:color="auto"/>
              <w:left w:val="single" w:sz="6" w:space="0" w:color="auto"/>
              <w:bottom w:val="single" w:sz="6" w:space="0" w:color="auto"/>
              <w:right w:val="single" w:sz="6" w:space="0" w:color="auto"/>
            </w:tcBorders>
          </w:tcPr>
          <w:p w:rsidR="001E7826" w:rsidRDefault="001E7826" w:rsidP="00515A06">
            <w:pPr>
              <w:pStyle w:val="TableCellCourierNew"/>
            </w:pPr>
            <w:r>
              <w:t>Operator</w:t>
            </w:r>
          </w:p>
        </w:tc>
        <w:tc>
          <w:tcPr>
            <w:tcW w:w="5580" w:type="dxa"/>
            <w:tcBorders>
              <w:top w:val="single" w:sz="6" w:space="0" w:color="auto"/>
              <w:left w:val="single" w:sz="6" w:space="0" w:color="auto"/>
              <w:bottom w:val="single" w:sz="6" w:space="0" w:color="auto"/>
              <w:right w:val="single" w:sz="6" w:space="0" w:color="auto"/>
            </w:tcBorders>
          </w:tcPr>
          <w:p w:rsidR="001E7826" w:rsidRDefault="001E7826" w:rsidP="001E7826">
            <w:pPr>
              <w:pStyle w:val="TableCell"/>
            </w:pPr>
            <w:r>
              <w:t>Specifies the boolean operation to apply to the trigger sources specified by the SourceList parameter</w:t>
            </w:r>
            <w:r w:rsidR="0080634C">
              <w:t xml:space="preserve">. </w:t>
            </w:r>
            <w:r>
              <w:t>The driver uses this value to set the Trigger Source Operator attribute. See the attribute description for more details.</w:t>
            </w:r>
          </w:p>
        </w:tc>
        <w:tc>
          <w:tcPr>
            <w:tcW w:w="1549" w:type="dxa"/>
            <w:tcBorders>
              <w:top w:val="single" w:sz="6" w:space="0" w:color="auto"/>
              <w:left w:val="single" w:sz="6" w:space="0" w:color="auto"/>
              <w:bottom w:val="single" w:sz="6" w:space="0" w:color="auto"/>
              <w:right w:val="single" w:sz="6" w:space="0" w:color="auto"/>
            </w:tcBorders>
          </w:tcPr>
          <w:p w:rsidR="001E7826" w:rsidRDefault="001E7826" w:rsidP="00515A06">
            <w:pPr>
              <w:pStyle w:val="TableCellCourierNew"/>
            </w:pPr>
            <w:r>
              <w:t>ViInt32</w:t>
            </w:r>
          </w:p>
        </w:tc>
      </w:tr>
    </w:tbl>
    <w:p w:rsidR="001E7826" w:rsidRDefault="001E7826" w:rsidP="001E7826">
      <w:pPr>
        <w:pStyle w:val="FunctionHead"/>
      </w:pPr>
      <w:r>
        <w:t>Defined Values for the Operator Parameter</w:t>
      </w:r>
    </w:p>
    <w:tbl>
      <w:tblPr>
        <w:tblW w:w="0" w:type="auto"/>
        <w:tblInd w:w="722" w:type="dxa"/>
        <w:tblLayout w:type="fixed"/>
        <w:tblLook w:val="0000"/>
      </w:tblPr>
      <w:tblGrid>
        <w:gridCol w:w="1546"/>
        <w:gridCol w:w="450"/>
        <w:gridCol w:w="1170"/>
        <w:gridCol w:w="5474"/>
      </w:tblGrid>
      <w:tr w:rsidR="001E7826" w:rsidTr="00557991">
        <w:trPr>
          <w:cantSplit/>
          <w:trHeight w:val="158"/>
        </w:trPr>
        <w:tc>
          <w:tcPr>
            <w:tcW w:w="1546" w:type="dxa"/>
            <w:vMerge w:val="restart"/>
            <w:tcBorders>
              <w:top w:val="single" w:sz="4" w:space="0" w:color="auto"/>
              <w:left w:val="single" w:sz="6" w:space="0" w:color="auto"/>
              <w:right w:val="single" w:sz="6" w:space="0" w:color="auto"/>
            </w:tcBorders>
            <w:shd w:val="clear" w:color="auto" w:fill="C0C0C0"/>
          </w:tcPr>
          <w:p w:rsidR="001E7826" w:rsidRDefault="001E7826" w:rsidP="00515A06">
            <w:pPr>
              <w:pStyle w:val="TableHead"/>
              <w:jc w:val="left"/>
              <w:rPr>
                <w:i/>
                <w:iCs/>
              </w:rPr>
            </w:pPr>
            <w:r>
              <w:rPr>
                <w:i/>
                <w:iCs/>
              </w:rPr>
              <w:t>Name</w:t>
            </w:r>
          </w:p>
        </w:tc>
        <w:tc>
          <w:tcPr>
            <w:tcW w:w="7094" w:type="dxa"/>
            <w:gridSpan w:val="3"/>
            <w:tcBorders>
              <w:top w:val="single" w:sz="4" w:space="0" w:color="auto"/>
              <w:left w:val="single" w:sz="6" w:space="0" w:color="auto"/>
              <w:bottom w:val="single" w:sz="4" w:space="0" w:color="auto"/>
              <w:right w:val="single" w:sz="6" w:space="0" w:color="auto"/>
            </w:tcBorders>
            <w:shd w:val="clear" w:color="auto" w:fill="C0C0C0"/>
          </w:tcPr>
          <w:p w:rsidR="001E7826" w:rsidRDefault="001E7826" w:rsidP="00515A06">
            <w:pPr>
              <w:pStyle w:val="TableHead"/>
              <w:jc w:val="left"/>
              <w:rPr>
                <w:i/>
                <w:iCs/>
              </w:rPr>
            </w:pPr>
            <w:r>
              <w:rPr>
                <w:i/>
                <w:iCs/>
              </w:rPr>
              <w:t>Description</w:t>
            </w:r>
          </w:p>
        </w:tc>
      </w:tr>
      <w:tr w:rsidR="001E7826" w:rsidTr="00557991">
        <w:trPr>
          <w:cantSplit/>
          <w:trHeight w:val="157"/>
        </w:trPr>
        <w:tc>
          <w:tcPr>
            <w:tcW w:w="1546" w:type="dxa"/>
            <w:vMerge/>
            <w:tcBorders>
              <w:left w:val="single" w:sz="6" w:space="0" w:color="auto"/>
              <w:bottom w:val="double" w:sz="6" w:space="0" w:color="auto"/>
              <w:right w:val="single" w:sz="6" w:space="0" w:color="auto"/>
            </w:tcBorders>
            <w:shd w:val="clear" w:color="auto" w:fill="C0C0C0"/>
          </w:tcPr>
          <w:p w:rsidR="001E7826" w:rsidRDefault="001E7826" w:rsidP="00515A06">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1E7826" w:rsidRDefault="001E7826" w:rsidP="00515A06">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1E7826" w:rsidRDefault="001E7826" w:rsidP="00515A06">
            <w:pPr>
              <w:pStyle w:val="TableHead"/>
              <w:jc w:val="left"/>
              <w:rPr>
                <w:i/>
                <w:iCs/>
              </w:rPr>
            </w:pPr>
            <w:r>
              <w:rPr>
                <w:i/>
                <w:iCs/>
              </w:rPr>
              <w:t>Language</w:t>
            </w:r>
          </w:p>
        </w:tc>
        <w:tc>
          <w:tcPr>
            <w:tcW w:w="5474" w:type="dxa"/>
            <w:tcBorders>
              <w:top w:val="single" w:sz="4" w:space="0" w:color="auto"/>
              <w:left w:val="single" w:sz="6" w:space="0" w:color="auto"/>
              <w:bottom w:val="double" w:sz="6" w:space="0" w:color="auto"/>
              <w:right w:val="single" w:sz="6" w:space="0" w:color="auto"/>
            </w:tcBorders>
            <w:shd w:val="clear" w:color="auto" w:fill="C0C0C0"/>
          </w:tcPr>
          <w:p w:rsidR="001E7826" w:rsidRDefault="001E7826" w:rsidP="00515A06">
            <w:pPr>
              <w:pStyle w:val="TableHead"/>
              <w:jc w:val="left"/>
              <w:rPr>
                <w:i/>
                <w:iCs/>
              </w:rPr>
            </w:pPr>
            <w:r>
              <w:rPr>
                <w:i/>
                <w:iCs/>
              </w:rPr>
              <w:t>Identifier</w:t>
            </w:r>
          </w:p>
        </w:tc>
      </w:tr>
      <w:tr w:rsidR="001E7826" w:rsidTr="00557991">
        <w:trPr>
          <w:cantSplit/>
          <w:trHeight w:val="683"/>
        </w:trPr>
        <w:tc>
          <w:tcPr>
            <w:tcW w:w="1546" w:type="dxa"/>
            <w:vMerge w:val="restart"/>
            <w:tcBorders>
              <w:top w:val="single" w:sz="6" w:space="0" w:color="auto"/>
              <w:left w:val="single" w:sz="6" w:space="0" w:color="auto"/>
              <w:right w:val="single" w:sz="6" w:space="0" w:color="auto"/>
            </w:tcBorders>
          </w:tcPr>
          <w:p w:rsidR="001E7826" w:rsidRDefault="001E7826" w:rsidP="00515A06">
            <w:pPr>
              <w:pStyle w:val="TableCell"/>
            </w:pPr>
            <w:r>
              <w:t>AND</w:t>
            </w:r>
          </w:p>
        </w:tc>
        <w:tc>
          <w:tcPr>
            <w:tcW w:w="7094" w:type="dxa"/>
            <w:gridSpan w:val="3"/>
            <w:tcBorders>
              <w:top w:val="single" w:sz="6" w:space="0" w:color="auto"/>
              <w:left w:val="single" w:sz="6" w:space="0" w:color="auto"/>
              <w:bottom w:val="single" w:sz="4" w:space="0" w:color="auto"/>
              <w:right w:val="single" w:sz="6" w:space="0" w:color="auto"/>
            </w:tcBorders>
          </w:tcPr>
          <w:p w:rsidR="001E7826" w:rsidRDefault="001E7826" w:rsidP="001E7826">
            <w:pPr>
              <w:pStyle w:val="TableCell"/>
            </w:pPr>
            <w:r>
              <w:t>Trigger sources are AND'd together</w:t>
            </w:r>
            <w:r w:rsidR="0080634C">
              <w:t xml:space="preserve">. </w:t>
            </w:r>
            <w:r>
              <w:t>The digitizer triggers when all configured trigger source conditions are satisfied.</w:t>
            </w:r>
          </w:p>
        </w:tc>
      </w:tr>
      <w:tr w:rsidR="00B2328D" w:rsidTr="00557991">
        <w:trPr>
          <w:cantSplit/>
          <w:trHeight w:val="338"/>
        </w:trPr>
        <w:tc>
          <w:tcPr>
            <w:tcW w:w="1546" w:type="dxa"/>
            <w:vMerge/>
            <w:tcBorders>
              <w:left w:val="single" w:sz="6" w:space="0" w:color="auto"/>
              <w:right w:val="single" w:sz="6" w:space="0" w:color="auto"/>
            </w:tcBorders>
          </w:tcPr>
          <w:p w:rsidR="00B2328D" w:rsidRDefault="00B2328D" w:rsidP="00515A06">
            <w:pPr>
              <w:pStyle w:val="TableCell"/>
            </w:pPr>
          </w:p>
        </w:tc>
        <w:tc>
          <w:tcPr>
            <w:tcW w:w="450" w:type="dxa"/>
            <w:vMerge w:val="restart"/>
            <w:tcBorders>
              <w:top w:val="single" w:sz="4" w:space="0" w:color="auto"/>
              <w:left w:val="single" w:sz="6" w:space="0" w:color="auto"/>
              <w:right w:val="single" w:sz="6" w:space="0" w:color="auto"/>
            </w:tcBorders>
          </w:tcPr>
          <w:p w:rsidR="00B2328D" w:rsidRDefault="00B2328D"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B2328D" w:rsidRDefault="00B2328D" w:rsidP="00515A06">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F24ED1">
            <w:pPr>
              <w:pStyle w:val="TableCellCourierNew"/>
            </w:pPr>
            <w:r>
              <w:t>TriggerSourceOperator.A</w:t>
            </w:r>
            <w:r w:rsidR="00F24ED1">
              <w:t>nd</w:t>
            </w:r>
          </w:p>
        </w:tc>
      </w:tr>
      <w:tr w:rsidR="00B2328D" w:rsidTr="00FE5459">
        <w:trPr>
          <w:cantSplit/>
          <w:trHeight w:val="338"/>
        </w:trPr>
        <w:tc>
          <w:tcPr>
            <w:tcW w:w="1546" w:type="dxa"/>
            <w:vMerge/>
            <w:tcBorders>
              <w:left w:val="single" w:sz="6" w:space="0" w:color="auto"/>
              <w:right w:val="single" w:sz="6" w:space="0" w:color="auto"/>
            </w:tcBorders>
          </w:tcPr>
          <w:p w:rsidR="00B2328D" w:rsidRDefault="00B2328D" w:rsidP="00515A06">
            <w:pPr>
              <w:pStyle w:val="TableCell"/>
            </w:pPr>
          </w:p>
        </w:tc>
        <w:tc>
          <w:tcPr>
            <w:tcW w:w="450" w:type="dxa"/>
            <w:vMerge/>
            <w:tcBorders>
              <w:left w:val="single" w:sz="6" w:space="0" w:color="auto"/>
              <w:right w:val="single" w:sz="6" w:space="0" w:color="auto"/>
            </w:tcBorders>
          </w:tcPr>
          <w:p w:rsidR="00B2328D" w:rsidRDefault="00B2328D"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B2328D" w:rsidRDefault="00B2328D" w:rsidP="00515A06">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1E7826">
            <w:pPr>
              <w:pStyle w:val="TableCellCourierNew"/>
            </w:pPr>
            <w:r>
              <w:t>IVIDIGITIZER_VAL_TRIGGER_SOURCE_OPERATOR_AND</w:t>
            </w:r>
          </w:p>
        </w:tc>
      </w:tr>
      <w:tr w:rsidR="00B2328D" w:rsidTr="00557991">
        <w:trPr>
          <w:cantSplit/>
          <w:trHeight w:val="337"/>
        </w:trPr>
        <w:tc>
          <w:tcPr>
            <w:tcW w:w="1546" w:type="dxa"/>
            <w:vMerge/>
            <w:tcBorders>
              <w:left w:val="single" w:sz="6" w:space="0" w:color="auto"/>
              <w:bottom w:val="single" w:sz="6" w:space="0" w:color="auto"/>
              <w:right w:val="single" w:sz="6" w:space="0" w:color="auto"/>
            </w:tcBorders>
          </w:tcPr>
          <w:p w:rsidR="00B2328D" w:rsidRDefault="00B2328D" w:rsidP="00515A06">
            <w:pPr>
              <w:pStyle w:val="TableCell"/>
            </w:pPr>
          </w:p>
        </w:tc>
        <w:tc>
          <w:tcPr>
            <w:tcW w:w="450" w:type="dxa"/>
            <w:vMerge/>
            <w:tcBorders>
              <w:left w:val="single" w:sz="6" w:space="0" w:color="auto"/>
              <w:bottom w:val="single" w:sz="6" w:space="0" w:color="auto"/>
              <w:right w:val="single" w:sz="6" w:space="0" w:color="auto"/>
            </w:tcBorders>
          </w:tcPr>
          <w:p w:rsidR="00B2328D" w:rsidRDefault="00B2328D" w:rsidP="00515A06">
            <w:pPr>
              <w:pStyle w:val="TableCell"/>
            </w:pPr>
          </w:p>
        </w:tc>
        <w:tc>
          <w:tcPr>
            <w:tcW w:w="1170" w:type="dxa"/>
            <w:tcBorders>
              <w:top w:val="single" w:sz="4" w:space="0" w:color="auto"/>
              <w:left w:val="single" w:sz="6" w:space="0" w:color="auto"/>
              <w:bottom w:val="single" w:sz="6" w:space="0" w:color="auto"/>
              <w:right w:val="single" w:sz="6" w:space="0" w:color="auto"/>
            </w:tcBorders>
          </w:tcPr>
          <w:p w:rsidR="00B2328D" w:rsidRDefault="00B2328D" w:rsidP="00515A06">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rsidR="00B2328D" w:rsidRDefault="00B2328D" w:rsidP="00515A06">
            <w:pPr>
              <w:pStyle w:val="TableCell"/>
              <w:rPr>
                <w:rFonts w:ascii="Courier New" w:hAnsi="Courier New" w:cs="Courier New"/>
                <w:sz w:val="18"/>
                <w:szCs w:val="18"/>
              </w:rPr>
            </w:pPr>
            <w:r>
              <w:rPr>
                <w:rFonts w:ascii="Courier New" w:hAnsi="Courier New" w:cs="Courier New"/>
                <w:sz w:val="18"/>
                <w:szCs w:val="18"/>
              </w:rPr>
              <w:t>IviDigitizerTriggerSourceOperatorAND</w:t>
            </w:r>
          </w:p>
        </w:tc>
      </w:tr>
      <w:tr w:rsidR="001E7826" w:rsidTr="00557991">
        <w:trPr>
          <w:cantSplit/>
          <w:trHeight w:val="683"/>
        </w:trPr>
        <w:tc>
          <w:tcPr>
            <w:tcW w:w="1546" w:type="dxa"/>
            <w:vMerge w:val="restart"/>
            <w:tcBorders>
              <w:top w:val="single" w:sz="6" w:space="0" w:color="auto"/>
              <w:left w:val="single" w:sz="6" w:space="0" w:color="auto"/>
              <w:right w:val="single" w:sz="6" w:space="0" w:color="auto"/>
            </w:tcBorders>
          </w:tcPr>
          <w:p w:rsidR="001E7826" w:rsidRDefault="001E7826" w:rsidP="00515A06">
            <w:pPr>
              <w:pStyle w:val="TableCell"/>
            </w:pPr>
            <w:r>
              <w:t>OR</w:t>
            </w:r>
          </w:p>
        </w:tc>
        <w:tc>
          <w:tcPr>
            <w:tcW w:w="7094" w:type="dxa"/>
            <w:gridSpan w:val="3"/>
            <w:tcBorders>
              <w:top w:val="single" w:sz="6" w:space="0" w:color="auto"/>
              <w:left w:val="single" w:sz="6" w:space="0" w:color="auto"/>
              <w:bottom w:val="single" w:sz="4" w:space="0" w:color="auto"/>
              <w:right w:val="single" w:sz="6" w:space="0" w:color="auto"/>
            </w:tcBorders>
          </w:tcPr>
          <w:p w:rsidR="001E7826" w:rsidRDefault="001E7826" w:rsidP="001E7826">
            <w:pPr>
              <w:pStyle w:val="TableCell"/>
            </w:pPr>
            <w:r>
              <w:t>Trigger sources are OR'd together</w:t>
            </w:r>
            <w:r w:rsidR="0080634C">
              <w:t xml:space="preserve">. </w:t>
            </w:r>
            <w:r>
              <w:t>The digitizer triggers when the first configured trigger source condition is satisfied.</w:t>
            </w:r>
          </w:p>
        </w:tc>
      </w:tr>
      <w:tr w:rsidR="00B2328D" w:rsidTr="00557991">
        <w:trPr>
          <w:cantSplit/>
          <w:trHeight w:val="338"/>
        </w:trPr>
        <w:tc>
          <w:tcPr>
            <w:tcW w:w="1546" w:type="dxa"/>
            <w:vMerge/>
            <w:tcBorders>
              <w:left w:val="single" w:sz="6" w:space="0" w:color="auto"/>
              <w:right w:val="single" w:sz="6" w:space="0" w:color="auto"/>
            </w:tcBorders>
          </w:tcPr>
          <w:p w:rsidR="00B2328D" w:rsidRDefault="00B2328D" w:rsidP="00515A06">
            <w:pPr>
              <w:pStyle w:val="TableCell"/>
            </w:pPr>
          </w:p>
        </w:tc>
        <w:tc>
          <w:tcPr>
            <w:tcW w:w="450" w:type="dxa"/>
            <w:vMerge w:val="restart"/>
            <w:tcBorders>
              <w:top w:val="single" w:sz="4" w:space="0" w:color="auto"/>
              <w:left w:val="single" w:sz="6" w:space="0" w:color="auto"/>
              <w:right w:val="single" w:sz="6" w:space="0" w:color="auto"/>
            </w:tcBorders>
          </w:tcPr>
          <w:p w:rsidR="00B2328D" w:rsidRDefault="00B2328D"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B2328D" w:rsidRDefault="00B2328D" w:rsidP="00515A06">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F24ED1">
            <w:pPr>
              <w:pStyle w:val="TableCellCourierNew"/>
            </w:pPr>
            <w:r>
              <w:t>TriggerSourceOperator.O</w:t>
            </w:r>
            <w:r w:rsidR="00F24ED1">
              <w:t>r</w:t>
            </w:r>
          </w:p>
        </w:tc>
      </w:tr>
      <w:tr w:rsidR="00B2328D" w:rsidTr="00FE5459">
        <w:trPr>
          <w:cantSplit/>
          <w:trHeight w:val="338"/>
        </w:trPr>
        <w:tc>
          <w:tcPr>
            <w:tcW w:w="1546" w:type="dxa"/>
            <w:vMerge/>
            <w:tcBorders>
              <w:left w:val="single" w:sz="6" w:space="0" w:color="auto"/>
              <w:right w:val="single" w:sz="6" w:space="0" w:color="auto"/>
            </w:tcBorders>
          </w:tcPr>
          <w:p w:rsidR="00B2328D" w:rsidRDefault="00B2328D" w:rsidP="00515A06">
            <w:pPr>
              <w:pStyle w:val="TableCell"/>
            </w:pPr>
          </w:p>
        </w:tc>
        <w:tc>
          <w:tcPr>
            <w:tcW w:w="450" w:type="dxa"/>
            <w:vMerge/>
            <w:tcBorders>
              <w:left w:val="single" w:sz="6" w:space="0" w:color="auto"/>
              <w:right w:val="single" w:sz="6" w:space="0" w:color="auto"/>
            </w:tcBorders>
          </w:tcPr>
          <w:p w:rsidR="00B2328D" w:rsidRDefault="00B2328D"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B2328D" w:rsidRDefault="00B2328D" w:rsidP="00515A06">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1E7826">
            <w:pPr>
              <w:pStyle w:val="TableCellCourierNew"/>
            </w:pPr>
            <w:r>
              <w:t>IVIDIGITIZER_VAL_TRIGGER_SOURCE_OPERATOR_OR</w:t>
            </w:r>
          </w:p>
        </w:tc>
      </w:tr>
      <w:tr w:rsidR="00B2328D" w:rsidTr="00557991">
        <w:trPr>
          <w:cantSplit/>
          <w:trHeight w:val="337"/>
        </w:trPr>
        <w:tc>
          <w:tcPr>
            <w:tcW w:w="1546" w:type="dxa"/>
            <w:vMerge/>
            <w:tcBorders>
              <w:left w:val="single" w:sz="6" w:space="0" w:color="auto"/>
              <w:bottom w:val="single" w:sz="6" w:space="0" w:color="auto"/>
              <w:right w:val="single" w:sz="6" w:space="0" w:color="auto"/>
            </w:tcBorders>
          </w:tcPr>
          <w:p w:rsidR="00B2328D" w:rsidRDefault="00B2328D" w:rsidP="00515A06">
            <w:pPr>
              <w:pStyle w:val="TableCell"/>
            </w:pPr>
          </w:p>
        </w:tc>
        <w:tc>
          <w:tcPr>
            <w:tcW w:w="450" w:type="dxa"/>
            <w:vMerge/>
            <w:tcBorders>
              <w:left w:val="single" w:sz="6" w:space="0" w:color="auto"/>
              <w:bottom w:val="single" w:sz="6" w:space="0" w:color="auto"/>
              <w:right w:val="single" w:sz="6" w:space="0" w:color="auto"/>
            </w:tcBorders>
          </w:tcPr>
          <w:p w:rsidR="00B2328D" w:rsidRDefault="00B2328D" w:rsidP="00515A06">
            <w:pPr>
              <w:pStyle w:val="TableCell"/>
            </w:pPr>
          </w:p>
        </w:tc>
        <w:tc>
          <w:tcPr>
            <w:tcW w:w="1170" w:type="dxa"/>
            <w:tcBorders>
              <w:top w:val="single" w:sz="4" w:space="0" w:color="auto"/>
              <w:left w:val="single" w:sz="6" w:space="0" w:color="auto"/>
              <w:bottom w:val="single" w:sz="6" w:space="0" w:color="auto"/>
              <w:right w:val="single" w:sz="6" w:space="0" w:color="auto"/>
            </w:tcBorders>
          </w:tcPr>
          <w:p w:rsidR="00B2328D" w:rsidRDefault="00B2328D" w:rsidP="00515A06">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rsidR="00B2328D" w:rsidRDefault="00B2328D" w:rsidP="00515A06">
            <w:pPr>
              <w:pStyle w:val="TableCell"/>
              <w:rPr>
                <w:rFonts w:ascii="Courier New" w:hAnsi="Courier New" w:cs="Courier New"/>
                <w:sz w:val="18"/>
                <w:szCs w:val="18"/>
              </w:rPr>
            </w:pPr>
            <w:r>
              <w:rPr>
                <w:rFonts w:ascii="Courier New" w:hAnsi="Courier New" w:cs="Courier New"/>
                <w:sz w:val="18"/>
                <w:szCs w:val="18"/>
              </w:rPr>
              <w:t>IviDigitizerTriggerSourceOperatorOR</w:t>
            </w:r>
          </w:p>
        </w:tc>
      </w:tr>
      <w:tr w:rsidR="00B2328D" w:rsidTr="00557991">
        <w:trPr>
          <w:cantSplit/>
          <w:trHeight w:val="683"/>
        </w:trPr>
        <w:tc>
          <w:tcPr>
            <w:tcW w:w="1546" w:type="dxa"/>
            <w:vMerge w:val="restart"/>
            <w:tcBorders>
              <w:top w:val="single" w:sz="6" w:space="0" w:color="auto"/>
              <w:left w:val="single" w:sz="6" w:space="0" w:color="auto"/>
              <w:right w:val="single" w:sz="6" w:space="0" w:color="auto"/>
            </w:tcBorders>
          </w:tcPr>
          <w:p w:rsidR="00B2328D" w:rsidRDefault="00B2328D" w:rsidP="00515A06">
            <w:pPr>
              <w:pStyle w:val="TableCell"/>
            </w:pPr>
            <w:r>
              <w:t>None</w:t>
            </w:r>
          </w:p>
        </w:tc>
        <w:tc>
          <w:tcPr>
            <w:tcW w:w="7094" w:type="dxa"/>
            <w:gridSpan w:val="3"/>
            <w:tcBorders>
              <w:top w:val="single" w:sz="6" w:space="0" w:color="auto"/>
              <w:left w:val="single" w:sz="6" w:space="0" w:color="auto"/>
              <w:bottom w:val="single" w:sz="4" w:space="0" w:color="auto"/>
              <w:right w:val="single" w:sz="6" w:space="0" w:color="auto"/>
            </w:tcBorders>
          </w:tcPr>
          <w:p w:rsidR="00B2328D" w:rsidRDefault="00B2328D" w:rsidP="001E7826">
            <w:pPr>
              <w:pStyle w:val="TableCell"/>
            </w:pPr>
            <w:r>
              <w:t>No operator is applied to the configured list of trigger sources. The trigger source list is ignored, and the digitizer trigger when the active trigger source, given by the Active Trigger Source attribute, and its associated trigger conditions are satisfied.</w:t>
            </w:r>
          </w:p>
        </w:tc>
      </w:tr>
      <w:tr w:rsidR="00B2328D" w:rsidTr="00557991">
        <w:trPr>
          <w:cantSplit/>
          <w:trHeight w:val="338"/>
        </w:trPr>
        <w:tc>
          <w:tcPr>
            <w:tcW w:w="1546" w:type="dxa"/>
            <w:vMerge/>
            <w:tcBorders>
              <w:left w:val="single" w:sz="6" w:space="0" w:color="auto"/>
              <w:right w:val="single" w:sz="6" w:space="0" w:color="auto"/>
            </w:tcBorders>
          </w:tcPr>
          <w:p w:rsidR="00B2328D" w:rsidRDefault="00B2328D" w:rsidP="00515A06">
            <w:pPr>
              <w:pStyle w:val="TableCell"/>
            </w:pPr>
          </w:p>
        </w:tc>
        <w:tc>
          <w:tcPr>
            <w:tcW w:w="450" w:type="dxa"/>
            <w:vMerge w:val="restart"/>
            <w:tcBorders>
              <w:top w:val="single" w:sz="4" w:space="0" w:color="auto"/>
              <w:left w:val="single" w:sz="6" w:space="0" w:color="auto"/>
              <w:right w:val="single" w:sz="6" w:space="0" w:color="auto"/>
            </w:tcBorders>
          </w:tcPr>
          <w:p w:rsidR="00B2328D" w:rsidRDefault="00B2328D"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B2328D" w:rsidRDefault="00B2328D" w:rsidP="00515A06">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1E7826">
            <w:pPr>
              <w:pStyle w:val="TableCellCourierNew"/>
            </w:pPr>
            <w:r>
              <w:t>TriggerSourceOperator.None</w:t>
            </w:r>
          </w:p>
        </w:tc>
      </w:tr>
      <w:tr w:rsidR="00B2328D" w:rsidTr="00FE5459">
        <w:trPr>
          <w:cantSplit/>
          <w:trHeight w:val="338"/>
        </w:trPr>
        <w:tc>
          <w:tcPr>
            <w:tcW w:w="1546" w:type="dxa"/>
            <w:vMerge/>
            <w:tcBorders>
              <w:left w:val="single" w:sz="6" w:space="0" w:color="auto"/>
              <w:right w:val="single" w:sz="6" w:space="0" w:color="auto"/>
            </w:tcBorders>
          </w:tcPr>
          <w:p w:rsidR="00B2328D" w:rsidRDefault="00B2328D" w:rsidP="00515A06">
            <w:pPr>
              <w:pStyle w:val="TableCell"/>
            </w:pPr>
          </w:p>
        </w:tc>
        <w:tc>
          <w:tcPr>
            <w:tcW w:w="450" w:type="dxa"/>
            <w:vMerge/>
            <w:tcBorders>
              <w:left w:val="single" w:sz="6" w:space="0" w:color="auto"/>
              <w:right w:val="single" w:sz="6" w:space="0" w:color="auto"/>
            </w:tcBorders>
          </w:tcPr>
          <w:p w:rsidR="00B2328D" w:rsidRDefault="00B2328D"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B2328D" w:rsidRDefault="00B2328D" w:rsidP="00515A06">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1E7826">
            <w:pPr>
              <w:pStyle w:val="TableCellCourierNew"/>
            </w:pPr>
            <w:r>
              <w:t>IVIDIGITIZER_VAL_TRIGGER_SOURCE_OPERATOR_NONE</w:t>
            </w:r>
          </w:p>
        </w:tc>
      </w:tr>
      <w:tr w:rsidR="00B2328D" w:rsidTr="00557991">
        <w:trPr>
          <w:cantSplit/>
          <w:trHeight w:val="337"/>
        </w:trPr>
        <w:tc>
          <w:tcPr>
            <w:tcW w:w="1546" w:type="dxa"/>
            <w:vMerge/>
            <w:tcBorders>
              <w:left w:val="single" w:sz="6" w:space="0" w:color="auto"/>
              <w:bottom w:val="single" w:sz="6" w:space="0" w:color="auto"/>
              <w:right w:val="single" w:sz="6" w:space="0" w:color="auto"/>
            </w:tcBorders>
          </w:tcPr>
          <w:p w:rsidR="00B2328D" w:rsidRDefault="00B2328D" w:rsidP="00515A06">
            <w:pPr>
              <w:pStyle w:val="TableCell"/>
            </w:pPr>
          </w:p>
        </w:tc>
        <w:tc>
          <w:tcPr>
            <w:tcW w:w="450" w:type="dxa"/>
            <w:vMerge/>
            <w:tcBorders>
              <w:left w:val="single" w:sz="6" w:space="0" w:color="auto"/>
              <w:bottom w:val="single" w:sz="6" w:space="0" w:color="auto"/>
              <w:right w:val="single" w:sz="6" w:space="0" w:color="auto"/>
            </w:tcBorders>
          </w:tcPr>
          <w:p w:rsidR="00B2328D" w:rsidRDefault="00B2328D" w:rsidP="00515A06">
            <w:pPr>
              <w:pStyle w:val="TableCell"/>
            </w:pPr>
          </w:p>
        </w:tc>
        <w:tc>
          <w:tcPr>
            <w:tcW w:w="1170" w:type="dxa"/>
            <w:tcBorders>
              <w:top w:val="single" w:sz="4" w:space="0" w:color="auto"/>
              <w:left w:val="single" w:sz="6" w:space="0" w:color="auto"/>
              <w:bottom w:val="single" w:sz="6" w:space="0" w:color="auto"/>
              <w:right w:val="single" w:sz="6" w:space="0" w:color="auto"/>
            </w:tcBorders>
          </w:tcPr>
          <w:p w:rsidR="00B2328D" w:rsidRDefault="00B2328D" w:rsidP="00515A06">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rsidR="00B2328D" w:rsidRDefault="00B2328D" w:rsidP="00515A06">
            <w:pPr>
              <w:pStyle w:val="TableCell"/>
              <w:rPr>
                <w:rFonts w:ascii="Courier New" w:hAnsi="Courier New" w:cs="Courier New"/>
                <w:sz w:val="18"/>
                <w:szCs w:val="18"/>
              </w:rPr>
            </w:pPr>
            <w:r>
              <w:rPr>
                <w:rFonts w:ascii="Courier New" w:hAnsi="Courier New" w:cs="Courier New"/>
                <w:sz w:val="18"/>
                <w:szCs w:val="18"/>
              </w:rPr>
              <w:t>IviDigitizerTriggerSourceOperatorNone</w:t>
            </w:r>
          </w:p>
        </w:tc>
      </w:tr>
    </w:tbl>
    <w:p w:rsidR="001E7826" w:rsidRDefault="001E7826" w:rsidP="001E7826">
      <w:pPr>
        <w:pStyle w:val="AttrFuncSubheading"/>
      </w:pPr>
      <w:r>
        <w:t>Return Values</w:t>
      </w:r>
      <w:r w:rsidR="00B2328D">
        <w:t xml:space="preserve"> (C/COM)</w:t>
      </w:r>
    </w:p>
    <w:p w:rsidR="001E7826" w:rsidRDefault="001E7826" w:rsidP="001E7826">
      <w:pPr>
        <w:pStyle w:val="Body1"/>
      </w:pPr>
      <w:r>
        <w:t xml:space="preserve">The </w:t>
      </w:r>
      <w:r>
        <w:rPr>
          <w:rStyle w:val="Italic"/>
        </w:rPr>
        <w:t>IVI-3.2: Inherent Capabilities Specification</w:t>
      </w:r>
      <w:r>
        <w:t xml:space="preserve"> defines general status codes that this function can return.</w:t>
      </w:r>
    </w:p>
    <w:p w:rsidR="00B2328D" w:rsidRPr="00F7116C" w:rsidRDefault="00B2328D" w:rsidP="00B2328D">
      <w:pPr>
        <w:pStyle w:val="AttrFuncSubheading"/>
        <w:rPr>
          <w:color w:val="auto"/>
        </w:rPr>
      </w:pPr>
      <w:bookmarkStart w:id="1032" w:name="_Toc193279221"/>
      <w:bookmarkStart w:id="1033" w:name="_Toc193279814"/>
      <w:bookmarkStart w:id="1034" w:name="_Toc193522554"/>
      <w:bookmarkStart w:id="1035" w:name="_Toc193523147"/>
      <w:bookmarkEnd w:id="1032"/>
      <w:bookmarkEnd w:id="1033"/>
      <w:bookmarkEnd w:id="1034"/>
      <w:bookmarkEnd w:id="1035"/>
      <w:r w:rsidRPr="00F7116C">
        <w:rPr>
          <w:color w:val="auto"/>
        </w:rPr>
        <w:t>.NET Exceptions</w:t>
      </w:r>
    </w:p>
    <w:p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B024C4" w:rsidRDefault="00B024C4" w:rsidP="00557991">
      <w:pPr>
        <w:pStyle w:val="Heading2"/>
        <w:pageBreakBefore/>
      </w:pPr>
      <w:bookmarkStart w:id="1036" w:name="_Toc304583855"/>
      <w:bookmarkStart w:id="1037" w:name="_Toc306374706"/>
      <w:r>
        <w:lastRenderedPageBreak/>
        <w:t>IviDigitizerMultiTrigger Behavior Model</w:t>
      </w:r>
      <w:bookmarkEnd w:id="1036"/>
      <w:bookmarkEnd w:id="1037"/>
    </w:p>
    <w:p w:rsidR="00B024C4" w:rsidRDefault="00B024C4" w:rsidP="00B024C4">
      <w:pPr>
        <w:pStyle w:val="Body1"/>
      </w:pPr>
      <w:r>
        <w:t>The IviDigitizerMultiTrigger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B024C4" w:rsidRDefault="00B024C4" w:rsidP="00B024C4">
      <w:pPr>
        <w:pStyle w:val="Heading2"/>
      </w:pPr>
      <w:bookmarkStart w:id="1038" w:name="_Toc304583856"/>
      <w:bookmarkStart w:id="1039" w:name="_Toc306374707"/>
      <w:r>
        <w:t>IviDigitizerMultiTrigger Compliance Notes</w:t>
      </w:r>
      <w:bookmarkEnd w:id="1038"/>
      <w:bookmarkEnd w:id="1039"/>
    </w:p>
    <w:p w:rsidR="00B024C4" w:rsidRDefault="00B024C4" w:rsidP="00B024C4">
      <w:pPr>
        <w:pStyle w:val="Body1"/>
      </w:pPr>
      <w:r>
        <w:t>For a specific driver to comply with the IviDigitizerMultiTrigger extension, it shall be compliant with the IviDigitizerBase capability group and it shall implement all of the attributes and functions listed in this section.</w:t>
      </w:r>
    </w:p>
    <w:p w:rsidR="00B024C4" w:rsidRDefault="00B024C4" w:rsidP="00B024C4">
      <w:pPr>
        <w:pStyle w:val="Body"/>
      </w:pPr>
    </w:p>
    <w:p w:rsidR="00B024C4" w:rsidRDefault="00B024C4" w:rsidP="009427CF">
      <w:pPr>
        <w:pStyle w:val="Heading1"/>
      </w:pPr>
      <w:bookmarkStart w:id="1040" w:name="_Toc304583857"/>
      <w:bookmarkStart w:id="1041" w:name="_Toc306374708"/>
      <w:r>
        <w:lastRenderedPageBreak/>
        <w:t>IviDigitizer</w:t>
      </w:r>
      <w:r w:rsidR="006F5F29">
        <w:t>PretriggerSamples</w:t>
      </w:r>
      <w:r>
        <w:t xml:space="preserve"> Extension Group</w:t>
      </w:r>
      <w:bookmarkEnd w:id="1040"/>
      <w:bookmarkEnd w:id="1041"/>
    </w:p>
    <w:p w:rsidR="00B024C4" w:rsidRDefault="00B024C4" w:rsidP="009427CF">
      <w:pPr>
        <w:pStyle w:val="Heading2"/>
      </w:pPr>
      <w:bookmarkStart w:id="1042" w:name="_Toc304583858"/>
      <w:bookmarkStart w:id="1043" w:name="_Toc306374709"/>
      <w:r>
        <w:t>IviDigitizer</w:t>
      </w:r>
      <w:r w:rsidR="006F5F29">
        <w:t>PretriggerSamples</w:t>
      </w:r>
      <w:r>
        <w:t xml:space="preserve"> Overview</w:t>
      </w:r>
      <w:bookmarkEnd w:id="1042"/>
      <w:bookmarkEnd w:id="1043"/>
    </w:p>
    <w:p w:rsidR="00B024C4" w:rsidRDefault="00B024C4" w:rsidP="00B024C4">
      <w:pPr>
        <w:pStyle w:val="Body1"/>
      </w:pPr>
      <w:r>
        <w:t>The IviDigitizer</w:t>
      </w:r>
      <w:r w:rsidR="006F5F29">
        <w:t>PretriggerSamples</w:t>
      </w:r>
      <w:r>
        <w:t xml:space="preserve"> extension group supports digitizers with the ability to specify pretrigger </w:t>
      </w:r>
      <w:r w:rsidR="00BE3588">
        <w:t>samples</w:t>
      </w:r>
      <w:r>
        <w:t xml:space="preserve">, which is defined as the </w:t>
      </w:r>
      <w:r w:rsidR="00BE3588">
        <w:t xml:space="preserve">number of </w:t>
      </w:r>
      <w:r>
        <w:t>samples needed to fill up the data buffer with pretrigger data. This is often used to capture as much pretrigger data as possible without losing important events.</w:t>
      </w:r>
    </w:p>
    <w:p w:rsidR="00B024C4" w:rsidRDefault="00B024C4" w:rsidP="009427CF">
      <w:pPr>
        <w:pStyle w:val="Heading2"/>
      </w:pPr>
      <w:bookmarkStart w:id="1044" w:name="_Toc304583859"/>
      <w:bookmarkStart w:id="1045" w:name="_Toc306374710"/>
      <w:r>
        <w:t>IviDigitizer</w:t>
      </w:r>
      <w:r w:rsidR="006F5F29">
        <w:t>PretriggerSamples</w:t>
      </w:r>
      <w:r>
        <w:t xml:space="preserve"> Attributes</w:t>
      </w:r>
      <w:bookmarkEnd w:id="1044"/>
      <w:bookmarkEnd w:id="1045"/>
    </w:p>
    <w:p w:rsidR="00B024C4" w:rsidRDefault="00B024C4" w:rsidP="00B024C4">
      <w:pPr>
        <w:pStyle w:val="Body1"/>
      </w:pPr>
      <w:r>
        <w:t>The IviDigitizer</w:t>
      </w:r>
      <w:r w:rsidR="006F5F29">
        <w:t>PretriggerSamples</w:t>
      </w:r>
      <w:r>
        <w:t xml:space="preserve"> extension group defines the following attributes:</w:t>
      </w:r>
    </w:p>
    <w:p w:rsidR="00B024C4" w:rsidRDefault="00B024C4" w:rsidP="000E1BD5">
      <w:pPr>
        <w:pStyle w:val="ListNumber"/>
        <w:numPr>
          <w:ilvl w:val="0"/>
          <w:numId w:val="62"/>
        </w:numPr>
      </w:pPr>
      <w:r>
        <w:t xml:space="preserve">Pretrigger </w:t>
      </w:r>
      <w:r w:rsidR="00BE3588">
        <w:t>Samples</w:t>
      </w:r>
    </w:p>
    <w:p w:rsidR="00B024C4" w:rsidRDefault="00B024C4" w:rsidP="00B024C4">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B024C4" w:rsidRDefault="00B024C4" w:rsidP="00B024C4">
      <w:pPr>
        <w:pStyle w:val="Body1"/>
        <w:rPr>
          <w:sz w:val="12"/>
          <w:szCs w:val="12"/>
        </w:rPr>
      </w:pPr>
      <w:r>
        <w:br w:type="page"/>
      </w:r>
    </w:p>
    <w:p w:rsidR="00B024C4" w:rsidRDefault="00B024C4" w:rsidP="009427CF">
      <w:pPr>
        <w:pStyle w:val="Heading3"/>
      </w:pPr>
      <w:bookmarkStart w:id="1046" w:name="_Toc304583860"/>
      <w:bookmarkStart w:id="1047" w:name="_Toc306374711"/>
      <w:r>
        <w:t xml:space="preserve">Pretrigger </w:t>
      </w:r>
      <w:r w:rsidR="00BE3588">
        <w:t>Samples</w:t>
      </w:r>
      <w:bookmarkEnd w:id="1046"/>
      <w:bookmarkEnd w:id="1047"/>
    </w:p>
    <w:p w:rsidR="00B024C4" w:rsidRDefault="00B024C4" w:rsidP="00B024C4"/>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1170"/>
        <w:gridCol w:w="810"/>
        <w:gridCol w:w="1530"/>
        <w:gridCol w:w="1080"/>
        <w:gridCol w:w="4770"/>
      </w:tblGrid>
      <w:tr w:rsidR="00B024C4" w:rsidTr="00B024C4">
        <w:trPr>
          <w:cantSplit/>
          <w:tblHeader/>
        </w:trPr>
        <w:tc>
          <w:tcPr>
            <w:tcW w:w="1170" w:type="dxa"/>
            <w:tcBorders>
              <w:top w:val="single" w:sz="4" w:space="0" w:color="auto"/>
              <w:left w:val="single" w:sz="4" w:space="0" w:color="auto"/>
              <w:bottom w:val="double" w:sz="6" w:space="0" w:color="auto"/>
              <w:right w:val="single" w:sz="6" w:space="0" w:color="auto"/>
            </w:tcBorders>
          </w:tcPr>
          <w:p w:rsidR="00B024C4" w:rsidRDefault="00B024C4">
            <w:pPr>
              <w:pStyle w:val="TableHead"/>
            </w:pPr>
            <w:r>
              <w:t>Data Type</w:t>
            </w:r>
          </w:p>
        </w:tc>
        <w:tc>
          <w:tcPr>
            <w:tcW w:w="810" w:type="dxa"/>
            <w:tcBorders>
              <w:top w:val="single" w:sz="4" w:space="0" w:color="auto"/>
              <w:left w:val="single" w:sz="6" w:space="0" w:color="auto"/>
              <w:bottom w:val="double" w:sz="6" w:space="0" w:color="auto"/>
              <w:right w:val="single" w:sz="6" w:space="0" w:color="auto"/>
            </w:tcBorders>
          </w:tcPr>
          <w:p w:rsidR="00B024C4" w:rsidRDefault="00B024C4">
            <w:pPr>
              <w:pStyle w:val="TableHead"/>
            </w:pPr>
            <w:r>
              <w:t>Access</w:t>
            </w:r>
          </w:p>
        </w:tc>
        <w:tc>
          <w:tcPr>
            <w:tcW w:w="1530" w:type="dxa"/>
            <w:tcBorders>
              <w:top w:val="single" w:sz="4" w:space="0" w:color="auto"/>
              <w:left w:val="single" w:sz="6" w:space="0" w:color="auto"/>
              <w:bottom w:val="double" w:sz="6" w:space="0" w:color="auto"/>
              <w:right w:val="single" w:sz="6" w:space="0" w:color="auto"/>
            </w:tcBorders>
          </w:tcPr>
          <w:p w:rsidR="00B024C4" w:rsidRDefault="00B024C4">
            <w:pPr>
              <w:pStyle w:val="TableHead"/>
            </w:pPr>
            <w:r>
              <w:t>Applies To</w:t>
            </w:r>
          </w:p>
        </w:tc>
        <w:tc>
          <w:tcPr>
            <w:tcW w:w="1080" w:type="dxa"/>
            <w:tcBorders>
              <w:top w:val="single" w:sz="4" w:space="0" w:color="auto"/>
              <w:left w:val="single" w:sz="6" w:space="0" w:color="auto"/>
              <w:bottom w:val="double" w:sz="6" w:space="0" w:color="auto"/>
              <w:right w:val="single" w:sz="6" w:space="0" w:color="auto"/>
            </w:tcBorders>
          </w:tcPr>
          <w:p w:rsidR="00B024C4" w:rsidRDefault="00B024C4">
            <w:pPr>
              <w:pStyle w:val="TableHead"/>
            </w:pPr>
            <w:r>
              <w:t>Coercion</w:t>
            </w:r>
          </w:p>
        </w:tc>
        <w:tc>
          <w:tcPr>
            <w:tcW w:w="4770" w:type="dxa"/>
            <w:tcBorders>
              <w:top w:val="single" w:sz="4" w:space="0" w:color="auto"/>
              <w:left w:val="single" w:sz="6" w:space="0" w:color="auto"/>
              <w:bottom w:val="double" w:sz="6" w:space="0" w:color="auto"/>
              <w:right w:val="single" w:sz="6" w:space="0" w:color="auto"/>
            </w:tcBorders>
          </w:tcPr>
          <w:p w:rsidR="00B024C4" w:rsidRDefault="00B024C4">
            <w:pPr>
              <w:pStyle w:val="TableHead"/>
            </w:pPr>
            <w:r>
              <w:t>High Level Functions</w:t>
            </w:r>
          </w:p>
        </w:tc>
      </w:tr>
      <w:tr w:rsidR="00B024C4" w:rsidTr="00B024C4">
        <w:trPr>
          <w:cantSplit/>
        </w:trPr>
        <w:tc>
          <w:tcPr>
            <w:tcW w:w="1170" w:type="dxa"/>
            <w:tcBorders>
              <w:top w:val="double" w:sz="6" w:space="0" w:color="auto"/>
              <w:left w:val="single" w:sz="6" w:space="0" w:color="auto"/>
              <w:bottom w:val="single" w:sz="6" w:space="0" w:color="auto"/>
              <w:right w:val="single" w:sz="6" w:space="0" w:color="auto"/>
            </w:tcBorders>
          </w:tcPr>
          <w:p w:rsidR="00B024C4" w:rsidRDefault="00B024C4">
            <w:pPr>
              <w:pStyle w:val="TableCellCourierNew"/>
            </w:pPr>
            <w:r>
              <w:t>ViInt</w:t>
            </w:r>
            <w:r w:rsidR="002300C8">
              <w:t>64</w:t>
            </w:r>
          </w:p>
        </w:tc>
        <w:tc>
          <w:tcPr>
            <w:tcW w:w="810" w:type="dxa"/>
            <w:tcBorders>
              <w:top w:val="double" w:sz="6" w:space="0" w:color="auto"/>
              <w:left w:val="single" w:sz="6" w:space="0" w:color="auto"/>
              <w:bottom w:val="single" w:sz="6" w:space="0" w:color="auto"/>
              <w:right w:val="single" w:sz="6" w:space="0" w:color="auto"/>
            </w:tcBorders>
          </w:tcPr>
          <w:p w:rsidR="00B024C4" w:rsidRDefault="00B024C4">
            <w:pPr>
              <w:pStyle w:val="TableCell"/>
            </w:pPr>
            <w:r>
              <w:t>R/W</w:t>
            </w:r>
          </w:p>
        </w:tc>
        <w:tc>
          <w:tcPr>
            <w:tcW w:w="1530" w:type="dxa"/>
            <w:tcBorders>
              <w:top w:val="double" w:sz="6" w:space="0" w:color="auto"/>
              <w:left w:val="single" w:sz="6" w:space="0" w:color="auto"/>
              <w:bottom w:val="single" w:sz="6" w:space="0" w:color="auto"/>
              <w:right w:val="single" w:sz="6" w:space="0" w:color="auto"/>
            </w:tcBorders>
          </w:tcPr>
          <w:p w:rsidR="00B024C4" w:rsidRDefault="000735C3">
            <w:pPr>
              <w:pStyle w:val="TableCell"/>
            </w:pPr>
            <w:r>
              <w:t>N/A</w:t>
            </w:r>
          </w:p>
        </w:tc>
        <w:tc>
          <w:tcPr>
            <w:tcW w:w="1080" w:type="dxa"/>
            <w:tcBorders>
              <w:top w:val="double" w:sz="6" w:space="0" w:color="auto"/>
              <w:left w:val="single" w:sz="6" w:space="0" w:color="auto"/>
              <w:bottom w:val="single" w:sz="6" w:space="0" w:color="auto"/>
              <w:right w:val="single" w:sz="6" w:space="0" w:color="auto"/>
            </w:tcBorders>
          </w:tcPr>
          <w:p w:rsidR="00B024C4" w:rsidRDefault="00B024C4">
            <w:pPr>
              <w:pStyle w:val="TableCell"/>
            </w:pPr>
            <w:r>
              <w:t>None</w:t>
            </w:r>
          </w:p>
        </w:tc>
        <w:tc>
          <w:tcPr>
            <w:tcW w:w="4770" w:type="dxa"/>
            <w:tcBorders>
              <w:top w:val="double" w:sz="6" w:space="0" w:color="auto"/>
              <w:left w:val="single" w:sz="6" w:space="0" w:color="auto"/>
              <w:bottom w:val="single" w:sz="6" w:space="0" w:color="auto"/>
              <w:right w:val="single" w:sz="6" w:space="0" w:color="auto"/>
            </w:tcBorders>
          </w:tcPr>
          <w:p w:rsidR="00B024C4" w:rsidRDefault="00B244A0">
            <w:pPr>
              <w:pStyle w:val="TableCell"/>
            </w:pPr>
            <w:r>
              <w:t>Configure Pretrigger Samples (IVI-C only)</w:t>
            </w:r>
          </w:p>
        </w:tc>
      </w:tr>
    </w:tbl>
    <w:p w:rsidR="00FE5793" w:rsidRDefault="00FE5793" w:rsidP="00FE5793">
      <w:pPr>
        <w:pStyle w:val="FunctionHead"/>
      </w:pPr>
      <w:r>
        <w:t>.NET Property Name</w:t>
      </w:r>
    </w:p>
    <w:p w:rsidR="00FE5793" w:rsidRDefault="00FE5793" w:rsidP="00FE5793">
      <w:pPr>
        <w:pStyle w:val="Body1"/>
        <w:rPr>
          <w:rStyle w:val="monospace"/>
        </w:rPr>
      </w:pPr>
      <w:r>
        <w:rPr>
          <w:rStyle w:val="monospace"/>
        </w:rPr>
        <w:t>Trigger.PretriggerSamples</w:t>
      </w:r>
    </w:p>
    <w:p w:rsidR="00B024C4" w:rsidRDefault="00B024C4" w:rsidP="00B024C4">
      <w:pPr>
        <w:pStyle w:val="FunctionHead"/>
      </w:pPr>
      <w:r>
        <w:t>COM Property Name</w:t>
      </w:r>
    </w:p>
    <w:p w:rsidR="00B024C4" w:rsidRDefault="009249C0" w:rsidP="00B024C4">
      <w:pPr>
        <w:pStyle w:val="Body1"/>
        <w:rPr>
          <w:rStyle w:val="monospace"/>
        </w:rPr>
      </w:pPr>
      <w:r>
        <w:rPr>
          <w:rStyle w:val="monospace"/>
        </w:rPr>
        <w:t>Trigger.</w:t>
      </w:r>
      <w:r w:rsidR="006F5F29">
        <w:rPr>
          <w:rStyle w:val="monospace"/>
        </w:rPr>
        <w:t>PretriggerSamples</w:t>
      </w:r>
    </w:p>
    <w:p w:rsidR="00B024C4" w:rsidRDefault="00B024C4" w:rsidP="00B024C4">
      <w:pPr>
        <w:pStyle w:val="FunctionHead"/>
      </w:pPr>
      <w:r>
        <w:t>C Constant Name</w:t>
      </w:r>
    </w:p>
    <w:p w:rsidR="00B024C4" w:rsidRDefault="00B024C4" w:rsidP="00B024C4">
      <w:pPr>
        <w:pStyle w:val="Body1"/>
      </w:pPr>
      <w:r>
        <w:rPr>
          <w:rFonts w:ascii="Courier New" w:hAnsi="Courier New" w:cs="Courier New"/>
          <w:sz w:val="18"/>
          <w:szCs w:val="18"/>
        </w:rPr>
        <w:t>IVIDIGITIZER_ATTR_PRETRIGGER_</w:t>
      </w:r>
      <w:r w:rsidR="00BE3588">
        <w:rPr>
          <w:rFonts w:ascii="Courier New" w:hAnsi="Courier New" w:cs="Courier New"/>
          <w:sz w:val="18"/>
          <w:szCs w:val="18"/>
        </w:rPr>
        <w:t>SAMPLES</w:t>
      </w:r>
    </w:p>
    <w:p w:rsidR="00B024C4" w:rsidRDefault="00B024C4" w:rsidP="00B024C4">
      <w:pPr>
        <w:pStyle w:val="FunctionHead"/>
      </w:pPr>
      <w:r>
        <w:t>Description</w:t>
      </w:r>
    </w:p>
    <w:p w:rsidR="00B024C4" w:rsidRDefault="00B024C4" w:rsidP="00B024C4">
      <w:pPr>
        <w:pStyle w:val="Body1"/>
      </w:pPr>
      <w:r>
        <w:t>Specifies the number of samples that must be collected before a trigger event will be recognized</w:t>
      </w:r>
      <w:r w:rsidR="0080634C">
        <w:t xml:space="preserve">. </w:t>
      </w:r>
      <w:r>
        <w:t xml:space="preserve">The </w:t>
      </w:r>
      <w:r w:rsidR="00BE3588">
        <w:t xml:space="preserve">Pretrigger Samples </w:t>
      </w:r>
      <w:r>
        <w:t>attribute affects instrument operation only when the digitizer requires multiple acquisitions to build a complete waveform</w:t>
      </w:r>
      <w:r w:rsidR="0080634C">
        <w:t xml:space="preserve">. </w:t>
      </w:r>
      <w:r>
        <w:t xml:space="preserve">If Trigger </w:t>
      </w:r>
      <w:r w:rsidR="000E1BD5">
        <w:t xml:space="preserve">Holdoff </w:t>
      </w:r>
      <w:r>
        <w:t>and Pre</w:t>
      </w:r>
      <w:r w:rsidR="00BE3588">
        <w:t>t</w:t>
      </w:r>
      <w:r>
        <w:t>rigger</w:t>
      </w:r>
      <w:r w:rsidR="000E1BD5">
        <w:t xml:space="preserve"> </w:t>
      </w:r>
      <w:r>
        <w:t>Samples are are both non-zero, then both conditions must be satisfied before the digitizer will accept a trigger.</w:t>
      </w:r>
    </w:p>
    <w:p w:rsidR="00FE5793" w:rsidRPr="00F7116C" w:rsidRDefault="00FE5793" w:rsidP="00FE5793">
      <w:pPr>
        <w:pStyle w:val="AttrFuncSubheading"/>
        <w:rPr>
          <w:color w:val="auto"/>
        </w:rPr>
      </w:pPr>
      <w:r w:rsidRPr="00F7116C">
        <w:rPr>
          <w:color w:val="auto"/>
        </w:rPr>
        <w:t>.NET Exceptions</w:t>
      </w:r>
    </w:p>
    <w:p w:rsidR="00FE5793" w:rsidRDefault="00FE5793" w:rsidP="00FE579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024C4" w:rsidRDefault="00B024C4" w:rsidP="00B024C4">
      <w:pPr>
        <w:pStyle w:val="Body1"/>
        <w:rPr>
          <w:sz w:val="12"/>
          <w:szCs w:val="12"/>
        </w:rPr>
      </w:pPr>
      <w:r>
        <w:br w:type="page"/>
      </w:r>
    </w:p>
    <w:p w:rsidR="00B024C4" w:rsidRDefault="00B024C4" w:rsidP="009427CF">
      <w:pPr>
        <w:pStyle w:val="Heading2"/>
      </w:pPr>
      <w:bookmarkStart w:id="1048" w:name="_Toc304583861"/>
      <w:bookmarkStart w:id="1049" w:name="_Toc306374712"/>
      <w:r>
        <w:t>IviDigitizer</w:t>
      </w:r>
      <w:r w:rsidR="006F5F29">
        <w:t>PretriggerSamples</w:t>
      </w:r>
      <w:r>
        <w:t xml:space="preserve"> Functions</w:t>
      </w:r>
      <w:bookmarkEnd w:id="1048"/>
      <w:bookmarkEnd w:id="1049"/>
    </w:p>
    <w:p w:rsidR="00B024C4" w:rsidRDefault="00B024C4" w:rsidP="00B024C4">
      <w:pPr>
        <w:pStyle w:val="Body1"/>
      </w:pPr>
      <w:r>
        <w:t>The IviDigitizer</w:t>
      </w:r>
      <w:r w:rsidR="006F5F29">
        <w:t>PretriggerSamples</w:t>
      </w:r>
      <w:r>
        <w:t xml:space="preserve"> extension group defines the following function:</w:t>
      </w:r>
    </w:p>
    <w:p w:rsidR="00B024C4" w:rsidRDefault="00B024C4" w:rsidP="006B313B">
      <w:pPr>
        <w:pStyle w:val="ListNumber"/>
        <w:numPr>
          <w:ilvl w:val="0"/>
          <w:numId w:val="63"/>
        </w:numPr>
      </w:pPr>
      <w:r>
        <w:t xml:space="preserve">Configure Pretrigger </w:t>
      </w:r>
      <w:r w:rsidR="00BE3588">
        <w:t>Samples</w:t>
      </w:r>
      <w:r w:rsidR="006B313B">
        <w:t xml:space="preserve"> (IVI-C only)</w:t>
      </w:r>
    </w:p>
    <w:p w:rsidR="00B024C4" w:rsidRDefault="00B024C4" w:rsidP="00B024C4">
      <w:pPr>
        <w:pStyle w:val="Body"/>
        <w:rPr>
          <w:sz w:val="18"/>
          <w:szCs w:val="18"/>
        </w:rPr>
      </w:pPr>
      <w:r>
        <w:t>This section describes the behavior and requirements of this function.</w:t>
      </w:r>
    </w:p>
    <w:p w:rsidR="00B024C4" w:rsidRDefault="00B024C4" w:rsidP="00B024C4">
      <w:pPr>
        <w:pStyle w:val="Body1"/>
        <w:rPr>
          <w:sz w:val="12"/>
          <w:szCs w:val="12"/>
        </w:rPr>
      </w:pPr>
      <w:r>
        <w:br w:type="page"/>
      </w:r>
    </w:p>
    <w:p w:rsidR="00B024C4" w:rsidRDefault="00B024C4" w:rsidP="009427CF">
      <w:pPr>
        <w:pStyle w:val="Heading3"/>
      </w:pPr>
      <w:bookmarkStart w:id="1050" w:name="_Toc304583862"/>
      <w:bookmarkStart w:id="1051" w:name="_Toc306374713"/>
      <w:r>
        <w:t xml:space="preserve">Configure Pretrigger </w:t>
      </w:r>
      <w:r w:rsidR="00BE3588">
        <w:t>Samples</w:t>
      </w:r>
      <w:r>
        <w:t xml:space="preserve"> (IVI-C Only)</w:t>
      </w:r>
      <w:bookmarkEnd w:id="1050"/>
      <w:bookmarkEnd w:id="1051"/>
    </w:p>
    <w:p w:rsidR="00B024C4" w:rsidRDefault="00B024C4" w:rsidP="00B024C4">
      <w:pPr>
        <w:pStyle w:val="FunctionHead"/>
      </w:pPr>
      <w:r>
        <w:t>Description</w:t>
      </w:r>
    </w:p>
    <w:p w:rsidR="00B024C4" w:rsidRPr="004E340F" w:rsidRDefault="004E340F" w:rsidP="004E340F">
      <w:pPr>
        <w:pStyle w:val="Body1"/>
        <w:rPr>
          <w:color w:val="000000"/>
        </w:rPr>
      </w:pPr>
      <w:r>
        <w:rPr>
          <w:color w:val="000000"/>
        </w:rPr>
        <w:t>This function configures the digitizer’s pretrigger samples.</w:t>
      </w:r>
    </w:p>
    <w:p w:rsidR="00FE5793" w:rsidRDefault="00FE5793" w:rsidP="00FE5793">
      <w:pPr>
        <w:pStyle w:val="FunctionHead"/>
      </w:pPr>
      <w:r>
        <w:t>.NET Method Prototype</w:t>
      </w:r>
    </w:p>
    <w:p w:rsidR="00FE5793" w:rsidRDefault="00FE5793" w:rsidP="00FE5793">
      <w:pPr>
        <w:pStyle w:val="Code1"/>
      </w:pPr>
      <w:r>
        <w:t>N/A</w:t>
      </w:r>
    </w:p>
    <w:p w:rsidR="00FE5793" w:rsidRDefault="00FE5793" w:rsidP="00FE5793">
      <w:pPr>
        <w:pStyle w:val="Code1"/>
      </w:pPr>
      <w:r>
        <w:rPr>
          <w:rStyle w:val="monospace"/>
        </w:rPr>
        <w:t>(use the Trigger.PretriggerSamples property)</w:t>
      </w:r>
    </w:p>
    <w:p w:rsidR="00B024C4" w:rsidRDefault="00B024C4" w:rsidP="00B024C4">
      <w:pPr>
        <w:pStyle w:val="FunctionHead"/>
      </w:pPr>
      <w:r>
        <w:t>COM Method Prototype</w:t>
      </w:r>
    </w:p>
    <w:p w:rsidR="00B024C4" w:rsidRDefault="00B024C4" w:rsidP="00B024C4">
      <w:pPr>
        <w:pStyle w:val="Code1"/>
      </w:pPr>
      <w:r>
        <w:t>N/A</w:t>
      </w:r>
    </w:p>
    <w:p w:rsidR="00F50026" w:rsidRDefault="00F50026" w:rsidP="00F50026">
      <w:pPr>
        <w:pStyle w:val="Code1"/>
      </w:pPr>
      <w:r>
        <w:rPr>
          <w:rStyle w:val="monospace"/>
        </w:rPr>
        <w:t>(use the Trigger.PretriggerSamples property)</w:t>
      </w:r>
    </w:p>
    <w:p w:rsidR="00B024C4" w:rsidRDefault="00B024C4" w:rsidP="00B024C4">
      <w:pPr>
        <w:pStyle w:val="FunctionHead"/>
      </w:pPr>
      <w:r>
        <w:t>C Prototype</w:t>
      </w:r>
    </w:p>
    <w:p w:rsidR="00B024C4" w:rsidRDefault="00B024C4" w:rsidP="00B024C4">
      <w:pPr>
        <w:pStyle w:val="Code1"/>
        <w:tabs>
          <w:tab w:val="left" w:pos="630"/>
        </w:tabs>
      </w:pPr>
      <w:r>
        <w:t>ViStatus IviDigitizer_Configure</w:t>
      </w:r>
      <w:r w:rsidR="006F5F29">
        <w:t>PretriggerSamples</w:t>
      </w:r>
      <w:r>
        <w:t xml:space="preserve"> (ViSession Vi,</w:t>
      </w:r>
      <w:r>
        <w:br/>
        <w:t xml:space="preserve">                                        </w:t>
      </w:r>
      <w:r w:rsidR="004D7FA8">
        <w:t xml:space="preserve">          </w:t>
      </w:r>
      <w:r>
        <w:t>ViInt</w:t>
      </w:r>
      <w:r w:rsidR="00E15653">
        <w:t>64</w:t>
      </w:r>
      <w:r>
        <w:t xml:space="preserve"> </w:t>
      </w:r>
      <w:r w:rsidR="006F5F29">
        <w:t>PretriggerSamples</w:t>
      </w:r>
      <w:r>
        <w:t>);</w:t>
      </w:r>
    </w:p>
    <w:p w:rsidR="00B024C4" w:rsidRDefault="00B024C4" w:rsidP="00B024C4">
      <w:pPr>
        <w:pStyle w:val="FunctionHead"/>
      </w:pPr>
      <w:r>
        <w:t>Parameters</w:t>
      </w:r>
    </w:p>
    <w:p w:rsidR="00B024C4" w:rsidRDefault="00B024C4" w:rsidP="00B024C4">
      <w:pPr>
        <w:pStyle w:val="Body1"/>
      </w:pPr>
    </w:p>
    <w:tbl>
      <w:tblPr>
        <w:tblW w:w="8820" w:type="dxa"/>
        <w:tblInd w:w="728" w:type="dxa"/>
        <w:tblLayout w:type="fixed"/>
        <w:tblCellMar>
          <w:left w:w="80" w:type="dxa"/>
          <w:right w:w="80" w:type="dxa"/>
        </w:tblCellMar>
        <w:tblLook w:val="04A0"/>
      </w:tblPr>
      <w:tblGrid>
        <w:gridCol w:w="2412"/>
        <w:gridCol w:w="4320"/>
        <w:gridCol w:w="2088"/>
      </w:tblGrid>
      <w:tr w:rsidR="00B024C4" w:rsidTr="004D7FA8">
        <w:trPr>
          <w:cantSplit/>
        </w:trPr>
        <w:tc>
          <w:tcPr>
            <w:tcW w:w="2412" w:type="dxa"/>
            <w:tcBorders>
              <w:top w:val="single" w:sz="6" w:space="0" w:color="auto"/>
              <w:left w:val="single" w:sz="6" w:space="0" w:color="auto"/>
              <w:bottom w:val="nil"/>
              <w:right w:val="single" w:sz="6" w:space="0" w:color="auto"/>
            </w:tcBorders>
          </w:tcPr>
          <w:p w:rsidR="00B024C4" w:rsidRDefault="00B024C4" w:rsidP="000E6101">
            <w:pPr>
              <w:pStyle w:val="TableHead"/>
            </w:pPr>
            <w:r>
              <w:t>Inputs</w:t>
            </w:r>
          </w:p>
        </w:tc>
        <w:tc>
          <w:tcPr>
            <w:tcW w:w="4320" w:type="dxa"/>
            <w:tcBorders>
              <w:top w:val="single" w:sz="6" w:space="0" w:color="auto"/>
              <w:left w:val="single" w:sz="6" w:space="0" w:color="auto"/>
              <w:bottom w:val="nil"/>
              <w:right w:val="single" w:sz="6" w:space="0" w:color="auto"/>
            </w:tcBorders>
          </w:tcPr>
          <w:p w:rsidR="00B024C4" w:rsidRDefault="00B024C4" w:rsidP="000E6101">
            <w:pPr>
              <w:pStyle w:val="TableHead"/>
            </w:pPr>
            <w:r>
              <w:t>Description</w:t>
            </w:r>
          </w:p>
        </w:tc>
        <w:tc>
          <w:tcPr>
            <w:tcW w:w="2088" w:type="dxa"/>
            <w:tcBorders>
              <w:top w:val="single" w:sz="6" w:space="0" w:color="auto"/>
              <w:left w:val="single" w:sz="6" w:space="0" w:color="auto"/>
              <w:bottom w:val="nil"/>
              <w:right w:val="single" w:sz="6" w:space="0" w:color="auto"/>
            </w:tcBorders>
          </w:tcPr>
          <w:p w:rsidR="00B024C4" w:rsidRDefault="00B024C4" w:rsidP="000E6101">
            <w:pPr>
              <w:pStyle w:val="TableHead"/>
            </w:pPr>
            <w:r>
              <w:t>Base Type</w:t>
            </w:r>
          </w:p>
        </w:tc>
      </w:tr>
      <w:tr w:rsidR="00B024C4" w:rsidTr="004D7FA8">
        <w:trPr>
          <w:cantSplit/>
        </w:trPr>
        <w:tc>
          <w:tcPr>
            <w:tcW w:w="2412" w:type="dxa"/>
            <w:tcBorders>
              <w:top w:val="single" w:sz="6" w:space="0" w:color="auto"/>
              <w:left w:val="single" w:sz="6" w:space="0" w:color="auto"/>
              <w:bottom w:val="single" w:sz="6" w:space="0" w:color="auto"/>
              <w:right w:val="single" w:sz="6" w:space="0" w:color="auto"/>
            </w:tcBorders>
          </w:tcPr>
          <w:p w:rsidR="00B024C4" w:rsidRDefault="00B024C4">
            <w:pPr>
              <w:pStyle w:val="TableCellCourierNew"/>
            </w:pPr>
            <w:r>
              <w:t>Vi</w:t>
            </w:r>
          </w:p>
        </w:tc>
        <w:tc>
          <w:tcPr>
            <w:tcW w:w="4320" w:type="dxa"/>
            <w:tcBorders>
              <w:top w:val="single" w:sz="6" w:space="0" w:color="auto"/>
              <w:left w:val="single" w:sz="6" w:space="0" w:color="auto"/>
              <w:bottom w:val="single" w:sz="6" w:space="0" w:color="auto"/>
              <w:right w:val="single" w:sz="6" w:space="0" w:color="auto"/>
            </w:tcBorders>
          </w:tcPr>
          <w:p w:rsidR="00B024C4" w:rsidRDefault="00B024C4">
            <w:pPr>
              <w:pStyle w:val="TableCell"/>
            </w:pPr>
            <w:r>
              <w:t>Instrument handle.</w:t>
            </w:r>
          </w:p>
        </w:tc>
        <w:tc>
          <w:tcPr>
            <w:tcW w:w="2088" w:type="dxa"/>
            <w:tcBorders>
              <w:top w:val="single" w:sz="6" w:space="0" w:color="auto"/>
              <w:left w:val="single" w:sz="6" w:space="0" w:color="auto"/>
              <w:bottom w:val="single" w:sz="6" w:space="0" w:color="auto"/>
              <w:right w:val="single" w:sz="6" w:space="0" w:color="auto"/>
            </w:tcBorders>
          </w:tcPr>
          <w:p w:rsidR="00B024C4" w:rsidRDefault="00B024C4">
            <w:pPr>
              <w:pStyle w:val="TableCellCourierNew"/>
            </w:pPr>
            <w:r>
              <w:t>ViSession</w:t>
            </w:r>
          </w:p>
        </w:tc>
      </w:tr>
      <w:tr w:rsidR="00B024C4" w:rsidTr="004D7FA8">
        <w:trPr>
          <w:cantSplit/>
        </w:trPr>
        <w:tc>
          <w:tcPr>
            <w:tcW w:w="2412" w:type="dxa"/>
            <w:tcBorders>
              <w:top w:val="single" w:sz="6" w:space="0" w:color="auto"/>
              <w:left w:val="single" w:sz="6" w:space="0" w:color="auto"/>
              <w:bottom w:val="single" w:sz="6" w:space="0" w:color="auto"/>
              <w:right w:val="single" w:sz="6" w:space="0" w:color="auto"/>
            </w:tcBorders>
          </w:tcPr>
          <w:p w:rsidR="00B024C4" w:rsidRDefault="006F5F29">
            <w:pPr>
              <w:pStyle w:val="TableCellCourierNew"/>
            </w:pPr>
            <w:r>
              <w:t>PretriggerSamples</w:t>
            </w:r>
          </w:p>
        </w:tc>
        <w:tc>
          <w:tcPr>
            <w:tcW w:w="4320" w:type="dxa"/>
            <w:tcBorders>
              <w:top w:val="single" w:sz="6" w:space="0" w:color="auto"/>
              <w:left w:val="single" w:sz="6" w:space="0" w:color="auto"/>
              <w:bottom w:val="single" w:sz="6" w:space="0" w:color="auto"/>
              <w:right w:val="single" w:sz="6" w:space="0" w:color="auto"/>
            </w:tcBorders>
          </w:tcPr>
          <w:p w:rsidR="00B024C4" w:rsidRPr="004E340F" w:rsidRDefault="004E340F">
            <w:pPr>
              <w:pStyle w:val="TableCell"/>
            </w:pPr>
            <w:r>
              <w:t xml:space="preserve">Specifies </w:t>
            </w:r>
            <w:r w:rsidRPr="004E340F">
              <w:t>the number of samples that must be collected before a trigger event will be recognized</w:t>
            </w:r>
            <w:r w:rsidR="0080634C">
              <w:t xml:space="preserve">. </w:t>
            </w:r>
            <w:r>
              <w:t>See the attribute description for more information.</w:t>
            </w:r>
            <w:r w:rsidRPr="004E340F">
              <w:t xml:space="preserve"> </w:t>
            </w:r>
            <w:r w:rsidR="00DB529E">
              <w:t>The driver sets the Pretrigger Samples attribute to this value.</w:t>
            </w:r>
          </w:p>
        </w:tc>
        <w:tc>
          <w:tcPr>
            <w:tcW w:w="2088" w:type="dxa"/>
            <w:tcBorders>
              <w:top w:val="single" w:sz="6" w:space="0" w:color="auto"/>
              <w:left w:val="single" w:sz="6" w:space="0" w:color="auto"/>
              <w:bottom w:val="single" w:sz="6" w:space="0" w:color="auto"/>
              <w:right w:val="single" w:sz="6" w:space="0" w:color="auto"/>
            </w:tcBorders>
          </w:tcPr>
          <w:p w:rsidR="00B024C4" w:rsidRDefault="00B024C4">
            <w:pPr>
              <w:pStyle w:val="TableCellCourierNew"/>
            </w:pPr>
            <w:r>
              <w:t>ViInt</w:t>
            </w:r>
            <w:r w:rsidR="00BC5DE2">
              <w:t>64</w:t>
            </w:r>
          </w:p>
        </w:tc>
      </w:tr>
    </w:tbl>
    <w:p w:rsidR="00B024C4" w:rsidRDefault="00B024C4" w:rsidP="00B024C4">
      <w:pPr>
        <w:pStyle w:val="FunctionHead"/>
      </w:pPr>
      <w:r>
        <w:t>Return Values</w:t>
      </w:r>
      <w:r w:rsidR="00FE5793">
        <w:t xml:space="preserve"> (C)</w:t>
      </w:r>
    </w:p>
    <w:p w:rsidR="00B024C4" w:rsidRDefault="00B024C4" w:rsidP="00B024C4">
      <w:pPr>
        <w:pStyle w:val="Body1"/>
      </w:pPr>
      <w:r>
        <w:t xml:space="preserve">The </w:t>
      </w:r>
      <w:r>
        <w:rPr>
          <w:rStyle w:val="Italic"/>
        </w:rPr>
        <w:t>IVI-3.2: Inherent Capabilities Specification</w:t>
      </w:r>
      <w:r>
        <w:t xml:space="preserve"> defines general status codes that this function can return.</w:t>
      </w:r>
    </w:p>
    <w:p w:rsidR="00B024C4" w:rsidRDefault="00B024C4" w:rsidP="00B024C4">
      <w:pPr>
        <w:pStyle w:val="Body1"/>
        <w:rPr>
          <w:sz w:val="12"/>
          <w:szCs w:val="12"/>
        </w:rPr>
      </w:pPr>
      <w:r>
        <w:br w:type="page"/>
      </w:r>
    </w:p>
    <w:p w:rsidR="00B024C4" w:rsidRDefault="00B024C4" w:rsidP="009427CF">
      <w:pPr>
        <w:pStyle w:val="Heading2"/>
      </w:pPr>
      <w:bookmarkStart w:id="1052" w:name="_Toc304583863"/>
      <w:bookmarkStart w:id="1053" w:name="_Toc306374714"/>
      <w:r>
        <w:t>IviDigitizer</w:t>
      </w:r>
      <w:r w:rsidR="006F5F29">
        <w:t>PretriggerSamples</w:t>
      </w:r>
      <w:r>
        <w:t xml:space="preserve"> Behavior Model</w:t>
      </w:r>
      <w:bookmarkEnd w:id="1052"/>
      <w:bookmarkEnd w:id="1053"/>
    </w:p>
    <w:p w:rsidR="00B024C4" w:rsidRDefault="00B024C4" w:rsidP="00B024C4">
      <w:pPr>
        <w:pStyle w:val="Body1"/>
      </w:pPr>
      <w:r>
        <w:t>The IviDigitizer</w:t>
      </w:r>
      <w:r w:rsidR="006F5F29">
        <w:t>PretriggerSamples</w:t>
      </w:r>
      <w:r>
        <w:t xml:space="preserve">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B024C4" w:rsidRDefault="00B024C4" w:rsidP="009427CF">
      <w:pPr>
        <w:pStyle w:val="Heading2"/>
      </w:pPr>
      <w:bookmarkStart w:id="1054" w:name="_Toc304583864"/>
      <w:bookmarkStart w:id="1055" w:name="_Toc306374715"/>
      <w:r>
        <w:t>IviDigitizer</w:t>
      </w:r>
      <w:r w:rsidR="006F5F29">
        <w:t>PretriggerSamples</w:t>
      </w:r>
      <w:r>
        <w:t xml:space="preserve"> Compliance Notes</w:t>
      </w:r>
      <w:bookmarkEnd w:id="1054"/>
      <w:bookmarkEnd w:id="1055"/>
    </w:p>
    <w:p w:rsidR="00B024C4" w:rsidRDefault="00B024C4" w:rsidP="00B024C4">
      <w:pPr>
        <w:pStyle w:val="Body1"/>
      </w:pPr>
      <w:r>
        <w:t>For a specific driver to comply with the IviDigitizer</w:t>
      </w:r>
      <w:r w:rsidR="006F5F29">
        <w:t>PretriggerSamples</w:t>
      </w:r>
      <w:r>
        <w:t xml:space="preserve"> extension, it shall be compliant with the IviDigitizerBase capability group and it shall implement all of the attributes and functions listed in this section.</w:t>
      </w:r>
    </w:p>
    <w:p w:rsidR="00A504AC" w:rsidRDefault="00A504AC" w:rsidP="00A504AC">
      <w:pPr>
        <w:pStyle w:val="Body"/>
      </w:pPr>
    </w:p>
    <w:p w:rsidR="00A504AC" w:rsidRDefault="00A504AC" w:rsidP="00A504AC">
      <w:pPr>
        <w:pStyle w:val="Heading1"/>
      </w:pPr>
      <w:bookmarkStart w:id="1056" w:name="_Toc304583865"/>
      <w:bookmarkStart w:id="1057" w:name="_Toc306374716"/>
      <w:r>
        <w:lastRenderedPageBreak/>
        <w:t>IviDigitizerTriggerHoldoff Extension Group</w:t>
      </w:r>
      <w:bookmarkEnd w:id="1056"/>
      <w:bookmarkEnd w:id="1057"/>
    </w:p>
    <w:p w:rsidR="00A504AC" w:rsidRDefault="00A504AC" w:rsidP="00A504AC">
      <w:pPr>
        <w:pStyle w:val="Heading2"/>
      </w:pPr>
      <w:bookmarkStart w:id="1058" w:name="_Toc304583866"/>
      <w:bookmarkStart w:id="1059" w:name="_Toc306374717"/>
      <w:r>
        <w:t>IviDigitizerTriggerHoldoff Overview</w:t>
      </w:r>
      <w:bookmarkEnd w:id="1058"/>
      <w:bookmarkEnd w:id="1059"/>
    </w:p>
    <w:p w:rsidR="00A504AC" w:rsidRDefault="00A504AC" w:rsidP="00A504AC">
      <w:pPr>
        <w:pStyle w:val="Body1"/>
      </w:pPr>
      <w:r>
        <w:t xml:space="preserve">The IviDigitizerTriggerHoldoff extension group supports digitizers with the ability to specify a trigger holdoff, which is defined as </w:t>
      </w:r>
      <w:r w:rsidRPr="00D44417">
        <w:t>the length of time the digitizer waits after it detects a trigger until the digitizer enables the trigger subsystem to detect another trigger</w:t>
      </w:r>
      <w:r w:rsidR="0080634C">
        <w:t xml:space="preserve">. </w:t>
      </w:r>
      <w:r>
        <w:t>Trigger holdoff is often used avoid triggering in the middle of a long signal</w:t>
      </w:r>
      <w:r w:rsidR="0080634C">
        <w:t xml:space="preserve">. </w:t>
      </w:r>
      <w:r>
        <w:t>This allows the digitizer to skip over uninteresting portions of the signal.</w:t>
      </w:r>
    </w:p>
    <w:p w:rsidR="00A504AC" w:rsidRDefault="00A504AC" w:rsidP="00A504AC">
      <w:pPr>
        <w:pStyle w:val="Heading2"/>
      </w:pPr>
      <w:bookmarkStart w:id="1060" w:name="_Toc304583867"/>
      <w:bookmarkStart w:id="1061" w:name="_Toc306374718"/>
      <w:r>
        <w:t>IviDigitizerTriggerHoldoff Attributes</w:t>
      </w:r>
      <w:bookmarkEnd w:id="1060"/>
      <w:bookmarkEnd w:id="1061"/>
    </w:p>
    <w:p w:rsidR="00A504AC" w:rsidRDefault="00A504AC" w:rsidP="00A504AC">
      <w:pPr>
        <w:pStyle w:val="Body1"/>
      </w:pPr>
      <w:r>
        <w:t>The IviDigitizerTriggerHoldoff extension group defines the following attributes:</w:t>
      </w:r>
    </w:p>
    <w:p w:rsidR="00A504AC" w:rsidRDefault="00A504AC" w:rsidP="00E95170">
      <w:pPr>
        <w:pStyle w:val="ListBullet"/>
        <w:numPr>
          <w:ilvl w:val="0"/>
          <w:numId w:val="63"/>
        </w:numPr>
      </w:pPr>
      <w:r>
        <w:t>Trigger Holdoff</w:t>
      </w:r>
    </w:p>
    <w:p w:rsidR="00A504AC" w:rsidRDefault="00A504AC" w:rsidP="00A504AC">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A504AC" w:rsidRDefault="00A504AC" w:rsidP="00A504AC">
      <w:pPr>
        <w:pStyle w:val="Body1"/>
        <w:rPr>
          <w:sz w:val="12"/>
          <w:szCs w:val="12"/>
        </w:rPr>
      </w:pPr>
      <w:r>
        <w:br w:type="page"/>
      </w:r>
    </w:p>
    <w:p w:rsidR="00A504AC" w:rsidRDefault="00A504AC" w:rsidP="00A504AC">
      <w:pPr>
        <w:pStyle w:val="Heading3"/>
      </w:pPr>
      <w:bookmarkStart w:id="1062" w:name="_Toc304583868"/>
      <w:bookmarkStart w:id="1063" w:name="_Toc306374719"/>
      <w:r>
        <w:t>Trigger Holdoff</w:t>
      </w:r>
      <w:bookmarkEnd w:id="1062"/>
      <w:bookmarkEnd w:id="1063"/>
    </w:p>
    <w:p w:rsidR="00A504AC" w:rsidRDefault="00A504AC" w:rsidP="00A504AC"/>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266"/>
        <w:gridCol w:w="990"/>
        <w:gridCol w:w="1350"/>
        <w:gridCol w:w="1260"/>
        <w:gridCol w:w="3494"/>
      </w:tblGrid>
      <w:tr w:rsidR="00A504AC" w:rsidTr="00FE5793">
        <w:trPr>
          <w:cantSplit/>
          <w:tblHeader/>
        </w:trPr>
        <w:tc>
          <w:tcPr>
            <w:tcW w:w="2266" w:type="dxa"/>
            <w:tcBorders>
              <w:top w:val="single" w:sz="4" w:space="0" w:color="auto"/>
              <w:left w:val="single" w:sz="4" w:space="0" w:color="auto"/>
              <w:bottom w:val="double" w:sz="6" w:space="0" w:color="auto"/>
            </w:tcBorders>
          </w:tcPr>
          <w:p w:rsidR="00A504AC" w:rsidRDefault="00A504AC" w:rsidP="001D305A">
            <w:pPr>
              <w:pStyle w:val="TableHead"/>
            </w:pPr>
            <w:r>
              <w:t>Data Type</w:t>
            </w:r>
          </w:p>
        </w:tc>
        <w:tc>
          <w:tcPr>
            <w:tcW w:w="990" w:type="dxa"/>
            <w:tcBorders>
              <w:top w:val="single" w:sz="4" w:space="0" w:color="auto"/>
              <w:bottom w:val="double" w:sz="6" w:space="0" w:color="auto"/>
            </w:tcBorders>
          </w:tcPr>
          <w:p w:rsidR="00A504AC" w:rsidRDefault="00A504AC" w:rsidP="001D305A">
            <w:pPr>
              <w:pStyle w:val="TableHead"/>
            </w:pPr>
            <w:r>
              <w:t>Access</w:t>
            </w:r>
          </w:p>
        </w:tc>
        <w:tc>
          <w:tcPr>
            <w:tcW w:w="1350" w:type="dxa"/>
            <w:tcBorders>
              <w:top w:val="single" w:sz="4" w:space="0" w:color="auto"/>
              <w:bottom w:val="double" w:sz="6" w:space="0" w:color="auto"/>
            </w:tcBorders>
          </w:tcPr>
          <w:p w:rsidR="00A504AC" w:rsidRDefault="00A504AC" w:rsidP="001D305A">
            <w:pPr>
              <w:pStyle w:val="TableHead"/>
            </w:pPr>
            <w:r>
              <w:t>Applies To</w:t>
            </w:r>
          </w:p>
        </w:tc>
        <w:tc>
          <w:tcPr>
            <w:tcW w:w="1260" w:type="dxa"/>
            <w:tcBorders>
              <w:top w:val="single" w:sz="4" w:space="0" w:color="auto"/>
              <w:bottom w:val="double" w:sz="6" w:space="0" w:color="auto"/>
            </w:tcBorders>
          </w:tcPr>
          <w:p w:rsidR="00A504AC" w:rsidRDefault="00A504AC" w:rsidP="001D305A">
            <w:pPr>
              <w:pStyle w:val="TableHead"/>
            </w:pPr>
            <w:r>
              <w:t>Coercion</w:t>
            </w:r>
          </w:p>
        </w:tc>
        <w:tc>
          <w:tcPr>
            <w:tcW w:w="3494" w:type="dxa"/>
            <w:tcBorders>
              <w:top w:val="single" w:sz="4" w:space="0" w:color="auto"/>
              <w:bottom w:val="double" w:sz="6" w:space="0" w:color="auto"/>
              <w:right w:val="single" w:sz="6" w:space="0" w:color="auto"/>
            </w:tcBorders>
          </w:tcPr>
          <w:p w:rsidR="00A504AC" w:rsidRDefault="00A504AC" w:rsidP="001D305A">
            <w:pPr>
              <w:pStyle w:val="TableHead"/>
            </w:pPr>
            <w:r>
              <w:t>High Level Functions</w:t>
            </w:r>
          </w:p>
        </w:tc>
      </w:tr>
      <w:tr w:rsidR="00A504AC" w:rsidTr="00FE5793">
        <w:tblPrEx>
          <w:tblBorders>
            <w:top w:val="single" w:sz="6" w:space="0" w:color="auto"/>
            <w:left w:val="single" w:sz="6" w:space="0" w:color="auto"/>
            <w:bottom w:val="single" w:sz="6" w:space="0" w:color="auto"/>
            <w:right w:val="single" w:sz="6" w:space="0" w:color="auto"/>
          </w:tblBorders>
        </w:tblPrEx>
        <w:trPr>
          <w:cantSplit/>
        </w:trPr>
        <w:tc>
          <w:tcPr>
            <w:tcW w:w="2266" w:type="dxa"/>
            <w:tcBorders>
              <w:top w:val="double" w:sz="6" w:space="0" w:color="auto"/>
            </w:tcBorders>
          </w:tcPr>
          <w:p w:rsidR="00A504AC" w:rsidRDefault="00A504AC" w:rsidP="001D305A">
            <w:pPr>
              <w:pStyle w:val="TableCellCourierNew"/>
            </w:pPr>
            <w:r>
              <w:t>ViReal64</w:t>
            </w:r>
            <w:r w:rsidR="00FE5793">
              <w:t xml:space="preserve"> (C/COM)</w:t>
            </w:r>
          </w:p>
          <w:p w:rsidR="00FE5793" w:rsidRDefault="00FE5793" w:rsidP="001D305A">
            <w:pPr>
              <w:pStyle w:val="TableCellCourierNew"/>
            </w:pPr>
            <w:r>
              <w:t>PrecisionTimeSpan (.NET)</w:t>
            </w:r>
          </w:p>
        </w:tc>
        <w:tc>
          <w:tcPr>
            <w:tcW w:w="990" w:type="dxa"/>
            <w:tcBorders>
              <w:top w:val="double" w:sz="6" w:space="0" w:color="auto"/>
            </w:tcBorders>
          </w:tcPr>
          <w:p w:rsidR="00A504AC" w:rsidRDefault="00A504AC" w:rsidP="001D305A">
            <w:pPr>
              <w:pStyle w:val="TableCell"/>
            </w:pPr>
            <w:r>
              <w:t>R/W</w:t>
            </w:r>
          </w:p>
        </w:tc>
        <w:tc>
          <w:tcPr>
            <w:tcW w:w="1350" w:type="dxa"/>
            <w:tcBorders>
              <w:top w:val="double" w:sz="6" w:space="0" w:color="auto"/>
            </w:tcBorders>
          </w:tcPr>
          <w:p w:rsidR="00A504AC" w:rsidRDefault="000735C3" w:rsidP="001D305A">
            <w:pPr>
              <w:pStyle w:val="TableCell"/>
            </w:pPr>
            <w:r>
              <w:t>N/A</w:t>
            </w:r>
          </w:p>
        </w:tc>
        <w:tc>
          <w:tcPr>
            <w:tcW w:w="1260" w:type="dxa"/>
            <w:tcBorders>
              <w:top w:val="double" w:sz="6" w:space="0" w:color="auto"/>
            </w:tcBorders>
          </w:tcPr>
          <w:p w:rsidR="00A504AC" w:rsidRDefault="00E938C5" w:rsidP="001D305A">
            <w:pPr>
              <w:pStyle w:val="TableCell"/>
            </w:pPr>
            <w:r>
              <w:t>Down</w:t>
            </w:r>
          </w:p>
        </w:tc>
        <w:tc>
          <w:tcPr>
            <w:tcW w:w="3494" w:type="dxa"/>
            <w:tcBorders>
              <w:top w:val="double" w:sz="6" w:space="0" w:color="auto"/>
            </w:tcBorders>
          </w:tcPr>
          <w:p w:rsidR="00A504AC" w:rsidRDefault="00CF4FF5" w:rsidP="001D305A">
            <w:pPr>
              <w:pStyle w:val="TableCell"/>
            </w:pPr>
            <w:r>
              <w:t>Configure Trigger Holdoff (IVI-C only)</w:t>
            </w:r>
          </w:p>
        </w:tc>
      </w:tr>
    </w:tbl>
    <w:p w:rsidR="00FE5793" w:rsidRDefault="00FE5793" w:rsidP="00FE5793">
      <w:pPr>
        <w:pStyle w:val="FunctionHead"/>
      </w:pPr>
      <w:r>
        <w:t>.NET Property Name</w:t>
      </w:r>
    </w:p>
    <w:p w:rsidR="00FE5793" w:rsidRDefault="00FE5793" w:rsidP="00FE5793">
      <w:pPr>
        <w:pStyle w:val="Body1"/>
        <w:rPr>
          <w:rStyle w:val="monospace"/>
        </w:rPr>
      </w:pPr>
      <w:r>
        <w:rPr>
          <w:rStyle w:val="monospace"/>
        </w:rPr>
        <w:t>Trigger.Holdoff</w:t>
      </w:r>
    </w:p>
    <w:p w:rsidR="00A504AC" w:rsidRDefault="00A504AC" w:rsidP="00A504AC">
      <w:pPr>
        <w:pStyle w:val="FunctionHead"/>
      </w:pPr>
      <w:r>
        <w:t>COM Property Name</w:t>
      </w:r>
    </w:p>
    <w:p w:rsidR="00A504AC" w:rsidRDefault="009249C0" w:rsidP="00A504AC">
      <w:pPr>
        <w:pStyle w:val="Body1"/>
        <w:rPr>
          <w:rStyle w:val="monospace"/>
        </w:rPr>
      </w:pPr>
      <w:r>
        <w:rPr>
          <w:rStyle w:val="monospace"/>
        </w:rPr>
        <w:t>Trigger.</w:t>
      </w:r>
      <w:r w:rsidR="00A504AC">
        <w:rPr>
          <w:rStyle w:val="monospace"/>
        </w:rPr>
        <w:t>Holdoff</w:t>
      </w:r>
    </w:p>
    <w:p w:rsidR="00A504AC" w:rsidRDefault="00A504AC" w:rsidP="00A504AC">
      <w:pPr>
        <w:pStyle w:val="FunctionHead"/>
      </w:pPr>
      <w:r>
        <w:t>C Constant Name</w:t>
      </w:r>
    </w:p>
    <w:p w:rsidR="00A504AC" w:rsidRDefault="00A504AC" w:rsidP="00A504AC">
      <w:pPr>
        <w:pStyle w:val="Body1"/>
      </w:pPr>
      <w:r>
        <w:rPr>
          <w:rFonts w:ascii="Courier New" w:hAnsi="Courier New" w:cs="Courier New"/>
          <w:sz w:val="18"/>
          <w:szCs w:val="18"/>
        </w:rPr>
        <w:t>IVIDIGITIZER_ATTR_TRIGGER_HOLDOFF</w:t>
      </w:r>
    </w:p>
    <w:p w:rsidR="00A504AC" w:rsidRDefault="00A504AC" w:rsidP="00A504AC">
      <w:pPr>
        <w:pStyle w:val="FunctionHead"/>
      </w:pPr>
      <w:r>
        <w:t>Description</w:t>
      </w:r>
    </w:p>
    <w:p w:rsidR="00A504AC" w:rsidRDefault="00A504AC" w:rsidP="00A504AC">
      <w:pPr>
        <w:pStyle w:val="Body1"/>
      </w:pPr>
      <w:r>
        <w:t>Specifies the length of time the digitizer waits after it detects a trigger until the digitizer enables the trigger subsystem to detect another trigger</w:t>
      </w:r>
      <w:r w:rsidR="00C06F58">
        <w:t xml:space="preserve">. </w:t>
      </w:r>
      <w:r w:rsidR="00306E2D">
        <w:t>For C and COM, the units are seconds</w:t>
      </w:r>
      <w:r w:rsidR="00C06F58">
        <w:t xml:space="preserve">. </w:t>
      </w:r>
      <w:r w:rsidR="00306E2D">
        <w:t>For .NET, the units are implicit in the definition of PrecisionTimeSpan</w:t>
      </w:r>
      <w:r>
        <w:t>. The Trigger Holdoff attribute affects instrument operation only when the digitizer requires multiple acquisitions to build a complete waveform</w:t>
      </w:r>
      <w:r w:rsidR="0080634C">
        <w:t xml:space="preserve">. </w:t>
      </w:r>
      <w:r>
        <w:t>If Trigger Holdoff and Pre</w:t>
      </w:r>
      <w:r w:rsidR="006F5F29">
        <w:t>t</w:t>
      </w:r>
      <w:r>
        <w:t>riggerSamples are both non-zero, then both conditions must be satisfied before the digitizer will accept a trigger</w:t>
      </w:r>
      <w:r w:rsidR="0080634C">
        <w:t xml:space="preserve">. </w:t>
      </w:r>
      <w:r>
        <w:t>Note: Many digitizers have a small, non-zero value as the minimum value for this attribute. To configure the instrument to use the shortest trigger hold-off, the user can specify a value of zero for this attribute. Therefore, the IVI Class-Compliant specific driver shall coerce any value between zero and the minimum value to the minimum value. No other coercion is allowed on this attribute.</w:t>
      </w:r>
    </w:p>
    <w:p w:rsidR="00FE5793" w:rsidRPr="00F7116C" w:rsidRDefault="00FE5793" w:rsidP="00FE5793">
      <w:pPr>
        <w:pStyle w:val="AttrFuncSubheading"/>
        <w:rPr>
          <w:color w:val="auto"/>
        </w:rPr>
      </w:pPr>
      <w:r w:rsidRPr="00F7116C">
        <w:rPr>
          <w:color w:val="auto"/>
        </w:rPr>
        <w:t>.NET Exceptions</w:t>
      </w:r>
    </w:p>
    <w:p w:rsidR="00FE5793" w:rsidRDefault="00FE5793" w:rsidP="00FE579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A504AC" w:rsidRDefault="00A504AC" w:rsidP="00A504AC">
      <w:pPr>
        <w:pStyle w:val="Body1"/>
        <w:rPr>
          <w:sz w:val="12"/>
          <w:szCs w:val="12"/>
        </w:rPr>
      </w:pPr>
      <w:r>
        <w:br w:type="page"/>
      </w:r>
    </w:p>
    <w:p w:rsidR="00A504AC" w:rsidRDefault="00A504AC" w:rsidP="00A504AC">
      <w:pPr>
        <w:pStyle w:val="Heading2"/>
      </w:pPr>
      <w:bookmarkStart w:id="1064" w:name="_Toc304583869"/>
      <w:bookmarkStart w:id="1065" w:name="_Toc306374720"/>
      <w:r>
        <w:t>IviDigitizerTriggerHoldoff Functions</w:t>
      </w:r>
      <w:bookmarkEnd w:id="1064"/>
      <w:bookmarkEnd w:id="1065"/>
    </w:p>
    <w:p w:rsidR="00A504AC" w:rsidRDefault="00A504AC" w:rsidP="00A504AC">
      <w:pPr>
        <w:pStyle w:val="Body1"/>
      </w:pPr>
      <w:r>
        <w:t>The IviDigitizerTriggerHoldoff extension group defines the following function:</w:t>
      </w:r>
    </w:p>
    <w:p w:rsidR="00A504AC" w:rsidRDefault="00A504AC" w:rsidP="00E95170">
      <w:pPr>
        <w:pStyle w:val="ListBullet"/>
        <w:numPr>
          <w:ilvl w:val="0"/>
          <w:numId w:val="63"/>
        </w:numPr>
      </w:pPr>
      <w:r>
        <w:t>Configure Trigger Holdoff</w:t>
      </w:r>
      <w:r w:rsidR="00E95170">
        <w:t xml:space="preserve"> (IVI-C only)</w:t>
      </w:r>
    </w:p>
    <w:p w:rsidR="00A504AC" w:rsidRDefault="00A504AC" w:rsidP="00A504AC">
      <w:pPr>
        <w:pStyle w:val="Body"/>
        <w:rPr>
          <w:sz w:val="18"/>
          <w:szCs w:val="18"/>
        </w:rPr>
      </w:pPr>
      <w:r>
        <w:t>This section describes the behavior and requirements of this function.</w:t>
      </w:r>
    </w:p>
    <w:p w:rsidR="00A504AC" w:rsidRDefault="00A504AC" w:rsidP="00A504AC">
      <w:pPr>
        <w:pStyle w:val="Body1"/>
        <w:rPr>
          <w:sz w:val="12"/>
          <w:szCs w:val="12"/>
        </w:rPr>
      </w:pPr>
      <w:r>
        <w:br w:type="page"/>
      </w:r>
    </w:p>
    <w:p w:rsidR="00A504AC" w:rsidRDefault="00A504AC" w:rsidP="00A504AC">
      <w:pPr>
        <w:pStyle w:val="Heading3"/>
      </w:pPr>
      <w:bookmarkStart w:id="1066" w:name="_Toc304583870"/>
      <w:bookmarkStart w:id="1067" w:name="_Toc306374721"/>
      <w:r>
        <w:t>Configure Trigger Holdoff (IVI-C Only)</w:t>
      </w:r>
      <w:bookmarkEnd w:id="1066"/>
      <w:bookmarkEnd w:id="1067"/>
    </w:p>
    <w:p w:rsidR="00A504AC" w:rsidRDefault="00A504AC" w:rsidP="00A504AC">
      <w:pPr>
        <w:pStyle w:val="FunctionHead"/>
      </w:pPr>
      <w:r>
        <w:t>Description</w:t>
      </w:r>
    </w:p>
    <w:p w:rsidR="00A504AC" w:rsidRDefault="00186450" w:rsidP="00A504AC">
      <w:pPr>
        <w:pStyle w:val="Body1"/>
      </w:pPr>
      <w:r>
        <w:rPr>
          <w:color w:val="000000"/>
        </w:rPr>
        <w:t>This function configures the digitizer’s trigger holdoff.</w:t>
      </w:r>
    </w:p>
    <w:p w:rsidR="00FE5793" w:rsidRDefault="00FE5793" w:rsidP="00FE5793">
      <w:pPr>
        <w:pStyle w:val="FunctionHead"/>
      </w:pPr>
      <w:r>
        <w:t>.NET Method Prototype</w:t>
      </w:r>
    </w:p>
    <w:p w:rsidR="00FE5793" w:rsidRDefault="00FE5793" w:rsidP="00FE5793">
      <w:pPr>
        <w:pStyle w:val="Code1"/>
      </w:pPr>
      <w:r>
        <w:t>N/A</w:t>
      </w:r>
    </w:p>
    <w:p w:rsidR="00FE5793" w:rsidRDefault="00FE5793" w:rsidP="00FE5793">
      <w:pPr>
        <w:pStyle w:val="Code1"/>
      </w:pPr>
      <w:r>
        <w:t xml:space="preserve">(use the </w:t>
      </w:r>
      <w:r>
        <w:rPr>
          <w:rStyle w:val="monospace"/>
        </w:rPr>
        <w:t>Trigger.Holdoff property)</w:t>
      </w:r>
    </w:p>
    <w:p w:rsidR="00A504AC" w:rsidRDefault="00A504AC" w:rsidP="00A504AC">
      <w:pPr>
        <w:pStyle w:val="FunctionHead"/>
      </w:pPr>
      <w:r>
        <w:t>COM Method Prototype</w:t>
      </w:r>
    </w:p>
    <w:p w:rsidR="00A504AC" w:rsidRDefault="00A504AC" w:rsidP="00A504AC">
      <w:pPr>
        <w:pStyle w:val="Code1"/>
      </w:pPr>
      <w:r>
        <w:t>N/A</w:t>
      </w:r>
    </w:p>
    <w:p w:rsidR="00F50026" w:rsidRDefault="00F50026" w:rsidP="00F50026">
      <w:pPr>
        <w:pStyle w:val="Code1"/>
      </w:pPr>
      <w:r>
        <w:t xml:space="preserve">(use the </w:t>
      </w:r>
      <w:r>
        <w:rPr>
          <w:rStyle w:val="monospace"/>
        </w:rPr>
        <w:t>Trigger.Holdoff property)</w:t>
      </w:r>
    </w:p>
    <w:p w:rsidR="00A504AC" w:rsidRDefault="00A504AC" w:rsidP="00A504AC">
      <w:pPr>
        <w:pStyle w:val="FunctionHead"/>
      </w:pPr>
      <w:r>
        <w:t>C Prototype</w:t>
      </w:r>
    </w:p>
    <w:p w:rsidR="00A504AC" w:rsidRDefault="00A504AC" w:rsidP="00A504AC">
      <w:pPr>
        <w:pStyle w:val="Code1"/>
        <w:tabs>
          <w:tab w:val="left" w:pos="630"/>
        </w:tabs>
      </w:pPr>
      <w:r>
        <w:t>ViStatus IviDigitizer_ConfigureTriggerHoldoff (ViSession Vi,</w:t>
      </w:r>
      <w:r>
        <w:br/>
        <w:t xml:space="preserve">                                        </w:t>
      </w:r>
      <w:r w:rsidR="00F91236">
        <w:t xml:space="preserve">       </w:t>
      </w:r>
      <w:r>
        <w:t>ViReal64 TriggerHoldoff);</w:t>
      </w:r>
    </w:p>
    <w:p w:rsidR="00A504AC" w:rsidRDefault="00A504AC" w:rsidP="00A504AC">
      <w:pPr>
        <w:pStyle w:val="FunctionHead"/>
      </w:pPr>
      <w:r>
        <w:t>Parameters</w:t>
      </w:r>
    </w:p>
    <w:p w:rsidR="00A504AC" w:rsidRDefault="00A504AC" w:rsidP="00A504AC">
      <w:pPr>
        <w:pStyle w:val="Body1"/>
      </w:pPr>
    </w:p>
    <w:tbl>
      <w:tblPr>
        <w:tblW w:w="8821" w:type="dxa"/>
        <w:tblInd w:w="728" w:type="dxa"/>
        <w:tblLayout w:type="fixed"/>
        <w:tblCellMar>
          <w:left w:w="80" w:type="dxa"/>
          <w:right w:w="80" w:type="dxa"/>
        </w:tblCellMar>
        <w:tblLook w:val="0000"/>
      </w:tblPr>
      <w:tblGrid>
        <w:gridCol w:w="1800"/>
        <w:gridCol w:w="5292"/>
        <w:gridCol w:w="1729"/>
      </w:tblGrid>
      <w:tr w:rsidR="00A504AC" w:rsidTr="00DA6E7C">
        <w:trPr>
          <w:cantSplit/>
        </w:trPr>
        <w:tc>
          <w:tcPr>
            <w:tcW w:w="1800" w:type="dxa"/>
            <w:tcBorders>
              <w:top w:val="single" w:sz="6" w:space="0" w:color="auto"/>
              <w:left w:val="single" w:sz="6" w:space="0" w:color="auto"/>
              <w:right w:val="single" w:sz="6" w:space="0" w:color="auto"/>
            </w:tcBorders>
          </w:tcPr>
          <w:p w:rsidR="00A504AC" w:rsidRDefault="00A504AC" w:rsidP="000E6101">
            <w:pPr>
              <w:pStyle w:val="TableHead"/>
            </w:pPr>
            <w:r>
              <w:t>Inputs</w:t>
            </w:r>
          </w:p>
        </w:tc>
        <w:tc>
          <w:tcPr>
            <w:tcW w:w="5292" w:type="dxa"/>
            <w:tcBorders>
              <w:top w:val="single" w:sz="6" w:space="0" w:color="auto"/>
              <w:left w:val="single" w:sz="6" w:space="0" w:color="auto"/>
              <w:right w:val="single" w:sz="6" w:space="0" w:color="auto"/>
            </w:tcBorders>
          </w:tcPr>
          <w:p w:rsidR="00A504AC" w:rsidRDefault="00A504AC" w:rsidP="000E6101">
            <w:pPr>
              <w:pStyle w:val="TableHead"/>
            </w:pPr>
            <w:r>
              <w:t>Description</w:t>
            </w:r>
          </w:p>
        </w:tc>
        <w:tc>
          <w:tcPr>
            <w:tcW w:w="1729" w:type="dxa"/>
            <w:tcBorders>
              <w:top w:val="single" w:sz="6" w:space="0" w:color="auto"/>
              <w:left w:val="single" w:sz="6" w:space="0" w:color="auto"/>
              <w:right w:val="single" w:sz="6" w:space="0" w:color="auto"/>
            </w:tcBorders>
          </w:tcPr>
          <w:p w:rsidR="00A504AC" w:rsidRDefault="00A504AC" w:rsidP="000E6101">
            <w:pPr>
              <w:pStyle w:val="TableHead"/>
            </w:pPr>
            <w:r>
              <w:t>Base Type</w:t>
            </w:r>
          </w:p>
        </w:tc>
      </w:tr>
      <w:tr w:rsidR="00A504AC" w:rsidTr="00DA6E7C">
        <w:trPr>
          <w:cantSplit/>
        </w:trPr>
        <w:tc>
          <w:tcPr>
            <w:tcW w:w="1800" w:type="dxa"/>
            <w:tcBorders>
              <w:top w:val="single" w:sz="6" w:space="0" w:color="auto"/>
              <w:left w:val="single" w:sz="6" w:space="0" w:color="auto"/>
              <w:bottom w:val="single" w:sz="6" w:space="0" w:color="auto"/>
              <w:right w:val="single" w:sz="6" w:space="0" w:color="auto"/>
            </w:tcBorders>
          </w:tcPr>
          <w:p w:rsidR="00A504AC" w:rsidRDefault="00A504AC" w:rsidP="001D305A">
            <w:pPr>
              <w:pStyle w:val="TableCellCourierNew"/>
            </w:pPr>
            <w:r>
              <w:t>Vi</w:t>
            </w:r>
          </w:p>
        </w:tc>
        <w:tc>
          <w:tcPr>
            <w:tcW w:w="5292" w:type="dxa"/>
            <w:tcBorders>
              <w:top w:val="single" w:sz="6" w:space="0" w:color="auto"/>
              <w:left w:val="single" w:sz="6" w:space="0" w:color="auto"/>
              <w:bottom w:val="single" w:sz="6" w:space="0" w:color="auto"/>
              <w:right w:val="single" w:sz="6" w:space="0" w:color="auto"/>
            </w:tcBorders>
          </w:tcPr>
          <w:p w:rsidR="00A504AC" w:rsidRDefault="00A504AC" w:rsidP="001D305A">
            <w:pPr>
              <w:pStyle w:val="TableCell"/>
            </w:pPr>
            <w:r>
              <w:t>Instrument handle.</w:t>
            </w:r>
          </w:p>
        </w:tc>
        <w:tc>
          <w:tcPr>
            <w:tcW w:w="1729" w:type="dxa"/>
            <w:tcBorders>
              <w:top w:val="single" w:sz="6" w:space="0" w:color="auto"/>
              <w:left w:val="single" w:sz="6" w:space="0" w:color="auto"/>
              <w:bottom w:val="single" w:sz="6" w:space="0" w:color="auto"/>
              <w:right w:val="single" w:sz="6" w:space="0" w:color="auto"/>
            </w:tcBorders>
          </w:tcPr>
          <w:p w:rsidR="00A504AC" w:rsidRDefault="00A504AC" w:rsidP="001D305A">
            <w:pPr>
              <w:pStyle w:val="TableCellCourierNew"/>
            </w:pPr>
            <w:r>
              <w:t>ViSession</w:t>
            </w:r>
          </w:p>
        </w:tc>
      </w:tr>
      <w:tr w:rsidR="00A504AC" w:rsidTr="00DA6E7C">
        <w:trPr>
          <w:cantSplit/>
        </w:trPr>
        <w:tc>
          <w:tcPr>
            <w:tcW w:w="1800" w:type="dxa"/>
            <w:tcBorders>
              <w:top w:val="single" w:sz="6" w:space="0" w:color="auto"/>
              <w:left w:val="single" w:sz="6" w:space="0" w:color="auto"/>
              <w:bottom w:val="single" w:sz="6" w:space="0" w:color="auto"/>
              <w:right w:val="single" w:sz="6" w:space="0" w:color="auto"/>
            </w:tcBorders>
          </w:tcPr>
          <w:p w:rsidR="00A504AC" w:rsidRDefault="00A504AC" w:rsidP="001D305A">
            <w:pPr>
              <w:pStyle w:val="TableCellCourierNew"/>
            </w:pPr>
            <w:r>
              <w:t>TriggerHoldoff</w:t>
            </w:r>
          </w:p>
        </w:tc>
        <w:tc>
          <w:tcPr>
            <w:tcW w:w="5292" w:type="dxa"/>
            <w:tcBorders>
              <w:top w:val="single" w:sz="6" w:space="0" w:color="auto"/>
              <w:left w:val="single" w:sz="6" w:space="0" w:color="auto"/>
              <w:bottom w:val="single" w:sz="6" w:space="0" w:color="auto"/>
              <w:right w:val="single" w:sz="6" w:space="0" w:color="auto"/>
            </w:tcBorders>
          </w:tcPr>
          <w:p w:rsidR="00A504AC" w:rsidRDefault="00186450" w:rsidP="001D305A">
            <w:pPr>
              <w:pStyle w:val="TableCell"/>
            </w:pPr>
            <w:r>
              <w:t xml:space="preserve">Specifies </w:t>
            </w:r>
            <w:r w:rsidRPr="004E340F">
              <w:t xml:space="preserve">the </w:t>
            </w:r>
            <w:r>
              <w:t>length of time the digitizer waits after it detects a trigger until the digitizer enables the trigger subsystem to detect another trigger. The units are seconds</w:t>
            </w:r>
            <w:r w:rsidR="000D17AE">
              <w:t>.</w:t>
            </w:r>
            <w:r w:rsidRPr="004E340F">
              <w:t xml:space="preserve"> </w:t>
            </w:r>
            <w:r w:rsidR="000D17AE">
              <w:t xml:space="preserve">The driver sets the Trigger Holdoff attribute to this value. </w:t>
            </w:r>
            <w:r>
              <w:t>See the attribute description for more information.</w:t>
            </w:r>
          </w:p>
        </w:tc>
        <w:tc>
          <w:tcPr>
            <w:tcW w:w="1729" w:type="dxa"/>
            <w:tcBorders>
              <w:top w:val="single" w:sz="6" w:space="0" w:color="auto"/>
              <w:left w:val="single" w:sz="6" w:space="0" w:color="auto"/>
              <w:bottom w:val="single" w:sz="6" w:space="0" w:color="auto"/>
              <w:right w:val="single" w:sz="6" w:space="0" w:color="auto"/>
            </w:tcBorders>
          </w:tcPr>
          <w:p w:rsidR="00A504AC" w:rsidRDefault="00A504AC" w:rsidP="001D305A">
            <w:pPr>
              <w:pStyle w:val="TableCellCourierNew"/>
            </w:pPr>
            <w:r>
              <w:t>ViReal64</w:t>
            </w:r>
          </w:p>
        </w:tc>
      </w:tr>
    </w:tbl>
    <w:p w:rsidR="00A504AC" w:rsidRDefault="00A504AC" w:rsidP="00A504AC">
      <w:pPr>
        <w:pStyle w:val="FunctionHead"/>
      </w:pPr>
      <w:r>
        <w:t>Return Values</w:t>
      </w:r>
      <w:r w:rsidR="00FE5793">
        <w:t xml:space="preserve"> (C)</w:t>
      </w:r>
    </w:p>
    <w:p w:rsidR="00A504AC" w:rsidRDefault="00A504AC" w:rsidP="00A504AC">
      <w:pPr>
        <w:pStyle w:val="Body1"/>
      </w:pPr>
      <w:r>
        <w:t xml:space="preserve">The </w:t>
      </w:r>
      <w:r>
        <w:rPr>
          <w:rStyle w:val="Italic"/>
        </w:rPr>
        <w:t>IVI-3.2: Inherent Capabilities Specification</w:t>
      </w:r>
      <w:r>
        <w:t xml:space="preserve"> defines general status codes that this function can return.</w:t>
      </w:r>
    </w:p>
    <w:p w:rsidR="00A504AC" w:rsidRDefault="00A504AC" w:rsidP="00A504AC">
      <w:pPr>
        <w:pStyle w:val="Body1"/>
        <w:rPr>
          <w:sz w:val="12"/>
          <w:szCs w:val="12"/>
        </w:rPr>
      </w:pPr>
      <w:r>
        <w:br w:type="page"/>
      </w:r>
    </w:p>
    <w:p w:rsidR="00A504AC" w:rsidRDefault="00A504AC" w:rsidP="00A504AC">
      <w:pPr>
        <w:pStyle w:val="Heading2"/>
      </w:pPr>
      <w:bookmarkStart w:id="1068" w:name="_Toc304583871"/>
      <w:bookmarkStart w:id="1069" w:name="_Toc306374722"/>
      <w:r>
        <w:t>IviDigitizerTriggerHoldoff Behavior Model</w:t>
      </w:r>
      <w:bookmarkEnd w:id="1068"/>
      <w:bookmarkEnd w:id="1069"/>
    </w:p>
    <w:p w:rsidR="00A504AC" w:rsidRDefault="00A504AC" w:rsidP="00A504AC">
      <w:pPr>
        <w:pStyle w:val="Body1"/>
      </w:pPr>
      <w:r>
        <w:t>The IviDigitizerTriggerHoldoff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A504AC" w:rsidRDefault="00A504AC" w:rsidP="00A504AC">
      <w:pPr>
        <w:pStyle w:val="Heading2"/>
      </w:pPr>
      <w:bookmarkStart w:id="1070" w:name="_Toc304583872"/>
      <w:bookmarkStart w:id="1071" w:name="_Toc306374723"/>
      <w:r>
        <w:t>IviDigitizerTriggerHoldoff Compliance Notes</w:t>
      </w:r>
      <w:bookmarkEnd w:id="1070"/>
      <w:bookmarkEnd w:id="1071"/>
    </w:p>
    <w:p w:rsidR="00A504AC" w:rsidRDefault="00A504AC" w:rsidP="00A504AC">
      <w:pPr>
        <w:pStyle w:val="Body1"/>
      </w:pPr>
      <w:r>
        <w:t>For a specific driver to comply with the IviDigitizerTriggerHoldoff extension, it shall be compliant with the IviDigitizerBase capability group and it shall implement all of the attributes and functions listed in this section.</w:t>
      </w:r>
    </w:p>
    <w:p w:rsidR="00BF53B1" w:rsidRDefault="00BF53B1" w:rsidP="00BF53B1">
      <w:pPr>
        <w:pStyle w:val="Heading1"/>
      </w:pPr>
      <w:bookmarkStart w:id="1072" w:name="_Ref216853614"/>
      <w:bookmarkStart w:id="1073" w:name="_Toc304583873"/>
      <w:bookmarkStart w:id="1074" w:name="_Toc306374724"/>
      <w:r>
        <w:lastRenderedPageBreak/>
        <w:t>IviDigitizerGlitchTrigger Extension Group</w:t>
      </w:r>
      <w:bookmarkEnd w:id="1072"/>
      <w:bookmarkEnd w:id="1073"/>
      <w:bookmarkEnd w:id="1074"/>
    </w:p>
    <w:p w:rsidR="00BF53B1" w:rsidRDefault="00BF53B1" w:rsidP="00BF53B1">
      <w:pPr>
        <w:pStyle w:val="Heading2"/>
      </w:pPr>
      <w:bookmarkStart w:id="1075" w:name="_Toc304583874"/>
      <w:bookmarkStart w:id="1076" w:name="_Toc306374725"/>
      <w:r>
        <w:t>IviDigitizerGlitchTrigger Overview</w:t>
      </w:r>
      <w:bookmarkEnd w:id="1075"/>
      <w:bookmarkEnd w:id="1076"/>
    </w:p>
    <w:p w:rsidR="00BF53B1" w:rsidRDefault="00BF53B1" w:rsidP="00FC0E60">
      <w:pPr>
        <w:pStyle w:val="Body1"/>
        <w:spacing w:before="200"/>
        <w:rPr>
          <w:color w:val="000000"/>
        </w:rPr>
      </w:pPr>
      <w:r>
        <w:rPr>
          <w:color w:val="000000"/>
        </w:rPr>
        <w:t>In addition to the fundamental capabilities, the Ivi</w:t>
      </w:r>
      <w:r w:rsidRPr="004E4B36">
        <w:rPr>
          <w:color w:val="000000"/>
        </w:rPr>
        <w:t>Digitizer</w:t>
      </w:r>
      <w:r>
        <w:rPr>
          <w:color w:val="000000"/>
        </w:rPr>
        <w:t xml:space="preserve">GlitchTrigger extension group defines extensions for </w:t>
      </w:r>
      <w:r w:rsidRPr="004E4B36">
        <w:rPr>
          <w:color w:val="000000"/>
        </w:rPr>
        <w:t>digitizer</w:t>
      </w:r>
      <w:r>
        <w:rPr>
          <w:color w:val="000000"/>
        </w:rPr>
        <w:t>s that can trigger on a “glitch” pulses.</w:t>
      </w:r>
    </w:p>
    <w:p w:rsidR="00BF53B1" w:rsidRDefault="00BF53B1" w:rsidP="00BF53B1">
      <w:pPr>
        <w:pStyle w:val="Body"/>
        <w:rPr>
          <w:color w:val="000000"/>
        </w:rPr>
      </w:pPr>
      <w:r>
        <w:rPr>
          <w:color w:val="000000"/>
        </w:rPr>
        <w:t xml:space="preserve">A glitch occurs when the </w:t>
      </w:r>
      <w:r w:rsidRPr="004E4B36">
        <w:rPr>
          <w:color w:val="000000"/>
        </w:rPr>
        <w:t>digitizer</w:t>
      </w:r>
      <w:r>
        <w:rPr>
          <w:color w:val="000000"/>
        </w:rPr>
        <w:t xml:space="preserve"> detects a pulse width that is less than or a greater than a specified glitch duration. The figure below shows both positive and negative glitches for the “less than” condition as well as the positive “greater than” glitch. </w:t>
      </w:r>
    </w:p>
    <w:p w:rsidR="00BF53B1" w:rsidRDefault="00BF53B1" w:rsidP="00BF53B1">
      <w:pPr>
        <w:rPr>
          <w:color w:val="000000"/>
        </w:rPr>
      </w:pPr>
    </w:p>
    <w:p w:rsidR="00BF53B1" w:rsidRDefault="00BF53B1" w:rsidP="00BF53B1">
      <w:pPr>
        <w:pStyle w:val="Graphic"/>
      </w:pPr>
    </w:p>
    <w:p w:rsidR="00BF53B1" w:rsidRDefault="00BF53B1" w:rsidP="00BF53B1">
      <w:pPr>
        <w:pStyle w:val="Graphic"/>
      </w:pPr>
      <w:r>
        <w:object w:dxaOrig="6420" w:dyaOrig="5760">
          <v:shape id="_x0000_i1041" type="#_x0000_t75" style="width:321pt;height:4in" o:ole="" fillcolor="window">
            <v:imagedata r:id="rId43" o:title=""/>
          </v:shape>
          <o:OLEObject Type="Embed" ProgID="Word.Picture.8" ShapeID="_x0000_i1041" DrawAspect="Content" ObjectID="_1385983531" r:id="rId44"/>
        </w:object>
      </w:r>
    </w:p>
    <w:p w:rsidR="00BF53B1" w:rsidRDefault="00BF53B1" w:rsidP="00BF53B1">
      <w:pPr>
        <w:pStyle w:val="Graphic"/>
      </w:pPr>
    </w:p>
    <w:p w:rsidR="00BF53B1" w:rsidRDefault="00BF53B1" w:rsidP="00BF53B1">
      <w:pPr>
        <w:pStyle w:val="Caption"/>
        <w:jc w:val="center"/>
      </w:pPr>
      <w:r w:rsidRPr="00B45EAB">
        <w:t xml:space="preserve">Figure </w:t>
      </w:r>
      <w:fldSimple w:instr=" STYLEREF 1 \s ">
        <w:r w:rsidR="00344F59">
          <w:rPr>
            <w:noProof/>
          </w:rPr>
          <w:t>28</w:t>
        </w:r>
      </w:fldSimple>
      <w:r w:rsidR="0018221C">
        <w:noBreakHyphen/>
      </w:r>
      <w:fldSimple w:instr=" SEQ Figure \* ARABIC \s 1 ">
        <w:r w:rsidR="00344F59">
          <w:rPr>
            <w:noProof/>
          </w:rPr>
          <w:t>1</w:t>
        </w:r>
      </w:fldSimple>
      <w:r>
        <w:t xml:space="preserve"> </w:t>
      </w:r>
      <w:r>
        <w:rPr>
          <w:b w:val="0"/>
        </w:rPr>
        <w:t>Glitch Triggers</w:t>
      </w:r>
    </w:p>
    <w:p w:rsidR="00BF53B1" w:rsidRDefault="00BF53B1" w:rsidP="00BF53B1">
      <w:pPr>
        <w:pStyle w:val="Body"/>
        <w:rPr>
          <w:color w:val="000000"/>
        </w:rPr>
      </w:pPr>
      <w:r>
        <w:rPr>
          <w:color w:val="000000"/>
        </w:rPr>
        <w:t>With the Ivi</w:t>
      </w:r>
      <w:r w:rsidRPr="004E4B36">
        <w:rPr>
          <w:color w:val="000000"/>
        </w:rPr>
        <w:t>Digitizer</w:t>
      </w:r>
      <w:r>
        <w:rPr>
          <w:color w:val="000000"/>
        </w:rPr>
        <w:t>GlitchTrigger extension group the end-user can select whether a positive glitch, negative glitch, or either triggers the acquisition.</w:t>
      </w:r>
    </w:p>
    <w:p w:rsidR="00BF53B1" w:rsidRDefault="00BF53B1" w:rsidP="00BF53B1">
      <w:pPr>
        <w:pStyle w:val="Heading2"/>
      </w:pPr>
      <w:bookmarkStart w:id="1077" w:name="_Toc304583875"/>
      <w:bookmarkStart w:id="1078" w:name="_Toc306374726"/>
      <w:r>
        <w:t>IviDigitizerGlitchTrigger Attributes</w:t>
      </w:r>
      <w:bookmarkEnd w:id="1077"/>
      <w:bookmarkEnd w:id="1078"/>
    </w:p>
    <w:p w:rsidR="00BF53B1" w:rsidRDefault="00BF53B1" w:rsidP="00BF53B1">
      <w:pPr>
        <w:pStyle w:val="Body1"/>
      </w:pPr>
      <w:r>
        <w:t>The IviDigitizerGlitchTrigger extension group defines the following attributes:</w:t>
      </w:r>
    </w:p>
    <w:p w:rsidR="00BF53B1" w:rsidRDefault="00BF53B1" w:rsidP="003C1396">
      <w:pPr>
        <w:pStyle w:val="ListBullet"/>
        <w:numPr>
          <w:ilvl w:val="0"/>
          <w:numId w:val="63"/>
        </w:numPr>
      </w:pPr>
      <w:r>
        <w:t>Glitch Trigger Condition</w:t>
      </w:r>
    </w:p>
    <w:p w:rsidR="0062535E" w:rsidRDefault="0062535E" w:rsidP="003C1396">
      <w:pPr>
        <w:pStyle w:val="ListBullet"/>
        <w:numPr>
          <w:ilvl w:val="0"/>
          <w:numId w:val="63"/>
        </w:numPr>
      </w:pPr>
      <w:r>
        <w:t xml:space="preserve">Glitch </w:t>
      </w:r>
      <w:r w:rsidR="005A69D1">
        <w:t xml:space="preserve">Trigger </w:t>
      </w:r>
      <w:r>
        <w:t>Polarity</w:t>
      </w:r>
    </w:p>
    <w:p w:rsidR="00BF53B1" w:rsidRDefault="00BF53B1" w:rsidP="003C1396">
      <w:pPr>
        <w:pStyle w:val="ListBullet"/>
        <w:numPr>
          <w:ilvl w:val="0"/>
          <w:numId w:val="63"/>
        </w:numPr>
      </w:pPr>
      <w:r>
        <w:t>Glitch Trigger Width</w:t>
      </w:r>
    </w:p>
    <w:p w:rsidR="00BF53B1" w:rsidRDefault="00BF53B1" w:rsidP="003C1396">
      <w:pPr>
        <w:pStyle w:val="Body"/>
        <w:rPr>
          <w:sz w:val="12"/>
          <w:szCs w:val="12"/>
        </w:rPr>
      </w:pPr>
      <w:r>
        <w:t>This section describes the behavior and requirements of each attribute. The actual value for each attribute ID is defined in Section 31,</w:t>
      </w:r>
      <w:r>
        <w:rPr>
          <w:rStyle w:val="Italic"/>
        </w:rPr>
        <w:t xml:space="preserve"> IviDigitizer Attribute ID Definitions.</w:t>
      </w:r>
    </w:p>
    <w:p w:rsidR="00BF53B1" w:rsidRDefault="00BF53B1" w:rsidP="003C1396">
      <w:pPr>
        <w:pStyle w:val="Heading3"/>
        <w:pageBreakBefore/>
      </w:pPr>
      <w:bookmarkStart w:id="1079" w:name="_Toc304583876"/>
      <w:bookmarkStart w:id="1080" w:name="_Toc306374727"/>
      <w:r>
        <w:lastRenderedPageBreak/>
        <w:t>Glitch Trigger Condition</w:t>
      </w:r>
      <w:bookmarkEnd w:id="1079"/>
      <w:bookmarkEnd w:id="1080"/>
    </w:p>
    <w:p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BF53B1" w:rsidTr="001D305A">
        <w:trPr>
          <w:cantSplit/>
          <w:tblHeader/>
        </w:trPr>
        <w:tc>
          <w:tcPr>
            <w:tcW w:w="1170" w:type="dxa"/>
            <w:tcBorders>
              <w:top w:val="single" w:sz="4" w:space="0" w:color="auto"/>
              <w:left w:val="single" w:sz="4" w:space="0" w:color="auto"/>
              <w:bottom w:val="double" w:sz="6" w:space="0" w:color="auto"/>
            </w:tcBorders>
          </w:tcPr>
          <w:p w:rsidR="00BF53B1" w:rsidRDefault="00BF53B1" w:rsidP="001D305A">
            <w:pPr>
              <w:pStyle w:val="TableHead"/>
            </w:pPr>
            <w:r>
              <w:t>Data Type</w:t>
            </w:r>
          </w:p>
        </w:tc>
        <w:tc>
          <w:tcPr>
            <w:tcW w:w="810" w:type="dxa"/>
            <w:tcBorders>
              <w:top w:val="single" w:sz="4" w:space="0" w:color="auto"/>
              <w:bottom w:val="double" w:sz="6" w:space="0" w:color="auto"/>
            </w:tcBorders>
          </w:tcPr>
          <w:p w:rsidR="00BF53B1" w:rsidRDefault="00BF53B1" w:rsidP="001D305A">
            <w:pPr>
              <w:pStyle w:val="TableHead"/>
            </w:pPr>
            <w:r>
              <w:t>Access</w:t>
            </w:r>
          </w:p>
        </w:tc>
        <w:tc>
          <w:tcPr>
            <w:tcW w:w="1530" w:type="dxa"/>
            <w:tcBorders>
              <w:top w:val="single" w:sz="4" w:space="0" w:color="auto"/>
              <w:bottom w:val="double" w:sz="6" w:space="0" w:color="auto"/>
            </w:tcBorders>
          </w:tcPr>
          <w:p w:rsidR="00BF53B1" w:rsidRDefault="00BF53B1" w:rsidP="001D305A">
            <w:pPr>
              <w:pStyle w:val="TableHead"/>
            </w:pPr>
            <w:r>
              <w:t>Applies To</w:t>
            </w:r>
          </w:p>
        </w:tc>
        <w:tc>
          <w:tcPr>
            <w:tcW w:w="1080" w:type="dxa"/>
            <w:tcBorders>
              <w:top w:val="single" w:sz="4" w:space="0" w:color="auto"/>
              <w:bottom w:val="double" w:sz="6" w:space="0" w:color="auto"/>
            </w:tcBorders>
          </w:tcPr>
          <w:p w:rsidR="00BF53B1" w:rsidRDefault="00BF53B1" w:rsidP="001D305A">
            <w:pPr>
              <w:pStyle w:val="TableHead"/>
            </w:pPr>
            <w:r>
              <w:t>Coercion</w:t>
            </w:r>
          </w:p>
        </w:tc>
        <w:tc>
          <w:tcPr>
            <w:tcW w:w="4770" w:type="dxa"/>
            <w:tcBorders>
              <w:top w:val="single" w:sz="4" w:space="0" w:color="auto"/>
              <w:bottom w:val="double" w:sz="6" w:space="0" w:color="auto"/>
              <w:right w:val="single" w:sz="6" w:space="0" w:color="auto"/>
            </w:tcBorders>
          </w:tcPr>
          <w:p w:rsidR="00BF53B1" w:rsidRDefault="00BF53B1" w:rsidP="001D305A">
            <w:pPr>
              <w:pStyle w:val="TableHead"/>
            </w:pPr>
            <w:r>
              <w:t>High Level Functions</w:t>
            </w:r>
          </w:p>
        </w:tc>
      </w:tr>
      <w:tr w:rsidR="00BF53B1"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F53B1" w:rsidRDefault="00BF53B1" w:rsidP="001D305A">
            <w:pPr>
              <w:pStyle w:val="TableCellCourierNew"/>
            </w:pPr>
            <w:r>
              <w:t>ViInt32</w:t>
            </w:r>
          </w:p>
        </w:tc>
        <w:tc>
          <w:tcPr>
            <w:tcW w:w="810" w:type="dxa"/>
            <w:tcBorders>
              <w:top w:val="double" w:sz="6" w:space="0" w:color="auto"/>
            </w:tcBorders>
          </w:tcPr>
          <w:p w:rsidR="00BF53B1" w:rsidRDefault="00BF53B1" w:rsidP="001D305A">
            <w:pPr>
              <w:pStyle w:val="TableCell"/>
            </w:pPr>
            <w:r>
              <w:t>R/W</w:t>
            </w:r>
          </w:p>
        </w:tc>
        <w:tc>
          <w:tcPr>
            <w:tcW w:w="1530" w:type="dxa"/>
            <w:tcBorders>
              <w:top w:val="double" w:sz="6" w:space="0" w:color="auto"/>
            </w:tcBorders>
          </w:tcPr>
          <w:p w:rsidR="00BF53B1" w:rsidRDefault="00377EBC" w:rsidP="001D305A">
            <w:pPr>
              <w:pStyle w:val="TableCell"/>
            </w:pPr>
            <w:r>
              <w:t>TriggerSource</w:t>
            </w:r>
          </w:p>
        </w:tc>
        <w:tc>
          <w:tcPr>
            <w:tcW w:w="1080" w:type="dxa"/>
            <w:tcBorders>
              <w:top w:val="double" w:sz="6" w:space="0" w:color="auto"/>
            </w:tcBorders>
          </w:tcPr>
          <w:p w:rsidR="00BF53B1" w:rsidRDefault="00BF53B1" w:rsidP="001D305A">
            <w:pPr>
              <w:pStyle w:val="TableCell"/>
            </w:pPr>
            <w:r>
              <w:t>None</w:t>
            </w:r>
          </w:p>
        </w:tc>
        <w:tc>
          <w:tcPr>
            <w:tcW w:w="4770" w:type="dxa"/>
            <w:tcBorders>
              <w:top w:val="double" w:sz="6" w:space="0" w:color="auto"/>
            </w:tcBorders>
          </w:tcPr>
          <w:p w:rsidR="00BF53B1" w:rsidRDefault="007E0D9B" w:rsidP="001D305A">
            <w:pPr>
              <w:pStyle w:val="TableCell"/>
            </w:pPr>
            <w:r>
              <w:t>Configure Glitch Trigger Source</w:t>
            </w:r>
          </w:p>
        </w:tc>
      </w:tr>
    </w:tbl>
    <w:p w:rsidR="00FE5793" w:rsidRDefault="00306E2D" w:rsidP="00FE5793">
      <w:pPr>
        <w:pStyle w:val="FunctionHead"/>
      </w:pPr>
      <w:r>
        <w:t>.NET</w:t>
      </w:r>
      <w:r w:rsidR="00FE5793">
        <w:t xml:space="preserve"> Property Name</w:t>
      </w:r>
    </w:p>
    <w:p w:rsidR="00FE5793" w:rsidRDefault="00FE5793" w:rsidP="00FE5793">
      <w:pPr>
        <w:pStyle w:val="Body1"/>
        <w:rPr>
          <w:rStyle w:val="monospace"/>
        </w:rPr>
      </w:pPr>
      <w:r>
        <w:rPr>
          <w:rStyle w:val="monospace"/>
        </w:rPr>
        <w:t>Trigger.Sources[].Glitch.Condition</w:t>
      </w:r>
    </w:p>
    <w:p w:rsidR="00FE5793" w:rsidRDefault="00306E2D" w:rsidP="00FE5793">
      <w:pPr>
        <w:pStyle w:val="FunctionHead"/>
      </w:pPr>
      <w:r>
        <w:t>.NET</w:t>
      </w:r>
      <w:r w:rsidR="00FE5793">
        <w:t xml:space="preserve"> Enumeration Name</w:t>
      </w:r>
    </w:p>
    <w:p w:rsidR="00FE5793" w:rsidRDefault="00FE5793" w:rsidP="00FE5793">
      <w:pPr>
        <w:pStyle w:val="Code1"/>
      </w:pPr>
      <w:r>
        <w:t>GlitchCondition</w:t>
      </w:r>
    </w:p>
    <w:p w:rsidR="00BF53B1" w:rsidRDefault="00BF53B1" w:rsidP="00BF53B1">
      <w:pPr>
        <w:pStyle w:val="FunctionHead"/>
      </w:pPr>
      <w:r>
        <w:t>COM Property Name</w:t>
      </w:r>
    </w:p>
    <w:p w:rsidR="00BF53B1" w:rsidRDefault="009249C0" w:rsidP="00BF53B1">
      <w:pPr>
        <w:pStyle w:val="Body1"/>
        <w:rPr>
          <w:rStyle w:val="monospace"/>
        </w:rPr>
      </w:pPr>
      <w:r>
        <w:rPr>
          <w:rStyle w:val="monospace"/>
        </w:rPr>
        <w:t>Trigger.Sources.Item().</w:t>
      </w:r>
      <w:r w:rsidR="00BF53B1">
        <w:rPr>
          <w:rStyle w:val="monospace"/>
        </w:rPr>
        <w:t>Glitch.Condition</w:t>
      </w:r>
    </w:p>
    <w:p w:rsidR="00BF53B1" w:rsidRDefault="00BF53B1" w:rsidP="00BF53B1">
      <w:pPr>
        <w:pStyle w:val="FunctionHead"/>
      </w:pPr>
      <w:r>
        <w:t>COM Enumeration Name</w:t>
      </w:r>
    </w:p>
    <w:p w:rsidR="00BF53B1" w:rsidRDefault="00BF53B1" w:rsidP="00BF53B1">
      <w:pPr>
        <w:pStyle w:val="Code1"/>
      </w:pPr>
      <w:r>
        <w:t>IviDigitizerGlitchConditionEnum</w:t>
      </w:r>
    </w:p>
    <w:p w:rsidR="00BF53B1" w:rsidRDefault="00BF53B1" w:rsidP="00BF53B1">
      <w:pPr>
        <w:pStyle w:val="FunctionHead"/>
      </w:pPr>
      <w:r>
        <w:t>C Constant Name</w:t>
      </w:r>
    </w:p>
    <w:p w:rsidR="00BF53B1" w:rsidRDefault="00BF53B1" w:rsidP="00BF53B1">
      <w:pPr>
        <w:pStyle w:val="Body1"/>
      </w:pPr>
      <w:r>
        <w:rPr>
          <w:rFonts w:ascii="Courier New" w:hAnsi="Courier New" w:cs="Courier New"/>
          <w:sz w:val="18"/>
          <w:szCs w:val="18"/>
        </w:rPr>
        <w:t>IVIDIGITIZER_ATTR_GLITCH_TRIGGER_CONDITION</w:t>
      </w:r>
    </w:p>
    <w:p w:rsidR="00BF53B1" w:rsidRDefault="00BF53B1" w:rsidP="00BF53B1">
      <w:pPr>
        <w:pStyle w:val="FunctionHead"/>
      </w:pPr>
      <w:r>
        <w:t>Description</w:t>
      </w:r>
    </w:p>
    <w:p w:rsidR="00BF53B1" w:rsidRDefault="00BF53B1" w:rsidP="00BF53B1">
      <w:pPr>
        <w:pStyle w:val="Body1"/>
      </w:pPr>
      <w:r>
        <w:t>Specifies the glitch condition. This attribute determines whether the glitch trigger happens when the digitizer detects a pulse with a width less than or greater than the width value.</w:t>
      </w:r>
    </w:p>
    <w:p w:rsidR="00BF53B1" w:rsidRDefault="00BF53B1" w:rsidP="00BF53B1">
      <w:pPr>
        <w:pStyle w:val="FunctionHead"/>
      </w:pPr>
      <w:r>
        <w:t>Defined Values</w:t>
      </w:r>
    </w:p>
    <w:tbl>
      <w:tblPr>
        <w:tblW w:w="0" w:type="auto"/>
        <w:tblInd w:w="722" w:type="dxa"/>
        <w:tblLayout w:type="fixed"/>
        <w:tblLook w:val="0000"/>
      </w:tblPr>
      <w:tblGrid>
        <w:gridCol w:w="2446"/>
        <w:gridCol w:w="540"/>
        <w:gridCol w:w="1170"/>
        <w:gridCol w:w="4484"/>
      </w:tblGrid>
      <w:tr w:rsidR="00BF53B1" w:rsidTr="0046513D">
        <w:trPr>
          <w:cantSplit/>
          <w:trHeight w:val="158"/>
        </w:trPr>
        <w:tc>
          <w:tcPr>
            <w:tcW w:w="2446" w:type="dxa"/>
            <w:vMerge w:val="restart"/>
            <w:tcBorders>
              <w:top w:val="single" w:sz="4" w:space="0" w:color="auto"/>
              <w:left w:val="single" w:sz="6" w:space="0" w:color="auto"/>
              <w:right w:val="single" w:sz="6" w:space="0" w:color="auto"/>
            </w:tcBorders>
            <w:shd w:val="clear" w:color="auto" w:fill="C0C0C0"/>
          </w:tcPr>
          <w:p w:rsidR="00BF53B1" w:rsidRDefault="00BF53B1" w:rsidP="001D305A">
            <w:pPr>
              <w:pStyle w:val="TableHead"/>
              <w:jc w:val="left"/>
              <w:rPr>
                <w:i/>
                <w:iCs/>
              </w:rPr>
            </w:pPr>
            <w:r>
              <w:rPr>
                <w:i/>
                <w:iCs/>
              </w:rPr>
              <w:t>Name</w:t>
            </w:r>
          </w:p>
        </w:tc>
        <w:tc>
          <w:tcPr>
            <w:tcW w:w="6194" w:type="dxa"/>
            <w:gridSpan w:val="3"/>
            <w:tcBorders>
              <w:top w:val="single" w:sz="4" w:space="0" w:color="auto"/>
              <w:left w:val="single" w:sz="6" w:space="0" w:color="auto"/>
              <w:bottom w:val="single" w:sz="4" w:space="0" w:color="auto"/>
              <w:right w:val="single" w:sz="6" w:space="0" w:color="auto"/>
            </w:tcBorders>
            <w:shd w:val="clear" w:color="auto" w:fill="C0C0C0"/>
          </w:tcPr>
          <w:p w:rsidR="00BF53B1" w:rsidRDefault="00BF53B1" w:rsidP="001D305A">
            <w:pPr>
              <w:pStyle w:val="TableHead"/>
              <w:jc w:val="left"/>
              <w:rPr>
                <w:i/>
                <w:iCs/>
              </w:rPr>
            </w:pPr>
            <w:r>
              <w:rPr>
                <w:i/>
                <w:iCs/>
              </w:rPr>
              <w:t>Description</w:t>
            </w:r>
          </w:p>
        </w:tc>
      </w:tr>
      <w:tr w:rsidR="00BF53B1" w:rsidTr="0046513D">
        <w:trPr>
          <w:cantSplit/>
          <w:trHeight w:val="157"/>
        </w:trPr>
        <w:tc>
          <w:tcPr>
            <w:tcW w:w="2446" w:type="dxa"/>
            <w:vMerge/>
            <w:tcBorders>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Language</w:t>
            </w:r>
          </w:p>
        </w:tc>
        <w:tc>
          <w:tcPr>
            <w:tcW w:w="4484"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Identifier</w:t>
            </w:r>
          </w:p>
        </w:tc>
      </w:tr>
      <w:tr w:rsidR="00BF53B1" w:rsidTr="0046513D">
        <w:trPr>
          <w:cantSplit/>
          <w:trHeight w:val="683"/>
        </w:trPr>
        <w:tc>
          <w:tcPr>
            <w:tcW w:w="2446" w:type="dxa"/>
            <w:vMerge w:val="restart"/>
            <w:tcBorders>
              <w:top w:val="single" w:sz="6" w:space="0" w:color="auto"/>
              <w:left w:val="single" w:sz="6" w:space="0" w:color="auto"/>
              <w:right w:val="single" w:sz="6" w:space="0" w:color="auto"/>
            </w:tcBorders>
          </w:tcPr>
          <w:p w:rsidR="00BF53B1" w:rsidRDefault="00BF53B1" w:rsidP="001D305A">
            <w:pPr>
              <w:pStyle w:val="TableCell"/>
            </w:pPr>
            <w:r>
              <w:t>Less Than</w:t>
            </w:r>
          </w:p>
        </w:tc>
        <w:tc>
          <w:tcPr>
            <w:tcW w:w="6194" w:type="dxa"/>
            <w:gridSpan w:val="3"/>
            <w:tcBorders>
              <w:top w:val="single" w:sz="6" w:space="0" w:color="auto"/>
              <w:left w:val="single" w:sz="6" w:space="0" w:color="auto"/>
              <w:bottom w:val="single" w:sz="4" w:space="0" w:color="auto"/>
              <w:right w:val="single" w:sz="6" w:space="0" w:color="auto"/>
            </w:tcBorders>
          </w:tcPr>
          <w:p w:rsidR="00BF53B1" w:rsidRDefault="00BF53B1" w:rsidP="001D305A">
            <w:pPr>
              <w:pStyle w:val="TableCell"/>
            </w:pPr>
            <w:r>
              <w:t xml:space="preserve">The digitizer triggers when the pulse width is less than the value you specify with the Glitch </w:t>
            </w:r>
            <w:r w:rsidR="0068623D">
              <w:t xml:space="preserve">Trigger </w:t>
            </w:r>
            <w:r>
              <w:t>Width attribute.</w:t>
            </w:r>
          </w:p>
        </w:tc>
      </w:tr>
      <w:tr w:rsidR="00FE5793" w:rsidTr="0046513D">
        <w:trPr>
          <w:cantSplit/>
          <w:trHeight w:val="338"/>
        </w:trPr>
        <w:tc>
          <w:tcPr>
            <w:tcW w:w="2446" w:type="dxa"/>
            <w:vMerge/>
            <w:tcBorders>
              <w:left w:val="single" w:sz="6" w:space="0" w:color="auto"/>
              <w:right w:val="single" w:sz="6" w:space="0" w:color="auto"/>
            </w:tcBorders>
          </w:tcPr>
          <w:p w:rsidR="00FE5793" w:rsidRDefault="00FE5793" w:rsidP="001D305A">
            <w:pPr>
              <w:pStyle w:val="TableCell"/>
            </w:pPr>
          </w:p>
        </w:tc>
        <w:tc>
          <w:tcPr>
            <w:tcW w:w="540" w:type="dxa"/>
            <w:vMerge w:val="restart"/>
            <w:tcBorders>
              <w:top w:val="single" w:sz="4" w:space="0" w:color="auto"/>
              <w:left w:val="single" w:sz="6" w:space="0" w:color="auto"/>
              <w:right w:val="single" w:sz="6" w:space="0" w:color="auto"/>
            </w:tcBorders>
          </w:tcPr>
          <w:p w:rsidR="00FE5793" w:rsidRDefault="00FE5793"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.NET</w:t>
            </w:r>
          </w:p>
        </w:tc>
        <w:tc>
          <w:tcPr>
            <w:tcW w:w="4484"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GlitchCondition.LessThan</w:t>
            </w:r>
          </w:p>
        </w:tc>
      </w:tr>
      <w:tr w:rsidR="00FE5793" w:rsidTr="00FE5459">
        <w:trPr>
          <w:cantSplit/>
          <w:trHeight w:val="338"/>
        </w:trPr>
        <w:tc>
          <w:tcPr>
            <w:tcW w:w="2446" w:type="dxa"/>
            <w:vMerge/>
            <w:tcBorders>
              <w:left w:val="single" w:sz="6" w:space="0" w:color="auto"/>
              <w:right w:val="single" w:sz="6" w:space="0" w:color="auto"/>
            </w:tcBorders>
          </w:tcPr>
          <w:p w:rsidR="00FE5793" w:rsidRDefault="00FE5793" w:rsidP="001D305A">
            <w:pPr>
              <w:pStyle w:val="TableCell"/>
            </w:pPr>
          </w:p>
        </w:tc>
        <w:tc>
          <w:tcPr>
            <w:tcW w:w="540" w:type="dxa"/>
            <w:vMerge/>
            <w:tcBorders>
              <w:left w:val="single" w:sz="6" w:space="0" w:color="auto"/>
              <w:right w:val="single" w:sz="6" w:space="0" w:color="auto"/>
            </w:tcBorders>
          </w:tcPr>
          <w:p w:rsidR="00FE5793" w:rsidRDefault="00FE5793"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w:t>
            </w:r>
          </w:p>
        </w:tc>
        <w:tc>
          <w:tcPr>
            <w:tcW w:w="4484"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IVIDIGITIZER_VAL_GLITCH_LESS_THAN</w:t>
            </w:r>
          </w:p>
        </w:tc>
      </w:tr>
      <w:tr w:rsidR="00FE5793" w:rsidTr="0046513D">
        <w:trPr>
          <w:cantSplit/>
          <w:trHeight w:val="337"/>
        </w:trPr>
        <w:tc>
          <w:tcPr>
            <w:tcW w:w="2446" w:type="dxa"/>
            <w:vMerge/>
            <w:tcBorders>
              <w:left w:val="single" w:sz="6" w:space="0" w:color="auto"/>
              <w:bottom w:val="single" w:sz="6" w:space="0" w:color="auto"/>
              <w:right w:val="single" w:sz="6" w:space="0" w:color="auto"/>
            </w:tcBorders>
          </w:tcPr>
          <w:p w:rsidR="00FE5793" w:rsidRDefault="00FE5793" w:rsidP="001D305A">
            <w:pPr>
              <w:pStyle w:val="TableCell"/>
            </w:pPr>
          </w:p>
        </w:tc>
        <w:tc>
          <w:tcPr>
            <w:tcW w:w="540" w:type="dxa"/>
            <w:vMerge/>
            <w:tcBorders>
              <w:left w:val="single" w:sz="6" w:space="0" w:color="auto"/>
              <w:bottom w:val="single" w:sz="6" w:space="0" w:color="auto"/>
              <w:right w:val="single" w:sz="6" w:space="0" w:color="auto"/>
            </w:tcBorders>
          </w:tcPr>
          <w:p w:rsidR="00FE5793" w:rsidRDefault="00FE5793"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FE5793" w:rsidRDefault="00FE5793" w:rsidP="001D305A">
            <w:pPr>
              <w:pStyle w:val="TableCell"/>
            </w:pPr>
            <w:r>
              <w:t>COM</w:t>
            </w:r>
          </w:p>
        </w:tc>
        <w:tc>
          <w:tcPr>
            <w:tcW w:w="4484" w:type="dxa"/>
            <w:tcBorders>
              <w:top w:val="single" w:sz="4" w:space="0" w:color="auto"/>
              <w:left w:val="single" w:sz="6" w:space="0" w:color="auto"/>
              <w:bottom w:val="single" w:sz="6" w:space="0" w:color="auto"/>
              <w:right w:val="single" w:sz="6" w:space="0" w:color="auto"/>
            </w:tcBorders>
          </w:tcPr>
          <w:p w:rsidR="00FE5793" w:rsidRDefault="00FE5793" w:rsidP="001D305A">
            <w:pPr>
              <w:pStyle w:val="TableCell"/>
              <w:rPr>
                <w:rFonts w:ascii="Courier New" w:hAnsi="Courier New" w:cs="Courier New"/>
                <w:sz w:val="18"/>
                <w:szCs w:val="18"/>
              </w:rPr>
            </w:pPr>
            <w:r>
              <w:rPr>
                <w:rFonts w:ascii="Courier New" w:hAnsi="Courier New" w:cs="Courier New"/>
                <w:sz w:val="18"/>
                <w:szCs w:val="18"/>
              </w:rPr>
              <w:t>IviDigitizerGlitchConditionLessThan</w:t>
            </w:r>
          </w:p>
        </w:tc>
      </w:tr>
      <w:tr w:rsidR="00BF53B1" w:rsidTr="0046513D">
        <w:trPr>
          <w:cantSplit/>
          <w:trHeight w:val="683"/>
        </w:trPr>
        <w:tc>
          <w:tcPr>
            <w:tcW w:w="2446" w:type="dxa"/>
            <w:vMerge w:val="restart"/>
            <w:tcBorders>
              <w:top w:val="single" w:sz="6" w:space="0" w:color="auto"/>
              <w:left w:val="single" w:sz="6" w:space="0" w:color="auto"/>
              <w:right w:val="single" w:sz="6" w:space="0" w:color="auto"/>
            </w:tcBorders>
          </w:tcPr>
          <w:p w:rsidR="00BF53B1" w:rsidRDefault="00BF53B1" w:rsidP="001D305A">
            <w:pPr>
              <w:pStyle w:val="TableCell"/>
            </w:pPr>
            <w:r>
              <w:t>Greater Than</w:t>
            </w:r>
          </w:p>
        </w:tc>
        <w:tc>
          <w:tcPr>
            <w:tcW w:w="6194" w:type="dxa"/>
            <w:gridSpan w:val="3"/>
            <w:tcBorders>
              <w:top w:val="single" w:sz="6" w:space="0" w:color="auto"/>
              <w:left w:val="single" w:sz="6" w:space="0" w:color="auto"/>
              <w:bottom w:val="single" w:sz="4" w:space="0" w:color="auto"/>
              <w:right w:val="single" w:sz="6" w:space="0" w:color="auto"/>
            </w:tcBorders>
          </w:tcPr>
          <w:p w:rsidR="00BF53B1" w:rsidRDefault="00BF53B1" w:rsidP="001D305A">
            <w:pPr>
              <w:pStyle w:val="TableCell"/>
            </w:pPr>
            <w:r>
              <w:t xml:space="preserve">The digitizer triggers when the pulse width is greater than the value you specify with the Glitch </w:t>
            </w:r>
            <w:r w:rsidR="0068623D">
              <w:t xml:space="preserve">Trigger </w:t>
            </w:r>
            <w:r>
              <w:t>Width attribute.</w:t>
            </w:r>
          </w:p>
        </w:tc>
      </w:tr>
      <w:tr w:rsidR="00FE5793" w:rsidTr="0046513D">
        <w:trPr>
          <w:cantSplit/>
          <w:trHeight w:val="338"/>
        </w:trPr>
        <w:tc>
          <w:tcPr>
            <w:tcW w:w="2446" w:type="dxa"/>
            <w:vMerge/>
            <w:tcBorders>
              <w:left w:val="single" w:sz="6" w:space="0" w:color="auto"/>
              <w:right w:val="single" w:sz="6" w:space="0" w:color="auto"/>
            </w:tcBorders>
          </w:tcPr>
          <w:p w:rsidR="00FE5793" w:rsidRDefault="00FE5793" w:rsidP="001D305A">
            <w:pPr>
              <w:pStyle w:val="TableCell"/>
            </w:pPr>
          </w:p>
        </w:tc>
        <w:tc>
          <w:tcPr>
            <w:tcW w:w="540" w:type="dxa"/>
            <w:vMerge w:val="restart"/>
            <w:tcBorders>
              <w:top w:val="single" w:sz="4" w:space="0" w:color="auto"/>
              <w:left w:val="single" w:sz="6" w:space="0" w:color="auto"/>
              <w:right w:val="single" w:sz="6" w:space="0" w:color="auto"/>
            </w:tcBorders>
          </w:tcPr>
          <w:p w:rsidR="00FE5793" w:rsidRDefault="00FE5793"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.NET</w:t>
            </w:r>
          </w:p>
        </w:tc>
        <w:tc>
          <w:tcPr>
            <w:tcW w:w="4484"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GlitchCondition.GreaterThan</w:t>
            </w:r>
          </w:p>
        </w:tc>
      </w:tr>
      <w:tr w:rsidR="00FE5793" w:rsidTr="00FE5459">
        <w:trPr>
          <w:cantSplit/>
          <w:trHeight w:val="338"/>
        </w:trPr>
        <w:tc>
          <w:tcPr>
            <w:tcW w:w="2446" w:type="dxa"/>
            <w:vMerge/>
            <w:tcBorders>
              <w:left w:val="single" w:sz="6" w:space="0" w:color="auto"/>
              <w:right w:val="single" w:sz="6" w:space="0" w:color="auto"/>
            </w:tcBorders>
          </w:tcPr>
          <w:p w:rsidR="00FE5793" w:rsidRDefault="00FE5793" w:rsidP="001D305A">
            <w:pPr>
              <w:pStyle w:val="TableCell"/>
            </w:pPr>
          </w:p>
        </w:tc>
        <w:tc>
          <w:tcPr>
            <w:tcW w:w="540" w:type="dxa"/>
            <w:vMerge/>
            <w:tcBorders>
              <w:left w:val="single" w:sz="6" w:space="0" w:color="auto"/>
              <w:right w:val="single" w:sz="6" w:space="0" w:color="auto"/>
            </w:tcBorders>
          </w:tcPr>
          <w:p w:rsidR="00FE5793" w:rsidRDefault="00FE5793"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w:t>
            </w:r>
          </w:p>
        </w:tc>
        <w:tc>
          <w:tcPr>
            <w:tcW w:w="4484"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IVIDIGITIZER_VAL_GLITCH_GREATER_THAN</w:t>
            </w:r>
          </w:p>
        </w:tc>
      </w:tr>
      <w:tr w:rsidR="00FE5793" w:rsidTr="0046513D">
        <w:trPr>
          <w:cantSplit/>
          <w:trHeight w:val="337"/>
        </w:trPr>
        <w:tc>
          <w:tcPr>
            <w:tcW w:w="2446" w:type="dxa"/>
            <w:vMerge/>
            <w:tcBorders>
              <w:left w:val="single" w:sz="6" w:space="0" w:color="auto"/>
              <w:bottom w:val="single" w:sz="6" w:space="0" w:color="auto"/>
              <w:right w:val="single" w:sz="6" w:space="0" w:color="auto"/>
            </w:tcBorders>
          </w:tcPr>
          <w:p w:rsidR="00FE5793" w:rsidRDefault="00FE5793" w:rsidP="001D305A">
            <w:pPr>
              <w:pStyle w:val="TableCell"/>
            </w:pPr>
          </w:p>
        </w:tc>
        <w:tc>
          <w:tcPr>
            <w:tcW w:w="540" w:type="dxa"/>
            <w:vMerge/>
            <w:tcBorders>
              <w:left w:val="single" w:sz="6" w:space="0" w:color="auto"/>
              <w:bottom w:val="single" w:sz="6" w:space="0" w:color="auto"/>
              <w:right w:val="single" w:sz="6" w:space="0" w:color="auto"/>
            </w:tcBorders>
          </w:tcPr>
          <w:p w:rsidR="00FE5793" w:rsidRDefault="00FE5793"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FE5793" w:rsidRDefault="00FE5793" w:rsidP="001D305A">
            <w:pPr>
              <w:pStyle w:val="TableCell"/>
            </w:pPr>
            <w:r>
              <w:t>COM</w:t>
            </w:r>
          </w:p>
        </w:tc>
        <w:tc>
          <w:tcPr>
            <w:tcW w:w="4484" w:type="dxa"/>
            <w:tcBorders>
              <w:top w:val="single" w:sz="4" w:space="0" w:color="auto"/>
              <w:left w:val="single" w:sz="6" w:space="0" w:color="auto"/>
              <w:bottom w:val="single" w:sz="6" w:space="0" w:color="auto"/>
              <w:right w:val="single" w:sz="6" w:space="0" w:color="auto"/>
            </w:tcBorders>
          </w:tcPr>
          <w:p w:rsidR="00FE5793" w:rsidRDefault="00FE5793" w:rsidP="001D305A">
            <w:pPr>
              <w:pStyle w:val="TableCell"/>
              <w:rPr>
                <w:rFonts w:ascii="Courier New" w:hAnsi="Courier New" w:cs="Courier New"/>
                <w:sz w:val="18"/>
                <w:szCs w:val="18"/>
              </w:rPr>
            </w:pPr>
            <w:r>
              <w:rPr>
                <w:rFonts w:ascii="Courier New" w:hAnsi="Courier New" w:cs="Courier New"/>
                <w:sz w:val="18"/>
                <w:szCs w:val="18"/>
              </w:rPr>
              <w:t>IviDigitizerGlitchConditionGreaterThan</w:t>
            </w:r>
          </w:p>
        </w:tc>
      </w:tr>
    </w:tbl>
    <w:p w:rsidR="00FE5793" w:rsidRPr="00F7116C" w:rsidRDefault="00FE5793" w:rsidP="00FE5793">
      <w:pPr>
        <w:pStyle w:val="AttrFuncSubheading"/>
        <w:rPr>
          <w:color w:val="auto"/>
        </w:rPr>
      </w:pPr>
      <w:r w:rsidRPr="00F7116C">
        <w:rPr>
          <w:color w:val="auto"/>
        </w:rPr>
        <w:t>.NET Exceptions</w:t>
      </w:r>
    </w:p>
    <w:p w:rsidR="00FE5793" w:rsidRDefault="00FE5793" w:rsidP="00FE579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2535E" w:rsidRDefault="0062535E" w:rsidP="00A802CA">
      <w:pPr>
        <w:pStyle w:val="AttrFuncHeading3"/>
        <w:numPr>
          <w:ilvl w:val="2"/>
          <w:numId w:val="8"/>
        </w:numPr>
        <w:spacing w:before="240"/>
        <w:ind w:left="0"/>
        <w:rPr>
          <w:color w:val="000000"/>
        </w:rPr>
      </w:pPr>
      <w:bookmarkStart w:id="1081" w:name="_Toc304583877"/>
      <w:bookmarkStart w:id="1082" w:name="_Toc306374728"/>
      <w:r>
        <w:rPr>
          <w:color w:val="000000"/>
        </w:rPr>
        <w:lastRenderedPageBreak/>
        <w:t xml:space="preserve">Glitch </w:t>
      </w:r>
      <w:r w:rsidR="0068623D">
        <w:rPr>
          <w:color w:val="000000"/>
        </w:rPr>
        <w:t xml:space="preserve">Trigger </w:t>
      </w:r>
      <w:r>
        <w:rPr>
          <w:color w:val="000000"/>
        </w:rPr>
        <w:t>Polarity</w:t>
      </w:r>
      <w:bookmarkEnd w:id="1081"/>
      <w:bookmarkEnd w:id="1082"/>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62535E" w:rsidTr="005506DF">
        <w:trPr>
          <w:cantSplit/>
          <w:tblHeader/>
        </w:trPr>
        <w:tc>
          <w:tcPr>
            <w:tcW w:w="1170" w:type="dxa"/>
            <w:tcBorders>
              <w:top w:val="single" w:sz="4" w:space="0" w:color="auto"/>
              <w:left w:val="single" w:sz="4" w:space="0" w:color="auto"/>
              <w:bottom w:val="double" w:sz="6" w:space="0" w:color="auto"/>
            </w:tcBorders>
          </w:tcPr>
          <w:p w:rsidR="0062535E" w:rsidRDefault="0062535E" w:rsidP="005506DF">
            <w:pPr>
              <w:pStyle w:val="TableHead"/>
              <w:spacing w:before="40" w:after="40"/>
            </w:pPr>
            <w:r>
              <w:t>Data Type</w:t>
            </w:r>
          </w:p>
        </w:tc>
        <w:tc>
          <w:tcPr>
            <w:tcW w:w="810" w:type="dxa"/>
            <w:tcBorders>
              <w:top w:val="single" w:sz="4" w:space="0" w:color="auto"/>
              <w:bottom w:val="double" w:sz="6" w:space="0" w:color="auto"/>
            </w:tcBorders>
          </w:tcPr>
          <w:p w:rsidR="0062535E" w:rsidRDefault="0062535E" w:rsidP="005506DF">
            <w:pPr>
              <w:pStyle w:val="TableHead"/>
              <w:spacing w:before="40" w:after="40"/>
            </w:pPr>
            <w:r>
              <w:t>Access</w:t>
            </w:r>
          </w:p>
        </w:tc>
        <w:tc>
          <w:tcPr>
            <w:tcW w:w="1530" w:type="dxa"/>
            <w:tcBorders>
              <w:top w:val="single" w:sz="4" w:space="0" w:color="auto"/>
              <w:bottom w:val="double" w:sz="6" w:space="0" w:color="auto"/>
            </w:tcBorders>
          </w:tcPr>
          <w:p w:rsidR="0062535E" w:rsidRDefault="0062535E" w:rsidP="005506DF">
            <w:pPr>
              <w:pStyle w:val="TableHead"/>
              <w:tabs>
                <w:tab w:val="left" w:pos="3600"/>
              </w:tabs>
              <w:spacing w:before="40" w:after="40"/>
            </w:pPr>
            <w:r>
              <w:t>Applies to</w:t>
            </w:r>
          </w:p>
        </w:tc>
        <w:tc>
          <w:tcPr>
            <w:tcW w:w="1080" w:type="dxa"/>
            <w:tcBorders>
              <w:top w:val="single" w:sz="4" w:space="0" w:color="auto"/>
              <w:bottom w:val="double" w:sz="6" w:space="0" w:color="auto"/>
            </w:tcBorders>
          </w:tcPr>
          <w:p w:rsidR="0062535E" w:rsidRDefault="0062535E" w:rsidP="005506DF">
            <w:pPr>
              <w:pStyle w:val="TableHead"/>
              <w:spacing w:before="40" w:after="40"/>
            </w:pPr>
            <w:r>
              <w:t>Coercion</w:t>
            </w:r>
          </w:p>
        </w:tc>
        <w:tc>
          <w:tcPr>
            <w:tcW w:w="4770" w:type="dxa"/>
            <w:tcBorders>
              <w:top w:val="single" w:sz="4" w:space="0" w:color="auto"/>
              <w:bottom w:val="double" w:sz="6" w:space="0" w:color="auto"/>
              <w:right w:val="single" w:sz="4" w:space="0" w:color="auto"/>
            </w:tcBorders>
          </w:tcPr>
          <w:p w:rsidR="0062535E" w:rsidRDefault="0062535E" w:rsidP="005506DF">
            <w:pPr>
              <w:pStyle w:val="TableHead"/>
              <w:spacing w:before="40" w:after="40"/>
            </w:pPr>
            <w:r>
              <w:t>High Level Functions</w:t>
            </w:r>
          </w:p>
        </w:tc>
      </w:tr>
      <w:tr w:rsidR="0062535E" w:rsidTr="005506DF">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left w:val="single" w:sz="4" w:space="0" w:color="auto"/>
            </w:tcBorders>
          </w:tcPr>
          <w:p w:rsidR="0062535E" w:rsidRDefault="0062535E" w:rsidP="005506DF">
            <w:pPr>
              <w:pStyle w:val="TableCellCourierNew"/>
            </w:pPr>
            <w:r>
              <w:t>ViInt32</w:t>
            </w:r>
          </w:p>
        </w:tc>
        <w:tc>
          <w:tcPr>
            <w:tcW w:w="810" w:type="dxa"/>
            <w:tcBorders>
              <w:top w:val="double" w:sz="6" w:space="0" w:color="auto"/>
            </w:tcBorders>
          </w:tcPr>
          <w:p w:rsidR="0062535E" w:rsidRDefault="0062535E" w:rsidP="005506DF">
            <w:pPr>
              <w:pStyle w:val="TableCellCourierNew"/>
            </w:pPr>
            <w:r>
              <w:t>R/W</w:t>
            </w:r>
          </w:p>
        </w:tc>
        <w:tc>
          <w:tcPr>
            <w:tcW w:w="1530" w:type="dxa"/>
            <w:tcBorders>
              <w:top w:val="double" w:sz="6" w:space="0" w:color="auto"/>
            </w:tcBorders>
          </w:tcPr>
          <w:p w:rsidR="0062535E" w:rsidRDefault="0062535E" w:rsidP="005506DF">
            <w:pPr>
              <w:pStyle w:val="TableCell"/>
            </w:pPr>
            <w:r>
              <w:t>TriggerSource</w:t>
            </w:r>
          </w:p>
        </w:tc>
        <w:tc>
          <w:tcPr>
            <w:tcW w:w="1080" w:type="dxa"/>
            <w:tcBorders>
              <w:top w:val="double" w:sz="6" w:space="0" w:color="auto"/>
            </w:tcBorders>
          </w:tcPr>
          <w:p w:rsidR="0062535E" w:rsidRDefault="0062535E" w:rsidP="005506DF">
            <w:pPr>
              <w:pStyle w:val="TableCell"/>
            </w:pPr>
            <w:r>
              <w:t>None</w:t>
            </w:r>
          </w:p>
        </w:tc>
        <w:tc>
          <w:tcPr>
            <w:tcW w:w="4770" w:type="dxa"/>
            <w:tcBorders>
              <w:top w:val="double" w:sz="6" w:space="0" w:color="auto"/>
              <w:right w:val="single" w:sz="4" w:space="0" w:color="auto"/>
            </w:tcBorders>
          </w:tcPr>
          <w:p w:rsidR="0062535E" w:rsidRDefault="0062535E" w:rsidP="005506DF">
            <w:pPr>
              <w:pStyle w:val="TableCell"/>
            </w:pPr>
            <w:r>
              <w:t>Configure Glitch Trigger Source</w:t>
            </w:r>
          </w:p>
        </w:tc>
      </w:tr>
    </w:tbl>
    <w:p w:rsidR="00FE5793" w:rsidRDefault="00FE5793" w:rsidP="00FE5793">
      <w:pPr>
        <w:pStyle w:val="AttrFuncSubheading"/>
      </w:pPr>
      <w:r>
        <w:t>.NET Property Name</w:t>
      </w:r>
    </w:p>
    <w:p w:rsidR="00FE5793" w:rsidRDefault="00FE5793" w:rsidP="00FE5793">
      <w:pPr>
        <w:pStyle w:val="Code1"/>
        <w:rPr>
          <w:color w:val="000000"/>
        </w:rPr>
      </w:pPr>
      <w:r>
        <w:rPr>
          <w:rStyle w:val="monospace"/>
        </w:rPr>
        <w:t>Trigger.Sources[].</w:t>
      </w:r>
      <w:r>
        <w:rPr>
          <w:color w:val="000000"/>
        </w:rPr>
        <w:t>Glitch.Polarity</w:t>
      </w:r>
    </w:p>
    <w:p w:rsidR="00FE5793" w:rsidRDefault="00FE5793" w:rsidP="00FE5793">
      <w:pPr>
        <w:pStyle w:val="AttrFuncSubheading"/>
      </w:pPr>
      <w:r>
        <w:t>.NET Enumeration Name</w:t>
      </w:r>
    </w:p>
    <w:p w:rsidR="00FE5793" w:rsidRDefault="00FE5793" w:rsidP="00FE5793">
      <w:pPr>
        <w:pStyle w:val="Code1"/>
        <w:rPr>
          <w:color w:val="000000"/>
        </w:rPr>
      </w:pPr>
      <w:r>
        <w:rPr>
          <w:color w:val="000000"/>
        </w:rPr>
        <w:t>GlitchPolarity</w:t>
      </w:r>
    </w:p>
    <w:p w:rsidR="0062535E" w:rsidRDefault="0062535E" w:rsidP="0062535E">
      <w:pPr>
        <w:pStyle w:val="AttrFuncSubheading"/>
      </w:pPr>
      <w:r>
        <w:t>COM Property Name</w:t>
      </w:r>
    </w:p>
    <w:p w:rsidR="0062535E" w:rsidRDefault="0062535E" w:rsidP="0062535E">
      <w:pPr>
        <w:pStyle w:val="Code1"/>
        <w:rPr>
          <w:color w:val="000000"/>
        </w:rPr>
      </w:pPr>
      <w:r>
        <w:rPr>
          <w:rStyle w:val="monospace"/>
        </w:rPr>
        <w:t>Trigger.Sources.Item().</w:t>
      </w:r>
      <w:r>
        <w:rPr>
          <w:color w:val="000000"/>
        </w:rPr>
        <w:t>Glitch.Polarity</w:t>
      </w:r>
    </w:p>
    <w:p w:rsidR="0062535E" w:rsidRDefault="0062535E" w:rsidP="0062535E">
      <w:pPr>
        <w:pStyle w:val="AttrFuncSubheading"/>
      </w:pPr>
      <w:r>
        <w:t>COM Enumeration Name</w:t>
      </w:r>
    </w:p>
    <w:p w:rsidR="0062535E" w:rsidRDefault="0062535E" w:rsidP="0062535E">
      <w:pPr>
        <w:pStyle w:val="Code1"/>
        <w:rPr>
          <w:color w:val="000000"/>
        </w:rPr>
      </w:pPr>
      <w:r>
        <w:rPr>
          <w:color w:val="000000"/>
        </w:rPr>
        <w:t>IviDigitizerGlitchPolarityEnum</w:t>
      </w:r>
    </w:p>
    <w:p w:rsidR="0062535E" w:rsidRDefault="0062535E" w:rsidP="0062535E">
      <w:pPr>
        <w:pStyle w:val="AttrFuncSubheading"/>
      </w:pPr>
      <w:r>
        <w:t>C Constant Name</w:t>
      </w:r>
    </w:p>
    <w:p w:rsidR="0062535E" w:rsidRDefault="0062535E" w:rsidP="0062535E">
      <w:pPr>
        <w:pStyle w:val="Code1"/>
        <w:rPr>
          <w:color w:val="000000"/>
        </w:rPr>
      </w:pPr>
      <w:r>
        <w:rPr>
          <w:color w:val="000000"/>
        </w:rPr>
        <w:t>IVIDIGITIZER_ATTR_GLITCH_</w:t>
      </w:r>
      <w:r w:rsidR="005A69D1">
        <w:rPr>
          <w:color w:val="000000"/>
        </w:rPr>
        <w:t>TRIGGER_</w:t>
      </w:r>
      <w:r>
        <w:rPr>
          <w:color w:val="000000"/>
        </w:rPr>
        <w:t>POLARITY</w:t>
      </w:r>
    </w:p>
    <w:p w:rsidR="0062535E" w:rsidRDefault="0062535E" w:rsidP="0062535E">
      <w:pPr>
        <w:pStyle w:val="AttrFuncSubheading"/>
      </w:pPr>
      <w:r>
        <w:t>Description</w:t>
      </w:r>
    </w:p>
    <w:p w:rsidR="0062535E" w:rsidRDefault="0062535E" w:rsidP="0062535E">
      <w:pPr>
        <w:pStyle w:val="Body1"/>
        <w:rPr>
          <w:color w:val="000000"/>
        </w:rPr>
      </w:pPr>
      <w:r>
        <w:rPr>
          <w:color w:val="000000"/>
        </w:rPr>
        <w:t>Specifies the polarity of the glitch that triggers the digitizer.</w:t>
      </w:r>
    </w:p>
    <w:p w:rsidR="0062535E" w:rsidRDefault="0062535E" w:rsidP="0062535E">
      <w:pPr>
        <w:pStyle w:val="AttrFuncSubheading"/>
      </w:pPr>
      <w:r>
        <w:t>Defined Values</w:t>
      </w:r>
    </w:p>
    <w:tbl>
      <w:tblPr>
        <w:tblW w:w="0" w:type="auto"/>
        <w:tblInd w:w="828" w:type="dxa"/>
        <w:tblLayout w:type="fixed"/>
        <w:tblLook w:val="0000"/>
      </w:tblPr>
      <w:tblGrid>
        <w:gridCol w:w="1620"/>
        <w:gridCol w:w="360"/>
        <w:gridCol w:w="1170"/>
        <w:gridCol w:w="5490"/>
      </w:tblGrid>
      <w:tr w:rsidR="0062535E" w:rsidTr="005506DF">
        <w:trPr>
          <w:cantSplit/>
        </w:trPr>
        <w:tc>
          <w:tcPr>
            <w:tcW w:w="1620" w:type="dxa"/>
            <w:vMerge w:val="restart"/>
            <w:tcBorders>
              <w:top w:val="single" w:sz="4" w:space="0" w:color="auto"/>
              <w:left w:val="single" w:sz="6" w:space="0" w:color="auto"/>
              <w:right w:val="single" w:sz="6" w:space="0" w:color="auto"/>
            </w:tcBorders>
            <w:shd w:val="clear" w:color="auto" w:fill="C0C0C0"/>
          </w:tcPr>
          <w:p w:rsidR="0062535E" w:rsidRDefault="0062535E" w:rsidP="005506DF">
            <w:pPr>
              <w:pStyle w:val="TableHead"/>
              <w:jc w:val="left"/>
              <w:rPr>
                <w:i/>
              </w:rPr>
            </w:pPr>
            <w:r>
              <w:rPr>
                <w:i/>
              </w:rPr>
              <w:t>Name</w:t>
            </w:r>
          </w:p>
        </w:tc>
        <w:tc>
          <w:tcPr>
            <w:tcW w:w="7020" w:type="dxa"/>
            <w:gridSpan w:val="3"/>
            <w:tcBorders>
              <w:top w:val="single" w:sz="4" w:space="0" w:color="auto"/>
              <w:left w:val="single" w:sz="6" w:space="0" w:color="auto"/>
              <w:bottom w:val="single" w:sz="4" w:space="0" w:color="auto"/>
              <w:right w:val="single" w:sz="6" w:space="0" w:color="auto"/>
            </w:tcBorders>
            <w:shd w:val="clear" w:color="auto" w:fill="C0C0C0"/>
          </w:tcPr>
          <w:p w:rsidR="0062535E" w:rsidRDefault="0062535E" w:rsidP="005506DF">
            <w:pPr>
              <w:pStyle w:val="TableHead"/>
              <w:jc w:val="left"/>
              <w:rPr>
                <w:i/>
              </w:rPr>
            </w:pPr>
            <w:r>
              <w:rPr>
                <w:i/>
              </w:rPr>
              <w:t>Description</w:t>
            </w:r>
          </w:p>
        </w:tc>
      </w:tr>
      <w:tr w:rsidR="0062535E" w:rsidTr="005506DF">
        <w:trPr>
          <w:cantSplit/>
        </w:trPr>
        <w:tc>
          <w:tcPr>
            <w:tcW w:w="1620" w:type="dxa"/>
            <w:vMerge/>
            <w:tcBorders>
              <w:left w:val="single" w:sz="6" w:space="0" w:color="auto"/>
              <w:bottom w:val="double" w:sz="6" w:space="0" w:color="auto"/>
              <w:right w:val="single" w:sz="6" w:space="0" w:color="auto"/>
            </w:tcBorders>
            <w:shd w:val="clear" w:color="auto" w:fill="C0C0C0"/>
          </w:tcPr>
          <w:p w:rsidR="0062535E" w:rsidRDefault="0062535E" w:rsidP="005506DF">
            <w:pPr>
              <w:pStyle w:val="TableHead"/>
              <w:jc w:val="left"/>
              <w:rPr>
                <w:i/>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62535E" w:rsidRDefault="0062535E" w:rsidP="005506DF">
            <w:pPr>
              <w:pStyle w:val="TableHead"/>
              <w:jc w:val="left"/>
              <w:rPr>
                <w:i/>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62535E" w:rsidRDefault="0062535E" w:rsidP="005506DF">
            <w:pPr>
              <w:pStyle w:val="TableHead"/>
              <w:jc w:val="left"/>
              <w:rPr>
                <w:i/>
              </w:rPr>
            </w:pPr>
            <w:r>
              <w:rPr>
                <w:i/>
              </w:rPr>
              <w:t>Language</w:t>
            </w:r>
          </w:p>
        </w:tc>
        <w:tc>
          <w:tcPr>
            <w:tcW w:w="5490" w:type="dxa"/>
            <w:tcBorders>
              <w:top w:val="single" w:sz="4" w:space="0" w:color="auto"/>
              <w:left w:val="single" w:sz="6" w:space="0" w:color="auto"/>
              <w:bottom w:val="double" w:sz="6" w:space="0" w:color="auto"/>
              <w:right w:val="single" w:sz="6" w:space="0" w:color="auto"/>
            </w:tcBorders>
            <w:shd w:val="clear" w:color="auto" w:fill="C0C0C0"/>
          </w:tcPr>
          <w:p w:rsidR="0062535E" w:rsidRDefault="0062535E" w:rsidP="005506DF">
            <w:pPr>
              <w:pStyle w:val="TableHead"/>
              <w:jc w:val="left"/>
              <w:rPr>
                <w:i/>
              </w:rPr>
            </w:pPr>
            <w:r>
              <w:rPr>
                <w:i/>
              </w:rPr>
              <w:t>Identifier</w:t>
            </w:r>
          </w:p>
        </w:tc>
      </w:tr>
      <w:tr w:rsidR="0062535E" w:rsidTr="00DC5332">
        <w:trPr>
          <w:cantSplit/>
          <w:trHeight w:val="342"/>
        </w:trPr>
        <w:tc>
          <w:tcPr>
            <w:tcW w:w="1620" w:type="dxa"/>
            <w:vMerge w:val="restart"/>
            <w:tcBorders>
              <w:top w:val="double" w:sz="6" w:space="0" w:color="auto"/>
              <w:left w:val="single" w:sz="6" w:space="0" w:color="auto"/>
              <w:right w:val="single" w:sz="6" w:space="0" w:color="auto"/>
            </w:tcBorders>
          </w:tcPr>
          <w:p w:rsidR="0062535E" w:rsidRDefault="0062535E" w:rsidP="005506DF">
            <w:pPr>
              <w:pStyle w:val="TableCell"/>
            </w:pPr>
            <w:r>
              <w:t>Glitch Positive</w:t>
            </w:r>
          </w:p>
        </w:tc>
        <w:tc>
          <w:tcPr>
            <w:tcW w:w="7020" w:type="dxa"/>
            <w:gridSpan w:val="3"/>
            <w:tcBorders>
              <w:top w:val="double" w:sz="6" w:space="0" w:color="auto"/>
              <w:left w:val="single" w:sz="6" w:space="0" w:color="auto"/>
              <w:bottom w:val="single" w:sz="4" w:space="0" w:color="auto"/>
              <w:right w:val="single" w:sz="6" w:space="0" w:color="auto"/>
            </w:tcBorders>
          </w:tcPr>
          <w:p w:rsidR="0062535E" w:rsidRDefault="0062535E" w:rsidP="0062535E">
            <w:pPr>
              <w:pStyle w:val="TableCell"/>
            </w:pPr>
            <w:r>
              <w:t>The digitizer triggers on a positive glitch.</w:t>
            </w:r>
          </w:p>
        </w:tc>
      </w:tr>
      <w:tr w:rsidR="00FE5793" w:rsidTr="005506DF">
        <w:trPr>
          <w:cantSplit/>
        </w:trPr>
        <w:tc>
          <w:tcPr>
            <w:tcW w:w="1620" w:type="dxa"/>
            <w:vMerge/>
            <w:tcBorders>
              <w:left w:val="single" w:sz="6" w:space="0" w:color="auto"/>
              <w:right w:val="single" w:sz="6" w:space="0" w:color="auto"/>
            </w:tcBorders>
          </w:tcPr>
          <w:p w:rsidR="00FE5793" w:rsidRDefault="00FE5793" w:rsidP="005506DF">
            <w:pPr>
              <w:rPr>
                <w:color w:val="000000"/>
              </w:rPr>
            </w:pPr>
          </w:p>
        </w:tc>
        <w:tc>
          <w:tcPr>
            <w:tcW w:w="360" w:type="dxa"/>
            <w:vMerge w:val="restart"/>
            <w:tcBorders>
              <w:top w:val="single" w:sz="4" w:space="0" w:color="auto"/>
              <w:left w:val="single" w:sz="6" w:space="0" w:color="auto"/>
              <w:right w:val="single" w:sz="6" w:space="0" w:color="auto"/>
            </w:tcBorders>
          </w:tcPr>
          <w:p w:rsidR="00FE5793" w:rsidRDefault="00FE5793"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FE5793" w:rsidRDefault="00306E2D" w:rsidP="005506DF">
            <w:pPr>
              <w:pStyle w:val="TableCell"/>
            </w:pPr>
            <w:r>
              <w:t>.NET</w:t>
            </w:r>
          </w:p>
        </w:tc>
        <w:tc>
          <w:tcPr>
            <w:tcW w:w="5490" w:type="dxa"/>
            <w:tcBorders>
              <w:top w:val="single" w:sz="4" w:space="0" w:color="auto"/>
              <w:left w:val="single" w:sz="6" w:space="0" w:color="auto"/>
              <w:bottom w:val="single" w:sz="6" w:space="0" w:color="auto"/>
              <w:right w:val="single" w:sz="6" w:space="0" w:color="auto"/>
            </w:tcBorders>
          </w:tcPr>
          <w:p w:rsidR="00FE5793" w:rsidRDefault="00FE5793" w:rsidP="0062535E">
            <w:pPr>
              <w:pStyle w:val="TableCellCourierNew"/>
            </w:pPr>
            <w:r>
              <w:t>GlitchPolarity.Positive</w:t>
            </w:r>
          </w:p>
        </w:tc>
      </w:tr>
      <w:tr w:rsidR="00FE5793" w:rsidTr="00FE5459">
        <w:trPr>
          <w:cantSplit/>
        </w:trPr>
        <w:tc>
          <w:tcPr>
            <w:tcW w:w="1620" w:type="dxa"/>
            <w:vMerge/>
            <w:tcBorders>
              <w:left w:val="single" w:sz="6" w:space="0" w:color="auto"/>
              <w:right w:val="single" w:sz="6" w:space="0" w:color="auto"/>
            </w:tcBorders>
          </w:tcPr>
          <w:p w:rsidR="00FE5793" w:rsidRDefault="00FE5793" w:rsidP="005506DF">
            <w:pPr>
              <w:rPr>
                <w:color w:val="000000"/>
              </w:rPr>
            </w:pPr>
          </w:p>
        </w:tc>
        <w:tc>
          <w:tcPr>
            <w:tcW w:w="360" w:type="dxa"/>
            <w:vMerge/>
            <w:tcBorders>
              <w:left w:val="single" w:sz="6" w:space="0" w:color="auto"/>
              <w:right w:val="single" w:sz="6" w:space="0" w:color="auto"/>
            </w:tcBorders>
          </w:tcPr>
          <w:p w:rsidR="00FE5793" w:rsidRDefault="00FE5793"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FE5793" w:rsidRDefault="00FE5793" w:rsidP="005506DF">
            <w:pPr>
              <w:pStyle w:val="TableCell"/>
            </w:pPr>
            <w:r>
              <w:t>C</w:t>
            </w:r>
          </w:p>
        </w:tc>
        <w:tc>
          <w:tcPr>
            <w:tcW w:w="5490" w:type="dxa"/>
            <w:tcBorders>
              <w:top w:val="single" w:sz="4" w:space="0" w:color="auto"/>
              <w:left w:val="single" w:sz="6" w:space="0" w:color="auto"/>
              <w:bottom w:val="single" w:sz="6" w:space="0" w:color="auto"/>
              <w:right w:val="single" w:sz="6" w:space="0" w:color="auto"/>
            </w:tcBorders>
          </w:tcPr>
          <w:p w:rsidR="00FE5793" w:rsidRDefault="00FE5793" w:rsidP="0062535E">
            <w:pPr>
              <w:pStyle w:val="TableCellCourierNew"/>
            </w:pPr>
            <w:r>
              <w:t>IVIDIGITIZER_VAL_GLITCH_POSITIVE</w:t>
            </w:r>
          </w:p>
        </w:tc>
      </w:tr>
      <w:tr w:rsidR="00FE5793" w:rsidTr="005506DF">
        <w:trPr>
          <w:cantSplit/>
        </w:trPr>
        <w:tc>
          <w:tcPr>
            <w:tcW w:w="1620" w:type="dxa"/>
            <w:vMerge/>
            <w:tcBorders>
              <w:left w:val="single" w:sz="6" w:space="0" w:color="auto"/>
              <w:right w:val="single" w:sz="6" w:space="0" w:color="auto"/>
            </w:tcBorders>
          </w:tcPr>
          <w:p w:rsidR="00FE5793" w:rsidRDefault="00FE5793" w:rsidP="005506DF">
            <w:pPr>
              <w:rPr>
                <w:color w:val="000000"/>
              </w:rPr>
            </w:pPr>
          </w:p>
        </w:tc>
        <w:tc>
          <w:tcPr>
            <w:tcW w:w="360" w:type="dxa"/>
            <w:vMerge/>
            <w:tcBorders>
              <w:left w:val="single" w:sz="6" w:space="0" w:color="auto"/>
              <w:bottom w:val="single" w:sz="6" w:space="0" w:color="auto"/>
              <w:right w:val="single" w:sz="6" w:space="0" w:color="auto"/>
            </w:tcBorders>
          </w:tcPr>
          <w:p w:rsidR="00FE5793" w:rsidRDefault="00FE5793"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FE5793" w:rsidRDefault="00FE5793" w:rsidP="005506DF">
            <w:pPr>
              <w:pStyle w:val="TableCell"/>
            </w:pPr>
            <w:r>
              <w:t>COM</w:t>
            </w:r>
          </w:p>
        </w:tc>
        <w:tc>
          <w:tcPr>
            <w:tcW w:w="5490" w:type="dxa"/>
            <w:tcBorders>
              <w:top w:val="single" w:sz="4" w:space="0" w:color="auto"/>
              <w:left w:val="single" w:sz="6" w:space="0" w:color="auto"/>
              <w:bottom w:val="single" w:sz="6" w:space="0" w:color="auto"/>
              <w:right w:val="single" w:sz="6" w:space="0" w:color="auto"/>
            </w:tcBorders>
          </w:tcPr>
          <w:p w:rsidR="00FE5793" w:rsidRDefault="00FE5793" w:rsidP="0062535E">
            <w:pPr>
              <w:pStyle w:val="TableCellCourierNew"/>
            </w:pPr>
            <w:r>
              <w:t>IviDigitizerGlitchPolarityPositive</w:t>
            </w:r>
          </w:p>
        </w:tc>
      </w:tr>
      <w:tr w:rsidR="0062535E" w:rsidTr="00DC5332">
        <w:trPr>
          <w:cantSplit/>
          <w:trHeight w:val="417"/>
        </w:trPr>
        <w:tc>
          <w:tcPr>
            <w:tcW w:w="1620" w:type="dxa"/>
            <w:vMerge w:val="restart"/>
            <w:tcBorders>
              <w:top w:val="single" w:sz="6" w:space="0" w:color="auto"/>
              <w:left w:val="single" w:sz="6" w:space="0" w:color="auto"/>
              <w:right w:val="single" w:sz="6" w:space="0" w:color="auto"/>
            </w:tcBorders>
          </w:tcPr>
          <w:p w:rsidR="0062535E" w:rsidRDefault="0062535E" w:rsidP="005506DF">
            <w:pPr>
              <w:pStyle w:val="TableCell"/>
            </w:pPr>
            <w:r>
              <w:t>Glitch Negative</w:t>
            </w:r>
          </w:p>
        </w:tc>
        <w:tc>
          <w:tcPr>
            <w:tcW w:w="7020" w:type="dxa"/>
            <w:gridSpan w:val="3"/>
            <w:tcBorders>
              <w:top w:val="single" w:sz="6" w:space="0" w:color="auto"/>
              <w:left w:val="single" w:sz="6" w:space="0" w:color="auto"/>
              <w:bottom w:val="single" w:sz="4" w:space="0" w:color="auto"/>
              <w:right w:val="single" w:sz="6" w:space="0" w:color="auto"/>
            </w:tcBorders>
          </w:tcPr>
          <w:p w:rsidR="0062535E" w:rsidRDefault="0062535E" w:rsidP="005506DF">
            <w:pPr>
              <w:pStyle w:val="TableCell"/>
            </w:pPr>
            <w:r>
              <w:t>The digitizer triggers on a negative glitch.</w:t>
            </w:r>
          </w:p>
        </w:tc>
      </w:tr>
      <w:tr w:rsidR="00306E2D" w:rsidTr="005506DF">
        <w:trPr>
          <w:cantSplit/>
        </w:trPr>
        <w:tc>
          <w:tcPr>
            <w:tcW w:w="1620" w:type="dxa"/>
            <w:vMerge/>
            <w:tcBorders>
              <w:left w:val="single" w:sz="6" w:space="0" w:color="auto"/>
              <w:right w:val="single" w:sz="6" w:space="0" w:color="auto"/>
            </w:tcBorders>
          </w:tcPr>
          <w:p w:rsidR="00306E2D" w:rsidRDefault="00306E2D" w:rsidP="005506DF">
            <w:pPr>
              <w:rPr>
                <w:color w:val="000000"/>
              </w:rPr>
            </w:pPr>
          </w:p>
        </w:tc>
        <w:tc>
          <w:tcPr>
            <w:tcW w:w="360" w:type="dxa"/>
            <w:vMerge w:val="restart"/>
            <w:tcBorders>
              <w:top w:val="single" w:sz="4" w:space="0" w:color="auto"/>
              <w:left w:val="single" w:sz="6" w:space="0" w:color="auto"/>
              <w:right w:val="single" w:sz="6" w:space="0" w:color="auto"/>
            </w:tcBorders>
          </w:tcPr>
          <w:p w:rsidR="00306E2D" w:rsidRDefault="00306E2D"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306E2D" w:rsidRDefault="00306E2D" w:rsidP="005506DF">
            <w:pPr>
              <w:pStyle w:val="TableCell"/>
            </w:pPr>
            <w:r>
              <w:t>.NET</w:t>
            </w:r>
          </w:p>
        </w:tc>
        <w:tc>
          <w:tcPr>
            <w:tcW w:w="5490" w:type="dxa"/>
            <w:tcBorders>
              <w:top w:val="single" w:sz="4" w:space="0" w:color="auto"/>
              <w:left w:val="single" w:sz="6" w:space="0" w:color="auto"/>
              <w:bottom w:val="single" w:sz="6" w:space="0" w:color="auto"/>
              <w:right w:val="single" w:sz="6" w:space="0" w:color="auto"/>
            </w:tcBorders>
          </w:tcPr>
          <w:p w:rsidR="00306E2D" w:rsidRDefault="00306E2D" w:rsidP="005506DF">
            <w:pPr>
              <w:pStyle w:val="TableCellCourierNew"/>
            </w:pPr>
            <w:r>
              <w:t>GlitchPolarity.Negative</w:t>
            </w:r>
          </w:p>
        </w:tc>
      </w:tr>
      <w:tr w:rsidR="00306E2D" w:rsidTr="00FE5459">
        <w:trPr>
          <w:cantSplit/>
        </w:trPr>
        <w:tc>
          <w:tcPr>
            <w:tcW w:w="1620" w:type="dxa"/>
            <w:vMerge/>
            <w:tcBorders>
              <w:left w:val="single" w:sz="6" w:space="0" w:color="auto"/>
              <w:right w:val="single" w:sz="6" w:space="0" w:color="auto"/>
            </w:tcBorders>
          </w:tcPr>
          <w:p w:rsidR="00306E2D" w:rsidRDefault="00306E2D" w:rsidP="005506DF">
            <w:pPr>
              <w:rPr>
                <w:color w:val="000000"/>
              </w:rPr>
            </w:pPr>
          </w:p>
        </w:tc>
        <w:tc>
          <w:tcPr>
            <w:tcW w:w="360" w:type="dxa"/>
            <w:vMerge/>
            <w:tcBorders>
              <w:left w:val="single" w:sz="6" w:space="0" w:color="auto"/>
              <w:right w:val="single" w:sz="6" w:space="0" w:color="auto"/>
            </w:tcBorders>
          </w:tcPr>
          <w:p w:rsidR="00306E2D" w:rsidRDefault="00306E2D"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306E2D" w:rsidRDefault="00306E2D" w:rsidP="005506DF">
            <w:pPr>
              <w:pStyle w:val="TableCell"/>
            </w:pPr>
            <w:r>
              <w:t>C</w:t>
            </w:r>
          </w:p>
        </w:tc>
        <w:tc>
          <w:tcPr>
            <w:tcW w:w="5490" w:type="dxa"/>
            <w:tcBorders>
              <w:top w:val="single" w:sz="4" w:space="0" w:color="auto"/>
              <w:left w:val="single" w:sz="6" w:space="0" w:color="auto"/>
              <w:bottom w:val="single" w:sz="6" w:space="0" w:color="auto"/>
              <w:right w:val="single" w:sz="6" w:space="0" w:color="auto"/>
            </w:tcBorders>
          </w:tcPr>
          <w:p w:rsidR="00306E2D" w:rsidRDefault="00306E2D" w:rsidP="005506DF">
            <w:pPr>
              <w:pStyle w:val="TableCellCourierNew"/>
            </w:pPr>
            <w:r>
              <w:t>IVIDIGITIZER_VAL_GLITCH_NEGATIVE</w:t>
            </w:r>
          </w:p>
        </w:tc>
      </w:tr>
      <w:tr w:rsidR="00306E2D" w:rsidTr="005506DF">
        <w:trPr>
          <w:cantSplit/>
        </w:trPr>
        <w:tc>
          <w:tcPr>
            <w:tcW w:w="1620" w:type="dxa"/>
            <w:vMerge/>
            <w:tcBorders>
              <w:left w:val="single" w:sz="6" w:space="0" w:color="auto"/>
              <w:bottom w:val="single" w:sz="6" w:space="0" w:color="auto"/>
              <w:right w:val="single" w:sz="6" w:space="0" w:color="auto"/>
            </w:tcBorders>
          </w:tcPr>
          <w:p w:rsidR="00306E2D" w:rsidRDefault="00306E2D" w:rsidP="005506DF">
            <w:pPr>
              <w:rPr>
                <w:color w:val="000000"/>
              </w:rPr>
            </w:pPr>
          </w:p>
        </w:tc>
        <w:tc>
          <w:tcPr>
            <w:tcW w:w="360" w:type="dxa"/>
            <w:vMerge/>
            <w:tcBorders>
              <w:left w:val="single" w:sz="6" w:space="0" w:color="auto"/>
              <w:bottom w:val="single" w:sz="6" w:space="0" w:color="auto"/>
              <w:right w:val="single" w:sz="6" w:space="0" w:color="auto"/>
            </w:tcBorders>
          </w:tcPr>
          <w:p w:rsidR="00306E2D" w:rsidRDefault="00306E2D"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306E2D" w:rsidRDefault="00306E2D" w:rsidP="005506DF">
            <w:pPr>
              <w:pStyle w:val="TableCell"/>
            </w:pPr>
            <w:r>
              <w:t>COM</w:t>
            </w:r>
          </w:p>
        </w:tc>
        <w:tc>
          <w:tcPr>
            <w:tcW w:w="5490" w:type="dxa"/>
            <w:tcBorders>
              <w:top w:val="single" w:sz="4" w:space="0" w:color="auto"/>
              <w:left w:val="single" w:sz="6" w:space="0" w:color="auto"/>
              <w:bottom w:val="single" w:sz="6" w:space="0" w:color="auto"/>
              <w:right w:val="single" w:sz="6" w:space="0" w:color="auto"/>
            </w:tcBorders>
          </w:tcPr>
          <w:p w:rsidR="00306E2D" w:rsidRDefault="00306E2D" w:rsidP="005506DF">
            <w:pPr>
              <w:pStyle w:val="TableCellCourierNew"/>
            </w:pPr>
            <w:r>
              <w:t>IviDigitizerGlitchPolarityNegative</w:t>
            </w:r>
          </w:p>
        </w:tc>
      </w:tr>
      <w:tr w:rsidR="00306E2D" w:rsidTr="00DC5332">
        <w:trPr>
          <w:cantSplit/>
          <w:trHeight w:val="435"/>
        </w:trPr>
        <w:tc>
          <w:tcPr>
            <w:tcW w:w="1620" w:type="dxa"/>
            <w:vMerge w:val="restart"/>
            <w:tcBorders>
              <w:top w:val="single" w:sz="6" w:space="0" w:color="auto"/>
              <w:left w:val="single" w:sz="6" w:space="0" w:color="auto"/>
              <w:right w:val="single" w:sz="6" w:space="0" w:color="auto"/>
            </w:tcBorders>
          </w:tcPr>
          <w:p w:rsidR="00306E2D" w:rsidRDefault="00306E2D" w:rsidP="005506DF">
            <w:pPr>
              <w:pStyle w:val="TableCell"/>
            </w:pPr>
            <w:r>
              <w:t>Glitch Either</w:t>
            </w:r>
          </w:p>
        </w:tc>
        <w:tc>
          <w:tcPr>
            <w:tcW w:w="7020" w:type="dxa"/>
            <w:gridSpan w:val="3"/>
            <w:tcBorders>
              <w:top w:val="single" w:sz="6" w:space="0" w:color="auto"/>
              <w:left w:val="single" w:sz="6" w:space="0" w:color="auto"/>
              <w:bottom w:val="single" w:sz="4" w:space="0" w:color="auto"/>
              <w:right w:val="single" w:sz="6" w:space="0" w:color="auto"/>
            </w:tcBorders>
          </w:tcPr>
          <w:p w:rsidR="00306E2D" w:rsidRDefault="00306E2D" w:rsidP="005506DF">
            <w:pPr>
              <w:pStyle w:val="TableCell"/>
            </w:pPr>
            <w:r>
              <w:t>The digitizer triggers on either a positive or negative glitch.</w:t>
            </w:r>
          </w:p>
        </w:tc>
      </w:tr>
      <w:tr w:rsidR="00306E2D" w:rsidTr="005506DF">
        <w:trPr>
          <w:cantSplit/>
        </w:trPr>
        <w:tc>
          <w:tcPr>
            <w:tcW w:w="1620" w:type="dxa"/>
            <w:vMerge/>
            <w:tcBorders>
              <w:left w:val="single" w:sz="6" w:space="0" w:color="auto"/>
              <w:right w:val="single" w:sz="6" w:space="0" w:color="auto"/>
            </w:tcBorders>
          </w:tcPr>
          <w:p w:rsidR="00306E2D" w:rsidRDefault="00306E2D" w:rsidP="005506DF">
            <w:pPr>
              <w:rPr>
                <w:color w:val="000000"/>
              </w:rPr>
            </w:pPr>
          </w:p>
        </w:tc>
        <w:tc>
          <w:tcPr>
            <w:tcW w:w="360" w:type="dxa"/>
            <w:vMerge w:val="restart"/>
            <w:tcBorders>
              <w:top w:val="single" w:sz="4" w:space="0" w:color="auto"/>
              <w:left w:val="single" w:sz="6" w:space="0" w:color="auto"/>
              <w:right w:val="single" w:sz="6" w:space="0" w:color="auto"/>
            </w:tcBorders>
          </w:tcPr>
          <w:p w:rsidR="00306E2D" w:rsidRDefault="00306E2D" w:rsidP="005506DF">
            <w:pPr>
              <w:rPr>
                <w:color w:val="000000"/>
              </w:rPr>
            </w:pPr>
          </w:p>
        </w:tc>
        <w:tc>
          <w:tcPr>
            <w:tcW w:w="1170" w:type="dxa"/>
            <w:tcBorders>
              <w:top w:val="single" w:sz="4" w:space="0" w:color="auto"/>
              <w:left w:val="single" w:sz="6" w:space="0" w:color="auto"/>
              <w:bottom w:val="single" w:sz="4" w:space="0" w:color="auto"/>
              <w:right w:val="single" w:sz="6" w:space="0" w:color="auto"/>
            </w:tcBorders>
          </w:tcPr>
          <w:p w:rsidR="00306E2D" w:rsidRDefault="00306E2D" w:rsidP="005506DF">
            <w:pPr>
              <w:pStyle w:val="TableCell"/>
            </w:pPr>
            <w:r>
              <w:t>.NET</w:t>
            </w:r>
          </w:p>
        </w:tc>
        <w:tc>
          <w:tcPr>
            <w:tcW w:w="5490" w:type="dxa"/>
            <w:tcBorders>
              <w:top w:val="single" w:sz="4" w:space="0" w:color="auto"/>
              <w:left w:val="single" w:sz="6" w:space="0" w:color="auto"/>
              <w:bottom w:val="single" w:sz="4" w:space="0" w:color="auto"/>
              <w:right w:val="single" w:sz="6" w:space="0" w:color="auto"/>
            </w:tcBorders>
          </w:tcPr>
          <w:p w:rsidR="00306E2D" w:rsidRDefault="00306E2D" w:rsidP="005506DF">
            <w:pPr>
              <w:pStyle w:val="TableCellCourierNew"/>
            </w:pPr>
            <w:r>
              <w:t>GlitchPolarity.Either</w:t>
            </w:r>
          </w:p>
        </w:tc>
      </w:tr>
      <w:tr w:rsidR="00306E2D" w:rsidTr="00FE5459">
        <w:trPr>
          <w:cantSplit/>
        </w:trPr>
        <w:tc>
          <w:tcPr>
            <w:tcW w:w="1620" w:type="dxa"/>
            <w:vMerge/>
            <w:tcBorders>
              <w:left w:val="single" w:sz="6" w:space="0" w:color="auto"/>
              <w:right w:val="single" w:sz="6" w:space="0" w:color="auto"/>
            </w:tcBorders>
          </w:tcPr>
          <w:p w:rsidR="00306E2D" w:rsidRDefault="00306E2D" w:rsidP="005506DF">
            <w:pPr>
              <w:rPr>
                <w:color w:val="000000"/>
              </w:rPr>
            </w:pPr>
          </w:p>
        </w:tc>
        <w:tc>
          <w:tcPr>
            <w:tcW w:w="360" w:type="dxa"/>
            <w:vMerge/>
            <w:tcBorders>
              <w:left w:val="single" w:sz="6" w:space="0" w:color="auto"/>
              <w:right w:val="single" w:sz="6" w:space="0" w:color="auto"/>
            </w:tcBorders>
          </w:tcPr>
          <w:p w:rsidR="00306E2D" w:rsidRDefault="00306E2D" w:rsidP="005506DF">
            <w:pPr>
              <w:rPr>
                <w:color w:val="000000"/>
              </w:rPr>
            </w:pPr>
          </w:p>
        </w:tc>
        <w:tc>
          <w:tcPr>
            <w:tcW w:w="1170" w:type="dxa"/>
            <w:tcBorders>
              <w:top w:val="single" w:sz="4" w:space="0" w:color="auto"/>
              <w:left w:val="single" w:sz="6" w:space="0" w:color="auto"/>
              <w:bottom w:val="single" w:sz="4" w:space="0" w:color="auto"/>
              <w:right w:val="single" w:sz="6" w:space="0" w:color="auto"/>
            </w:tcBorders>
          </w:tcPr>
          <w:p w:rsidR="00306E2D" w:rsidRDefault="00306E2D" w:rsidP="005506DF">
            <w:pPr>
              <w:pStyle w:val="TableCell"/>
            </w:pPr>
            <w:r>
              <w:t>C</w:t>
            </w:r>
          </w:p>
        </w:tc>
        <w:tc>
          <w:tcPr>
            <w:tcW w:w="5490" w:type="dxa"/>
            <w:tcBorders>
              <w:top w:val="single" w:sz="4" w:space="0" w:color="auto"/>
              <w:left w:val="single" w:sz="6" w:space="0" w:color="auto"/>
              <w:bottom w:val="single" w:sz="4" w:space="0" w:color="auto"/>
              <w:right w:val="single" w:sz="6" w:space="0" w:color="auto"/>
            </w:tcBorders>
          </w:tcPr>
          <w:p w:rsidR="00306E2D" w:rsidRDefault="00306E2D" w:rsidP="005506DF">
            <w:pPr>
              <w:pStyle w:val="TableCellCourierNew"/>
            </w:pPr>
            <w:r>
              <w:t>IVIDIGITIZER_VAL_GLITCH_EITHER</w:t>
            </w:r>
          </w:p>
        </w:tc>
      </w:tr>
      <w:tr w:rsidR="00306E2D" w:rsidTr="005506DF">
        <w:trPr>
          <w:cantSplit/>
        </w:trPr>
        <w:tc>
          <w:tcPr>
            <w:tcW w:w="1620" w:type="dxa"/>
            <w:vMerge/>
            <w:tcBorders>
              <w:left w:val="single" w:sz="6" w:space="0" w:color="auto"/>
              <w:bottom w:val="single" w:sz="6" w:space="0" w:color="auto"/>
              <w:right w:val="single" w:sz="6" w:space="0" w:color="auto"/>
            </w:tcBorders>
          </w:tcPr>
          <w:p w:rsidR="00306E2D" w:rsidRDefault="00306E2D" w:rsidP="005506DF">
            <w:pPr>
              <w:rPr>
                <w:color w:val="000000"/>
              </w:rPr>
            </w:pPr>
          </w:p>
        </w:tc>
        <w:tc>
          <w:tcPr>
            <w:tcW w:w="360" w:type="dxa"/>
            <w:vMerge/>
            <w:tcBorders>
              <w:left w:val="single" w:sz="6" w:space="0" w:color="auto"/>
              <w:bottom w:val="single" w:sz="6" w:space="0" w:color="auto"/>
              <w:right w:val="single" w:sz="6" w:space="0" w:color="auto"/>
            </w:tcBorders>
          </w:tcPr>
          <w:p w:rsidR="00306E2D" w:rsidRDefault="00306E2D"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306E2D" w:rsidRDefault="00306E2D" w:rsidP="005506DF">
            <w:pPr>
              <w:pStyle w:val="TableCell"/>
            </w:pPr>
            <w:r>
              <w:t>COM</w:t>
            </w:r>
          </w:p>
        </w:tc>
        <w:tc>
          <w:tcPr>
            <w:tcW w:w="5490" w:type="dxa"/>
            <w:tcBorders>
              <w:top w:val="single" w:sz="4" w:space="0" w:color="auto"/>
              <w:left w:val="single" w:sz="6" w:space="0" w:color="auto"/>
              <w:bottom w:val="single" w:sz="6" w:space="0" w:color="auto"/>
              <w:right w:val="single" w:sz="6" w:space="0" w:color="auto"/>
            </w:tcBorders>
          </w:tcPr>
          <w:p w:rsidR="00306E2D" w:rsidRDefault="00306E2D" w:rsidP="005506DF">
            <w:pPr>
              <w:pStyle w:val="TableCellCourierNew"/>
            </w:pPr>
            <w:r>
              <w:t>IviDigitizerGlitchPolarityEither</w:t>
            </w:r>
          </w:p>
        </w:tc>
      </w:tr>
    </w:tbl>
    <w:p w:rsidR="00FE5793" w:rsidRPr="00F7116C" w:rsidRDefault="00FE5793" w:rsidP="00FE5793">
      <w:pPr>
        <w:pStyle w:val="AttrFuncSubheading"/>
        <w:rPr>
          <w:color w:val="auto"/>
        </w:rPr>
      </w:pPr>
      <w:r w:rsidRPr="00F7116C">
        <w:rPr>
          <w:color w:val="auto"/>
        </w:rPr>
        <w:lastRenderedPageBreak/>
        <w:t>.NET Exceptions</w:t>
      </w:r>
    </w:p>
    <w:p w:rsidR="00FE5793" w:rsidRDefault="00FE5793" w:rsidP="00FE579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2535E" w:rsidRDefault="0062535E" w:rsidP="0062535E">
      <w:pPr>
        <w:pStyle w:val="Body"/>
        <w:rPr>
          <w:color w:val="000000"/>
        </w:rPr>
      </w:pPr>
    </w:p>
    <w:p w:rsidR="00BF53B1" w:rsidRDefault="00BF53B1" w:rsidP="00BF53B1">
      <w:pPr>
        <w:pStyle w:val="Body1"/>
        <w:rPr>
          <w:sz w:val="12"/>
          <w:szCs w:val="12"/>
        </w:rPr>
      </w:pPr>
      <w:r>
        <w:br w:type="page"/>
      </w:r>
    </w:p>
    <w:p w:rsidR="00BF53B1" w:rsidRDefault="00BF53B1" w:rsidP="00BF53B1">
      <w:pPr>
        <w:pStyle w:val="Heading3"/>
      </w:pPr>
      <w:bookmarkStart w:id="1083" w:name="_Toc304583878"/>
      <w:bookmarkStart w:id="1084" w:name="_Toc306374729"/>
      <w:r>
        <w:t>Glitch Trigger Width</w:t>
      </w:r>
      <w:bookmarkEnd w:id="1083"/>
      <w:bookmarkEnd w:id="1084"/>
    </w:p>
    <w:p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356"/>
        <w:gridCol w:w="1080"/>
        <w:gridCol w:w="1440"/>
        <w:gridCol w:w="1170"/>
        <w:gridCol w:w="3314"/>
      </w:tblGrid>
      <w:tr w:rsidR="00BF53B1" w:rsidTr="00306E2D">
        <w:trPr>
          <w:cantSplit/>
          <w:tblHeader/>
        </w:trPr>
        <w:tc>
          <w:tcPr>
            <w:tcW w:w="2356" w:type="dxa"/>
            <w:tcBorders>
              <w:top w:val="single" w:sz="4" w:space="0" w:color="auto"/>
              <w:left w:val="single" w:sz="4" w:space="0" w:color="auto"/>
              <w:bottom w:val="double" w:sz="6" w:space="0" w:color="auto"/>
            </w:tcBorders>
          </w:tcPr>
          <w:p w:rsidR="00BF53B1" w:rsidRDefault="00BF53B1" w:rsidP="001D305A">
            <w:pPr>
              <w:pStyle w:val="TableHead"/>
            </w:pPr>
            <w:r>
              <w:t>Data Type</w:t>
            </w:r>
          </w:p>
        </w:tc>
        <w:tc>
          <w:tcPr>
            <w:tcW w:w="1080" w:type="dxa"/>
            <w:tcBorders>
              <w:top w:val="single" w:sz="4" w:space="0" w:color="auto"/>
              <w:bottom w:val="double" w:sz="6" w:space="0" w:color="auto"/>
            </w:tcBorders>
          </w:tcPr>
          <w:p w:rsidR="00BF53B1" w:rsidRDefault="00BF53B1" w:rsidP="001D305A">
            <w:pPr>
              <w:pStyle w:val="TableHead"/>
            </w:pPr>
            <w:r>
              <w:t>Access</w:t>
            </w:r>
          </w:p>
        </w:tc>
        <w:tc>
          <w:tcPr>
            <w:tcW w:w="1440" w:type="dxa"/>
            <w:tcBorders>
              <w:top w:val="single" w:sz="4" w:space="0" w:color="auto"/>
              <w:bottom w:val="double" w:sz="6" w:space="0" w:color="auto"/>
            </w:tcBorders>
          </w:tcPr>
          <w:p w:rsidR="00BF53B1" w:rsidRDefault="00BF53B1" w:rsidP="001D305A">
            <w:pPr>
              <w:pStyle w:val="TableHead"/>
            </w:pPr>
            <w:r>
              <w:t>Applies To</w:t>
            </w:r>
          </w:p>
        </w:tc>
        <w:tc>
          <w:tcPr>
            <w:tcW w:w="1170" w:type="dxa"/>
            <w:tcBorders>
              <w:top w:val="single" w:sz="4" w:space="0" w:color="auto"/>
              <w:bottom w:val="double" w:sz="6" w:space="0" w:color="auto"/>
            </w:tcBorders>
          </w:tcPr>
          <w:p w:rsidR="00BF53B1" w:rsidRDefault="00BF53B1" w:rsidP="001D305A">
            <w:pPr>
              <w:pStyle w:val="TableHead"/>
            </w:pPr>
            <w:r>
              <w:t>Coercion</w:t>
            </w:r>
          </w:p>
        </w:tc>
        <w:tc>
          <w:tcPr>
            <w:tcW w:w="3314" w:type="dxa"/>
            <w:tcBorders>
              <w:top w:val="single" w:sz="4" w:space="0" w:color="auto"/>
              <w:bottom w:val="double" w:sz="6" w:space="0" w:color="auto"/>
              <w:right w:val="single" w:sz="6" w:space="0" w:color="auto"/>
            </w:tcBorders>
          </w:tcPr>
          <w:p w:rsidR="00BF53B1" w:rsidRDefault="00BF53B1" w:rsidP="001D305A">
            <w:pPr>
              <w:pStyle w:val="TableHead"/>
            </w:pPr>
            <w:r>
              <w:t>High Level Functions</w:t>
            </w:r>
          </w:p>
        </w:tc>
      </w:tr>
      <w:tr w:rsidR="00BF53B1" w:rsidTr="00306E2D">
        <w:tblPrEx>
          <w:tblBorders>
            <w:top w:val="single" w:sz="6" w:space="0" w:color="auto"/>
            <w:left w:val="single" w:sz="6" w:space="0" w:color="auto"/>
            <w:bottom w:val="single" w:sz="6" w:space="0" w:color="auto"/>
            <w:right w:val="single" w:sz="6" w:space="0" w:color="auto"/>
          </w:tblBorders>
        </w:tblPrEx>
        <w:trPr>
          <w:cantSplit/>
        </w:trPr>
        <w:tc>
          <w:tcPr>
            <w:tcW w:w="2356" w:type="dxa"/>
            <w:tcBorders>
              <w:top w:val="double" w:sz="6" w:space="0" w:color="auto"/>
            </w:tcBorders>
          </w:tcPr>
          <w:p w:rsidR="00306E2D" w:rsidRDefault="00BF53B1" w:rsidP="00306E2D">
            <w:pPr>
              <w:pStyle w:val="TableCellCourierNew"/>
            </w:pPr>
            <w:r>
              <w:t>ViReal64</w:t>
            </w:r>
            <w:r w:rsidR="00306E2D">
              <w:t xml:space="preserve"> (C/COM)</w:t>
            </w:r>
          </w:p>
          <w:p w:rsidR="00BF53B1" w:rsidRDefault="00306E2D" w:rsidP="00306E2D">
            <w:pPr>
              <w:pStyle w:val="TableCellCourierNew"/>
            </w:pPr>
            <w:r>
              <w:t>PrecisionTimeSpan (.NET)</w:t>
            </w:r>
          </w:p>
        </w:tc>
        <w:tc>
          <w:tcPr>
            <w:tcW w:w="1080" w:type="dxa"/>
            <w:tcBorders>
              <w:top w:val="double" w:sz="6" w:space="0" w:color="auto"/>
            </w:tcBorders>
          </w:tcPr>
          <w:p w:rsidR="00BF53B1" w:rsidRDefault="00BF53B1" w:rsidP="001D305A">
            <w:pPr>
              <w:pStyle w:val="TableCell"/>
            </w:pPr>
            <w:r>
              <w:t>R/W</w:t>
            </w:r>
          </w:p>
        </w:tc>
        <w:tc>
          <w:tcPr>
            <w:tcW w:w="1440" w:type="dxa"/>
            <w:tcBorders>
              <w:top w:val="double" w:sz="6" w:space="0" w:color="auto"/>
            </w:tcBorders>
          </w:tcPr>
          <w:p w:rsidR="00BF53B1" w:rsidRDefault="00377EBC" w:rsidP="001D305A">
            <w:pPr>
              <w:pStyle w:val="TableCell"/>
            </w:pPr>
            <w:r>
              <w:t>TriggerSource</w:t>
            </w:r>
          </w:p>
        </w:tc>
        <w:tc>
          <w:tcPr>
            <w:tcW w:w="1170" w:type="dxa"/>
            <w:tcBorders>
              <w:top w:val="double" w:sz="6" w:space="0" w:color="auto"/>
            </w:tcBorders>
          </w:tcPr>
          <w:p w:rsidR="00BF53B1" w:rsidRDefault="00BF53B1" w:rsidP="001D305A">
            <w:pPr>
              <w:pStyle w:val="TableCell"/>
            </w:pPr>
            <w:r>
              <w:t>None</w:t>
            </w:r>
          </w:p>
        </w:tc>
        <w:tc>
          <w:tcPr>
            <w:tcW w:w="3314" w:type="dxa"/>
            <w:tcBorders>
              <w:top w:val="double" w:sz="6" w:space="0" w:color="auto"/>
            </w:tcBorders>
          </w:tcPr>
          <w:p w:rsidR="00BF53B1" w:rsidRDefault="007E0D9B" w:rsidP="001D305A">
            <w:pPr>
              <w:pStyle w:val="TableCell"/>
            </w:pPr>
            <w:r>
              <w:t>Configure Glitch Trigger Source</w:t>
            </w:r>
          </w:p>
        </w:tc>
      </w:tr>
    </w:tbl>
    <w:p w:rsidR="00FE5793" w:rsidRDefault="00FE5793" w:rsidP="00FE5793">
      <w:pPr>
        <w:pStyle w:val="FunctionHead"/>
      </w:pPr>
      <w:r>
        <w:t>.NET Property Name</w:t>
      </w:r>
    </w:p>
    <w:p w:rsidR="00FE5793" w:rsidRDefault="00FE5793" w:rsidP="00FE5793">
      <w:pPr>
        <w:pStyle w:val="Body1"/>
        <w:rPr>
          <w:rStyle w:val="monospace"/>
        </w:rPr>
      </w:pPr>
      <w:r>
        <w:rPr>
          <w:rStyle w:val="monospace"/>
        </w:rPr>
        <w:t>Trigger.Sources[].Glitch.Width</w:t>
      </w:r>
    </w:p>
    <w:p w:rsidR="00BF53B1" w:rsidRDefault="00BF53B1" w:rsidP="00BF53B1">
      <w:pPr>
        <w:pStyle w:val="FunctionHead"/>
      </w:pPr>
      <w:r>
        <w:t>COM Property Name</w:t>
      </w:r>
    </w:p>
    <w:p w:rsidR="00BF53B1" w:rsidRDefault="009249C0" w:rsidP="00BF53B1">
      <w:pPr>
        <w:pStyle w:val="Body1"/>
        <w:rPr>
          <w:rStyle w:val="monospace"/>
        </w:rPr>
      </w:pPr>
      <w:r>
        <w:rPr>
          <w:rStyle w:val="monospace"/>
        </w:rPr>
        <w:t>Trigger.Sources.Item().</w:t>
      </w:r>
      <w:r w:rsidR="00BF53B1">
        <w:rPr>
          <w:rStyle w:val="monospace"/>
        </w:rPr>
        <w:t>Glitch.Width</w:t>
      </w:r>
    </w:p>
    <w:p w:rsidR="00BF53B1" w:rsidRDefault="00BF53B1" w:rsidP="00BF53B1">
      <w:pPr>
        <w:pStyle w:val="FunctionHead"/>
      </w:pPr>
      <w:r>
        <w:t>C Constant Name</w:t>
      </w:r>
    </w:p>
    <w:p w:rsidR="00BF53B1" w:rsidRDefault="00BF53B1" w:rsidP="00BF53B1">
      <w:pPr>
        <w:pStyle w:val="Body1"/>
      </w:pPr>
      <w:r>
        <w:rPr>
          <w:rFonts w:ascii="Courier New" w:hAnsi="Courier New" w:cs="Courier New"/>
          <w:sz w:val="18"/>
          <w:szCs w:val="18"/>
        </w:rPr>
        <w:t>IVIDIGITIZER_ATTR_GLITCH_TRIGGER_WIDTH</w:t>
      </w:r>
    </w:p>
    <w:p w:rsidR="00BF53B1" w:rsidRDefault="00BF53B1" w:rsidP="00BF53B1">
      <w:pPr>
        <w:pStyle w:val="FunctionHead"/>
      </w:pPr>
      <w:r>
        <w:t>Description</w:t>
      </w:r>
    </w:p>
    <w:p w:rsidR="00BF53B1" w:rsidRDefault="00BF53B1" w:rsidP="00BF53B1">
      <w:pPr>
        <w:pStyle w:val="Body1"/>
      </w:pPr>
      <w:r>
        <w:t>Specifies the glitch width</w:t>
      </w:r>
      <w:r w:rsidR="00C06F58">
        <w:t xml:space="preserve">. </w:t>
      </w:r>
      <w:r w:rsidR="00306E2D">
        <w:t>For C and COM, the units are seconds</w:t>
      </w:r>
      <w:r w:rsidR="00C06F58">
        <w:t xml:space="preserve">. </w:t>
      </w:r>
      <w:r w:rsidR="00306E2D">
        <w:t>For .NET, the units are implicit in the definition of PrecisionTimeSpan</w:t>
      </w:r>
      <w:r>
        <w:t>. The digitizer triggers when it detects a pulse with a width less than or greater than this value, depending on the Glitch Condition attribute.</w:t>
      </w:r>
    </w:p>
    <w:p w:rsidR="00FE5793" w:rsidRPr="00F7116C" w:rsidRDefault="00FE5793" w:rsidP="00FE5793">
      <w:pPr>
        <w:pStyle w:val="AttrFuncSubheading"/>
        <w:rPr>
          <w:color w:val="auto"/>
        </w:rPr>
      </w:pPr>
      <w:r w:rsidRPr="00F7116C">
        <w:rPr>
          <w:color w:val="auto"/>
        </w:rPr>
        <w:t>.NET Exceptions</w:t>
      </w:r>
    </w:p>
    <w:p w:rsidR="00FE5793" w:rsidRDefault="00FE5793" w:rsidP="00FE579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F53B1" w:rsidRDefault="00BF53B1" w:rsidP="00BF53B1">
      <w:pPr>
        <w:pStyle w:val="Body1"/>
        <w:rPr>
          <w:sz w:val="12"/>
          <w:szCs w:val="12"/>
        </w:rPr>
      </w:pPr>
      <w:r>
        <w:br w:type="page"/>
      </w:r>
    </w:p>
    <w:p w:rsidR="00BF53B1" w:rsidRDefault="00BF53B1" w:rsidP="00BF53B1">
      <w:pPr>
        <w:pStyle w:val="Heading2"/>
      </w:pPr>
      <w:bookmarkStart w:id="1085" w:name="_Toc304583879"/>
      <w:bookmarkStart w:id="1086" w:name="_Toc306374730"/>
      <w:r>
        <w:t>IviDigitizerGlitchTrigger Functions</w:t>
      </w:r>
      <w:bookmarkEnd w:id="1085"/>
      <w:bookmarkEnd w:id="1086"/>
    </w:p>
    <w:p w:rsidR="00BF53B1" w:rsidRDefault="00BF53B1" w:rsidP="00BF53B1">
      <w:pPr>
        <w:pStyle w:val="Body1"/>
      </w:pPr>
      <w:r>
        <w:t>The IviDigitizerGlitchTrigger extension group defines the following function:</w:t>
      </w:r>
    </w:p>
    <w:p w:rsidR="00BF53B1" w:rsidRDefault="00BF53B1" w:rsidP="001934EF">
      <w:pPr>
        <w:pStyle w:val="ListBullet"/>
        <w:numPr>
          <w:ilvl w:val="0"/>
          <w:numId w:val="64"/>
        </w:numPr>
      </w:pPr>
      <w:r>
        <w:t>Configure Glitch Trigger Source</w:t>
      </w:r>
    </w:p>
    <w:p w:rsidR="00BF53B1" w:rsidRDefault="00BF53B1" w:rsidP="001934EF">
      <w:pPr>
        <w:pStyle w:val="Body"/>
        <w:rPr>
          <w:sz w:val="12"/>
          <w:szCs w:val="12"/>
        </w:rPr>
      </w:pPr>
      <w:r>
        <w:t>This section describes the behavior and requirements of this function.</w:t>
      </w:r>
    </w:p>
    <w:p w:rsidR="00BF53B1" w:rsidRDefault="00BF53B1" w:rsidP="001934EF">
      <w:pPr>
        <w:pStyle w:val="Heading3"/>
        <w:pageBreakBefore/>
      </w:pPr>
      <w:bookmarkStart w:id="1087" w:name="_Toc304583880"/>
      <w:bookmarkStart w:id="1088" w:name="_Toc306374731"/>
      <w:r>
        <w:lastRenderedPageBreak/>
        <w:t>Configure Glitch Trigger Source</w:t>
      </w:r>
      <w:bookmarkEnd w:id="1087"/>
      <w:bookmarkEnd w:id="1088"/>
    </w:p>
    <w:p w:rsidR="00BF53B1" w:rsidRDefault="00BF53B1" w:rsidP="00BF53B1">
      <w:pPr>
        <w:pStyle w:val="FunctionHead"/>
      </w:pPr>
      <w:r>
        <w:t>Description</w:t>
      </w:r>
    </w:p>
    <w:p w:rsidR="00BF53B1" w:rsidRDefault="00BF53B1" w:rsidP="00BF53B1">
      <w:pPr>
        <w:pStyle w:val="Body1"/>
      </w:pPr>
      <w:r>
        <w:t>This function configures the glitch trigger. A glitch trigger occurs when the trigger signal has a pulse with a width that is less than or greater than the glitch width. The end user specifies which comparison criterion to use with the Glitch</w:t>
      </w:r>
      <w:r w:rsidR="005A69D1">
        <w:t xml:space="preserve"> </w:t>
      </w:r>
      <w:r>
        <w:t>Condition parameter. The end-user specifies the glitch width with the Width parameter. The end-user specifies the polarity of the pulse with the Polarity parameter. The trigger does not actually occur until the edge of a pulse that corresponds to the Width and Polarity crosses the threshold the end-user specifies in the Level parameter</w:t>
      </w:r>
      <w:r w:rsidR="0080634C">
        <w:t xml:space="preserve">. </w:t>
      </w:r>
      <w:r>
        <w:t>This function affects instrument behavior only if the trigger type is Glitch Trigger. Set the trigger type and trigger coupling before calling this function.</w:t>
      </w:r>
    </w:p>
    <w:p w:rsidR="00FE5793" w:rsidRDefault="00FE5793" w:rsidP="00FE5793">
      <w:pPr>
        <w:pStyle w:val="FunctionHead"/>
      </w:pPr>
      <w:r>
        <w:t>.NET Method Prototype</w:t>
      </w:r>
    </w:p>
    <w:p w:rsidR="00FE5793" w:rsidRDefault="00FE5793" w:rsidP="00FE5793">
      <w:pPr>
        <w:pStyle w:val="Code1"/>
      </w:pPr>
      <w:r>
        <w:t>void Trigger.Sources[].Glitch.Configure (Double level,</w:t>
      </w:r>
    </w:p>
    <w:p w:rsidR="00FE5793" w:rsidRDefault="00FE5793" w:rsidP="00FE5793">
      <w:pPr>
        <w:pStyle w:val="Code1"/>
        <w:spacing w:before="0"/>
      </w:pPr>
      <w:r>
        <w:t xml:space="preserve">                                         </w:t>
      </w:r>
      <w:r w:rsidR="00306E2D">
        <w:t>PrecisionTimeSpan</w:t>
      </w:r>
      <w:r>
        <w:t xml:space="preserve"> width,</w:t>
      </w:r>
    </w:p>
    <w:p w:rsidR="00FE5793" w:rsidRDefault="00FE5793" w:rsidP="00FE5793">
      <w:pPr>
        <w:pStyle w:val="Code1"/>
        <w:spacing w:before="0"/>
      </w:pPr>
      <w:r>
        <w:t xml:space="preserve">                                         GlitchPolarity polarity,</w:t>
      </w:r>
    </w:p>
    <w:p w:rsidR="00FE5793" w:rsidRDefault="00FE5793" w:rsidP="00FE5793">
      <w:pPr>
        <w:pStyle w:val="Code1"/>
        <w:spacing w:before="0"/>
      </w:pPr>
      <w:r>
        <w:t xml:space="preserve">                                         GlitchCondition condition);</w:t>
      </w:r>
    </w:p>
    <w:p w:rsidR="00BF53B1" w:rsidRDefault="00BF53B1" w:rsidP="00BF53B1">
      <w:pPr>
        <w:pStyle w:val="FunctionHead"/>
      </w:pPr>
      <w:r>
        <w:t>COM Method Prototype</w:t>
      </w:r>
    </w:p>
    <w:p w:rsidR="00BF53B1" w:rsidRDefault="00BF53B1" w:rsidP="00BF53B1">
      <w:pPr>
        <w:pStyle w:val="Code1"/>
      </w:pPr>
      <w:r>
        <w:t xml:space="preserve">HRESULT </w:t>
      </w:r>
      <w:r w:rsidR="009249C0">
        <w:t>Trigger.Sources.Item().</w:t>
      </w:r>
      <w:r>
        <w:t>Glitch.Configure ([in] double Level,</w:t>
      </w:r>
      <w:r>
        <w:br/>
        <w:t xml:space="preserve">                               [in] double Width,</w:t>
      </w:r>
      <w:r>
        <w:br/>
        <w:t xml:space="preserve">                               [in] IviDigitizerGlitchPolarityEnum Polarity,</w:t>
      </w:r>
      <w:r>
        <w:br/>
        <w:t xml:space="preserve">                               [in] IviDigitizerGlitchConditionEnum Condition);</w:t>
      </w:r>
    </w:p>
    <w:p w:rsidR="00BF53B1" w:rsidRDefault="00BF53B1" w:rsidP="00BF53B1">
      <w:pPr>
        <w:pStyle w:val="FunctionHead"/>
      </w:pPr>
      <w:r>
        <w:t>C Prototype</w:t>
      </w:r>
    </w:p>
    <w:p w:rsidR="00BF53B1" w:rsidRDefault="00BF53B1" w:rsidP="00BF53B1">
      <w:pPr>
        <w:pStyle w:val="Code1"/>
        <w:tabs>
          <w:tab w:val="left" w:pos="630"/>
        </w:tabs>
      </w:pPr>
      <w:r>
        <w:t>ViStatus IviDigitizer_ConfigureGlitchTriggerSource (ViSession Vi,</w:t>
      </w:r>
      <w:r>
        <w:br/>
        <w:t xml:space="preserve">                                        </w:t>
      </w:r>
      <w:r w:rsidR="004D7FA8">
        <w:t xml:space="preserve">            </w:t>
      </w:r>
      <w:r>
        <w:t>ViConstString Source,</w:t>
      </w:r>
      <w:r>
        <w:br/>
        <w:t xml:space="preserve">                                        </w:t>
      </w:r>
      <w:r w:rsidR="004D7FA8">
        <w:t xml:space="preserve">            </w:t>
      </w:r>
      <w:r>
        <w:t>ViReal64 Level,</w:t>
      </w:r>
      <w:r>
        <w:br/>
        <w:t xml:space="preserve">                                        </w:t>
      </w:r>
      <w:r w:rsidR="004D7FA8">
        <w:t xml:space="preserve">            </w:t>
      </w:r>
      <w:r>
        <w:t>ViReal64 Width,</w:t>
      </w:r>
      <w:r>
        <w:br/>
        <w:t xml:space="preserve">                                        </w:t>
      </w:r>
      <w:r w:rsidR="004D7FA8">
        <w:t xml:space="preserve">            </w:t>
      </w:r>
      <w:r>
        <w:t>ViInt32 Polarity,</w:t>
      </w:r>
      <w:r>
        <w:br/>
        <w:t xml:space="preserve">                                        </w:t>
      </w:r>
      <w:r w:rsidR="004D7FA8">
        <w:t xml:space="preserve">            </w:t>
      </w:r>
      <w:r>
        <w:t>ViInt32 Condition);</w:t>
      </w:r>
    </w:p>
    <w:p w:rsidR="00BF53B1" w:rsidRDefault="00BF53B1" w:rsidP="001934EF">
      <w:pPr>
        <w:pStyle w:val="FunctionHead"/>
      </w:pPr>
      <w:r>
        <w:t>Parameters</w:t>
      </w:r>
    </w:p>
    <w:tbl>
      <w:tblPr>
        <w:tblW w:w="8821" w:type="dxa"/>
        <w:tblInd w:w="728" w:type="dxa"/>
        <w:tblLayout w:type="fixed"/>
        <w:tblCellMar>
          <w:left w:w="80" w:type="dxa"/>
          <w:right w:w="80" w:type="dxa"/>
        </w:tblCellMar>
        <w:tblLook w:val="0000"/>
      </w:tblPr>
      <w:tblGrid>
        <w:gridCol w:w="1800"/>
        <w:gridCol w:w="5022"/>
        <w:gridCol w:w="1999"/>
      </w:tblGrid>
      <w:tr w:rsidR="00BF53B1" w:rsidTr="004D7FA8">
        <w:trPr>
          <w:cantSplit/>
        </w:trPr>
        <w:tc>
          <w:tcPr>
            <w:tcW w:w="1800" w:type="dxa"/>
            <w:tcBorders>
              <w:top w:val="single" w:sz="6" w:space="0" w:color="auto"/>
              <w:left w:val="single" w:sz="6" w:space="0" w:color="auto"/>
              <w:right w:val="single" w:sz="6" w:space="0" w:color="auto"/>
            </w:tcBorders>
          </w:tcPr>
          <w:p w:rsidR="00BF53B1" w:rsidRDefault="00BF53B1" w:rsidP="000E6101">
            <w:pPr>
              <w:pStyle w:val="TableHead"/>
            </w:pPr>
            <w:r>
              <w:t>Inputs</w:t>
            </w:r>
          </w:p>
        </w:tc>
        <w:tc>
          <w:tcPr>
            <w:tcW w:w="5022" w:type="dxa"/>
            <w:tcBorders>
              <w:top w:val="single" w:sz="6" w:space="0" w:color="auto"/>
              <w:left w:val="single" w:sz="6" w:space="0" w:color="auto"/>
              <w:right w:val="single" w:sz="6" w:space="0" w:color="auto"/>
            </w:tcBorders>
          </w:tcPr>
          <w:p w:rsidR="00BF53B1" w:rsidRDefault="00BF53B1" w:rsidP="000E6101">
            <w:pPr>
              <w:pStyle w:val="TableHead"/>
            </w:pPr>
            <w:r>
              <w:t>Description</w:t>
            </w:r>
          </w:p>
        </w:tc>
        <w:tc>
          <w:tcPr>
            <w:tcW w:w="1999" w:type="dxa"/>
            <w:tcBorders>
              <w:top w:val="single" w:sz="6" w:space="0" w:color="auto"/>
              <w:left w:val="single" w:sz="6" w:space="0" w:color="auto"/>
              <w:right w:val="single" w:sz="6" w:space="0" w:color="auto"/>
            </w:tcBorders>
          </w:tcPr>
          <w:p w:rsidR="00BF53B1" w:rsidRDefault="00BF53B1" w:rsidP="000E6101">
            <w:pPr>
              <w:pStyle w:val="TableHead"/>
            </w:pPr>
            <w:r>
              <w:t>Base Type</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ViSession</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Source</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Specifies the trigger source</w:t>
            </w:r>
            <w:r w:rsidR="005036FC">
              <w:t xml:space="preserve"> that is to be configured.</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ViString</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Level</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Specifies the trigger level. This value sets the Trigger Level attribute.</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ViReal64</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Width</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306E2D">
            <w:pPr>
              <w:pStyle w:val="TableCell"/>
            </w:pPr>
            <w:r>
              <w:t xml:space="preserve">Specifies the glitch triggering glitch width. This value sets the Glitch </w:t>
            </w:r>
            <w:r w:rsidR="0068623D">
              <w:t xml:space="preserve">Trigger </w:t>
            </w:r>
            <w:r>
              <w:t>Width attribute.</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ViReal64</w:t>
            </w:r>
            <w:r w:rsidR="00306E2D">
              <w:t xml:space="preserve"> (C/COM)</w:t>
            </w:r>
          </w:p>
          <w:p w:rsidR="00306E2D" w:rsidRDefault="00306E2D" w:rsidP="001D305A">
            <w:pPr>
              <w:pStyle w:val="TableCellCourierNew"/>
            </w:pPr>
            <w:r>
              <w:t>PrecisionTimeSpan</w:t>
            </w:r>
            <w:r w:rsidR="00C032C8">
              <w:t xml:space="preserve"> (.NET)</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Polarity</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 xml:space="preserve">Specifies the glitch polarity. This value sets the Glitch </w:t>
            </w:r>
            <w:r w:rsidR="0068623D">
              <w:t xml:space="preserve">Trigger </w:t>
            </w:r>
            <w:r>
              <w:t>Polarity attribute.</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ViInt32</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Condition</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 xml:space="preserve">Specifies the glitch condition. This value sets the Glitch </w:t>
            </w:r>
            <w:r w:rsidR="0068623D">
              <w:t xml:space="preserve">Trigger </w:t>
            </w:r>
            <w:r>
              <w:t>Condition attribute.</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ViInt32</w:t>
            </w:r>
          </w:p>
        </w:tc>
      </w:tr>
    </w:tbl>
    <w:p w:rsidR="00BF53B1" w:rsidRDefault="00BF53B1" w:rsidP="005036FC">
      <w:pPr>
        <w:pStyle w:val="AttrFuncSubheading"/>
        <w:pageBreakBefore/>
      </w:pPr>
      <w:r>
        <w:lastRenderedPageBreak/>
        <w:t>Defined Values for the Polarity Parameter</w:t>
      </w:r>
    </w:p>
    <w:tbl>
      <w:tblPr>
        <w:tblW w:w="0" w:type="auto"/>
        <w:tblInd w:w="722" w:type="dxa"/>
        <w:tblLayout w:type="fixed"/>
        <w:tblLook w:val="0000"/>
      </w:tblPr>
      <w:tblGrid>
        <w:gridCol w:w="1890"/>
        <w:gridCol w:w="360"/>
        <w:gridCol w:w="1080"/>
        <w:gridCol w:w="5310"/>
      </w:tblGrid>
      <w:tr w:rsidR="00BF53B1"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BF53B1" w:rsidRDefault="00BF53B1"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BF53B1" w:rsidRDefault="00BF53B1" w:rsidP="001D305A">
            <w:pPr>
              <w:pStyle w:val="TableHead"/>
              <w:jc w:val="left"/>
              <w:rPr>
                <w:i/>
                <w:iCs/>
                <w:lang w:val="fr-FR"/>
              </w:rPr>
            </w:pPr>
            <w:r>
              <w:rPr>
                <w:i/>
                <w:iCs/>
                <w:lang w:val="fr-FR"/>
              </w:rPr>
              <w:t>Description</w:t>
            </w:r>
          </w:p>
        </w:tc>
      </w:tr>
      <w:tr w:rsidR="00BF53B1"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Identifier</w:t>
            </w:r>
          </w:p>
        </w:tc>
      </w:tr>
      <w:tr w:rsidR="00BF53B1" w:rsidTr="005A69D1">
        <w:trPr>
          <w:cantSplit/>
          <w:trHeight w:val="468"/>
        </w:trPr>
        <w:tc>
          <w:tcPr>
            <w:tcW w:w="1890" w:type="dxa"/>
            <w:vMerge w:val="restart"/>
            <w:tcBorders>
              <w:top w:val="single" w:sz="4" w:space="0" w:color="auto"/>
              <w:left w:val="single" w:sz="6" w:space="0" w:color="auto"/>
              <w:right w:val="single" w:sz="6" w:space="0" w:color="auto"/>
            </w:tcBorders>
          </w:tcPr>
          <w:p w:rsidR="00BF53B1" w:rsidRDefault="00BF53B1" w:rsidP="001D305A">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rsidR="00BF53B1" w:rsidRDefault="00BF53B1" w:rsidP="001D305A">
            <w:pPr>
              <w:pStyle w:val="TableCell"/>
            </w:pPr>
            <w:r>
              <w:t>The digitizer triggers on a positive glitch.</w:t>
            </w:r>
          </w:p>
        </w:tc>
      </w:tr>
      <w:tr w:rsidR="00FE5793" w:rsidTr="001D305A">
        <w:trPr>
          <w:cantSplit/>
        </w:trPr>
        <w:tc>
          <w:tcPr>
            <w:tcW w:w="1890" w:type="dxa"/>
            <w:vMerge/>
            <w:tcBorders>
              <w:left w:val="single" w:sz="6" w:space="0" w:color="auto"/>
              <w:right w:val="single" w:sz="6" w:space="0" w:color="auto"/>
            </w:tcBorders>
          </w:tcPr>
          <w:p w:rsidR="00FE5793" w:rsidRDefault="00FE5793" w:rsidP="001D305A">
            <w:pPr>
              <w:rPr>
                <w:color w:val="000000"/>
              </w:rPr>
            </w:pPr>
          </w:p>
        </w:tc>
        <w:tc>
          <w:tcPr>
            <w:tcW w:w="360" w:type="dxa"/>
            <w:vMerge w:val="restart"/>
            <w:tcBorders>
              <w:top w:val="single" w:sz="4" w:space="0" w:color="auto"/>
              <w:left w:val="single" w:sz="6"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GlitchPolarity.Positive</w:t>
            </w:r>
          </w:p>
        </w:tc>
      </w:tr>
      <w:tr w:rsidR="00FE5793" w:rsidTr="00FE5459">
        <w:trPr>
          <w:cantSplit/>
        </w:trPr>
        <w:tc>
          <w:tcPr>
            <w:tcW w:w="1890" w:type="dxa"/>
            <w:vMerge/>
            <w:tcBorders>
              <w:left w:val="single" w:sz="6" w:space="0" w:color="auto"/>
              <w:right w:val="single" w:sz="6" w:space="0" w:color="auto"/>
            </w:tcBorders>
          </w:tcPr>
          <w:p w:rsidR="00FE5793" w:rsidRDefault="00FE5793" w:rsidP="001D305A">
            <w:pPr>
              <w:rPr>
                <w:color w:val="000000"/>
              </w:rPr>
            </w:pPr>
          </w:p>
        </w:tc>
        <w:tc>
          <w:tcPr>
            <w:tcW w:w="360" w:type="dxa"/>
            <w:vMerge/>
            <w:tcBorders>
              <w:left w:val="single" w:sz="6"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IVIDIGITIZER_VAL_GLITCH_POSITIVE</w:t>
            </w:r>
          </w:p>
        </w:tc>
      </w:tr>
      <w:tr w:rsidR="00FE5793" w:rsidTr="001D305A">
        <w:trPr>
          <w:cantSplit/>
        </w:trPr>
        <w:tc>
          <w:tcPr>
            <w:tcW w:w="1890" w:type="dxa"/>
            <w:vMerge/>
            <w:tcBorders>
              <w:left w:val="single" w:sz="6" w:space="0" w:color="auto"/>
              <w:bottom w:val="single" w:sz="4" w:space="0" w:color="auto"/>
              <w:right w:val="single" w:sz="6" w:space="0" w:color="auto"/>
            </w:tcBorders>
          </w:tcPr>
          <w:p w:rsidR="00FE5793" w:rsidRDefault="00FE5793" w:rsidP="001D305A">
            <w:pPr>
              <w:rPr>
                <w:color w:val="000000"/>
              </w:rPr>
            </w:pPr>
          </w:p>
        </w:tc>
        <w:tc>
          <w:tcPr>
            <w:tcW w:w="360" w:type="dxa"/>
            <w:vMerge/>
            <w:tcBorders>
              <w:left w:val="single" w:sz="6" w:space="0" w:color="auto"/>
              <w:bottom w:val="single" w:sz="4"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IviDigitizerGlitchPolarityPositive</w:t>
            </w:r>
          </w:p>
        </w:tc>
      </w:tr>
      <w:tr w:rsidR="00BF53B1" w:rsidTr="005A69D1">
        <w:trPr>
          <w:cantSplit/>
          <w:trHeight w:val="440"/>
        </w:trPr>
        <w:tc>
          <w:tcPr>
            <w:tcW w:w="1890" w:type="dxa"/>
            <w:vMerge w:val="restart"/>
            <w:tcBorders>
              <w:top w:val="single" w:sz="4" w:space="0" w:color="auto"/>
              <w:left w:val="single" w:sz="6" w:space="0" w:color="auto"/>
              <w:right w:val="single" w:sz="6" w:space="0" w:color="auto"/>
            </w:tcBorders>
          </w:tcPr>
          <w:p w:rsidR="00BF53B1" w:rsidRDefault="00BF53B1" w:rsidP="001D305A">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rsidR="00BF53B1" w:rsidRDefault="00BF53B1" w:rsidP="001D305A">
            <w:pPr>
              <w:pStyle w:val="TableCell"/>
            </w:pPr>
            <w:r>
              <w:t>The digitizer triggers on a negative glitch.</w:t>
            </w:r>
          </w:p>
        </w:tc>
      </w:tr>
      <w:tr w:rsidR="00FE5793" w:rsidTr="001D305A">
        <w:trPr>
          <w:cantSplit/>
        </w:trPr>
        <w:tc>
          <w:tcPr>
            <w:tcW w:w="1890" w:type="dxa"/>
            <w:vMerge/>
            <w:tcBorders>
              <w:left w:val="single" w:sz="6" w:space="0" w:color="auto"/>
              <w:right w:val="single" w:sz="6" w:space="0" w:color="auto"/>
            </w:tcBorders>
          </w:tcPr>
          <w:p w:rsidR="00FE5793" w:rsidRDefault="00FE5793" w:rsidP="001D305A">
            <w:pPr>
              <w:rPr>
                <w:color w:val="000000"/>
              </w:rPr>
            </w:pPr>
          </w:p>
        </w:tc>
        <w:tc>
          <w:tcPr>
            <w:tcW w:w="360" w:type="dxa"/>
            <w:vMerge w:val="restart"/>
            <w:tcBorders>
              <w:top w:val="single" w:sz="4" w:space="0" w:color="auto"/>
              <w:left w:val="single" w:sz="6"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GlitchPolarity.Negative</w:t>
            </w:r>
          </w:p>
        </w:tc>
      </w:tr>
      <w:tr w:rsidR="00FE5793" w:rsidTr="00FE5459">
        <w:trPr>
          <w:cantSplit/>
        </w:trPr>
        <w:tc>
          <w:tcPr>
            <w:tcW w:w="1890" w:type="dxa"/>
            <w:vMerge/>
            <w:tcBorders>
              <w:left w:val="single" w:sz="6" w:space="0" w:color="auto"/>
              <w:right w:val="single" w:sz="6" w:space="0" w:color="auto"/>
            </w:tcBorders>
          </w:tcPr>
          <w:p w:rsidR="00FE5793" w:rsidRDefault="00FE5793" w:rsidP="001D305A">
            <w:pPr>
              <w:rPr>
                <w:color w:val="000000"/>
              </w:rPr>
            </w:pPr>
          </w:p>
        </w:tc>
        <w:tc>
          <w:tcPr>
            <w:tcW w:w="360" w:type="dxa"/>
            <w:vMerge/>
            <w:tcBorders>
              <w:left w:val="single" w:sz="6"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IVIDIGITIZER_VAL_GLITCH_NEGATIVE</w:t>
            </w:r>
          </w:p>
        </w:tc>
      </w:tr>
      <w:tr w:rsidR="00FE5793" w:rsidTr="001D305A">
        <w:trPr>
          <w:cantSplit/>
        </w:trPr>
        <w:tc>
          <w:tcPr>
            <w:tcW w:w="1890" w:type="dxa"/>
            <w:vMerge/>
            <w:tcBorders>
              <w:left w:val="single" w:sz="6" w:space="0" w:color="auto"/>
              <w:bottom w:val="single" w:sz="4" w:space="0" w:color="auto"/>
              <w:right w:val="single" w:sz="6" w:space="0" w:color="auto"/>
            </w:tcBorders>
          </w:tcPr>
          <w:p w:rsidR="00FE5793" w:rsidRDefault="00FE5793" w:rsidP="001D305A">
            <w:pPr>
              <w:rPr>
                <w:color w:val="000000"/>
              </w:rPr>
            </w:pPr>
          </w:p>
        </w:tc>
        <w:tc>
          <w:tcPr>
            <w:tcW w:w="360" w:type="dxa"/>
            <w:vMerge/>
            <w:tcBorders>
              <w:left w:val="single" w:sz="6" w:space="0" w:color="auto"/>
              <w:bottom w:val="single" w:sz="4"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IviDigitizerGlitchPolarityNegative</w:t>
            </w:r>
          </w:p>
        </w:tc>
      </w:tr>
      <w:tr w:rsidR="00FE5793" w:rsidTr="005A69D1">
        <w:trPr>
          <w:cantSplit/>
          <w:trHeight w:val="422"/>
        </w:trPr>
        <w:tc>
          <w:tcPr>
            <w:tcW w:w="1890" w:type="dxa"/>
            <w:vMerge w:val="restart"/>
            <w:tcBorders>
              <w:top w:val="single" w:sz="4" w:space="0" w:color="auto"/>
              <w:left w:val="single" w:sz="6" w:space="0" w:color="auto"/>
              <w:right w:val="single" w:sz="6" w:space="0" w:color="auto"/>
            </w:tcBorders>
          </w:tcPr>
          <w:p w:rsidR="00FE5793" w:rsidRDefault="00FE5793" w:rsidP="001D305A">
            <w:pPr>
              <w:pStyle w:val="TableCell"/>
            </w:pPr>
            <w:r>
              <w:t>Either</w:t>
            </w:r>
          </w:p>
        </w:tc>
        <w:tc>
          <w:tcPr>
            <w:tcW w:w="6750" w:type="dxa"/>
            <w:gridSpan w:val="3"/>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The digitizer triggers on either a positive or negative glitch.</w:t>
            </w:r>
          </w:p>
        </w:tc>
      </w:tr>
      <w:tr w:rsidR="00FE5793" w:rsidTr="001D305A">
        <w:trPr>
          <w:cantSplit/>
        </w:trPr>
        <w:tc>
          <w:tcPr>
            <w:tcW w:w="1890" w:type="dxa"/>
            <w:vMerge/>
            <w:tcBorders>
              <w:left w:val="single" w:sz="6" w:space="0" w:color="auto"/>
              <w:right w:val="single" w:sz="6" w:space="0" w:color="auto"/>
            </w:tcBorders>
          </w:tcPr>
          <w:p w:rsidR="00FE5793" w:rsidRDefault="00FE5793" w:rsidP="001D305A">
            <w:pPr>
              <w:rPr>
                <w:color w:val="000000"/>
              </w:rPr>
            </w:pPr>
          </w:p>
        </w:tc>
        <w:tc>
          <w:tcPr>
            <w:tcW w:w="360" w:type="dxa"/>
            <w:vMerge w:val="restart"/>
            <w:tcBorders>
              <w:top w:val="single" w:sz="4" w:space="0" w:color="auto"/>
              <w:left w:val="single" w:sz="6"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GlitchPolarity.Either</w:t>
            </w:r>
          </w:p>
        </w:tc>
      </w:tr>
      <w:tr w:rsidR="00FE5793" w:rsidTr="00FE5459">
        <w:trPr>
          <w:cantSplit/>
        </w:trPr>
        <w:tc>
          <w:tcPr>
            <w:tcW w:w="1890" w:type="dxa"/>
            <w:vMerge/>
            <w:tcBorders>
              <w:left w:val="single" w:sz="6" w:space="0" w:color="auto"/>
              <w:right w:val="single" w:sz="6" w:space="0" w:color="auto"/>
            </w:tcBorders>
          </w:tcPr>
          <w:p w:rsidR="00FE5793" w:rsidRDefault="00FE5793" w:rsidP="001D305A">
            <w:pPr>
              <w:rPr>
                <w:color w:val="000000"/>
              </w:rPr>
            </w:pPr>
          </w:p>
        </w:tc>
        <w:tc>
          <w:tcPr>
            <w:tcW w:w="360" w:type="dxa"/>
            <w:vMerge/>
            <w:tcBorders>
              <w:left w:val="single" w:sz="6"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IVIDIGITIZER_VAL_GLITCH_EITHER</w:t>
            </w:r>
          </w:p>
        </w:tc>
      </w:tr>
      <w:tr w:rsidR="00FE5793" w:rsidTr="001D305A">
        <w:trPr>
          <w:cantSplit/>
        </w:trPr>
        <w:tc>
          <w:tcPr>
            <w:tcW w:w="1890" w:type="dxa"/>
            <w:vMerge/>
            <w:tcBorders>
              <w:left w:val="single" w:sz="6" w:space="0" w:color="auto"/>
              <w:bottom w:val="single" w:sz="4" w:space="0" w:color="auto"/>
              <w:right w:val="single" w:sz="6" w:space="0" w:color="auto"/>
            </w:tcBorders>
          </w:tcPr>
          <w:p w:rsidR="00FE5793" w:rsidRDefault="00FE5793" w:rsidP="001D305A">
            <w:pPr>
              <w:rPr>
                <w:color w:val="000000"/>
              </w:rPr>
            </w:pPr>
          </w:p>
        </w:tc>
        <w:tc>
          <w:tcPr>
            <w:tcW w:w="360" w:type="dxa"/>
            <w:vMerge/>
            <w:tcBorders>
              <w:left w:val="single" w:sz="6" w:space="0" w:color="auto"/>
              <w:bottom w:val="single" w:sz="4"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IviDigitizerGlitchPolarityEither</w:t>
            </w:r>
          </w:p>
        </w:tc>
      </w:tr>
    </w:tbl>
    <w:p w:rsidR="00BF53B1" w:rsidRDefault="00BF53B1" w:rsidP="00BF53B1">
      <w:pPr>
        <w:pStyle w:val="AttrFuncSubheading"/>
      </w:pPr>
      <w:r>
        <w:t>Defined Values for the Condition Parameter</w:t>
      </w:r>
    </w:p>
    <w:tbl>
      <w:tblPr>
        <w:tblW w:w="0" w:type="auto"/>
        <w:tblInd w:w="722" w:type="dxa"/>
        <w:tblLayout w:type="fixed"/>
        <w:tblLook w:val="0000"/>
      </w:tblPr>
      <w:tblGrid>
        <w:gridCol w:w="1890"/>
        <w:gridCol w:w="360"/>
        <w:gridCol w:w="1080"/>
        <w:gridCol w:w="5310"/>
      </w:tblGrid>
      <w:tr w:rsidR="00BF53B1"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BF53B1" w:rsidRDefault="00BF53B1"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BF53B1" w:rsidRDefault="00BF53B1" w:rsidP="001D305A">
            <w:pPr>
              <w:pStyle w:val="TableHead"/>
              <w:jc w:val="left"/>
              <w:rPr>
                <w:i/>
                <w:iCs/>
                <w:lang w:val="fr-FR"/>
              </w:rPr>
            </w:pPr>
            <w:r>
              <w:rPr>
                <w:i/>
                <w:iCs/>
                <w:lang w:val="fr-FR"/>
              </w:rPr>
              <w:t>Description</w:t>
            </w:r>
          </w:p>
        </w:tc>
      </w:tr>
      <w:tr w:rsidR="00BF53B1"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Identifier</w:t>
            </w:r>
          </w:p>
        </w:tc>
      </w:tr>
      <w:tr w:rsidR="00BF53B1" w:rsidTr="005A69D1">
        <w:trPr>
          <w:cantSplit/>
          <w:trHeight w:val="648"/>
        </w:trPr>
        <w:tc>
          <w:tcPr>
            <w:tcW w:w="1890" w:type="dxa"/>
            <w:vMerge w:val="restart"/>
            <w:tcBorders>
              <w:top w:val="single" w:sz="4" w:space="0" w:color="auto"/>
              <w:left w:val="single" w:sz="6" w:space="0" w:color="auto"/>
              <w:right w:val="single" w:sz="6" w:space="0" w:color="auto"/>
            </w:tcBorders>
          </w:tcPr>
          <w:p w:rsidR="00BF53B1" w:rsidRDefault="00BF53B1" w:rsidP="001D305A">
            <w:pPr>
              <w:pStyle w:val="TableCell"/>
            </w:pPr>
            <w:r>
              <w:t>Less Than</w:t>
            </w:r>
          </w:p>
        </w:tc>
        <w:tc>
          <w:tcPr>
            <w:tcW w:w="6750" w:type="dxa"/>
            <w:gridSpan w:val="3"/>
            <w:tcBorders>
              <w:top w:val="single" w:sz="4" w:space="0" w:color="auto"/>
              <w:left w:val="single" w:sz="6" w:space="0" w:color="auto"/>
              <w:bottom w:val="single" w:sz="4" w:space="0" w:color="auto"/>
              <w:right w:val="single" w:sz="6" w:space="0" w:color="auto"/>
            </w:tcBorders>
          </w:tcPr>
          <w:p w:rsidR="00BF53B1" w:rsidRDefault="00BF53B1" w:rsidP="001D305A">
            <w:pPr>
              <w:pStyle w:val="TableCell"/>
            </w:pPr>
            <w:r>
              <w:t xml:space="preserve">The digitizer triggers when the pulse width is less than the value you specify with the Glitch </w:t>
            </w:r>
            <w:r w:rsidR="00315BE8">
              <w:t xml:space="preserve">Trigger </w:t>
            </w:r>
            <w:r>
              <w:t>Width attribute.</w:t>
            </w:r>
          </w:p>
        </w:tc>
      </w:tr>
      <w:tr w:rsidR="00FE5793" w:rsidTr="001D305A">
        <w:trPr>
          <w:cantSplit/>
        </w:trPr>
        <w:tc>
          <w:tcPr>
            <w:tcW w:w="1890" w:type="dxa"/>
            <w:vMerge/>
            <w:tcBorders>
              <w:left w:val="single" w:sz="6" w:space="0" w:color="auto"/>
              <w:right w:val="single" w:sz="6" w:space="0" w:color="auto"/>
            </w:tcBorders>
          </w:tcPr>
          <w:p w:rsidR="00FE5793" w:rsidRDefault="00FE5793" w:rsidP="001D305A">
            <w:pPr>
              <w:rPr>
                <w:color w:val="000000"/>
              </w:rPr>
            </w:pPr>
          </w:p>
        </w:tc>
        <w:tc>
          <w:tcPr>
            <w:tcW w:w="360" w:type="dxa"/>
            <w:vMerge w:val="restart"/>
            <w:tcBorders>
              <w:top w:val="single" w:sz="4" w:space="0" w:color="auto"/>
              <w:left w:val="single" w:sz="6"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GlitchCondition.LessThan</w:t>
            </w:r>
          </w:p>
        </w:tc>
      </w:tr>
      <w:tr w:rsidR="00FE5793" w:rsidTr="00FE5459">
        <w:trPr>
          <w:cantSplit/>
        </w:trPr>
        <w:tc>
          <w:tcPr>
            <w:tcW w:w="1890" w:type="dxa"/>
            <w:vMerge/>
            <w:tcBorders>
              <w:left w:val="single" w:sz="6" w:space="0" w:color="auto"/>
              <w:right w:val="single" w:sz="6" w:space="0" w:color="auto"/>
            </w:tcBorders>
          </w:tcPr>
          <w:p w:rsidR="00FE5793" w:rsidRDefault="00FE5793" w:rsidP="001D305A">
            <w:pPr>
              <w:rPr>
                <w:color w:val="000000"/>
              </w:rPr>
            </w:pPr>
          </w:p>
        </w:tc>
        <w:tc>
          <w:tcPr>
            <w:tcW w:w="360" w:type="dxa"/>
            <w:vMerge/>
            <w:tcBorders>
              <w:left w:val="single" w:sz="6"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IVIDIGITIZER_VAL_GLITCH_LESS_THAN</w:t>
            </w:r>
          </w:p>
        </w:tc>
      </w:tr>
      <w:tr w:rsidR="00FE5793" w:rsidTr="001D305A">
        <w:trPr>
          <w:cantSplit/>
        </w:trPr>
        <w:tc>
          <w:tcPr>
            <w:tcW w:w="1890" w:type="dxa"/>
            <w:vMerge/>
            <w:tcBorders>
              <w:left w:val="single" w:sz="6" w:space="0" w:color="auto"/>
              <w:bottom w:val="single" w:sz="4" w:space="0" w:color="auto"/>
              <w:right w:val="single" w:sz="6" w:space="0" w:color="auto"/>
            </w:tcBorders>
          </w:tcPr>
          <w:p w:rsidR="00FE5793" w:rsidRDefault="00FE5793" w:rsidP="001D305A">
            <w:pPr>
              <w:rPr>
                <w:color w:val="000000"/>
              </w:rPr>
            </w:pPr>
          </w:p>
        </w:tc>
        <w:tc>
          <w:tcPr>
            <w:tcW w:w="360" w:type="dxa"/>
            <w:vMerge/>
            <w:tcBorders>
              <w:left w:val="single" w:sz="6" w:space="0" w:color="auto"/>
              <w:bottom w:val="single" w:sz="4"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IviDigitizerGlitchConditionLessThan</w:t>
            </w:r>
          </w:p>
        </w:tc>
      </w:tr>
      <w:tr w:rsidR="00FE5793" w:rsidTr="005A69D1">
        <w:trPr>
          <w:cantSplit/>
          <w:trHeight w:val="692"/>
        </w:trPr>
        <w:tc>
          <w:tcPr>
            <w:tcW w:w="1890" w:type="dxa"/>
            <w:vMerge w:val="restart"/>
            <w:tcBorders>
              <w:top w:val="single" w:sz="4" w:space="0" w:color="auto"/>
              <w:left w:val="single" w:sz="6" w:space="0" w:color="auto"/>
              <w:right w:val="single" w:sz="6" w:space="0" w:color="auto"/>
            </w:tcBorders>
          </w:tcPr>
          <w:p w:rsidR="00FE5793" w:rsidRDefault="00FE5793" w:rsidP="001D305A">
            <w:pPr>
              <w:pStyle w:val="TableCell"/>
            </w:pPr>
            <w:r>
              <w:t>Greater Than</w:t>
            </w:r>
          </w:p>
        </w:tc>
        <w:tc>
          <w:tcPr>
            <w:tcW w:w="6750" w:type="dxa"/>
            <w:gridSpan w:val="3"/>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The digitizer triggers when the pulse width is greater than the value you specify with the Glitch Trigger Width attribute.</w:t>
            </w:r>
          </w:p>
        </w:tc>
      </w:tr>
      <w:tr w:rsidR="00FE5793" w:rsidTr="001D305A">
        <w:trPr>
          <w:cantSplit/>
        </w:trPr>
        <w:tc>
          <w:tcPr>
            <w:tcW w:w="1890" w:type="dxa"/>
            <w:vMerge/>
            <w:tcBorders>
              <w:left w:val="single" w:sz="6" w:space="0" w:color="auto"/>
              <w:right w:val="single" w:sz="6" w:space="0" w:color="auto"/>
            </w:tcBorders>
          </w:tcPr>
          <w:p w:rsidR="00FE5793" w:rsidRDefault="00FE5793" w:rsidP="001D305A">
            <w:pPr>
              <w:rPr>
                <w:color w:val="000000"/>
              </w:rPr>
            </w:pPr>
          </w:p>
        </w:tc>
        <w:tc>
          <w:tcPr>
            <w:tcW w:w="360" w:type="dxa"/>
            <w:vMerge w:val="restart"/>
            <w:tcBorders>
              <w:top w:val="single" w:sz="4" w:space="0" w:color="auto"/>
              <w:left w:val="single" w:sz="6"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GlitchCondition.GreaterThan</w:t>
            </w:r>
          </w:p>
        </w:tc>
      </w:tr>
      <w:tr w:rsidR="00FE5793" w:rsidTr="00FE5459">
        <w:trPr>
          <w:cantSplit/>
        </w:trPr>
        <w:tc>
          <w:tcPr>
            <w:tcW w:w="1890" w:type="dxa"/>
            <w:vMerge/>
            <w:tcBorders>
              <w:left w:val="single" w:sz="6" w:space="0" w:color="auto"/>
              <w:right w:val="single" w:sz="6" w:space="0" w:color="auto"/>
            </w:tcBorders>
          </w:tcPr>
          <w:p w:rsidR="00FE5793" w:rsidRDefault="00FE5793" w:rsidP="001D305A">
            <w:pPr>
              <w:rPr>
                <w:color w:val="000000"/>
              </w:rPr>
            </w:pPr>
          </w:p>
        </w:tc>
        <w:tc>
          <w:tcPr>
            <w:tcW w:w="360" w:type="dxa"/>
            <w:vMerge/>
            <w:tcBorders>
              <w:left w:val="single" w:sz="6"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IVIDIGITIZER_VAL_GLITCH_GREATER_THAN</w:t>
            </w:r>
          </w:p>
        </w:tc>
      </w:tr>
      <w:tr w:rsidR="00FE5793" w:rsidTr="001D305A">
        <w:trPr>
          <w:cantSplit/>
        </w:trPr>
        <w:tc>
          <w:tcPr>
            <w:tcW w:w="1890" w:type="dxa"/>
            <w:vMerge/>
            <w:tcBorders>
              <w:left w:val="single" w:sz="6" w:space="0" w:color="auto"/>
              <w:bottom w:val="single" w:sz="4" w:space="0" w:color="auto"/>
              <w:right w:val="single" w:sz="6" w:space="0" w:color="auto"/>
            </w:tcBorders>
          </w:tcPr>
          <w:p w:rsidR="00FE5793" w:rsidRDefault="00FE5793" w:rsidP="001D305A">
            <w:pPr>
              <w:rPr>
                <w:color w:val="000000"/>
              </w:rPr>
            </w:pPr>
          </w:p>
        </w:tc>
        <w:tc>
          <w:tcPr>
            <w:tcW w:w="360" w:type="dxa"/>
            <w:vMerge/>
            <w:tcBorders>
              <w:left w:val="single" w:sz="6" w:space="0" w:color="auto"/>
              <w:bottom w:val="single" w:sz="4"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IviDigitizerGlitchConditionGreaterThan</w:t>
            </w:r>
          </w:p>
        </w:tc>
      </w:tr>
    </w:tbl>
    <w:p w:rsidR="00BF53B1" w:rsidRDefault="00BF53B1" w:rsidP="00BF53B1">
      <w:pPr>
        <w:pStyle w:val="FunctionHead"/>
      </w:pPr>
      <w:r>
        <w:t>Return Values</w:t>
      </w:r>
      <w:r w:rsidR="00FE5793">
        <w:t xml:space="preserve"> (C/COM)</w:t>
      </w:r>
    </w:p>
    <w:p w:rsidR="00BF53B1" w:rsidRDefault="00BF53B1" w:rsidP="00BF53B1">
      <w:pPr>
        <w:pStyle w:val="Body1"/>
      </w:pPr>
      <w:r>
        <w:t xml:space="preserve">The </w:t>
      </w:r>
      <w:r>
        <w:rPr>
          <w:rStyle w:val="Italic"/>
        </w:rPr>
        <w:t>IVI-3.2: Inherent Capabilities Specification</w:t>
      </w:r>
      <w:r>
        <w:t xml:space="preserve"> defines general status codes that this function can return.</w:t>
      </w:r>
    </w:p>
    <w:p w:rsidR="00FE5793" w:rsidRPr="00F7116C" w:rsidRDefault="00FE5793" w:rsidP="00FE5793">
      <w:pPr>
        <w:pStyle w:val="AttrFuncSubheading"/>
        <w:rPr>
          <w:color w:val="auto"/>
        </w:rPr>
      </w:pPr>
      <w:r w:rsidRPr="00F7116C">
        <w:rPr>
          <w:color w:val="auto"/>
        </w:rPr>
        <w:t>.NET Exceptions</w:t>
      </w:r>
    </w:p>
    <w:p w:rsidR="00FE5793" w:rsidRDefault="00FE5793" w:rsidP="00FE579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BF53B1" w:rsidRDefault="00BF53B1" w:rsidP="00BF53B1">
      <w:pPr>
        <w:pStyle w:val="Body1"/>
        <w:rPr>
          <w:sz w:val="12"/>
          <w:szCs w:val="12"/>
        </w:rPr>
      </w:pPr>
      <w:r>
        <w:br w:type="page"/>
      </w:r>
    </w:p>
    <w:p w:rsidR="00BF53B1" w:rsidRDefault="00BF53B1" w:rsidP="00BF53B1">
      <w:pPr>
        <w:pStyle w:val="Heading2"/>
      </w:pPr>
      <w:bookmarkStart w:id="1089" w:name="_Toc304583881"/>
      <w:bookmarkStart w:id="1090" w:name="_Toc306374732"/>
      <w:r>
        <w:t>IviDigitizerGlitchTrigger Behavior Model</w:t>
      </w:r>
      <w:bookmarkEnd w:id="1089"/>
      <w:bookmarkEnd w:id="1090"/>
    </w:p>
    <w:p w:rsidR="00BF53B1" w:rsidRDefault="00BF53B1" w:rsidP="00BF53B1">
      <w:pPr>
        <w:pStyle w:val="Body1"/>
      </w:pPr>
      <w:r>
        <w:t>The IviDigitizerGlitchTrigger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BF53B1" w:rsidRDefault="00BF53B1" w:rsidP="00BF53B1">
      <w:pPr>
        <w:pStyle w:val="Heading2"/>
      </w:pPr>
      <w:bookmarkStart w:id="1091" w:name="_Toc304583882"/>
      <w:bookmarkStart w:id="1092" w:name="_Toc306374733"/>
      <w:r>
        <w:t>IviDigitizerGlitchTrigger Compliance Notes</w:t>
      </w:r>
      <w:bookmarkEnd w:id="1091"/>
      <w:bookmarkEnd w:id="1092"/>
    </w:p>
    <w:p w:rsidR="00BF53B1" w:rsidRDefault="00BF53B1" w:rsidP="00BF53B1">
      <w:pPr>
        <w:pStyle w:val="Body1"/>
      </w:pPr>
      <w:r>
        <w:t>For a specific driver to comply with the IviDigitizerGlitchTrigger extension, it shall be compliant with the IviDigitizerBase capability group and it shall implement all of the attributes and functions listed in this section.</w:t>
      </w:r>
    </w:p>
    <w:p w:rsidR="00BF53B1" w:rsidRPr="00BF53B1" w:rsidRDefault="00BF53B1" w:rsidP="00BF53B1">
      <w:pPr>
        <w:pStyle w:val="Body"/>
      </w:pPr>
    </w:p>
    <w:p w:rsidR="00BF53B1" w:rsidRDefault="00BF53B1" w:rsidP="00BF53B1">
      <w:pPr>
        <w:pStyle w:val="Heading1"/>
      </w:pPr>
      <w:bookmarkStart w:id="1093" w:name="_Ref220383581"/>
      <w:bookmarkStart w:id="1094" w:name="_Toc304583883"/>
      <w:bookmarkStart w:id="1095" w:name="_Toc306374734"/>
      <w:r>
        <w:lastRenderedPageBreak/>
        <w:t>IviDigitizerRuntTrigger Extension Group</w:t>
      </w:r>
      <w:bookmarkEnd w:id="1093"/>
      <w:bookmarkEnd w:id="1094"/>
      <w:bookmarkEnd w:id="1095"/>
    </w:p>
    <w:p w:rsidR="00BF53B1" w:rsidRDefault="00BF53B1" w:rsidP="00BF53B1">
      <w:pPr>
        <w:pStyle w:val="Heading2"/>
      </w:pPr>
      <w:bookmarkStart w:id="1096" w:name="_Toc304583884"/>
      <w:bookmarkStart w:id="1097" w:name="_Toc306374735"/>
      <w:r>
        <w:t>IviDigitizerRuntTrigger Overview</w:t>
      </w:r>
      <w:bookmarkEnd w:id="1096"/>
      <w:bookmarkEnd w:id="1097"/>
    </w:p>
    <w:p w:rsidR="00BF53B1" w:rsidRDefault="00BF53B1" w:rsidP="001934EF">
      <w:pPr>
        <w:pStyle w:val="Body1"/>
        <w:spacing w:before="200"/>
        <w:rPr>
          <w:color w:val="000000"/>
        </w:rPr>
      </w:pPr>
      <w:r>
        <w:rPr>
          <w:color w:val="000000"/>
        </w:rPr>
        <w:t>In addition to the fundamental capabilities, the Ivi</w:t>
      </w:r>
      <w:r w:rsidRPr="004E4B36">
        <w:rPr>
          <w:color w:val="000000"/>
        </w:rPr>
        <w:t>Digitizer</w:t>
      </w:r>
      <w:r>
        <w:rPr>
          <w:color w:val="000000"/>
        </w:rPr>
        <w:t xml:space="preserve">RuntTrigger extension group defines extensions for </w:t>
      </w:r>
      <w:r w:rsidRPr="004E4B36">
        <w:rPr>
          <w:color w:val="000000"/>
        </w:rPr>
        <w:t>digitizer</w:t>
      </w:r>
      <w:r>
        <w:rPr>
          <w:color w:val="000000"/>
        </w:rPr>
        <w:t>s with the capability to trigger on “runt” pulses.</w:t>
      </w:r>
    </w:p>
    <w:p w:rsidR="00BF53B1" w:rsidRDefault="00BF53B1" w:rsidP="00BF53B1">
      <w:pPr>
        <w:pStyle w:val="Body"/>
        <w:rPr>
          <w:color w:val="000000"/>
        </w:rPr>
      </w:pPr>
      <w:r>
        <w:rPr>
          <w:color w:val="000000"/>
        </w:rPr>
        <w:t xml:space="preserve">A runt condition occurs when the </w:t>
      </w:r>
      <w:r w:rsidRPr="004E4B36">
        <w:rPr>
          <w:color w:val="000000"/>
        </w:rPr>
        <w:t>digitizer</w:t>
      </w:r>
      <w:r>
        <w:rPr>
          <w:color w:val="000000"/>
        </w:rPr>
        <w:t xml:space="preserve"> detects a positive or negative going pulse that crosses one voltage threshold but fails to cross a second threshold before re-crossing the first. The figure below shows both positive and negative runt polarities.</w:t>
      </w:r>
    </w:p>
    <w:p w:rsidR="00BF53B1" w:rsidRDefault="00BF53B1" w:rsidP="00BF53B1">
      <w:pPr>
        <w:pStyle w:val="Body1"/>
        <w:rPr>
          <w:color w:val="000000"/>
        </w:rPr>
      </w:pPr>
    </w:p>
    <w:p w:rsidR="00BF53B1" w:rsidRDefault="00BF53B1" w:rsidP="00BF53B1">
      <w:pPr>
        <w:pStyle w:val="Graphic"/>
      </w:pPr>
    </w:p>
    <w:p w:rsidR="00BF53B1" w:rsidRDefault="00BF53B1" w:rsidP="00BF53B1">
      <w:pPr>
        <w:pStyle w:val="Graphic"/>
      </w:pPr>
      <w:r>
        <w:object w:dxaOrig="5355" w:dyaOrig="2880">
          <v:shape id="_x0000_i1042" type="#_x0000_t75" style="width:267.75pt;height:2in" o:ole="">
            <v:imagedata r:id="rId45" o:title=""/>
          </v:shape>
          <o:OLEObject Type="Embed" ProgID="Word.Picture.8" ShapeID="_x0000_i1042" DrawAspect="Content" ObjectID="_1385983532" r:id="rId46"/>
        </w:object>
      </w:r>
    </w:p>
    <w:p w:rsidR="00BF53B1" w:rsidRDefault="00BF53B1" w:rsidP="00BF53B1">
      <w:pPr>
        <w:pStyle w:val="Graphic"/>
      </w:pPr>
    </w:p>
    <w:p w:rsidR="00BF53B1" w:rsidRDefault="00BF53B1" w:rsidP="00BF53B1">
      <w:pPr>
        <w:pStyle w:val="Caption"/>
        <w:jc w:val="center"/>
      </w:pPr>
      <w:r w:rsidRPr="00B45EAB">
        <w:t xml:space="preserve">Figure </w:t>
      </w:r>
      <w:fldSimple w:instr=" STYLEREF 1 \s ">
        <w:r w:rsidR="00344F59">
          <w:rPr>
            <w:noProof/>
          </w:rPr>
          <w:t>29</w:t>
        </w:r>
      </w:fldSimple>
      <w:r w:rsidR="0018221C">
        <w:noBreakHyphen/>
      </w:r>
      <w:fldSimple w:instr=" SEQ Figure \* ARABIC \s 1 ">
        <w:r w:rsidR="00344F59">
          <w:rPr>
            <w:noProof/>
          </w:rPr>
          <w:t>1</w:t>
        </w:r>
      </w:fldSimple>
      <w:r>
        <w:t xml:space="preserve"> </w:t>
      </w:r>
      <w:r>
        <w:rPr>
          <w:b w:val="0"/>
        </w:rPr>
        <w:t>Runt Triggers</w:t>
      </w:r>
    </w:p>
    <w:p w:rsidR="00BF53B1" w:rsidRDefault="00BF53B1" w:rsidP="00BF53B1">
      <w:pPr>
        <w:pStyle w:val="Body"/>
        <w:rPr>
          <w:color w:val="000000"/>
        </w:rPr>
      </w:pPr>
      <w:r>
        <w:rPr>
          <w:color w:val="000000"/>
        </w:rPr>
        <w:t>With the Ivi</w:t>
      </w:r>
      <w:r w:rsidRPr="004E4B36">
        <w:rPr>
          <w:color w:val="000000"/>
        </w:rPr>
        <w:t>Digitizer</w:t>
      </w:r>
      <w:r>
        <w:rPr>
          <w:color w:val="000000"/>
        </w:rPr>
        <w:t>RuntTrigger extension group the end-user can select whether a positive runt, negative runt, or either triggers the acquisition.</w:t>
      </w:r>
    </w:p>
    <w:p w:rsidR="00BF53B1" w:rsidRDefault="00BF53B1" w:rsidP="00BF53B1">
      <w:pPr>
        <w:pStyle w:val="Heading2"/>
      </w:pPr>
      <w:bookmarkStart w:id="1098" w:name="_Toc304583885"/>
      <w:bookmarkStart w:id="1099" w:name="_Toc306374736"/>
      <w:r>
        <w:t>IviDigitizerRuntTrigger Attributes</w:t>
      </w:r>
      <w:bookmarkEnd w:id="1098"/>
      <w:bookmarkEnd w:id="1099"/>
    </w:p>
    <w:p w:rsidR="00BF53B1" w:rsidRDefault="00BF53B1" w:rsidP="001934EF">
      <w:pPr>
        <w:pStyle w:val="Body1"/>
        <w:spacing w:before="200"/>
      </w:pPr>
      <w:r>
        <w:t>The IviDigitizerRuntTrigger extension group defines the following attributes:</w:t>
      </w:r>
    </w:p>
    <w:p w:rsidR="00BF53B1" w:rsidRDefault="00BF53B1" w:rsidP="001934EF">
      <w:pPr>
        <w:pStyle w:val="ListBullet"/>
        <w:numPr>
          <w:ilvl w:val="0"/>
          <w:numId w:val="64"/>
        </w:numPr>
      </w:pPr>
      <w:r>
        <w:t>Runt Trigger High Threshold</w:t>
      </w:r>
    </w:p>
    <w:p w:rsidR="00BF53B1" w:rsidRDefault="00BF53B1" w:rsidP="001934EF">
      <w:pPr>
        <w:pStyle w:val="ListBullet"/>
        <w:numPr>
          <w:ilvl w:val="0"/>
          <w:numId w:val="64"/>
        </w:numPr>
      </w:pPr>
      <w:r>
        <w:t>Runt Trigger Low Threshold</w:t>
      </w:r>
    </w:p>
    <w:p w:rsidR="00BF53B1" w:rsidRDefault="00BF53B1" w:rsidP="001934EF">
      <w:pPr>
        <w:pStyle w:val="ListBullet"/>
        <w:numPr>
          <w:ilvl w:val="0"/>
          <w:numId w:val="64"/>
        </w:numPr>
      </w:pPr>
      <w:r>
        <w:t>Runt Trigger Polarity</w:t>
      </w:r>
    </w:p>
    <w:p w:rsidR="00BF53B1" w:rsidRDefault="00BF53B1" w:rsidP="00BF53B1">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BF53B1" w:rsidRDefault="00BF53B1" w:rsidP="00BF53B1">
      <w:pPr>
        <w:pStyle w:val="Body1"/>
        <w:rPr>
          <w:sz w:val="12"/>
          <w:szCs w:val="12"/>
        </w:rPr>
      </w:pPr>
      <w:r>
        <w:br w:type="page"/>
      </w:r>
    </w:p>
    <w:p w:rsidR="00BF53B1" w:rsidRDefault="00BF53B1" w:rsidP="00BF53B1">
      <w:pPr>
        <w:pStyle w:val="Heading3"/>
      </w:pPr>
      <w:bookmarkStart w:id="1100" w:name="_Toc304583886"/>
      <w:bookmarkStart w:id="1101" w:name="_Toc306374737"/>
      <w:r>
        <w:t>Runt Trigger High Threshold</w:t>
      </w:r>
      <w:bookmarkEnd w:id="1100"/>
      <w:bookmarkEnd w:id="1101"/>
    </w:p>
    <w:p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BF53B1" w:rsidTr="001D305A">
        <w:trPr>
          <w:cantSplit/>
          <w:tblHeader/>
        </w:trPr>
        <w:tc>
          <w:tcPr>
            <w:tcW w:w="1170" w:type="dxa"/>
            <w:tcBorders>
              <w:top w:val="single" w:sz="4" w:space="0" w:color="auto"/>
              <w:left w:val="single" w:sz="4" w:space="0" w:color="auto"/>
              <w:bottom w:val="double" w:sz="6" w:space="0" w:color="auto"/>
            </w:tcBorders>
          </w:tcPr>
          <w:p w:rsidR="00BF53B1" w:rsidRDefault="00BF53B1" w:rsidP="001D305A">
            <w:pPr>
              <w:pStyle w:val="TableHead"/>
            </w:pPr>
            <w:r>
              <w:t>Data Type</w:t>
            </w:r>
          </w:p>
        </w:tc>
        <w:tc>
          <w:tcPr>
            <w:tcW w:w="810" w:type="dxa"/>
            <w:tcBorders>
              <w:top w:val="single" w:sz="4" w:space="0" w:color="auto"/>
              <w:bottom w:val="double" w:sz="6" w:space="0" w:color="auto"/>
            </w:tcBorders>
          </w:tcPr>
          <w:p w:rsidR="00BF53B1" w:rsidRDefault="00BF53B1" w:rsidP="001D305A">
            <w:pPr>
              <w:pStyle w:val="TableHead"/>
            </w:pPr>
            <w:r>
              <w:t>Access</w:t>
            </w:r>
          </w:p>
        </w:tc>
        <w:tc>
          <w:tcPr>
            <w:tcW w:w="1530" w:type="dxa"/>
            <w:tcBorders>
              <w:top w:val="single" w:sz="4" w:space="0" w:color="auto"/>
              <w:bottom w:val="double" w:sz="6" w:space="0" w:color="auto"/>
            </w:tcBorders>
          </w:tcPr>
          <w:p w:rsidR="00BF53B1" w:rsidRDefault="00BF53B1" w:rsidP="001D305A">
            <w:pPr>
              <w:pStyle w:val="TableHead"/>
            </w:pPr>
            <w:r>
              <w:t>Applies To</w:t>
            </w:r>
          </w:p>
        </w:tc>
        <w:tc>
          <w:tcPr>
            <w:tcW w:w="1080" w:type="dxa"/>
            <w:tcBorders>
              <w:top w:val="single" w:sz="4" w:space="0" w:color="auto"/>
              <w:bottom w:val="double" w:sz="6" w:space="0" w:color="auto"/>
            </w:tcBorders>
          </w:tcPr>
          <w:p w:rsidR="00BF53B1" w:rsidRDefault="00BF53B1" w:rsidP="001D305A">
            <w:pPr>
              <w:pStyle w:val="TableHead"/>
            </w:pPr>
            <w:r>
              <w:t>Coercion</w:t>
            </w:r>
          </w:p>
        </w:tc>
        <w:tc>
          <w:tcPr>
            <w:tcW w:w="4770" w:type="dxa"/>
            <w:tcBorders>
              <w:top w:val="single" w:sz="4" w:space="0" w:color="auto"/>
              <w:bottom w:val="double" w:sz="6" w:space="0" w:color="auto"/>
              <w:right w:val="single" w:sz="6" w:space="0" w:color="auto"/>
            </w:tcBorders>
          </w:tcPr>
          <w:p w:rsidR="00BF53B1" w:rsidRDefault="00BF53B1" w:rsidP="001D305A">
            <w:pPr>
              <w:pStyle w:val="TableHead"/>
            </w:pPr>
            <w:r>
              <w:t>High Level Functions</w:t>
            </w:r>
          </w:p>
        </w:tc>
      </w:tr>
      <w:tr w:rsidR="00BF53B1"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F53B1" w:rsidRDefault="00BF53B1" w:rsidP="001D305A">
            <w:pPr>
              <w:pStyle w:val="TableCellCourierNew"/>
            </w:pPr>
            <w:r>
              <w:t>ViReal64</w:t>
            </w:r>
          </w:p>
        </w:tc>
        <w:tc>
          <w:tcPr>
            <w:tcW w:w="810" w:type="dxa"/>
            <w:tcBorders>
              <w:top w:val="double" w:sz="6" w:space="0" w:color="auto"/>
            </w:tcBorders>
          </w:tcPr>
          <w:p w:rsidR="00BF53B1" w:rsidRDefault="00BF53B1" w:rsidP="001D305A">
            <w:pPr>
              <w:pStyle w:val="TableCell"/>
            </w:pPr>
            <w:r>
              <w:t>R/W</w:t>
            </w:r>
          </w:p>
        </w:tc>
        <w:tc>
          <w:tcPr>
            <w:tcW w:w="1530" w:type="dxa"/>
            <w:tcBorders>
              <w:top w:val="double" w:sz="6" w:space="0" w:color="auto"/>
            </w:tcBorders>
          </w:tcPr>
          <w:p w:rsidR="00BF53B1" w:rsidRDefault="00377EBC" w:rsidP="001D305A">
            <w:pPr>
              <w:pStyle w:val="TableCell"/>
            </w:pPr>
            <w:r>
              <w:t>TriggerSource</w:t>
            </w:r>
          </w:p>
        </w:tc>
        <w:tc>
          <w:tcPr>
            <w:tcW w:w="1080" w:type="dxa"/>
            <w:tcBorders>
              <w:top w:val="double" w:sz="6" w:space="0" w:color="auto"/>
            </w:tcBorders>
          </w:tcPr>
          <w:p w:rsidR="00BF53B1" w:rsidRDefault="00BF53B1" w:rsidP="001D305A">
            <w:pPr>
              <w:pStyle w:val="TableCell"/>
            </w:pPr>
            <w:r>
              <w:t>None</w:t>
            </w:r>
          </w:p>
        </w:tc>
        <w:tc>
          <w:tcPr>
            <w:tcW w:w="4770" w:type="dxa"/>
            <w:tcBorders>
              <w:top w:val="double" w:sz="6" w:space="0" w:color="auto"/>
            </w:tcBorders>
          </w:tcPr>
          <w:p w:rsidR="00BF53B1" w:rsidRDefault="00DF3040" w:rsidP="001D305A">
            <w:pPr>
              <w:pStyle w:val="TableCell"/>
            </w:pPr>
            <w:r>
              <w:t>Configure Runt Trigger Source</w:t>
            </w:r>
          </w:p>
        </w:tc>
      </w:tr>
    </w:tbl>
    <w:p w:rsidR="00BD5B11" w:rsidRDefault="00BD5B11" w:rsidP="00BD5B11">
      <w:pPr>
        <w:pStyle w:val="FunctionHead"/>
      </w:pPr>
      <w:r>
        <w:t>COM Property Name</w:t>
      </w:r>
    </w:p>
    <w:p w:rsidR="00BD5B11" w:rsidRDefault="00BD5B11" w:rsidP="00BD5B11">
      <w:pPr>
        <w:pStyle w:val="Body1"/>
        <w:rPr>
          <w:rStyle w:val="monospace"/>
        </w:rPr>
      </w:pPr>
      <w:r>
        <w:rPr>
          <w:rStyle w:val="monospace"/>
        </w:rPr>
        <w:t>Trigger.Sources[].Runt.ThresholdHigh</w:t>
      </w:r>
    </w:p>
    <w:p w:rsidR="00BF53B1" w:rsidRDefault="00BF53B1" w:rsidP="00BF53B1">
      <w:pPr>
        <w:pStyle w:val="FunctionHead"/>
      </w:pPr>
      <w:r>
        <w:t>COM Property Name</w:t>
      </w:r>
    </w:p>
    <w:p w:rsidR="00BF53B1" w:rsidRDefault="009249C0" w:rsidP="00BF53B1">
      <w:pPr>
        <w:pStyle w:val="Body1"/>
        <w:rPr>
          <w:rStyle w:val="monospace"/>
        </w:rPr>
      </w:pPr>
      <w:r>
        <w:rPr>
          <w:rStyle w:val="monospace"/>
        </w:rPr>
        <w:t>Trigger.Sources.Item().</w:t>
      </w:r>
      <w:r w:rsidR="00BF53B1">
        <w:rPr>
          <w:rStyle w:val="monospace"/>
        </w:rPr>
        <w:t>Runt.ThresholdHigh</w:t>
      </w:r>
    </w:p>
    <w:p w:rsidR="00BF53B1" w:rsidRDefault="00BF53B1" w:rsidP="00BF53B1">
      <w:pPr>
        <w:pStyle w:val="FunctionHead"/>
      </w:pPr>
      <w:r>
        <w:t>C Constant Name</w:t>
      </w:r>
    </w:p>
    <w:p w:rsidR="00BF53B1" w:rsidRDefault="00BF53B1" w:rsidP="00BF53B1">
      <w:pPr>
        <w:pStyle w:val="Body1"/>
      </w:pPr>
      <w:r>
        <w:rPr>
          <w:rFonts w:ascii="Courier New" w:hAnsi="Courier New" w:cs="Courier New"/>
          <w:sz w:val="18"/>
          <w:szCs w:val="18"/>
        </w:rPr>
        <w:t>IVIDIGITIZER_ATTR_RUNT_TRIGGER_HIGH_THRESHOLD</w:t>
      </w:r>
    </w:p>
    <w:p w:rsidR="00BF53B1" w:rsidRDefault="00BF53B1" w:rsidP="00BF53B1">
      <w:pPr>
        <w:pStyle w:val="FunctionHead"/>
      </w:pPr>
      <w:r>
        <w:t>Description</w:t>
      </w:r>
    </w:p>
    <w:p w:rsidR="00BF53B1" w:rsidRDefault="00BF53B1" w:rsidP="00BF53B1">
      <w:pPr>
        <w:pStyle w:val="Body1"/>
      </w:pPr>
      <w:r>
        <w:t>The high threshold the digitizer uses for runt triggering</w:t>
      </w:r>
      <w:r w:rsidR="0080634C">
        <w:t xml:space="preserve">. </w:t>
      </w:r>
      <w:r>
        <w:t>The units are volts.</w:t>
      </w:r>
    </w:p>
    <w:p w:rsidR="00BD5B11" w:rsidRPr="00F7116C" w:rsidRDefault="00BD5B11" w:rsidP="00BD5B11">
      <w:pPr>
        <w:pStyle w:val="AttrFuncSubheading"/>
        <w:rPr>
          <w:color w:val="auto"/>
        </w:rPr>
      </w:pPr>
      <w:r w:rsidRPr="00F7116C">
        <w:rPr>
          <w:color w:val="auto"/>
        </w:rPr>
        <w:t>.NET Exceptions</w:t>
      </w:r>
    </w:p>
    <w:p w:rsidR="00BD5B11" w:rsidRDefault="00BD5B11" w:rsidP="00BD5B1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F53B1" w:rsidRDefault="00BF53B1" w:rsidP="00BF53B1">
      <w:pPr>
        <w:pStyle w:val="Body1"/>
        <w:rPr>
          <w:sz w:val="12"/>
          <w:szCs w:val="12"/>
        </w:rPr>
      </w:pPr>
      <w:r>
        <w:br w:type="page"/>
      </w:r>
    </w:p>
    <w:p w:rsidR="00BF53B1" w:rsidRDefault="00BF53B1" w:rsidP="00BF53B1">
      <w:pPr>
        <w:pStyle w:val="Heading3"/>
      </w:pPr>
      <w:bookmarkStart w:id="1102" w:name="_Toc304583887"/>
      <w:bookmarkStart w:id="1103" w:name="_Toc306374738"/>
      <w:r>
        <w:t>Runt Trigger Low Threshold</w:t>
      </w:r>
      <w:bookmarkEnd w:id="1102"/>
      <w:bookmarkEnd w:id="1103"/>
    </w:p>
    <w:p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BF53B1" w:rsidTr="001D305A">
        <w:trPr>
          <w:cantSplit/>
          <w:tblHeader/>
        </w:trPr>
        <w:tc>
          <w:tcPr>
            <w:tcW w:w="1170" w:type="dxa"/>
            <w:tcBorders>
              <w:top w:val="single" w:sz="4" w:space="0" w:color="auto"/>
              <w:left w:val="single" w:sz="4" w:space="0" w:color="auto"/>
              <w:bottom w:val="double" w:sz="6" w:space="0" w:color="auto"/>
            </w:tcBorders>
          </w:tcPr>
          <w:p w:rsidR="00BF53B1" w:rsidRDefault="00BF53B1" w:rsidP="001D305A">
            <w:pPr>
              <w:pStyle w:val="TableHead"/>
            </w:pPr>
            <w:r>
              <w:t>Data Type</w:t>
            </w:r>
          </w:p>
        </w:tc>
        <w:tc>
          <w:tcPr>
            <w:tcW w:w="810" w:type="dxa"/>
            <w:tcBorders>
              <w:top w:val="single" w:sz="4" w:space="0" w:color="auto"/>
              <w:bottom w:val="double" w:sz="6" w:space="0" w:color="auto"/>
            </w:tcBorders>
          </w:tcPr>
          <w:p w:rsidR="00BF53B1" w:rsidRDefault="00BF53B1" w:rsidP="001D305A">
            <w:pPr>
              <w:pStyle w:val="TableHead"/>
            </w:pPr>
            <w:r>
              <w:t>Access</w:t>
            </w:r>
          </w:p>
        </w:tc>
        <w:tc>
          <w:tcPr>
            <w:tcW w:w="1530" w:type="dxa"/>
            <w:tcBorders>
              <w:top w:val="single" w:sz="4" w:space="0" w:color="auto"/>
              <w:bottom w:val="double" w:sz="6" w:space="0" w:color="auto"/>
            </w:tcBorders>
          </w:tcPr>
          <w:p w:rsidR="00BF53B1" w:rsidRDefault="00BF53B1" w:rsidP="001D305A">
            <w:pPr>
              <w:pStyle w:val="TableHead"/>
            </w:pPr>
            <w:r>
              <w:t>Applies To</w:t>
            </w:r>
          </w:p>
        </w:tc>
        <w:tc>
          <w:tcPr>
            <w:tcW w:w="1080" w:type="dxa"/>
            <w:tcBorders>
              <w:top w:val="single" w:sz="4" w:space="0" w:color="auto"/>
              <w:bottom w:val="double" w:sz="6" w:space="0" w:color="auto"/>
            </w:tcBorders>
          </w:tcPr>
          <w:p w:rsidR="00BF53B1" w:rsidRDefault="00BF53B1" w:rsidP="001D305A">
            <w:pPr>
              <w:pStyle w:val="TableHead"/>
            </w:pPr>
            <w:r>
              <w:t>Coercion</w:t>
            </w:r>
          </w:p>
        </w:tc>
        <w:tc>
          <w:tcPr>
            <w:tcW w:w="4770" w:type="dxa"/>
            <w:tcBorders>
              <w:top w:val="single" w:sz="4" w:space="0" w:color="auto"/>
              <w:bottom w:val="double" w:sz="6" w:space="0" w:color="auto"/>
              <w:right w:val="single" w:sz="6" w:space="0" w:color="auto"/>
            </w:tcBorders>
          </w:tcPr>
          <w:p w:rsidR="00BF53B1" w:rsidRDefault="00BF53B1" w:rsidP="001D305A">
            <w:pPr>
              <w:pStyle w:val="TableHead"/>
            </w:pPr>
            <w:r>
              <w:t>High Level Functions</w:t>
            </w:r>
          </w:p>
        </w:tc>
      </w:tr>
      <w:tr w:rsidR="00BF53B1"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F53B1" w:rsidRDefault="00BF53B1" w:rsidP="001D305A">
            <w:pPr>
              <w:pStyle w:val="TableCellCourierNew"/>
            </w:pPr>
            <w:r>
              <w:t>ViReal64</w:t>
            </w:r>
          </w:p>
        </w:tc>
        <w:tc>
          <w:tcPr>
            <w:tcW w:w="810" w:type="dxa"/>
            <w:tcBorders>
              <w:top w:val="double" w:sz="6" w:space="0" w:color="auto"/>
            </w:tcBorders>
          </w:tcPr>
          <w:p w:rsidR="00BF53B1" w:rsidRDefault="00BF53B1" w:rsidP="001D305A">
            <w:pPr>
              <w:pStyle w:val="TableCell"/>
            </w:pPr>
            <w:r>
              <w:t>R/W</w:t>
            </w:r>
          </w:p>
        </w:tc>
        <w:tc>
          <w:tcPr>
            <w:tcW w:w="1530" w:type="dxa"/>
            <w:tcBorders>
              <w:top w:val="double" w:sz="6" w:space="0" w:color="auto"/>
            </w:tcBorders>
          </w:tcPr>
          <w:p w:rsidR="00BF53B1" w:rsidRDefault="00377EBC" w:rsidP="001D305A">
            <w:pPr>
              <w:pStyle w:val="TableCell"/>
            </w:pPr>
            <w:r>
              <w:t>TriggerSource</w:t>
            </w:r>
          </w:p>
        </w:tc>
        <w:tc>
          <w:tcPr>
            <w:tcW w:w="1080" w:type="dxa"/>
            <w:tcBorders>
              <w:top w:val="double" w:sz="6" w:space="0" w:color="auto"/>
            </w:tcBorders>
          </w:tcPr>
          <w:p w:rsidR="00BF53B1" w:rsidRDefault="00BF53B1" w:rsidP="001D305A">
            <w:pPr>
              <w:pStyle w:val="TableCell"/>
            </w:pPr>
            <w:r>
              <w:t>None</w:t>
            </w:r>
          </w:p>
        </w:tc>
        <w:tc>
          <w:tcPr>
            <w:tcW w:w="4770" w:type="dxa"/>
            <w:tcBorders>
              <w:top w:val="double" w:sz="6" w:space="0" w:color="auto"/>
            </w:tcBorders>
          </w:tcPr>
          <w:p w:rsidR="00BF53B1" w:rsidRDefault="00DF3040" w:rsidP="001D305A">
            <w:pPr>
              <w:pStyle w:val="TableCell"/>
            </w:pPr>
            <w:r>
              <w:t>Configure Runt Trigger Source</w:t>
            </w:r>
          </w:p>
        </w:tc>
      </w:tr>
    </w:tbl>
    <w:p w:rsidR="00BD5B11" w:rsidRDefault="00BD5B11" w:rsidP="00BD5B11">
      <w:pPr>
        <w:pStyle w:val="FunctionHead"/>
      </w:pPr>
      <w:r>
        <w:t>COM Property Name</w:t>
      </w:r>
    </w:p>
    <w:p w:rsidR="00BD5B11" w:rsidRDefault="00BD5B11" w:rsidP="00BD5B11">
      <w:pPr>
        <w:pStyle w:val="Body1"/>
        <w:rPr>
          <w:rStyle w:val="monospace"/>
        </w:rPr>
      </w:pPr>
      <w:r>
        <w:rPr>
          <w:rStyle w:val="monospace"/>
        </w:rPr>
        <w:t>Trigger.Sources[].Runt.ThresholdLow</w:t>
      </w:r>
    </w:p>
    <w:p w:rsidR="00BF53B1" w:rsidRDefault="00BF53B1" w:rsidP="00BF53B1">
      <w:pPr>
        <w:pStyle w:val="FunctionHead"/>
      </w:pPr>
      <w:r>
        <w:t>COM Property Name</w:t>
      </w:r>
    </w:p>
    <w:p w:rsidR="00BF53B1" w:rsidRDefault="009249C0" w:rsidP="00BF53B1">
      <w:pPr>
        <w:pStyle w:val="Body1"/>
        <w:rPr>
          <w:rStyle w:val="monospace"/>
        </w:rPr>
      </w:pPr>
      <w:r>
        <w:rPr>
          <w:rStyle w:val="monospace"/>
        </w:rPr>
        <w:t>Trigger.Sources.Item().</w:t>
      </w:r>
      <w:r w:rsidR="00BF53B1">
        <w:rPr>
          <w:rStyle w:val="monospace"/>
        </w:rPr>
        <w:t>Runt.ThresholdLow</w:t>
      </w:r>
    </w:p>
    <w:p w:rsidR="00BF53B1" w:rsidRDefault="00BF53B1" w:rsidP="00BF53B1">
      <w:pPr>
        <w:pStyle w:val="FunctionHead"/>
      </w:pPr>
      <w:r>
        <w:t>C Constant Name</w:t>
      </w:r>
    </w:p>
    <w:p w:rsidR="00BF53B1" w:rsidRDefault="00BF53B1" w:rsidP="00BF53B1">
      <w:pPr>
        <w:pStyle w:val="Body1"/>
      </w:pPr>
      <w:r>
        <w:rPr>
          <w:rFonts w:ascii="Courier New" w:hAnsi="Courier New" w:cs="Courier New"/>
          <w:sz w:val="18"/>
          <w:szCs w:val="18"/>
        </w:rPr>
        <w:t>IVIDIGITIZER_ATTR_RUNT_TRIGGER_LOW_THRESHOLD</w:t>
      </w:r>
    </w:p>
    <w:p w:rsidR="00BF53B1" w:rsidRDefault="00BF53B1" w:rsidP="00BF53B1">
      <w:pPr>
        <w:pStyle w:val="FunctionHead"/>
      </w:pPr>
      <w:r>
        <w:t>Description</w:t>
      </w:r>
    </w:p>
    <w:p w:rsidR="00BF53B1" w:rsidRDefault="00BF53B1" w:rsidP="00BF53B1">
      <w:pPr>
        <w:pStyle w:val="Body1"/>
      </w:pPr>
      <w:r>
        <w:t>The low threshold the digitizer uses for runt triggering</w:t>
      </w:r>
      <w:r w:rsidR="0080634C">
        <w:t xml:space="preserve">. </w:t>
      </w:r>
      <w:r>
        <w:t>The units are volts.</w:t>
      </w:r>
    </w:p>
    <w:p w:rsidR="00BD5B11" w:rsidRPr="00F7116C" w:rsidRDefault="00BD5B11" w:rsidP="00BD5B11">
      <w:pPr>
        <w:pStyle w:val="AttrFuncSubheading"/>
        <w:rPr>
          <w:color w:val="auto"/>
        </w:rPr>
      </w:pPr>
      <w:r w:rsidRPr="00F7116C">
        <w:rPr>
          <w:color w:val="auto"/>
        </w:rPr>
        <w:t>.NET Exceptions</w:t>
      </w:r>
    </w:p>
    <w:p w:rsidR="00BD5B11" w:rsidRDefault="00BD5B11" w:rsidP="00BD5B1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F53B1" w:rsidRDefault="00BF53B1" w:rsidP="00BF53B1">
      <w:pPr>
        <w:pStyle w:val="Body1"/>
        <w:rPr>
          <w:sz w:val="12"/>
          <w:szCs w:val="12"/>
        </w:rPr>
      </w:pPr>
      <w:r>
        <w:br w:type="page"/>
      </w:r>
    </w:p>
    <w:p w:rsidR="00BF53B1" w:rsidRDefault="00BF53B1" w:rsidP="00BF53B1">
      <w:pPr>
        <w:pStyle w:val="Heading3"/>
      </w:pPr>
      <w:bookmarkStart w:id="1104" w:name="_Toc304583888"/>
      <w:bookmarkStart w:id="1105" w:name="_Toc306374739"/>
      <w:r>
        <w:t>Runt Trigger Polarity</w:t>
      </w:r>
      <w:bookmarkEnd w:id="1104"/>
      <w:bookmarkEnd w:id="1105"/>
    </w:p>
    <w:p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BF53B1" w:rsidTr="001D305A">
        <w:trPr>
          <w:cantSplit/>
          <w:tblHeader/>
        </w:trPr>
        <w:tc>
          <w:tcPr>
            <w:tcW w:w="1170" w:type="dxa"/>
            <w:tcBorders>
              <w:top w:val="single" w:sz="4" w:space="0" w:color="auto"/>
              <w:left w:val="single" w:sz="4" w:space="0" w:color="auto"/>
              <w:bottom w:val="double" w:sz="6" w:space="0" w:color="auto"/>
            </w:tcBorders>
          </w:tcPr>
          <w:p w:rsidR="00BF53B1" w:rsidRDefault="00BF53B1" w:rsidP="001D305A">
            <w:pPr>
              <w:pStyle w:val="TableHead"/>
            </w:pPr>
            <w:r>
              <w:t>Data Type</w:t>
            </w:r>
          </w:p>
        </w:tc>
        <w:tc>
          <w:tcPr>
            <w:tcW w:w="810" w:type="dxa"/>
            <w:tcBorders>
              <w:top w:val="single" w:sz="4" w:space="0" w:color="auto"/>
              <w:bottom w:val="double" w:sz="6" w:space="0" w:color="auto"/>
            </w:tcBorders>
          </w:tcPr>
          <w:p w:rsidR="00BF53B1" w:rsidRDefault="00BF53B1" w:rsidP="001D305A">
            <w:pPr>
              <w:pStyle w:val="TableHead"/>
            </w:pPr>
            <w:r>
              <w:t>Access</w:t>
            </w:r>
          </w:p>
        </w:tc>
        <w:tc>
          <w:tcPr>
            <w:tcW w:w="1530" w:type="dxa"/>
            <w:tcBorders>
              <w:top w:val="single" w:sz="4" w:space="0" w:color="auto"/>
              <w:bottom w:val="double" w:sz="6" w:space="0" w:color="auto"/>
            </w:tcBorders>
          </w:tcPr>
          <w:p w:rsidR="00BF53B1" w:rsidRDefault="00BF53B1" w:rsidP="001D305A">
            <w:pPr>
              <w:pStyle w:val="TableHead"/>
            </w:pPr>
            <w:r>
              <w:t>Applies To</w:t>
            </w:r>
          </w:p>
        </w:tc>
        <w:tc>
          <w:tcPr>
            <w:tcW w:w="1080" w:type="dxa"/>
            <w:tcBorders>
              <w:top w:val="single" w:sz="4" w:space="0" w:color="auto"/>
              <w:bottom w:val="double" w:sz="6" w:space="0" w:color="auto"/>
            </w:tcBorders>
          </w:tcPr>
          <w:p w:rsidR="00BF53B1" w:rsidRDefault="00BF53B1" w:rsidP="001D305A">
            <w:pPr>
              <w:pStyle w:val="TableHead"/>
            </w:pPr>
            <w:r>
              <w:t>Coercion</w:t>
            </w:r>
          </w:p>
        </w:tc>
        <w:tc>
          <w:tcPr>
            <w:tcW w:w="4770" w:type="dxa"/>
            <w:tcBorders>
              <w:top w:val="single" w:sz="4" w:space="0" w:color="auto"/>
              <w:bottom w:val="double" w:sz="6" w:space="0" w:color="auto"/>
              <w:right w:val="single" w:sz="6" w:space="0" w:color="auto"/>
            </w:tcBorders>
          </w:tcPr>
          <w:p w:rsidR="00BF53B1" w:rsidRDefault="00BF53B1" w:rsidP="001D305A">
            <w:pPr>
              <w:pStyle w:val="TableHead"/>
            </w:pPr>
            <w:r>
              <w:t>High Level Functions</w:t>
            </w:r>
          </w:p>
        </w:tc>
      </w:tr>
      <w:tr w:rsidR="00BF53B1"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F53B1" w:rsidRDefault="00BF53B1" w:rsidP="001D305A">
            <w:pPr>
              <w:pStyle w:val="TableCellCourierNew"/>
            </w:pPr>
            <w:r>
              <w:t>ViInt32</w:t>
            </w:r>
          </w:p>
        </w:tc>
        <w:tc>
          <w:tcPr>
            <w:tcW w:w="810" w:type="dxa"/>
            <w:tcBorders>
              <w:top w:val="double" w:sz="6" w:space="0" w:color="auto"/>
            </w:tcBorders>
          </w:tcPr>
          <w:p w:rsidR="00BF53B1" w:rsidRDefault="00BF53B1" w:rsidP="001D305A">
            <w:pPr>
              <w:pStyle w:val="TableCell"/>
            </w:pPr>
            <w:r>
              <w:t>R/W</w:t>
            </w:r>
          </w:p>
        </w:tc>
        <w:tc>
          <w:tcPr>
            <w:tcW w:w="1530" w:type="dxa"/>
            <w:tcBorders>
              <w:top w:val="double" w:sz="6" w:space="0" w:color="auto"/>
            </w:tcBorders>
          </w:tcPr>
          <w:p w:rsidR="00BF53B1" w:rsidRDefault="00377EBC" w:rsidP="001D305A">
            <w:pPr>
              <w:pStyle w:val="TableCell"/>
            </w:pPr>
            <w:r>
              <w:t>TriggerSource</w:t>
            </w:r>
          </w:p>
        </w:tc>
        <w:tc>
          <w:tcPr>
            <w:tcW w:w="1080" w:type="dxa"/>
            <w:tcBorders>
              <w:top w:val="double" w:sz="6" w:space="0" w:color="auto"/>
            </w:tcBorders>
          </w:tcPr>
          <w:p w:rsidR="00BF53B1" w:rsidRDefault="00BF53B1" w:rsidP="001D305A">
            <w:pPr>
              <w:pStyle w:val="TableCell"/>
            </w:pPr>
            <w:r>
              <w:t>None</w:t>
            </w:r>
          </w:p>
        </w:tc>
        <w:tc>
          <w:tcPr>
            <w:tcW w:w="4770" w:type="dxa"/>
            <w:tcBorders>
              <w:top w:val="double" w:sz="6" w:space="0" w:color="auto"/>
            </w:tcBorders>
          </w:tcPr>
          <w:p w:rsidR="00BF53B1" w:rsidRDefault="00DF3040" w:rsidP="001D305A">
            <w:pPr>
              <w:pStyle w:val="TableCell"/>
            </w:pPr>
            <w:r>
              <w:t>Configure Runt Trigger Source</w:t>
            </w:r>
          </w:p>
        </w:tc>
      </w:tr>
    </w:tbl>
    <w:p w:rsidR="00BD5B11" w:rsidRDefault="00BD5B11" w:rsidP="00BD5B11">
      <w:pPr>
        <w:pStyle w:val="FunctionHead"/>
      </w:pPr>
      <w:r>
        <w:t>.NET Property Name</w:t>
      </w:r>
    </w:p>
    <w:p w:rsidR="00BD5B11" w:rsidRDefault="00BD5B11" w:rsidP="00BD5B11">
      <w:pPr>
        <w:pStyle w:val="Body1"/>
        <w:rPr>
          <w:rStyle w:val="monospace"/>
        </w:rPr>
      </w:pPr>
      <w:r>
        <w:rPr>
          <w:rStyle w:val="monospace"/>
        </w:rPr>
        <w:t>Trigger.Sources[].Runt.Polarity</w:t>
      </w:r>
    </w:p>
    <w:p w:rsidR="00BD5B11" w:rsidRDefault="00BD5B11" w:rsidP="00BD5B11">
      <w:pPr>
        <w:pStyle w:val="FunctionHead"/>
      </w:pPr>
      <w:r>
        <w:t>.NET Enumeration Name</w:t>
      </w:r>
    </w:p>
    <w:p w:rsidR="00BD5B11" w:rsidRDefault="00BD5B11" w:rsidP="00BD5B11">
      <w:pPr>
        <w:pStyle w:val="Code1"/>
      </w:pPr>
      <w:r>
        <w:t>RuntPolarity</w:t>
      </w:r>
    </w:p>
    <w:p w:rsidR="00BF53B1" w:rsidRDefault="00BF53B1" w:rsidP="00BF53B1">
      <w:pPr>
        <w:pStyle w:val="FunctionHead"/>
      </w:pPr>
      <w:r>
        <w:t>COM Property Name</w:t>
      </w:r>
    </w:p>
    <w:p w:rsidR="00BF53B1" w:rsidRDefault="009249C0" w:rsidP="00BF53B1">
      <w:pPr>
        <w:pStyle w:val="Body1"/>
        <w:rPr>
          <w:rStyle w:val="monospace"/>
        </w:rPr>
      </w:pPr>
      <w:r>
        <w:rPr>
          <w:rStyle w:val="monospace"/>
        </w:rPr>
        <w:t>Trigger.Sources.Item().</w:t>
      </w:r>
      <w:r w:rsidR="00BF53B1">
        <w:rPr>
          <w:rStyle w:val="monospace"/>
        </w:rPr>
        <w:t>Runt.Polarity</w:t>
      </w:r>
    </w:p>
    <w:p w:rsidR="00BF53B1" w:rsidRDefault="00BF53B1" w:rsidP="00BF53B1">
      <w:pPr>
        <w:pStyle w:val="FunctionHead"/>
      </w:pPr>
      <w:r>
        <w:t>COM Enumeration Name</w:t>
      </w:r>
    </w:p>
    <w:p w:rsidR="00BF53B1" w:rsidRDefault="00BF53B1" w:rsidP="00BF53B1">
      <w:pPr>
        <w:pStyle w:val="Code1"/>
      </w:pPr>
      <w:r>
        <w:t>IviDigitizerRuntPolarityEnum</w:t>
      </w:r>
    </w:p>
    <w:p w:rsidR="00BF53B1" w:rsidRDefault="00BF53B1" w:rsidP="00BF53B1">
      <w:pPr>
        <w:pStyle w:val="FunctionHead"/>
      </w:pPr>
      <w:r>
        <w:t>C Constant Name</w:t>
      </w:r>
    </w:p>
    <w:p w:rsidR="00BF53B1" w:rsidRDefault="00BF53B1" w:rsidP="00BF53B1">
      <w:pPr>
        <w:pStyle w:val="Body1"/>
      </w:pPr>
      <w:r>
        <w:rPr>
          <w:rFonts w:ascii="Courier New" w:hAnsi="Courier New" w:cs="Courier New"/>
          <w:sz w:val="18"/>
          <w:szCs w:val="18"/>
        </w:rPr>
        <w:t>IVIDIGITIZER_ATTR_RUNT_TRIGGER_POLARITY</w:t>
      </w:r>
    </w:p>
    <w:p w:rsidR="00BF53B1" w:rsidRDefault="00BF53B1" w:rsidP="00BF53B1">
      <w:pPr>
        <w:pStyle w:val="FunctionHead"/>
      </w:pPr>
      <w:r>
        <w:t>Description</w:t>
      </w:r>
    </w:p>
    <w:p w:rsidR="00BF53B1" w:rsidRDefault="00BF53B1" w:rsidP="00BF53B1">
      <w:pPr>
        <w:pStyle w:val="Body1"/>
      </w:pPr>
      <w:r>
        <w:t>Specifies the polarity of the runt that triggers the digitizer.</w:t>
      </w:r>
    </w:p>
    <w:p w:rsidR="00BF53B1" w:rsidRDefault="00BF53B1" w:rsidP="00BF53B1">
      <w:pPr>
        <w:pStyle w:val="FunctionHead"/>
      </w:pPr>
      <w:r>
        <w:t>Defined Values</w:t>
      </w:r>
    </w:p>
    <w:tbl>
      <w:tblPr>
        <w:tblW w:w="0" w:type="auto"/>
        <w:tblInd w:w="722" w:type="dxa"/>
        <w:tblLayout w:type="fixed"/>
        <w:tblLook w:val="0000"/>
      </w:tblPr>
      <w:tblGrid>
        <w:gridCol w:w="2716"/>
        <w:gridCol w:w="810"/>
        <w:gridCol w:w="1080"/>
        <w:gridCol w:w="4034"/>
      </w:tblGrid>
      <w:tr w:rsidR="00BF53B1" w:rsidTr="00DC2A8A">
        <w:trPr>
          <w:cantSplit/>
          <w:trHeight w:val="158"/>
        </w:trPr>
        <w:tc>
          <w:tcPr>
            <w:tcW w:w="2716" w:type="dxa"/>
            <w:vMerge w:val="restart"/>
            <w:tcBorders>
              <w:top w:val="single" w:sz="4" w:space="0" w:color="auto"/>
              <w:left w:val="single" w:sz="6" w:space="0" w:color="auto"/>
              <w:right w:val="single" w:sz="6" w:space="0" w:color="auto"/>
            </w:tcBorders>
            <w:shd w:val="clear" w:color="auto" w:fill="C0C0C0"/>
          </w:tcPr>
          <w:p w:rsidR="00BF53B1" w:rsidRDefault="00BF53B1" w:rsidP="001D305A">
            <w:pPr>
              <w:pStyle w:val="TableHead"/>
              <w:jc w:val="left"/>
              <w:rPr>
                <w:i/>
                <w:iCs/>
              </w:rPr>
            </w:pPr>
            <w:r>
              <w:rPr>
                <w:i/>
                <w:iCs/>
              </w:rPr>
              <w:t>Name</w:t>
            </w:r>
          </w:p>
        </w:tc>
        <w:tc>
          <w:tcPr>
            <w:tcW w:w="5924" w:type="dxa"/>
            <w:gridSpan w:val="3"/>
            <w:tcBorders>
              <w:top w:val="single" w:sz="4" w:space="0" w:color="auto"/>
              <w:left w:val="single" w:sz="6" w:space="0" w:color="auto"/>
              <w:bottom w:val="single" w:sz="4" w:space="0" w:color="auto"/>
              <w:right w:val="single" w:sz="6" w:space="0" w:color="auto"/>
            </w:tcBorders>
            <w:shd w:val="clear" w:color="auto" w:fill="C0C0C0"/>
          </w:tcPr>
          <w:p w:rsidR="00BF53B1" w:rsidRDefault="00BF53B1" w:rsidP="001D305A">
            <w:pPr>
              <w:pStyle w:val="TableHead"/>
              <w:jc w:val="left"/>
              <w:rPr>
                <w:i/>
                <w:iCs/>
              </w:rPr>
            </w:pPr>
            <w:r>
              <w:rPr>
                <w:i/>
                <w:iCs/>
              </w:rPr>
              <w:t>Description</w:t>
            </w:r>
          </w:p>
        </w:tc>
      </w:tr>
      <w:tr w:rsidR="00BF53B1" w:rsidTr="00DC2A8A">
        <w:trPr>
          <w:cantSplit/>
          <w:trHeight w:val="157"/>
        </w:trPr>
        <w:tc>
          <w:tcPr>
            <w:tcW w:w="2716" w:type="dxa"/>
            <w:vMerge/>
            <w:tcBorders>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p>
        </w:tc>
        <w:tc>
          <w:tcPr>
            <w:tcW w:w="81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Language</w:t>
            </w:r>
          </w:p>
        </w:tc>
        <w:tc>
          <w:tcPr>
            <w:tcW w:w="4034"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Identifier</w:t>
            </w:r>
          </w:p>
        </w:tc>
      </w:tr>
      <w:tr w:rsidR="00BF53B1" w:rsidTr="00315BE8">
        <w:trPr>
          <w:cantSplit/>
          <w:trHeight w:val="873"/>
        </w:trPr>
        <w:tc>
          <w:tcPr>
            <w:tcW w:w="2716" w:type="dxa"/>
            <w:vMerge w:val="restart"/>
            <w:tcBorders>
              <w:top w:val="single" w:sz="6" w:space="0" w:color="auto"/>
              <w:left w:val="single" w:sz="6" w:space="0" w:color="auto"/>
              <w:right w:val="single" w:sz="6" w:space="0" w:color="auto"/>
            </w:tcBorders>
          </w:tcPr>
          <w:p w:rsidR="00BF53B1" w:rsidRDefault="00BF53B1" w:rsidP="001D305A">
            <w:pPr>
              <w:pStyle w:val="TableCell"/>
            </w:pPr>
            <w:r>
              <w:t>Positive</w:t>
            </w:r>
          </w:p>
        </w:tc>
        <w:tc>
          <w:tcPr>
            <w:tcW w:w="5924" w:type="dxa"/>
            <w:gridSpan w:val="3"/>
            <w:tcBorders>
              <w:top w:val="single" w:sz="6" w:space="0" w:color="auto"/>
              <w:left w:val="single" w:sz="6" w:space="0" w:color="auto"/>
              <w:bottom w:val="single" w:sz="4" w:space="0" w:color="auto"/>
              <w:right w:val="single" w:sz="6" w:space="0" w:color="auto"/>
            </w:tcBorders>
          </w:tcPr>
          <w:p w:rsidR="00BF53B1" w:rsidRDefault="00BF53B1" w:rsidP="001D305A">
            <w:pPr>
              <w:pStyle w:val="TableCell"/>
            </w:pPr>
            <w:r>
              <w:t>The digitizer triggers on a positive runt. A positive runt occurs when a rising edge crosses the low runt threshold and does not cross the high runt threshold before re-crossing the low runt threshold.</w:t>
            </w:r>
          </w:p>
        </w:tc>
      </w:tr>
      <w:tr w:rsidR="00BD5B11" w:rsidTr="00DC2A8A">
        <w:trPr>
          <w:cantSplit/>
          <w:trHeight w:val="338"/>
        </w:trPr>
        <w:tc>
          <w:tcPr>
            <w:tcW w:w="2716" w:type="dxa"/>
            <w:vMerge/>
            <w:tcBorders>
              <w:left w:val="single" w:sz="6" w:space="0" w:color="auto"/>
              <w:right w:val="single" w:sz="6" w:space="0" w:color="auto"/>
            </w:tcBorders>
          </w:tcPr>
          <w:p w:rsidR="00BD5B11" w:rsidRDefault="00BD5B11" w:rsidP="001D305A">
            <w:pPr>
              <w:pStyle w:val="TableCell"/>
            </w:pPr>
          </w:p>
        </w:tc>
        <w:tc>
          <w:tcPr>
            <w:tcW w:w="810" w:type="dxa"/>
            <w:vMerge w:val="restart"/>
            <w:tcBorders>
              <w:top w:val="single" w:sz="4" w:space="0" w:color="auto"/>
              <w:left w:val="single" w:sz="6" w:space="0" w:color="auto"/>
              <w:right w:val="single" w:sz="6" w:space="0" w:color="auto"/>
            </w:tcBorders>
          </w:tcPr>
          <w:p w:rsidR="00BD5B11" w:rsidRDefault="00BD5B11"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.NET</w:t>
            </w:r>
          </w:p>
        </w:tc>
        <w:tc>
          <w:tcPr>
            <w:tcW w:w="4034"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RuntPolarity.Positive</w:t>
            </w:r>
          </w:p>
        </w:tc>
      </w:tr>
      <w:tr w:rsidR="00BD5B11" w:rsidTr="00FE5459">
        <w:trPr>
          <w:cantSplit/>
          <w:trHeight w:val="338"/>
        </w:trPr>
        <w:tc>
          <w:tcPr>
            <w:tcW w:w="2716" w:type="dxa"/>
            <w:vMerge/>
            <w:tcBorders>
              <w:left w:val="single" w:sz="6" w:space="0" w:color="auto"/>
              <w:right w:val="single" w:sz="6" w:space="0" w:color="auto"/>
            </w:tcBorders>
          </w:tcPr>
          <w:p w:rsidR="00BD5B11" w:rsidRDefault="00BD5B11" w:rsidP="001D305A">
            <w:pPr>
              <w:pStyle w:val="TableCell"/>
            </w:pPr>
          </w:p>
        </w:tc>
        <w:tc>
          <w:tcPr>
            <w:tcW w:w="810" w:type="dxa"/>
            <w:vMerge/>
            <w:tcBorders>
              <w:left w:val="single" w:sz="6" w:space="0" w:color="auto"/>
              <w:right w:val="single" w:sz="6" w:space="0" w:color="auto"/>
            </w:tcBorders>
          </w:tcPr>
          <w:p w:rsidR="00BD5B11" w:rsidRDefault="00BD5B11"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C</w:t>
            </w:r>
          </w:p>
        </w:tc>
        <w:tc>
          <w:tcPr>
            <w:tcW w:w="4034"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IVIDIGITIZER_VAL_RUNT_POSITIVE</w:t>
            </w:r>
          </w:p>
        </w:tc>
      </w:tr>
      <w:tr w:rsidR="00BD5B11" w:rsidTr="00DC2A8A">
        <w:trPr>
          <w:cantSplit/>
          <w:trHeight w:val="337"/>
        </w:trPr>
        <w:tc>
          <w:tcPr>
            <w:tcW w:w="2716" w:type="dxa"/>
            <w:vMerge/>
            <w:tcBorders>
              <w:left w:val="single" w:sz="6" w:space="0" w:color="auto"/>
              <w:bottom w:val="single" w:sz="6" w:space="0" w:color="auto"/>
              <w:right w:val="single" w:sz="6" w:space="0" w:color="auto"/>
            </w:tcBorders>
          </w:tcPr>
          <w:p w:rsidR="00BD5B11" w:rsidRDefault="00BD5B11" w:rsidP="001D305A">
            <w:pPr>
              <w:pStyle w:val="TableCell"/>
            </w:pPr>
          </w:p>
        </w:tc>
        <w:tc>
          <w:tcPr>
            <w:tcW w:w="810" w:type="dxa"/>
            <w:vMerge/>
            <w:tcBorders>
              <w:left w:val="single" w:sz="6" w:space="0" w:color="auto"/>
              <w:bottom w:val="single" w:sz="6" w:space="0" w:color="auto"/>
              <w:right w:val="single" w:sz="6" w:space="0" w:color="auto"/>
            </w:tcBorders>
          </w:tcPr>
          <w:p w:rsidR="00BD5B11" w:rsidRDefault="00BD5B11"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BD5B11" w:rsidRDefault="00BD5B11" w:rsidP="001D305A">
            <w:pPr>
              <w:pStyle w:val="TableCell"/>
            </w:pPr>
            <w:r>
              <w:t>COM</w:t>
            </w:r>
          </w:p>
        </w:tc>
        <w:tc>
          <w:tcPr>
            <w:tcW w:w="4034" w:type="dxa"/>
            <w:tcBorders>
              <w:top w:val="single" w:sz="4" w:space="0" w:color="auto"/>
              <w:left w:val="single" w:sz="6" w:space="0" w:color="auto"/>
              <w:bottom w:val="single" w:sz="6" w:space="0" w:color="auto"/>
              <w:right w:val="single" w:sz="6" w:space="0" w:color="auto"/>
            </w:tcBorders>
          </w:tcPr>
          <w:p w:rsidR="00BD5B11" w:rsidRDefault="00BD5B11" w:rsidP="001D305A">
            <w:pPr>
              <w:pStyle w:val="TableCell"/>
              <w:rPr>
                <w:rFonts w:ascii="Courier New" w:hAnsi="Courier New" w:cs="Courier New"/>
                <w:sz w:val="18"/>
                <w:szCs w:val="18"/>
              </w:rPr>
            </w:pPr>
            <w:r>
              <w:rPr>
                <w:rFonts w:ascii="Courier New" w:hAnsi="Courier New" w:cs="Courier New"/>
                <w:sz w:val="18"/>
                <w:szCs w:val="18"/>
              </w:rPr>
              <w:t>IviDigitizerRuntPolarityPositive</w:t>
            </w:r>
          </w:p>
        </w:tc>
      </w:tr>
      <w:tr w:rsidR="00BF53B1" w:rsidTr="00315BE8">
        <w:trPr>
          <w:cantSplit/>
          <w:trHeight w:val="903"/>
        </w:trPr>
        <w:tc>
          <w:tcPr>
            <w:tcW w:w="2716" w:type="dxa"/>
            <w:vMerge w:val="restart"/>
            <w:tcBorders>
              <w:top w:val="single" w:sz="6" w:space="0" w:color="auto"/>
              <w:left w:val="single" w:sz="6" w:space="0" w:color="auto"/>
              <w:right w:val="single" w:sz="6" w:space="0" w:color="auto"/>
            </w:tcBorders>
          </w:tcPr>
          <w:p w:rsidR="00BF53B1" w:rsidRDefault="00BF53B1" w:rsidP="001D305A">
            <w:pPr>
              <w:pStyle w:val="TableCell"/>
            </w:pPr>
            <w:r>
              <w:t>Negative</w:t>
            </w:r>
          </w:p>
        </w:tc>
        <w:tc>
          <w:tcPr>
            <w:tcW w:w="5924" w:type="dxa"/>
            <w:gridSpan w:val="3"/>
            <w:tcBorders>
              <w:top w:val="single" w:sz="6" w:space="0" w:color="auto"/>
              <w:left w:val="single" w:sz="6" w:space="0" w:color="auto"/>
              <w:bottom w:val="single" w:sz="4" w:space="0" w:color="auto"/>
              <w:right w:val="single" w:sz="6" w:space="0" w:color="auto"/>
            </w:tcBorders>
          </w:tcPr>
          <w:p w:rsidR="00BF53B1" w:rsidRDefault="00BF53B1" w:rsidP="001D305A">
            <w:pPr>
              <w:pStyle w:val="TableCell"/>
            </w:pPr>
            <w:r>
              <w:t>The digitizer triggers on a negative runt. A negative runt occurs when a falling edge crosses the high runt threshold and does not cross the low runt threshold before re-crossing the high runt threshold.</w:t>
            </w:r>
          </w:p>
        </w:tc>
      </w:tr>
      <w:tr w:rsidR="00BD5B11" w:rsidTr="00DC2A8A">
        <w:trPr>
          <w:cantSplit/>
          <w:trHeight w:val="338"/>
        </w:trPr>
        <w:tc>
          <w:tcPr>
            <w:tcW w:w="2716" w:type="dxa"/>
            <w:vMerge/>
            <w:tcBorders>
              <w:left w:val="single" w:sz="6" w:space="0" w:color="auto"/>
              <w:right w:val="single" w:sz="6" w:space="0" w:color="auto"/>
            </w:tcBorders>
          </w:tcPr>
          <w:p w:rsidR="00BD5B11" w:rsidRDefault="00BD5B11" w:rsidP="001D305A">
            <w:pPr>
              <w:pStyle w:val="TableCell"/>
            </w:pPr>
          </w:p>
        </w:tc>
        <w:tc>
          <w:tcPr>
            <w:tcW w:w="810" w:type="dxa"/>
            <w:vMerge w:val="restart"/>
            <w:tcBorders>
              <w:top w:val="single" w:sz="4" w:space="0" w:color="auto"/>
              <w:left w:val="single" w:sz="6" w:space="0" w:color="auto"/>
              <w:right w:val="single" w:sz="6" w:space="0" w:color="auto"/>
            </w:tcBorders>
          </w:tcPr>
          <w:p w:rsidR="00BD5B11" w:rsidRDefault="00BD5B11"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.NET</w:t>
            </w:r>
          </w:p>
        </w:tc>
        <w:tc>
          <w:tcPr>
            <w:tcW w:w="4034"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RuntPolarity.Negative</w:t>
            </w:r>
          </w:p>
        </w:tc>
      </w:tr>
      <w:tr w:rsidR="00BD5B11" w:rsidTr="00FE5459">
        <w:trPr>
          <w:cantSplit/>
          <w:trHeight w:val="338"/>
        </w:trPr>
        <w:tc>
          <w:tcPr>
            <w:tcW w:w="2716" w:type="dxa"/>
            <w:vMerge/>
            <w:tcBorders>
              <w:left w:val="single" w:sz="6" w:space="0" w:color="auto"/>
              <w:right w:val="single" w:sz="6" w:space="0" w:color="auto"/>
            </w:tcBorders>
          </w:tcPr>
          <w:p w:rsidR="00BD5B11" w:rsidRDefault="00BD5B11" w:rsidP="001D305A">
            <w:pPr>
              <w:pStyle w:val="TableCell"/>
            </w:pPr>
          </w:p>
        </w:tc>
        <w:tc>
          <w:tcPr>
            <w:tcW w:w="810" w:type="dxa"/>
            <w:vMerge/>
            <w:tcBorders>
              <w:left w:val="single" w:sz="6" w:space="0" w:color="auto"/>
              <w:right w:val="single" w:sz="6" w:space="0" w:color="auto"/>
            </w:tcBorders>
          </w:tcPr>
          <w:p w:rsidR="00BD5B11" w:rsidRDefault="00BD5B11"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C</w:t>
            </w:r>
          </w:p>
        </w:tc>
        <w:tc>
          <w:tcPr>
            <w:tcW w:w="4034"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IVIDIGITIZER_VAL_RUNT_NEGATIVE</w:t>
            </w:r>
          </w:p>
        </w:tc>
      </w:tr>
      <w:tr w:rsidR="00BD5B11" w:rsidTr="00DC2A8A">
        <w:trPr>
          <w:cantSplit/>
          <w:trHeight w:val="337"/>
        </w:trPr>
        <w:tc>
          <w:tcPr>
            <w:tcW w:w="2716" w:type="dxa"/>
            <w:vMerge/>
            <w:tcBorders>
              <w:left w:val="single" w:sz="6" w:space="0" w:color="auto"/>
              <w:bottom w:val="single" w:sz="6" w:space="0" w:color="auto"/>
              <w:right w:val="single" w:sz="6" w:space="0" w:color="auto"/>
            </w:tcBorders>
          </w:tcPr>
          <w:p w:rsidR="00BD5B11" w:rsidRDefault="00BD5B11" w:rsidP="001D305A">
            <w:pPr>
              <w:pStyle w:val="TableCell"/>
            </w:pPr>
          </w:p>
        </w:tc>
        <w:tc>
          <w:tcPr>
            <w:tcW w:w="810" w:type="dxa"/>
            <w:vMerge/>
            <w:tcBorders>
              <w:left w:val="single" w:sz="6" w:space="0" w:color="auto"/>
              <w:bottom w:val="single" w:sz="6" w:space="0" w:color="auto"/>
              <w:right w:val="single" w:sz="6" w:space="0" w:color="auto"/>
            </w:tcBorders>
          </w:tcPr>
          <w:p w:rsidR="00BD5B11" w:rsidRDefault="00BD5B11"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BD5B11" w:rsidRDefault="00BD5B11" w:rsidP="001D305A">
            <w:pPr>
              <w:pStyle w:val="TableCell"/>
            </w:pPr>
            <w:r>
              <w:t>COM</w:t>
            </w:r>
          </w:p>
        </w:tc>
        <w:tc>
          <w:tcPr>
            <w:tcW w:w="4034" w:type="dxa"/>
            <w:tcBorders>
              <w:top w:val="single" w:sz="4" w:space="0" w:color="auto"/>
              <w:left w:val="single" w:sz="6" w:space="0" w:color="auto"/>
              <w:bottom w:val="single" w:sz="6" w:space="0" w:color="auto"/>
              <w:right w:val="single" w:sz="6" w:space="0" w:color="auto"/>
            </w:tcBorders>
          </w:tcPr>
          <w:p w:rsidR="00BD5B11" w:rsidRDefault="00BD5B11" w:rsidP="001D305A">
            <w:pPr>
              <w:pStyle w:val="TableCell"/>
              <w:rPr>
                <w:rFonts w:ascii="Courier New" w:hAnsi="Courier New" w:cs="Courier New"/>
                <w:sz w:val="18"/>
                <w:szCs w:val="18"/>
              </w:rPr>
            </w:pPr>
            <w:r>
              <w:rPr>
                <w:rFonts w:ascii="Courier New" w:hAnsi="Courier New" w:cs="Courier New"/>
                <w:sz w:val="18"/>
                <w:szCs w:val="18"/>
              </w:rPr>
              <w:t>IviDigitizerRuntPolarityNegative</w:t>
            </w:r>
          </w:p>
        </w:tc>
      </w:tr>
      <w:tr w:rsidR="00BD5B11" w:rsidTr="00315BE8">
        <w:trPr>
          <w:cantSplit/>
          <w:trHeight w:val="462"/>
        </w:trPr>
        <w:tc>
          <w:tcPr>
            <w:tcW w:w="2716" w:type="dxa"/>
            <w:vMerge w:val="restart"/>
            <w:tcBorders>
              <w:top w:val="single" w:sz="6" w:space="0" w:color="auto"/>
              <w:left w:val="single" w:sz="6" w:space="0" w:color="auto"/>
              <w:right w:val="single" w:sz="6" w:space="0" w:color="auto"/>
            </w:tcBorders>
          </w:tcPr>
          <w:p w:rsidR="00BD5B11" w:rsidRDefault="00BD5B11" w:rsidP="001D305A">
            <w:pPr>
              <w:pStyle w:val="TableCell"/>
            </w:pPr>
            <w:r>
              <w:t>Either</w:t>
            </w:r>
          </w:p>
        </w:tc>
        <w:tc>
          <w:tcPr>
            <w:tcW w:w="5924" w:type="dxa"/>
            <w:gridSpan w:val="3"/>
            <w:tcBorders>
              <w:top w:val="single" w:sz="6" w:space="0" w:color="auto"/>
              <w:left w:val="single" w:sz="6" w:space="0" w:color="auto"/>
              <w:bottom w:val="single" w:sz="4" w:space="0" w:color="auto"/>
              <w:right w:val="single" w:sz="6" w:space="0" w:color="auto"/>
            </w:tcBorders>
          </w:tcPr>
          <w:p w:rsidR="00BD5B11" w:rsidRDefault="00BD5B11" w:rsidP="001D305A">
            <w:pPr>
              <w:pStyle w:val="TableCell"/>
            </w:pPr>
            <w:r>
              <w:t>The digitizer triggers on either a positive or negative runt.</w:t>
            </w:r>
          </w:p>
        </w:tc>
      </w:tr>
      <w:tr w:rsidR="00BD5B11" w:rsidTr="00DC2A8A">
        <w:trPr>
          <w:cantSplit/>
          <w:trHeight w:val="338"/>
        </w:trPr>
        <w:tc>
          <w:tcPr>
            <w:tcW w:w="2716" w:type="dxa"/>
            <w:vMerge/>
            <w:tcBorders>
              <w:left w:val="single" w:sz="6" w:space="0" w:color="auto"/>
              <w:right w:val="single" w:sz="6" w:space="0" w:color="auto"/>
            </w:tcBorders>
          </w:tcPr>
          <w:p w:rsidR="00BD5B11" w:rsidRDefault="00BD5B11" w:rsidP="001D305A">
            <w:pPr>
              <w:pStyle w:val="TableCell"/>
            </w:pPr>
          </w:p>
        </w:tc>
        <w:tc>
          <w:tcPr>
            <w:tcW w:w="810" w:type="dxa"/>
            <w:vMerge w:val="restart"/>
            <w:tcBorders>
              <w:top w:val="single" w:sz="4" w:space="0" w:color="auto"/>
              <w:left w:val="single" w:sz="6" w:space="0" w:color="auto"/>
              <w:right w:val="single" w:sz="6" w:space="0" w:color="auto"/>
            </w:tcBorders>
          </w:tcPr>
          <w:p w:rsidR="00BD5B11" w:rsidRDefault="00BD5B11"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.NET</w:t>
            </w:r>
          </w:p>
        </w:tc>
        <w:tc>
          <w:tcPr>
            <w:tcW w:w="4034"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RuntPolarity.Either</w:t>
            </w:r>
          </w:p>
        </w:tc>
      </w:tr>
      <w:tr w:rsidR="00BD5B11" w:rsidTr="00FE5459">
        <w:trPr>
          <w:cantSplit/>
          <w:trHeight w:val="338"/>
        </w:trPr>
        <w:tc>
          <w:tcPr>
            <w:tcW w:w="2716" w:type="dxa"/>
            <w:vMerge/>
            <w:tcBorders>
              <w:left w:val="single" w:sz="6" w:space="0" w:color="auto"/>
              <w:right w:val="single" w:sz="6" w:space="0" w:color="auto"/>
            </w:tcBorders>
          </w:tcPr>
          <w:p w:rsidR="00BD5B11" w:rsidRDefault="00BD5B11" w:rsidP="001D305A">
            <w:pPr>
              <w:pStyle w:val="TableCell"/>
            </w:pPr>
          </w:p>
        </w:tc>
        <w:tc>
          <w:tcPr>
            <w:tcW w:w="810" w:type="dxa"/>
            <w:vMerge/>
            <w:tcBorders>
              <w:left w:val="single" w:sz="6" w:space="0" w:color="auto"/>
              <w:right w:val="single" w:sz="6" w:space="0" w:color="auto"/>
            </w:tcBorders>
          </w:tcPr>
          <w:p w:rsidR="00BD5B11" w:rsidRDefault="00BD5B11"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C</w:t>
            </w:r>
          </w:p>
        </w:tc>
        <w:tc>
          <w:tcPr>
            <w:tcW w:w="4034"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IVIDIGITIZER_VAL_RUNT_EITHER</w:t>
            </w:r>
          </w:p>
        </w:tc>
      </w:tr>
      <w:tr w:rsidR="00BD5B11" w:rsidTr="00DC2A8A">
        <w:trPr>
          <w:cantSplit/>
          <w:trHeight w:val="337"/>
        </w:trPr>
        <w:tc>
          <w:tcPr>
            <w:tcW w:w="2716" w:type="dxa"/>
            <w:vMerge/>
            <w:tcBorders>
              <w:left w:val="single" w:sz="6" w:space="0" w:color="auto"/>
              <w:bottom w:val="single" w:sz="6" w:space="0" w:color="auto"/>
              <w:right w:val="single" w:sz="6" w:space="0" w:color="auto"/>
            </w:tcBorders>
          </w:tcPr>
          <w:p w:rsidR="00BD5B11" w:rsidRDefault="00BD5B11" w:rsidP="001D305A">
            <w:pPr>
              <w:pStyle w:val="TableCell"/>
            </w:pPr>
          </w:p>
        </w:tc>
        <w:tc>
          <w:tcPr>
            <w:tcW w:w="810" w:type="dxa"/>
            <w:vMerge/>
            <w:tcBorders>
              <w:left w:val="single" w:sz="6" w:space="0" w:color="auto"/>
              <w:bottom w:val="single" w:sz="6" w:space="0" w:color="auto"/>
              <w:right w:val="single" w:sz="6" w:space="0" w:color="auto"/>
            </w:tcBorders>
          </w:tcPr>
          <w:p w:rsidR="00BD5B11" w:rsidRDefault="00BD5B11"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BD5B11" w:rsidRDefault="00BD5B11" w:rsidP="001D305A">
            <w:pPr>
              <w:pStyle w:val="TableCell"/>
            </w:pPr>
            <w:r>
              <w:t>COM</w:t>
            </w:r>
          </w:p>
        </w:tc>
        <w:tc>
          <w:tcPr>
            <w:tcW w:w="4034" w:type="dxa"/>
            <w:tcBorders>
              <w:top w:val="single" w:sz="4" w:space="0" w:color="auto"/>
              <w:left w:val="single" w:sz="6" w:space="0" w:color="auto"/>
              <w:bottom w:val="single" w:sz="6" w:space="0" w:color="auto"/>
              <w:right w:val="single" w:sz="6" w:space="0" w:color="auto"/>
            </w:tcBorders>
          </w:tcPr>
          <w:p w:rsidR="00BD5B11" w:rsidRDefault="00BD5B11" w:rsidP="001D305A">
            <w:pPr>
              <w:pStyle w:val="TableCell"/>
              <w:rPr>
                <w:rFonts w:ascii="Courier New" w:hAnsi="Courier New" w:cs="Courier New"/>
                <w:sz w:val="18"/>
                <w:szCs w:val="18"/>
              </w:rPr>
            </w:pPr>
            <w:r>
              <w:rPr>
                <w:rFonts w:ascii="Courier New" w:hAnsi="Courier New" w:cs="Courier New"/>
                <w:sz w:val="18"/>
                <w:szCs w:val="18"/>
              </w:rPr>
              <w:t>IviDigitizerRuntPolarityEither</w:t>
            </w:r>
          </w:p>
        </w:tc>
      </w:tr>
    </w:tbl>
    <w:p w:rsidR="00BD5B11" w:rsidRPr="00F7116C" w:rsidRDefault="00BD5B11" w:rsidP="00BD5B11">
      <w:pPr>
        <w:pStyle w:val="AttrFuncSubheading"/>
        <w:rPr>
          <w:color w:val="auto"/>
        </w:rPr>
      </w:pPr>
      <w:r w:rsidRPr="00F7116C">
        <w:rPr>
          <w:color w:val="auto"/>
        </w:rPr>
        <w:t>.NET Exceptions</w:t>
      </w:r>
    </w:p>
    <w:p w:rsidR="00BD5B11" w:rsidRDefault="00BD5B11" w:rsidP="00BD5B1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F53B1" w:rsidRDefault="00BF53B1" w:rsidP="00BF53B1">
      <w:pPr>
        <w:pStyle w:val="Body1"/>
        <w:rPr>
          <w:sz w:val="12"/>
          <w:szCs w:val="12"/>
        </w:rPr>
      </w:pPr>
      <w:r>
        <w:br w:type="page"/>
      </w:r>
    </w:p>
    <w:p w:rsidR="00BF53B1" w:rsidRDefault="00BF53B1" w:rsidP="00BF53B1">
      <w:pPr>
        <w:pStyle w:val="Heading2"/>
      </w:pPr>
      <w:bookmarkStart w:id="1106" w:name="_Toc304583889"/>
      <w:bookmarkStart w:id="1107" w:name="_Toc306374740"/>
      <w:r>
        <w:t>IviDigitizerRuntTrigger Functions</w:t>
      </w:r>
      <w:bookmarkEnd w:id="1106"/>
      <w:bookmarkEnd w:id="1107"/>
    </w:p>
    <w:p w:rsidR="00BF53B1" w:rsidRDefault="00BF53B1" w:rsidP="001934EF">
      <w:pPr>
        <w:pStyle w:val="Body1"/>
        <w:spacing w:before="200"/>
      </w:pPr>
      <w:r>
        <w:t>The IviDigitizerRuntTrigger extension group defines the following function:</w:t>
      </w:r>
    </w:p>
    <w:p w:rsidR="00BF53B1" w:rsidRDefault="00BF53B1" w:rsidP="001934EF">
      <w:pPr>
        <w:pStyle w:val="ListBullet"/>
        <w:numPr>
          <w:ilvl w:val="0"/>
          <w:numId w:val="65"/>
        </w:numPr>
      </w:pPr>
      <w:r>
        <w:t>Configure Runt Trigger Source</w:t>
      </w:r>
    </w:p>
    <w:p w:rsidR="00BF53B1" w:rsidRDefault="00BF53B1" w:rsidP="001934EF">
      <w:pPr>
        <w:pStyle w:val="Body"/>
        <w:rPr>
          <w:sz w:val="12"/>
          <w:szCs w:val="12"/>
        </w:rPr>
      </w:pPr>
      <w:r>
        <w:t>This section describes the behavior and requirements of this function.</w:t>
      </w:r>
    </w:p>
    <w:p w:rsidR="00BF53B1" w:rsidRDefault="00BF53B1" w:rsidP="001934EF">
      <w:pPr>
        <w:pStyle w:val="Heading3"/>
        <w:pageBreakBefore/>
      </w:pPr>
      <w:bookmarkStart w:id="1108" w:name="_Toc304583890"/>
      <w:bookmarkStart w:id="1109" w:name="_Toc306374741"/>
      <w:r>
        <w:lastRenderedPageBreak/>
        <w:t>Configure Runt Trigger Source</w:t>
      </w:r>
      <w:bookmarkEnd w:id="1108"/>
      <w:bookmarkEnd w:id="1109"/>
    </w:p>
    <w:p w:rsidR="00BF53B1" w:rsidRDefault="00BF53B1" w:rsidP="00BF53B1">
      <w:pPr>
        <w:pStyle w:val="FunctionHead"/>
      </w:pPr>
      <w:r>
        <w:t>Description</w:t>
      </w:r>
    </w:p>
    <w:p w:rsidR="00BF53B1" w:rsidRDefault="00BF53B1" w:rsidP="00BF53B1">
      <w:pPr>
        <w:pStyle w:val="Body1"/>
      </w:pPr>
      <w:r>
        <w:t>This function configures the runt trigger. A runt trigger occurs when the trigger signal crosses one of the runt thresholds twice without crossing the other runt threshold. The end-user specifies the runt thresholds with the RuntLowThreshold and RuntHighThreshold parameters. The end-user specifies the polarity of the runt with the RuntPolarity parameter</w:t>
      </w:r>
      <w:r w:rsidR="0080634C">
        <w:t xml:space="preserve">. </w:t>
      </w:r>
      <w:r>
        <w:t>This function affects instrument behavior only if the trigger type is Runt Trigger. Set the trigger type and trigger coupling before calling this function.</w:t>
      </w:r>
    </w:p>
    <w:p w:rsidR="00BD5B11" w:rsidRDefault="00BD5B11" w:rsidP="00BD5B11">
      <w:pPr>
        <w:pStyle w:val="FunctionHead"/>
      </w:pPr>
      <w:r>
        <w:t>.NET Method Prototype</w:t>
      </w:r>
    </w:p>
    <w:p w:rsidR="00BD5B11" w:rsidRDefault="00BD5B11" w:rsidP="00BD5B11">
      <w:pPr>
        <w:pStyle w:val="Code1"/>
      </w:pPr>
      <w:r>
        <w:t>void Trigger.Sources[].Runt.Configure (Double thresholdLow,</w:t>
      </w:r>
    </w:p>
    <w:p w:rsidR="00BD5B11" w:rsidRDefault="00BD5B11" w:rsidP="00BD5B11">
      <w:pPr>
        <w:pStyle w:val="Code1"/>
        <w:spacing w:before="0"/>
      </w:pPr>
      <w:r>
        <w:t xml:space="preserve">                                       Double thresholdHigh,</w:t>
      </w:r>
    </w:p>
    <w:p w:rsidR="00BD5B11" w:rsidRDefault="00BD5B11" w:rsidP="00BD5B11">
      <w:pPr>
        <w:pStyle w:val="Code1"/>
        <w:spacing w:before="0"/>
      </w:pPr>
      <w:r>
        <w:t xml:space="preserve">                                       RuntPolarity polarity);</w:t>
      </w:r>
    </w:p>
    <w:p w:rsidR="00BF53B1" w:rsidRDefault="00BF53B1" w:rsidP="00BF53B1">
      <w:pPr>
        <w:pStyle w:val="FunctionHead"/>
      </w:pPr>
      <w:r>
        <w:t>COM Method Prototype</w:t>
      </w:r>
    </w:p>
    <w:p w:rsidR="00BF53B1" w:rsidRDefault="00BF53B1" w:rsidP="00BF53B1">
      <w:pPr>
        <w:pStyle w:val="Code1"/>
      </w:pPr>
      <w:r>
        <w:t xml:space="preserve">HRESULT </w:t>
      </w:r>
      <w:r w:rsidR="009249C0">
        <w:t>Trigger.Sources.Item().</w:t>
      </w:r>
      <w:r>
        <w:t>Runt.Configure ([in] double ThresholdLow,</w:t>
      </w:r>
      <w:r>
        <w:br/>
        <w:t xml:space="preserve">                                </w:t>
      </w:r>
      <w:r w:rsidR="004D7FA8">
        <w:t xml:space="preserve">   </w:t>
      </w:r>
      <w:r>
        <w:t>[in] double ThresholdHigh,</w:t>
      </w:r>
      <w:r>
        <w:br/>
        <w:t xml:space="preserve">                                </w:t>
      </w:r>
      <w:r w:rsidR="004D7FA8">
        <w:t xml:space="preserve">   </w:t>
      </w:r>
      <w:r>
        <w:t>[in] IviDigitizerRuntPolarityEnum Polarity);</w:t>
      </w:r>
    </w:p>
    <w:p w:rsidR="00BF53B1" w:rsidRDefault="00BF53B1" w:rsidP="00BF53B1">
      <w:pPr>
        <w:pStyle w:val="FunctionHead"/>
      </w:pPr>
      <w:r>
        <w:t>C Prototype</w:t>
      </w:r>
    </w:p>
    <w:p w:rsidR="00BF53B1" w:rsidRDefault="00BF53B1" w:rsidP="00BF53B1">
      <w:pPr>
        <w:pStyle w:val="Code1"/>
        <w:tabs>
          <w:tab w:val="left" w:pos="630"/>
        </w:tabs>
      </w:pPr>
      <w:r>
        <w:t>ViStatus IviDigitizer_ConfigureRuntTriggerSource (ViSession Vi,</w:t>
      </w:r>
      <w:r>
        <w:br/>
        <w:t xml:space="preserve">                                        </w:t>
      </w:r>
      <w:r w:rsidR="004D7FA8">
        <w:t xml:space="preserve">          </w:t>
      </w:r>
      <w:r>
        <w:t>ViConstString Source,</w:t>
      </w:r>
      <w:r>
        <w:br/>
        <w:t xml:space="preserve">                                        </w:t>
      </w:r>
      <w:r w:rsidR="004D7FA8">
        <w:t xml:space="preserve">          </w:t>
      </w:r>
      <w:r>
        <w:t>ViReal64 ThresholdLow,</w:t>
      </w:r>
      <w:r>
        <w:br/>
        <w:t xml:space="preserve">                                        </w:t>
      </w:r>
      <w:r w:rsidR="004D7FA8">
        <w:t xml:space="preserve">          </w:t>
      </w:r>
      <w:r>
        <w:t>ViReal64 ThresholdHigh,</w:t>
      </w:r>
      <w:r>
        <w:br/>
        <w:t xml:space="preserve">                                        </w:t>
      </w:r>
      <w:r w:rsidR="004D7FA8">
        <w:t xml:space="preserve">          </w:t>
      </w:r>
      <w:r>
        <w:t>ViInt32 Polarity);</w:t>
      </w:r>
    </w:p>
    <w:p w:rsidR="00BF53B1" w:rsidRDefault="00BF53B1" w:rsidP="001934EF">
      <w:pPr>
        <w:pStyle w:val="FunctionHead"/>
      </w:pPr>
      <w:r>
        <w:t>Parameters</w:t>
      </w:r>
    </w:p>
    <w:tbl>
      <w:tblPr>
        <w:tblW w:w="8821" w:type="dxa"/>
        <w:tblInd w:w="728" w:type="dxa"/>
        <w:tblLayout w:type="fixed"/>
        <w:tblCellMar>
          <w:left w:w="80" w:type="dxa"/>
          <w:right w:w="80" w:type="dxa"/>
        </w:tblCellMar>
        <w:tblLook w:val="0000"/>
      </w:tblPr>
      <w:tblGrid>
        <w:gridCol w:w="1800"/>
        <w:gridCol w:w="5022"/>
        <w:gridCol w:w="1999"/>
      </w:tblGrid>
      <w:tr w:rsidR="00BF53B1" w:rsidTr="004D7FA8">
        <w:trPr>
          <w:cantSplit/>
        </w:trPr>
        <w:tc>
          <w:tcPr>
            <w:tcW w:w="1800" w:type="dxa"/>
            <w:tcBorders>
              <w:top w:val="single" w:sz="6" w:space="0" w:color="auto"/>
              <w:left w:val="single" w:sz="6" w:space="0" w:color="auto"/>
              <w:right w:val="single" w:sz="6" w:space="0" w:color="auto"/>
            </w:tcBorders>
          </w:tcPr>
          <w:p w:rsidR="00BF53B1" w:rsidRDefault="00BF53B1" w:rsidP="000E6101">
            <w:pPr>
              <w:pStyle w:val="TableHead"/>
            </w:pPr>
            <w:r>
              <w:t>Inputs</w:t>
            </w:r>
          </w:p>
        </w:tc>
        <w:tc>
          <w:tcPr>
            <w:tcW w:w="5022" w:type="dxa"/>
            <w:tcBorders>
              <w:top w:val="single" w:sz="6" w:space="0" w:color="auto"/>
              <w:left w:val="single" w:sz="6" w:space="0" w:color="auto"/>
              <w:right w:val="single" w:sz="6" w:space="0" w:color="auto"/>
            </w:tcBorders>
          </w:tcPr>
          <w:p w:rsidR="00BF53B1" w:rsidRDefault="00BF53B1" w:rsidP="000E6101">
            <w:pPr>
              <w:pStyle w:val="TableHead"/>
            </w:pPr>
            <w:r>
              <w:t>Description</w:t>
            </w:r>
          </w:p>
        </w:tc>
        <w:tc>
          <w:tcPr>
            <w:tcW w:w="1999" w:type="dxa"/>
            <w:tcBorders>
              <w:top w:val="single" w:sz="6" w:space="0" w:color="auto"/>
              <w:left w:val="single" w:sz="6" w:space="0" w:color="auto"/>
              <w:right w:val="single" w:sz="6" w:space="0" w:color="auto"/>
            </w:tcBorders>
          </w:tcPr>
          <w:p w:rsidR="00BF53B1" w:rsidRDefault="00BF53B1" w:rsidP="000E6101">
            <w:pPr>
              <w:pStyle w:val="TableHead"/>
            </w:pPr>
            <w:r>
              <w:t>Base Type</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ViSession</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Source</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Specifies the trigger source</w:t>
            </w:r>
            <w:r w:rsidR="005036FC">
              <w:t xml:space="preserve"> that is to be configured</w:t>
            </w:r>
            <w:r>
              <w:t>.</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ViString</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ThresholdLow</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Sets the runt triggering low threshold in volts.</w:t>
            </w:r>
            <w:r w:rsidR="00315BE8">
              <w:t xml:space="preserve"> This value sets the Runt Trigger Low Threshold attribute.</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ViReal64</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ThresholdHigh</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Sets the runt triggering high threshold in volts.</w:t>
            </w:r>
            <w:r w:rsidR="00315BE8">
              <w:t xml:space="preserve"> This value sets the Runt Trigger High Threshold attribute.</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ViReal64</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Polarity</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Sets the runt polarity.</w:t>
            </w:r>
            <w:r w:rsidR="00315BE8">
              <w:t xml:space="preserve"> This value sets the Runt Trigger Polarity attribute.</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ViInt32</w:t>
            </w:r>
          </w:p>
        </w:tc>
      </w:tr>
    </w:tbl>
    <w:p w:rsidR="00BF53B1" w:rsidRDefault="00BF53B1" w:rsidP="005036FC">
      <w:pPr>
        <w:pStyle w:val="AttrFuncSubheading"/>
        <w:pageBreakBefore/>
      </w:pPr>
      <w:r>
        <w:lastRenderedPageBreak/>
        <w:t>Defined Values for the Polarity Parameter</w:t>
      </w:r>
    </w:p>
    <w:tbl>
      <w:tblPr>
        <w:tblW w:w="0" w:type="auto"/>
        <w:tblInd w:w="722" w:type="dxa"/>
        <w:tblLayout w:type="fixed"/>
        <w:tblLook w:val="0000"/>
      </w:tblPr>
      <w:tblGrid>
        <w:gridCol w:w="1890"/>
        <w:gridCol w:w="360"/>
        <w:gridCol w:w="1080"/>
        <w:gridCol w:w="5310"/>
      </w:tblGrid>
      <w:tr w:rsidR="00BF53B1"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BF53B1" w:rsidRDefault="00BF53B1"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BF53B1" w:rsidRDefault="00BF53B1" w:rsidP="001D305A">
            <w:pPr>
              <w:pStyle w:val="TableHead"/>
              <w:jc w:val="left"/>
              <w:rPr>
                <w:i/>
                <w:iCs/>
                <w:lang w:val="fr-FR"/>
              </w:rPr>
            </w:pPr>
            <w:r>
              <w:rPr>
                <w:i/>
                <w:iCs/>
                <w:lang w:val="fr-FR"/>
              </w:rPr>
              <w:t>Description</w:t>
            </w:r>
          </w:p>
        </w:tc>
      </w:tr>
      <w:tr w:rsidR="00BF53B1"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Identifier</w:t>
            </w:r>
          </w:p>
        </w:tc>
      </w:tr>
      <w:tr w:rsidR="00BF53B1" w:rsidTr="00BD5B11">
        <w:trPr>
          <w:cantSplit/>
          <w:trHeight w:val="675"/>
        </w:trPr>
        <w:tc>
          <w:tcPr>
            <w:tcW w:w="1890" w:type="dxa"/>
            <w:vMerge w:val="restart"/>
            <w:tcBorders>
              <w:top w:val="single" w:sz="4" w:space="0" w:color="auto"/>
              <w:left w:val="single" w:sz="6" w:space="0" w:color="auto"/>
              <w:right w:val="single" w:sz="6" w:space="0" w:color="auto"/>
            </w:tcBorders>
          </w:tcPr>
          <w:p w:rsidR="00BF53B1" w:rsidRDefault="00BF53B1" w:rsidP="001D305A">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rsidR="00BF53B1" w:rsidRDefault="00BF53B1" w:rsidP="001D305A">
            <w:pPr>
              <w:pStyle w:val="TableCell"/>
            </w:pPr>
            <w:r>
              <w:t>The digitizer triggers on a positive runt. A positive runt occurs when a rising edge crosses the low runt threshold and does not cross the high runt threshold before re-crossing the low runt threshold.</w:t>
            </w:r>
          </w:p>
        </w:tc>
      </w:tr>
      <w:tr w:rsidR="00BD5B11" w:rsidTr="001D305A">
        <w:trPr>
          <w:cantSplit/>
        </w:trPr>
        <w:tc>
          <w:tcPr>
            <w:tcW w:w="1890" w:type="dxa"/>
            <w:vMerge/>
            <w:tcBorders>
              <w:left w:val="single" w:sz="6" w:space="0" w:color="auto"/>
              <w:right w:val="single" w:sz="6" w:space="0" w:color="auto"/>
            </w:tcBorders>
          </w:tcPr>
          <w:p w:rsidR="00BD5B11" w:rsidRDefault="00BD5B11" w:rsidP="001D305A">
            <w:pPr>
              <w:rPr>
                <w:color w:val="000000"/>
              </w:rPr>
            </w:pPr>
          </w:p>
        </w:tc>
        <w:tc>
          <w:tcPr>
            <w:tcW w:w="360" w:type="dxa"/>
            <w:vMerge w:val="restart"/>
            <w:tcBorders>
              <w:top w:val="single" w:sz="4" w:space="0" w:color="auto"/>
              <w:left w:val="single" w:sz="6" w:space="0" w:color="auto"/>
              <w:right w:val="single" w:sz="6" w:space="0" w:color="auto"/>
            </w:tcBorders>
          </w:tcPr>
          <w:p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RuntPolarity.Positive</w:t>
            </w:r>
          </w:p>
        </w:tc>
      </w:tr>
      <w:tr w:rsidR="00BD5B11" w:rsidTr="00FE5459">
        <w:trPr>
          <w:cantSplit/>
        </w:trPr>
        <w:tc>
          <w:tcPr>
            <w:tcW w:w="1890" w:type="dxa"/>
            <w:vMerge/>
            <w:tcBorders>
              <w:left w:val="single" w:sz="6" w:space="0" w:color="auto"/>
              <w:right w:val="single" w:sz="6" w:space="0" w:color="auto"/>
            </w:tcBorders>
          </w:tcPr>
          <w:p w:rsidR="00BD5B11" w:rsidRDefault="00BD5B11" w:rsidP="001D305A">
            <w:pPr>
              <w:rPr>
                <w:color w:val="000000"/>
              </w:rPr>
            </w:pPr>
          </w:p>
        </w:tc>
        <w:tc>
          <w:tcPr>
            <w:tcW w:w="360" w:type="dxa"/>
            <w:vMerge/>
            <w:tcBorders>
              <w:left w:val="single" w:sz="6" w:space="0" w:color="auto"/>
              <w:right w:val="single" w:sz="6" w:space="0" w:color="auto"/>
            </w:tcBorders>
          </w:tcPr>
          <w:p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IVIDIGITIZER_VAL_RUNT_POSITIVE</w:t>
            </w:r>
          </w:p>
        </w:tc>
      </w:tr>
      <w:tr w:rsidR="00BD5B11" w:rsidTr="001D305A">
        <w:trPr>
          <w:cantSplit/>
        </w:trPr>
        <w:tc>
          <w:tcPr>
            <w:tcW w:w="1890" w:type="dxa"/>
            <w:vMerge/>
            <w:tcBorders>
              <w:left w:val="single" w:sz="6" w:space="0" w:color="auto"/>
              <w:bottom w:val="single" w:sz="4" w:space="0" w:color="auto"/>
              <w:right w:val="single" w:sz="6" w:space="0" w:color="auto"/>
            </w:tcBorders>
          </w:tcPr>
          <w:p w:rsidR="00BD5B11" w:rsidRDefault="00BD5B11" w:rsidP="001D305A">
            <w:pPr>
              <w:rPr>
                <w:color w:val="000000"/>
              </w:rPr>
            </w:pPr>
          </w:p>
        </w:tc>
        <w:tc>
          <w:tcPr>
            <w:tcW w:w="360" w:type="dxa"/>
            <w:vMerge/>
            <w:tcBorders>
              <w:left w:val="single" w:sz="6" w:space="0" w:color="auto"/>
              <w:bottom w:val="single" w:sz="4" w:space="0" w:color="auto"/>
              <w:right w:val="single" w:sz="6" w:space="0" w:color="auto"/>
            </w:tcBorders>
          </w:tcPr>
          <w:p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IviDigitizerRuntPolarityPositive</w:t>
            </w:r>
          </w:p>
        </w:tc>
      </w:tr>
      <w:tr w:rsidR="00BF53B1" w:rsidTr="00BD5B11">
        <w:trPr>
          <w:cantSplit/>
          <w:trHeight w:val="692"/>
        </w:trPr>
        <w:tc>
          <w:tcPr>
            <w:tcW w:w="1890" w:type="dxa"/>
            <w:vMerge w:val="restart"/>
            <w:tcBorders>
              <w:top w:val="single" w:sz="4" w:space="0" w:color="auto"/>
              <w:left w:val="single" w:sz="6" w:space="0" w:color="auto"/>
              <w:right w:val="single" w:sz="6" w:space="0" w:color="auto"/>
            </w:tcBorders>
          </w:tcPr>
          <w:p w:rsidR="00BF53B1" w:rsidRDefault="00BF53B1" w:rsidP="001D305A">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rsidR="00BF53B1" w:rsidRDefault="00BF53B1" w:rsidP="001D305A">
            <w:pPr>
              <w:pStyle w:val="TableCell"/>
            </w:pPr>
            <w:r>
              <w:t>The digitizer triggers on a negative runt. A negative runt occurs when a falling edge crosses the high runt threshold and does not cross the low runt threshold before re-crossing the high runt threshold.</w:t>
            </w:r>
          </w:p>
        </w:tc>
      </w:tr>
      <w:tr w:rsidR="00BD5B11" w:rsidTr="001D305A">
        <w:trPr>
          <w:cantSplit/>
        </w:trPr>
        <w:tc>
          <w:tcPr>
            <w:tcW w:w="1890" w:type="dxa"/>
            <w:vMerge/>
            <w:tcBorders>
              <w:left w:val="single" w:sz="6" w:space="0" w:color="auto"/>
              <w:right w:val="single" w:sz="6" w:space="0" w:color="auto"/>
            </w:tcBorders>
          </w:tcPr>
          <w:p w:rsidR="00BD5B11" w:rsidRDefault="00BD5B11" w:rsidP="001D305A">
            <w:pPr>
              <w:rPr>
                <w:color w:val="000000"/>
              </w:rPr>
            </w:pPr>
          </w:p>
        </w:tc>
        <w:tc>
          <w:tcPr>
            <w:tcW w:w="360" w:type="dxa"/>
            <w:vMerge w:val="restart"/>
            <w:tcBorders>
              <w:top w:val="single" w:sz="4" w:space="0" w:color="auto"/>
              <w:left w:val="single" w:sz="6" w:space="0" w:color="auto"/>
              <w:right w:val="single" w:sz="6" w:space="0" w:color="auto"/>
            </w:tcBorders>
          </w:tcPr>
          <w:p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RuntPolarity.Negative</w:t>
            </w:r>
          </w:p>
        </w:tc>
      </w:tr>
      <w:tr w:rsidR="00BD5B11" w:rsidTr="00FE5459">
        <w:trPr>
          <w:cantSplit/>
        </w:trPr>
        <w:tc>
          <w:tcPr>
            <w:tcW w:w="1890" w:type="dxa"/>
            <w:vMerge/>
            <w:tcBorders>
              <w:left w:val="single" w:sz="6" w:space="0" w:color="auto"/>
              <w:right w:val="single" w:sz="6" w:space="0" w:color="auto"/>
            </w:tcBorders>
          </w:tcPr>
          <w:p w:rsidR="00BD5B11" w:rsidRDefault="00BD5B11" w:rsidP="001D305A">
            <w:pPr>
              <w:rPr>
                <w:color w:val="000000"/>
              </w:rPr>
            </w:pPr>
          </w:p>
        </w:tc>
        <w:tc>
          <w:tcPr>
            <w:tcW w:w="360" w:type="dxa"/>
            <w:vMerge/>
            <w:tcBorders>
              <w:left w:val="single" w:sz="6" w:space="0" w:color="auto"/>
              <w:right w:val="single" w:sz="6" w:space="0" w:color="auto"/>
            </w:tcBorders>
          </w:tcPr>
          <w:p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IVIDIGITIZER_VAL_RUNT_NEGATIVE</w:t>
            </w:r>
          </w:p>
        </w:tc>
      </w:tr>
      <w:tr w:rsidR="00BD5B11" w:rsidTr="001D305A">
        <w:trPr>
          <w:cantSplit/>
        </w:trPr>
        <w:tc>
          <w:tcPr>
            <w:tcW w:w="1890" w:type="dxa"/>
            <w:vMerge/>
            <w:tcBorders>
              <w:left w:val="single" w:sz="6" w:space="0" w:color="auto"/>
              <w:bottom w:val="single" w:sz="4" w:space="0" w:color="auto"/>
              <w:right w:val="single" w:sz="6" w:space="0" w:color="auto"/>
            </w:tcBorders>
          </w:tcPr>
          <w:p w:rsidR="00BD5B11" w:rsidRDefault="00BD5B11" w:rsidP="001D305A">
            <w:pPr>
              <w:rPr>
                <w:color w:val="000000"/>
              </w:rPr>
            </w:pPr>
          </w:p>
        </w:tc>
        <w:tc>
          <w:tcPr>
            <w:tcW w:w="360" w:type="dxa"/>
            <w:vMerge/>
            <w:tcBorders>
              <w:left w:val="single" w:sz="6" w:space="0" w:color="auto"/>
              <w:bottom w:val="single" w:sz="4" w:space="0" w:color="auto"/>
              <w:right w:val="single" w:sz="6" w:space="0" w:color="auto"/>
            </w:tcBorders>
          </w:tcPr>
          <w:p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IviDigitizerRuntPolarityNegative</w:t>
            </w:r>
          </w:p>
        </w:tc>
      </w:tr>
      <w:tr w:rsidR="00BD5B11" w:rsidTr="00BD5B11">
        <w:trPr>
          <w:cantSplit/>
          <w:trHeight w:val="80"/>
        </w:trPr>
        <w:tc>
          <w:tcPr>
            <w:tcW w:w="1890" w:type="dxa"/>
            <w:vMerge w:val="restart"/>
            <w:tcBorders>
              <w:top w:val="single" w:sz="4" w:space="0" w:color="auto"/>
              <w:left w:val="single" w:sz="6" w:space="0" w:color="auto"/>
              <w:right w:val="single" w:sz="6" w:space="0" w:color="auto"/>
            </w:tcBorders>
          </w:tcPr>
          <w:p w:rsidR="00BD5B11" w:rsidRDefault="00BD5B11" w:rsidP="001D305A">
            <w:pPr>
              <w:pStyle w:val="TableCell"/>
            </w:pPr>
            <w:r>
              <w:t>Either</w:t>
            </w:r>
          </w:p>
        </w:tc>
        <w:tc>
          <w:tcPr>
            <w:tcW w:w="6750" w:type="dxa"/>
            <w:gridSpan w:val="3"/>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The digitizer triggers on either a positive or negative runt.</w:t>
            </w:r>
          </w:p>
        </w:tc>
      </w:tr>
      <w:tr w:rsidR="00BD5B11" w:rsidTr="001D305A">
        <w:trPr>
          <w:cantSplit/>
        </w:trPr>
        <w:tc>
          <w:tcPr>
            <w:tcW w:w="1890" w:type="dxa"/>
            <w:vMerge/>
            <w:tcBorders>
              <w:left w:val="single" w:sz="6" w:space="0" w:color="auto"/>
              <w:right w:val="single" w:sz="6" w:space="0" w:color="auto"/>
            </w:tcBorders>
          </w:tcPr>
          <w:p w:rsidR="00BD5B11" w:rsidRDefault="00BD5B11" w:rsidP="001D305A">
            <w:pPr>
              <w:rPr>
                <w:color w:val="000000"/>
              </w:rPr>
            </w:pPr>
          </w:p>
        </w:tc>
        <w:tc>
          <w:tcPr>
            <w:tcW w:w="360" w:type="dxa"/>
            <w:vMerge w:val="restart"/>
            <w:tcBorders>
              <w:top w:val="single" w:sz="4" w:space="0" w:color="auto"/>
              <w:left w:val="single" w:sz="6" w:space="0" w:color="auto"/>
              <w:right w:val="single" w:sz="6" w:space="0" w:color="auto"/>
            </w:tcBorders>
          </w:tcPr>
          <w:p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RuntPolarity.Either</w:t>
            </w:r>
          </w:p>
        </w:tc>
      </w:tr>
      <w:tr w:rsidR="00BD5B11" w:rsidTr="00FE5459">
        <w:trPr>
          <w:cantSplit/>
        </w:trPr>
        <w:tc>
          <w:tcPr>
            <w:tcW w:w="1890" w:type="dxa"/>
            <w:vMerge/>
            <w:tcBorders>
              <w:left w:val="single" w:sz="6" w:space="0" w:color="auto"/>
              <w:right w:val="single" w:sz="6" w:space="0" w:color="auto"/>
            </w:tcBorders>
          </w:tcPr>
          <w:p w:rsidR="00BD5B11" w:rsidRDefault="00BD5B11" w:rsidP="001D305A">
            <w:pPr>
              <w:rPr>
                <w:color w:val="000000"/>
              </w:rPr>
            </w:pPr>
          </w:p>
        </w:tc>
        <w:tc>
          <w:tcPr>
            <w:tcW w:w="360" w:type="dxa"/>
            <w:vMerge/>
            <w:tcBorders>
              <w:left w:val="single" w:sz="6" w:space="0" w:color="auto"/>
              <w:right w:val="single" w:sz="6" w:space="0" w:color="auto"/>
            </w:tcBorders>
          </w:tcPr>
          <w:p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IVIDIGITIZER_VAL_RUNT_EITHER</w:t>
            </w:r>
          </w:p>
        </w:tc>
      </w:tr>
      <w:tr w:rsidR="00BD5B11" w:rsidTr="001D305A">
        <w:trPr>
          <w:cantSplit/>
        </w:trPr>
        <w:tc>
          <w:tcPr>
            <w:tcW w:w="1890" w:type="dxa"/>
            <w:vMerge/>
            <w:tcBorders>
              <w:left w:val="single" w:sz="6" w:space="0" w:color="auto"/>
              <w:bottom w:val="single" w:sz="4" w:space="0" w:color="auto"/>
              <w:right w:val="single" w:sz="6" w:space="0" w:color="auto"/>
            </w:tcBorders>
          </w:tcPr>
          <w:p w:rsidR="00BD5B11" w:rsidRDefault="00BD5B11" w:rsidP="001D305A">
            <w:pPr>
              <w:rPr>
                <w:color w:val="000000"/>
              </w:rPr>
            </w:pPr>
          </w:p>
        </w:tc>
        <w:tc>
          <w:tcPr>
            <w:tcW w:w="360" w:type="dxa"/>
            <w:vMerge/>
            <w:tcBorders>
              <w:left w:val="single" w:sz="6" w:space="0" w:color="auto"/>
              <w:bottom w:val="single" w:sz="4" w:space="0" w:color="auto"/>
              <w:right w:val="single" w:sz="6" w:space="0" w:color="auto"/>
            </w:tcBorders>
          </w:tcPr>
          <w:p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IviDigitizerRuntPolarityEither</w:t>
            </w:r>
          </w:p>
        </w:tc>
      </w:tr>
    </w:tbl>
    <w:p w:rsidR="00BF53B1" w:rsidRDefault="00BF53B1" w:rsidP="00BF53B1">
      <w:pPr>
        <w:pStyle w:val="FunctionHead"/>
      </w:pPr>
      <w:r>
        <w:t>Return Values</w:t>
      </w:r>
      <w:r w:rsidR="00BD5B11">
        <w:t xml:space="preserve"> (C/COM)</w:t>
      </w:r>
    </w:p>
    <w:p w:rsidR="00BF53B1" w:rsidRDefault="00BF53B1" w:rsidP="00BF53B1">
      <w:pPr>
        <w:pStyle w:val="Body1"/>
      </w:pPr>
      <w:r>
        <w:t xml:space="preserve">The </w:t>
      </w:r>
      <w:r>
        <w:rPr>
          <w:rStyle w:val="Italic"/>
        </w:rPr>
        <w:t>IVI-3.2: Inherent Capabilities Specification</w:t>
      </w:r>
      <w:r>
        <w:t xml:space="preserve"> defines general status codes that this function can return.</w:t>
      </w:r>
    </w:p>
    <w:p w:rsidR="00BD5B11" w:rsidRPr="00F7116C" w:rsidRDefault="00BD5B11" w:rsidP="00BD5B11">
      <w:pPr>
        <w:pStyle w:val="AttrFuncSubheading"/>
        <w:rPr>
          <w:color w:val="auto"/>
        </w:rPr>
      </w:pPr>
      <w:r w:rsidRPr="00F7116C">
        <w:rPr>
          <w:color w:val="auto"/>
        </w:rPr>
        <w:t>.NET Exceptions</w:t>
      </w:r>
    </w:p>
    <w:p w:rsidR="00BD5B11" w:rsidRDefault="00BD5B11" w:rsidP="00BD5B1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BF53B1" w:rsidRDefault="00BF53B1" w:rsidP="00BF53B1">
      <w:pPr>
        <w:pStyle w:val="Body1"/>
        <w:rPr>
          <w:sz w:val="12"/>
          <w:szCs w:val="12"/>
        </w:rPr>
      </w:pPr>
      <w:r>
        <w:br w:type="page"/>
      </w:r>
    </w:p>
    <w:p w:rsidR="00BF53B1" w:rsidRDefault="00BF53B1" w:rsidP="00BF53B1">
      <w:pPr>
        <w:pStyle w:val="Heading2"/>
      </w:pPr>
      <w:bookmarkStart w:id="1110" w:name="_Toc304583891"/>
      <w:bookmarkStart w:id="1111" w:name="_Toc306374742"/>
      <w:r>
        <w:t>IviDigitizerRuntTrigger Behavior Model</w:t>
      </w:r>
      <w:bookmarkEnd w:id="1110"/>
      <w:bookmarkEnd w:id="1111"/>
    </w:p>
    <w:p w:rsidR="00BF53B1" w:rsidRDefault="00BF53B1" w:rsidP="00BF53B1">
      <w:pPr>
        <w:pStyle w:val="Body1"/>
      </w:pPr>
      <w:r>
        <w:t>The IviDigitizerRuntTrigger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BF53B1" w:rsidRDefault="00BF53B1" w:rsidP="00BF53B1">
      <w:pPr>
        <w:pStyle w:val="Heading2"/>
      </w:pPr>
      <w:bookmarkStart w:id="1112" w:name="_Toc304583892"/>
      <w:bookmarkStart w:id="1113" w:name="_Toc306374743"/>
      <w:r>
        <w:t>IviDigitizerRuntTrigger Compliance Notes</w:t>
      </w:r>
      <w:bookmarkEnd w:id="1112"/>
      <w:bookmarkEnd w:id="1113"/>
    </w:p>
    <w:p w:rsidR="00BF53B1" w:rsidRDefault="00BF53B1" w:rsidP="00BF53B1">
      <w:pPr>
        <w:pStyle w:val="Body1"/>
      </w:pPr>
      <w:r>
        <w:t>For a specific driver to comply with the IviDigitizerRuntTrigger extension, it shall be compliant with the IviDigitizerBase capability group and it shall implement all of the attributes and functions listed in this section.</w:t>
      </w:r>
    </w:p>
    <w:p w:rsidR="0059259F" w:rsidRDefault="0059259F" w:rsidP="0059259F">
      <w:pPr>
        <w:pStyle w:val="Heading1"/>
      </w:pPr>
      <w:bookmarkStart w:id="1114" w:name="_Toc193200551"/>
      <w:bookmarkStart w:id="1115" w:name="_Toc193250916"/>
      <w:bookmarkStart w:id="1116" w:name="_Toc193251481"/>
      <w:bookmarkStart w:id="1117" w:name="_Toc193260235"/>
      <w:bookmarkStart w:id="1118" w:name="_Toc193279268"/>
      <w:bookmarkStart w:id="1119" w:name="_Toc193279861"/>
      <w:bookmarkStart w:id="1120" w:name="_Toc193522601"/>
      <w:bookmarkStart w:id="1121" w:name="_Toc193523194"/>
      <w:bookmarkStart w:id="1122" w:name="_Toc193184977"/>
      <w:bookmarkStart w:id="1123" w:name="_Toc193200553"/>
      <w:bookmarkStart w:id="1124" w:name="_Toc193250918"/>
      <w:bookmarkStart w:id="1125" w:name="_Toc193251483"/>
      <w:bookmarkStart w:id="1126" w:name="_Toc193260237"/>
      <w:bookmarkStart w:id="1127" w:name="_Toc193279270"/>
      <w:bookmarkStart w:id="1128" w:name="_Toc193279863"/>
      <w:bookmarkStart w:id="1129" w:name="_Toc193522603"/>
      <w:bookmarkStart w:id="1130" w:name="_Toc193523196"/>
      <w:bookmarkStart w:id="1131" w:name="_Toc193184995"/>
      <w:bookmarkStart w:id="1132" w:name="_Toc193200571"/>
      <w:bookmarkStart w:id="1133" w:name="_Toc193250936"/>
      <w:bookmarkStart w:id="1134" w:name="_Toc193251501"/>
      <w:bookmarkStart w:id="1135" w:name="_Toc193260255"/>
      <w:bookmarkStart w:id="1136" w:name="_Toc193279288"/>
      <w:bookmarkStart w:id="1137" w:name="_Toc193279881"/>
      <w:bookmarkStart w:id="1138" w:name="_Toc193522621"/>
      <w:bookmarkStart w:id="1139" w:name="_Toc193523214"/>
      <w:bookmarkStart w:id="1140" w:name="_Toc193200574"/>
      <w:bookmarkStart w:id="1141" w:name="_Toc193250939"/>
      <w:bookmarkStart w:id="1142" w:name="_Toc193251504"/>
      <w:bookmarkStart w:id="1143" w:name="_Toc193260258"/>
      <w:bookmarkStart w:id="1144" w:name="_Toc193279291"/>
      <w:bookmarkStart w:id="1145" w:name="_Toc193279884"/>
      <w:bookmarkStart w:id="1146" w:name="_Toc193522624"/>
      <w:bookmarkStart w:id="1147" w:name="_Toc193523217"/>
      <w:bookmarkStart w:id="1148" w:name="_Toc193184999"/>
      <w:bookmarkStart w:id="1149" w:name="_Toc193200576"/>
      <w:bookmarkStart w:id="1150" w:name="_Toc193250941"/>
      <w:bookmarkStart w:id="1151" w:name="_Toc193251506"/>
      <w:bookmarkStart w:id="1152" w:name="_Toc193260260"/>
      <w:bookmarkStart w:id="1153" w:name="_Toc193279293"/>
      <w:bookmarkStart w:id="1154" w:name="_Toc193279886"/>
      <w:bookmarkStart w:id="1155" w:name="_Toc193522626"/>
      <w:bookmarkStart w:id="1156" w:name="_Toc193523219"/>
      <w:bookmarkStart w:id="1157" w:name="_Toc193185017"/>
      <w:bookmarkStart w:id="1158" w:name="_Toc193200594"/>
      <w:bookmarkStart w:id="1159" w:name="_Toc193250959"/>
      <w:bookmarkStart w:id="1160" w:name="_Toc193251524"/>
      <w:bookmarkStart w:id="1161" w:name="_Toc193260278"/>
      <w:bookmarkStart w:id="1162" w:name="_Toc193279311"/>
      <w:bookmarkStart w:id="1163" w:name="_Toc193279904"/>
      <w:bookmarkStart w:id="1164" w:name="_Toc193522644"/>
      <w:bookmarkStart w:id="1165" w:name="_Toc193523237"/>
      <w:bookmarkStart w:id="1166" w:name="_Toc193200597"/>
      <w:bookmarkStart w:id="1167" w:name="_Toc193250962"/>
      <w:bookmarkStart w:id="1168" w:name="_Toc193251527"/>
      <w:bookmarkStart w:id="1169" w:name="_Toc193260281"/>
      <w:bookmarkStart w:id="1170" w:name="_Toc193279314"/>
      <w:bookmarkStart w:id="1171" w:name="_Toc193279907"/>
      <w:bookmarkStart w:id="1172" w:name="_Toc193522647"/>
      <w:bookmarkStart w:id="1173" w:name="_Toc193523240"/>
      <w:bookmarkStart w:id="1174" w:name="_Toc193185021"/>
      <w:bookmarkStart w:id="1175" w:name="_Toc193200599"/>
      <w:bookmarkStart w:id="1176" w:name="_Toc193250964"/>
      <w:bookmarkStart w:id="1177" w:name="_Toc193251529"/>
      <w:bookmarkStart w:id="1178" w:name="_Toc193260283"/>
      <w:bookmarkStart w:id="1179" w:name="_Toc193279316"/>
      <w:bookmarkStart w:id="1180" w:name="_Toc193279909"/>
      <w:bookmarkStart w:id="1181" w:name="_Toc193522649"/>
      <w:bookmarkStart w:id="1182" w:name="_Toc193523242"/>
      <w:bookmarkStart w:id="1183" w:name="_Toc193185039"/>
      <w:bookmarkStart w:id="1184" w:name="_Toc193200617"/>
      <w:bookmarkStart w:id="1185" w:name="_Toc193250982"/>
      <w:bookmarkStart w:id="1186" w:name="_Toc193251547"/>
      <w:bookmarkStart w:id="1187" w:name="_Toc193260301"/>
      <w:bookmarkStart w:id="1188" w:name="_Toc193279334"/>
      <w:bookmarkStart w:id="1189" w:name="_Toc193279927"/>
      <w:bookmarkStart w:id="1190" w:name="_Toc193522667"/>
      <w:bookmarkStart w:id="1191" w:name="_Toc193523260"/>
      <w:bookmarkStart w:id="1192" w:name="_Toc193185046"/>
      <w:bookmarkStart w:id="1193" w:name="_Toc193200624"/>
      <w:bookmarkStart w:id="1194" w:name="_Toc193250989"/>
      <w:bookmarkStart w:id="1195" w:name="_Toc193251554"/>
      <w:bookmarkStart w:id="1196" w:name="_Toc193260308"/>
      <w:bookmarkStart w:id="1197" w:name="_Toc193279341"/>
      <w:bookmarkStart w:id="1198" w:name="_Toc193279934"/>
      <w:bookmarkStart w:id="1199" w:name="_Toc193522674"/>
      <w:bookmarkStart w:id="1200" w:name="_Toc193523267"/>
      <w:bookmarkStart w:id="1201" w:name="_Toc193185054"/>
      <w:bookmarkStart w:id="1202" w:name="_Toc193200632"/>
      <w:bookmarkStart w:id="1203" w:name="_Toc193250997"/>
      <w:bookmarkStart w:id="1204" w:name="_Toc193251562"/>
      <w:bookmarkStart w:id="1205" w:name="_Toc193260316"/>
      <w:bookmarkStart w:id="1206" w:name="_Toc193279349"/>
      <w:bookmarkStart w:id="1207" w:name="_Toc193279942"/>
      <w:bookmarkStart w:id="1208" w:name="_Toc193522682"/>
      <w:bookmarkStart w:id="1209" w:name="_Toc193523275"/>
      <w:bookmarkStart w:id="1210" w:name="_Toc193185059"/>
      <w:bookmarkStart w:id="1211" w:name="_Toc193200637"/>
      <w:bookmarkStart w:id="1212" w:name="_Toc193251002"/>
      <w:bookmarkStart w:id="1213" w:name="_Toc193251567"/>
      <w:bookmarkStart w:id="1214" w:name="_Toc193260321"/>
      <w:bookmarkStart w:id="1215" w:name="_Toc193279354"/>
      <w:bookmarkStart w:id="1216" w:name="_Toc193279947"/>
      <w:bookmarkStart w:id="1217" w:name="_Toc193522687"/>
      <w:bookmarkStart w:id="1218" w:name="_Toc193523280"/>
      <w:bookmarkStart w:id="1219" w:name="_Toc193185067"/>
      <w:bookmarkStart w:id="1220" w:name="_Toc193200645"/>
      <w:bookmarkStart w:id="1221" w:name="_Toc193251010"/>
      <w:bookmarkStart w:id="1222" w:name="_Toc193251575"/>
      <w:bookmarkStart w:id="1223" w:name="_Toc193260329"/>
      <w:bookmarkStart w:id="1224" w:name="_Toc193279362"/>
      <w:bookmarkStart w:id="1225" w:name="_Toc193279955"/>
      <w:bookmarkStart w:id="1226" w:name="_Toc193522695"/>
      <w:bookmarkStart w:id="1227" w:name="_Toc193523288"/>
      <w:bookmarkStart w:id="1228" w:name="_Toc193185072"/>
      <w:bookmarkStart w:id="1229" w:name="_Toc193200650"/>
      <w:bookmarkStart w:id="1230" w:name="_Toc193251015"/>
      <w:bookmarkStart w:id="1231" w:name="_Toc193251580"/>
      <w:bookmarkStart w:id="1232" w:name="_Toc193260334"/>
      <w:bookmarkStart w:id="1233" w:name="_Toc193279367"/>
      <w:bookmarkStart w:id="1234" w:name="_Toc193279960"/>
      <w:bookmarkStart w:id="1235" w:name="_Toc193522700"/>
      <w:bookmarkStart w:id="1236" w:name="_Toc193523293"/>
      <w:bookmarkStart w:id="1237" w:name="_Toc193200655"/>
      <w:bookmarkStart w:id="1238" w:name="_Toc193251020"/>
      <w:bookmarkStart w:id="1239" w:name="_Toc193251585"/>
      <w:bookmarkStart w:id="1240" w:name="_Toc193260339"/>
      <w:bookmarkStart w:id="1241" w:name="_Toc193279372"/>
      <w:bookmarkStart w:id="1242" w:name="_Toc193279965"/>
      <w:bookmarkStart w:id="1243" w:name="_Toc193522705"/>
      <w:bookmarkStart w:id="1244" w:name="_Toc193523298"/>
      <w:bookmarkStart w:id="1245" w:name="_Toc193185080"/>
      <w:bookmarkStart w:id="1246" w:name="_Toc193200659"/>
      <w:bookmarkStart w:id="1247" w:name="_Toc193251024"/>
      <w:bookmarkStart w:id="1248" w:name="_Toc193251589"/>
      <w:bookmarkStart w:id="1249" w:name="_Toc193260343"/>
      <w:bookmarkStart w:id="1250" w:name="_Toc193279376"/>
      <w:bookmarkStart w:id="1251" w:name="_Toc193279969"/>
      <w:bookmarkStart w:id="1252" w:name="_Toc193522709"/>
      <w:bookmarkStart w:id="1253" w:name="_Toc193523302"/>
      <w:bookmarkStart w:id="1254" w:name="_Toc193200660"/>
      <w:bookmarkStart w:id="1255" w:name="_Toc193251025"/>
      <w:bookmarkStart w:id="1256" w:name="_Toc193251590"/>
      <w:bookmarkStart w:id="1257" w:name="_Toc193260344"/>
      <w:bookmarkStart w:id="1258" w:name="_Toc193279377"/>
      <w:bookmarkStart w:id="1259" w:name="_Toc193279970"/>
      <w:bookmarkStart w:id="1260" w:name="_Toc193522710"/>
      <w:bookmarkStart w:id="1261" w:name="_Toc193523303"/>
      <w:bookmarkStart w:id="1262" w:name="_Toc193185089"/>
      <w:bookmarkStart w:id="1263" w:name="_Toc193200669"/>
      <w:bookmarkStart w:id="1264" w:name="_Toc193251034"/>
      <w:bookmarkStart w:id="1265" w:name="_Toc193251599"/>
      <w:bookmarkStart w:id="1266" w:name="_Toc193260353"/>
      <w:bookmarkStart w:id="1267" w:name="_Toc193279386"/>
      <w:bookmarkStart w:id="1268" w:name="_Toc193279979"/>
      <w:bookmarkStart w:id="1269" w:name="_Toc193522719"/>
      <w:bookmarkStart w:id="1270" w:name="_Toc193523312"/>
      <w:bookmarkStart w:id="1271" w:name="_Toc193185110"/>
      <w:bookmarkStart w:id="1272" w:name="_Toc193200690"/>
      <w:bookmarkStart w:id="1273" w:name="_Toc193251055"/>
      <w:bookmarkStart w:id="1274" w:name="_Toc193251620"/>
      <w:bookmarkStart w:id="1275" w:name="_Toc193260374"/>
      <w:bookmarkStart w:id="1276" w:name="_Toc193279407"/>
      <w:bookmarkStart w:id="1277" w:name="_Toc193280000"/>
      <w:bookmarkStart w:id="1278" w:name="_Toc193522740"/>
      <w:bookmarkStart w:id="1279" w:name="_Toc193523333"/>
      <w:bookmarkStart w:id="1280" w:name="_Toc193185118"/>
      <w:bookmarkStart w:id="1281" w:name="_Toc193200698"/>
      <w:bookmarkStart w:id="1282" w:name="_Toc193251063"/>
      <w:bookmarkStart w:id="1283" w:name="_Toc193251628"/>
      <w:bookmarkStart w:id="1284" w:name="_Toc193260382"/>
      <w:bookmarkStart w:id="1285" w:name="_Toc193279415"/>
      <w:bookmarkStart w:id="1286" w:name="_Toc193280008"/>
      <w:bookmarkStart w:id="1287" w:name="_Toc193522748"/>
      <w:bookmarkStart w:id="1288" w:name="_Toc193523341"/>
      <w:bookmarkStart w:id="1289" w:name="_Toc193185123"/>
      <w:bookmarkStart w:id="1290" w:name="_Toc193200703"/>
      <w:bookmarkStart w:id="1291" w:name="_Toc193251068"/>
      <w:bookmarkStart w:id="1292" w:name="_Toc193251633"/>
      <w:bookmarkStart w:id="1293" w:name="_Toc193260387"/>
      <w:bookmarkStart w:id="1294" w:name="_Toc193279420"/>
      <w:bookmarkStart w:id="1295" w:name="_Toc193280013"/>
      <w:bookmarkStart w:id="1296" w:name="_Toc193522753"/>
      <w:bookmarkStart w:id="1297" w:name="_Toc193523346"/>
      <w:bookmarkStart w:id="1298" w:name="_Toc193185131"/>
      <w:bookmarkStart w:id="1299" w:name="_Toc193200711"/>
      <w:bookmarkStart w:id="1300" w:name="_Toc193251076"/>
      <w:bookmarkStart w:id="1301" w:name="_Toc193251641"/>
      <w:bookmarkStart w:id="1302" w:name="_Toc193260395"/>
      <w:bookmarkStart w:id="1303" w:name="_Toc193279428"/>
      <w:bookmarkStart w:id="1304" w:name="_Toc193280021"/>
      <w:bookmarkStart w:id="1305" w:name="_Toc193522761"/>
      <w:bookmarkStart w:id="1306" w:name="_Toc193523354"/>
      <w:bookmarkStart w:id="1307" w:name="_Toc193185136"/>
      <w:bookmarkStart w:id="1308" w:name="_Toc193200716"/>
      <w:bookmarkStart w:id="1309" w:name="_Toc193251081"/>
      <w:bookmarkStart w:id="1310" w:name="_Toc193251646"/>
      <w:bookmarkStart w:id="1311" w:name="_Toc193260400"/>
      <w:bookmarkStart w:id="1312" w:name="_Toc193279433"/>
      <w:bookmarkStart w:id="1313" w:name="_Toc193280026"/>
      <w:bookmarkStart w:id="1314" w:name="_Toc193522766"/>
      <w:bookmarkStart w:id="1315" w:name="_Toc193523359"/>
      <w:bookmarkStart w:id="1316" w:name="_Toc193200723"/>
      <w:bookmarkStart w:id="1317" w:name="_Toc193251088"/>
      <w:bookmarkStart w:id="1318" w:name="_Toc193251653"/>
      <w:bookmarkStart w:id="1319" w:name="_Toc193260407"/>
      <w:bookmarkStart w:id="1320" w:name="_Toc193279440"/>
      <w:bookmarkStart w:id="1321" w:name="_Toc193280033"/>
      <w:bookmarkStart w:id="1322" w:name="_Toc193522773"/>
      <w:bookmarkStart w:id="1323" w:name="_Toc193523366"/>
      <w:bookmarkStart w:id="1324" w:name="_Toc193185144"/>
      <w:bookmarkStart w:id="1325" w:name="_Toc193200725"/>
      <w:bookmarkStart w:id="1326" w:name="_Toc193251090"/>
      <w:bookmarkStart w:id="1327" w:name="_Toc193251655"/>
      <w:bookmarkStart w:id="1328" w:name="_Toc193260409"/>
      <w:bookmarkStart w:id="1329" w:name="_Toc193279442"/>
      <w:bookmarkStart w:id="1330" w:name="_Toc193280035"/>
      <w:bookmarkStart w:id="1331" w:name="_Toc193522775"/>
      <w:bookmarkStart w:id="1332" w:name="_Toc193523368"/>
      <w:bookmarkStart w:id="1333" w:name="_Toc193185147"/>
      <w:bookmarkStart w:id="1334" w:name="_Toc193200728"/>
      <w:bookmarkStart w:id="1335" w:name="_Toc193251093"/>
      <w:bookmarkStart w:id="1336" w:name="_Toc193251658"/>
      <w:bookmarkStart w:id="1337" w:name="_Toc193260412"/>
      <w:bookmarkStart w:id="1338" w:name="_Toc193279445"/>
      <w:bookmarkStart w:id="1339" w:name="_Toc193280038"/>
      <w:bookmarkStart w:id="1340" w:name="_Toc193522778"/>
      <w:bookmarkStart w:id="1341" w:name="_Toc193523371"/>
      <w:bookmarkStart w:id="1342" w:name="_Toc304583893"/>
      <w:bookmarkStart w:id="1343" w:name="_Toc306374744"/>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r>
        <w:lastRenderedPageBreak/>
        <w:t>IviDigitizerSoftwareTrigger Extension Group</w:t>
      </w:r>
      <w:bookmarkEnd w:id="1342"/>
      <w:bookmarkEnd w:id="1343"/>
    </w:p>
    <w:p w:rsidR="0059259F" w:rsidRDefault="0059259F" w:rsidP="0059259F">
      <w:pPr>
        <w:pStyle w:val="Heading2"/>
      </w:pPr>
      <w:bookmarkStart w:id="1344" w:name="_Toc304583894"/>
      <w:bookmarkStart w:id="1345" w:name="_Toc306374745"/>
      <w:r>
        <w:t>IviDigitizerSoftwareTrigger Overview</w:t>
      </w:r>
      <w:bookmarkEnd w:id="1344"/>
      <w:bookmarkEnd w:id="1345"/>
    </w:p>
    <w:p w:rsidR="0059259F" w:rsidRDefault="0059259F" w:rsidP="0059259F">
      <w:pPr>
        <w:pStyle w:val="Body1"/>
      </w:pPr>
      <w:r>
        <w:t>The IviDigitizerSoftwareTrigger extension group supports digitizers with the ability to trigger an acquisition.</w:t>
      </w:r>
    </w:p>
    <w:p w:rsidR="0059259F" w:rsidRDefault="0059259F" w:rsidP="0059259F">
      <w:pPr>
        <w:pStyle w:val="Heading2"/>
      </w:pPr>
      <w:bookmarkStart w:id="1346" w:name="_Toc304583895"/>
      <w:bookmarkStart w:id="1347" w:name="_Toc306374746"/>
      <w:r>
        <w:t>IviDigitizerSoftwareTrigger Functions</w:t>
      </w:r>
      <w:bookmarkEnd w:id="1346"/>
      <w:bookmarkEnd w:id="1347"/>
    </w:p>
    <w:p w:rsidR="0059259F" w:rsidRDefault="0059259F" w:rsidP="0059259F">
      <w:pPr>
        <w:pStyle w:val="Body1"/>
      </w:pPr>
      <w:r>
        <w:t>The IviDigitizerSoftwareTrigger extension group defines the following function:</w:t>
      </w:r>
    </w:p>
    <w:p w:rsidR="0059259F" w:rsidRDefault="0059259F" w:rsidP="00E528ED">
      <w:pPr>
        <w:pStyle w:val="ListBullet"/>
        <w:numPr>
          <w:ilvl w:val="0"/>
          <w:numId w:val="65"/>
        </w:numPr>
      </w:pPr>
      <w:r>
        <w:t>Send Software Trigger</w:t>
      </w:r>
    </w:p>
    <w:p w:rsidR="0059259F" w:rsidRDefault="0059259F" w:rsidP="00E528ED">
      <w:pPr>
        <w:pStyle w:val="Body"/>
        <w:rPr>
          <w:sz w:val="12"/>
          <w:szCs w:val="12"/>
        </w:rPr>
      </w:pPr>
      <w:r>
        <w:t>This section describes the behavior and requirements of this function.</w:t>
      </w:r>
    </w:p>
    <w:p w:rsidR="0059259F" w:rsidRDefault="0059259F" w:rsidP="00E528ED">
      <w:pPr>
        <w:pStyle w:val="Heading3"/>
        <w:pageBreakBefore/>
      </w:pPr>
      <w:bookmarkStart w:id="1348" w:name="_Toc304583896"/>
      <w:bookmarkStart w:id="1349" w:name="_Toc306374747"/>
      <w:r>
        <w:lastRenderedPageBreak/>
        <w:t>Send Software Trigger</w:t>
      </w:r>
      <w:bookmarkEnd w:id="1348"/>
      <w:bookmarkEnd w:id="1349"/>
    </w:p>
    <w:p w:rsidR="0059259F" w:rsidRDefault="0059259F" w:rsidP="0059259F">
      <w:pPr>
        <w:pStyle w:val="FunctionHead"/>
      </w:pPr>
      <w:r>
        <w:t>Description</w:t>
      </w:r>
    </w:p>
    <w:p w:rsidR="0059259F" w:rsidRDefault="0059259F" w:rsidP="0059259F">
      <w:pPr>
        <w:pStyle w:val="Body1"/>
      </w:pPr>
      <w:r>
        <w:t>Refer to IVI-3.3: Standard Cross-Class Capabilities Specification for the prototype and complete description of this function.</w:t>
      </w:r>
    </w:p>
    <w:p w:rsidR="00FE5459" w:rsidRDefault="00FE5459" w:rsidP="00FE5459">
      <w:pPr>
        <w:pStyle w:val="FunctionHead"/>
      </w:pPr>
      <w:r>
        <w:t>.NET Method Prototype</w:t>
      </w:r>
    </w:p>
    <w:p w:rsidR="00FE5459" w:rsidRDefault="00FE5459" w:rsidP="00FE5459">
      <w:pPr>
        <w:pStyle w:val="Code1"/>
      </w:pPr>
      <w:r>
        <w:t>void Trigger.SendSoftwareTrigger ();</w:t>
      </w:r>
    </w:p>
    <w:p w:rsidR="0059259F" w:rsidRDefault="0059259F" w:rsidP="0059259F">
      <w:pPr>
        <w:pStyle w:val="FunctionHead"/>
      </w:pPr>
      <w:r>
        <w:t>COM Method Prototype</w:t>
      </w:r>
    </w:p>
    <w:p w:rsidR="0059259F" w:rsidRDefault="0059259F" w:rsidP="0059259F">
      <w:pPr>
        <w:pStyle w:val="Code1"/>
      </w:pPr>
      <w:r>
        <w:t>HRESULT Trigger.SendSoftwareTrigger ();</w:t>
      </w:r>
    </w:p>
    <w:p w:rsidR="0059259F" w:rsidRDefault="0059259F" w:rsidP="0059259F">
      <w:pPr>
        <w:pStyle w:val="FunctionHead"/>
      </w:pPr>
      <w:r>
        <w:t>C Prototype</w:t>
      </w:r>
    </w:p>
    <w:p w:rsidR="0059259F" w:rsidRDefault="0059259F" w:rsidP="0059259F">
      <w:pPr>
        <w:pStyle w:val="Code1"/>
        <w:tabs>
          <w:tab w:val="left" w:pos="630"/>
        </w:tabs>
      </w:pPr>
      <w:r>
        <w:t>ViStatus IviDigitizer_SendSoftwareTrigger (ViSession Vi);</w:t>
      </w:r>
    </w:p>
    <w:p w:rsidR="0059259F" w:rsidRDefault="0059259F" w:rsidP="0059259F">
      <w:pPr>
        <w:pStyle w:val="FunctionHead"/>
      </w:pPr>
      <w:r>
        <w:t>Parameters</w:t>
      </w:r>
    </w:p>
    <w:tbl>
      <w:tblPr>
        <w:tblW w:w="8821" w:type="dxa"/>
        <w:tblInd w:w="728" w:type="dxa"/>
        <w:tblLayout w:type="fixed"/>
        <w:tblCellMar>
          <w:left w:w="80" w:type="dxa"/>
          <w:right w:w="80" w:type="dxa"/>
        </w:tblCellMar>
        <w:tblLook w:val="0000"/>
      </w:tblPr>
      <w:tblGrid>
        <w:gridCol w:w="1800"/>
        <w:gridCol w:w="4932"/>
        <w:gridCol w:w="2089"/>
      </w:tblGrid>
      <w:tr w:rsidR="0059259F" w:rsidTr="001D305A">
        <w:trPr>
          <w:cantSplit/>
        </w:trPr>
        <w:tc>
          <w:tcPr>
            <w:tcW w:w="1800" w:type="dxa"/>
            <w:tcBorders>
              <w:top w:val="single" w:sz="6" w:space="0" w:color="auto"/>
              <w:left w:val="single" w:sz="6" w:space="0" w:color="auto"/>
              <w:right w:val="single" w:sz="6" w:space="0" w:color="auto"/>
            </w:tcBorders>
          </w:tcPr>
          <w:p w:rsidR="0059259F" w:rsidRDefault="0059259F" w:rsidP="000E6101">
            <w:pPr>
              <w:pStyle w:val="TableHead"/>
            </w:pPr>
            <w:r>
              <w:t>Inputs</w:t>
            </w:r>
          </w:p>
        </w:tc>
        <w:tc>
          <w:tcPr>
            <w:tcW w:w="4932" w:type="dxa"/>
            <w:tcBorders>
              <w:top w:val="single" w:sz="6" w:space="0" w:color="auto"/>
              <w:left w:val="single" w:sz="6" w:space="0" w:color="auto"/>
              <w:right w:val="single" w:sz="6" w:space="0" w:color="auto"/>
            </w:tcBorders>
          </w:tcPr>
          <w:p w:rsidR="0059259F" w:rsidRDefault="0059259F" w:rsidP="000E6101">
            <w:pPr>
              <w:pStyle w:val="TableHead"/>
            </w:pPr>
            <w:r>
              <w:t>Description</w:t>
            </w:r>
          </w:p>
        </w:tc>
        <w:tc>
          <w:tcPr>
            <w:tcW w:w="2089" w:type="dxa"/>
            <w:tcBorders>
              <w:top w:val="single" w:sz="6" w:space="0" w:color="auto"/>
              <w:left w:val="single" w:sz="6" w:space="0" w:color="auto"/>
              <w:right w:val="single" w:sz="6" w:space="0" w:color="auto"/>
            </w:tcBorders>
          </w:tcPr>
          <w:p w:rsidR="0059259F" w:rsidRDefault="0059259F" w:rsidP="000E6101">
            <w:pPr>
              <w:pStyle w:val="TableHead"/>
            </w:pPr>
            <w:r>
              <w:t>Base Type</w:t>
            </w:r>
          </w:p>
        </w:tc>
      </w:tr>
      <w:tr w:rsidR="0059259F" w:rsidTr="001D305A">
        <w:trPr>
          <w:cantSplit/>
        </w:trPr>
        <w:tc>
          <w:tcPr>
            <w:tcW w:w="1800"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ViSession</w:t>
            </w:r>
          </w:p>
        </w:tc>
      </w:tr>
    </w:tbl>
    <w:p w:rsidR="0059259F" w:rsidRDefault="0059259F" w:rsidP="0059259F">
      <w:pPr>
        <w:pStyle w:val="FunctionHead"/>
      </w:pPr>
      <w:r>
        <w:t>Return Values</w:t>
      </w:r>
      <w:r w:rsidR="00FE5459">
        <w:t xml:space="preserve"> (C/COM)</w:t>
      </w:r>
    </w:p>
    <w:p w:rsidR="000634C2" w:rsidRDefault="0059259F" w:rsidP="00B06D8F">
      <w:pPr>
        <w:pStyle w:val="Body1"/>
      </w:pPr>
      <w:r>
        <w:t xml:space="preserve">The </w:t>
      </w:r>
      <w:r>
        <w:rPr>
          <w:rStyle w:val="Italic"/>
        </w:rPr>
        <w:t>IVI-3.2: Inherent Capabilities Specification</w:t>
      </w:r>
      <w:r>
        <w:t xml:space="preserve"> defines general status codes that this function can return.</w:t>
      </w:r>
      <w:r w:rsidR="00B06D8F">
        <w:t xml:space="preserve"> </w:t>
      </w:r>
      <w:r w:rsidR="004B021F" w:rsidRPr="004B021F">
        <w:t>This function can also return this additional standard cross-class status code:</w:t>
      </w:r>
    </w:p>
    <w:p w:rsidR="004B021F" w:rsidRPr="004B021F" w:rsidRDefault="000634C2" w:rsidP="000634C2">
      <w:pPr>
        <w:pStyle w:val="Body1"/>
        <w:numPr>
          <w:ilvl w:val="0"/>
          <w:numId w:val="65"/>
        </w:numPr>
      </w:pPr>
      <w:r>
        <w:t>Trigger Not Software</w:t>
      </w:r>
    </w:p>
    <w:p w:rsidR="00FE5459" w:rsidRPr="00F7116C" w:rsidRDefault="00FE5459" w:rsidP="00FE5459">
      <w:pPr>
        <w:pStyle w:val="AttrFuncSubheading"/>
        <w:rPr>
          <w:color w:val="auto"/>
        </w:rPr>
      </w:pPr>
      <w:r w:rsidRPr="00F7116C">
        <w:rPr>
          <w:color w:val="auto"/>
        </w:rPr>
        <w:t>.NET Exceptions</w:t>
      </w:r>
    </w:p>
    <w:p w:rsidR="00FE5459" w:rsidRDefault="00FE5459" w:rsidP="00FE5459">
      <w:pPr>
        <w:pStyle w:val="Body1"/>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r>
        <w:t xml:space="preserve"> </w:t>
      </w:r>
      <w:r w:rsidRPr="004B021F">
        <w:t xml:space="preserve">This </w:t>
      </w:r>
      <w:r>
        <w:t>method</w:t>
      </w:r>
      <w:r w:rsidRPr="004B021F">
        <w:t xml:space="preserve"> can also return this additional standard cross-class </w:t>
      </w:r>
      <w:r>
        <w:t>exception</w:t>
      </w:r>
      <w:r w:rsidRPr="004B021F">
        <w:t>:</w:t>
      </w:r>
    </w:p>
    <w:p w:rsidR="00FE5459" w:rsidRDefault="00FE5459" w:rsidP="00FE5459">
      <w:pPr>
        <w:pStyle w:val="Body1"/>
        <w:numPr>
          <w:ilvl w:val="0"/>
          <w:numId w:val="65"/>
        </w:numPr>
      </w:pPr>
      <w:r>
        <w:t>Trigger Not Software</w:t>
      </w:r>
    </w:p>
    <w:p w:rsidR="0059259F" w:rsidRDefault="0059259F" w:rsidP="0059259F">
      <w:pPr>
        <w:pStyle w:val="Body1"/>
        <w:rPr>
          <w:sz w:val="12"/>
          <w:szCs w:val="12"/>
        </w:rPr>
      </w:pPr>
      <w:r>
        <w:br w:type="page"/>
      </w:r>
    </w:p>
    <w:p w:rsidR="0059259F" w:rsidRDefault="0059259F" w:rsidP="0059259F">
      <w:pPr>
        <w:pStyle w:val="Heading2"/>
      </w:pPr>
      <w:bookmarkStart w:id="1350" w:name="_Toc304583897"/>
      <w:bookmarkStart w:id="1351" w:name="_Toc306374748"/>
      <w:r>
        <w:t>IviDigitizerSoftwareTrigger Behavior Model</w:t>
      </w:r>
      <w:bookmarkEnd w:id="1350"/>
      <w:bookmarkEnd w:id="1351"/>
    </w:p>
    <w:p w:rsidR="0059259F" w:rsidRDefault="0059259F" w:rsidP="0059259F">
      <w:pPr>
        <w:pStyle w:val="Body1"/>
      </w:pPr>
      <w:r>
        <w:t>The IviDigitizerSoftwareTrigger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59259F" w:rsidRDefault="0059259F" w:rsidP="0059259F">
      <w:pPr>
        <w:pStyle w:val="Heading2"/>
      </w:pPr>
      <w:bookmarkStart w:id="1352" w:name="_Toc304583898"/>
      <w:bookmarkStart w:id="1353" w:name="_Toc306374749"/>
      <w:r>
        <w:t>IviDigitizerSoftwareTrigger Compliance Notes</w:t>
      </w:r>
      <w:bookmarkEnd w:id="1352"/>
      <w:bookmarkEnd w:id="1353"/>
    </w:p>
    <w:p w:rsidR="0059259F" w:rsidRDefault="0059259F" w:rsidP="0059259F">
      <w:pPr>
        <w:pStyle w:val="Body1"/>
      </w:pPr>
      <w:r>
        <w:t>For a specific driver to comply with the IviDigitizerSoftwareTrigger extension, it shall be compliant with the IviDigitizerBase capability group and it shall implement all of the attributes and functions listed in this section.</w:t>
      </w:r>
    </w:p>
    <w:p w:rsidR="004F3C3F" w:rsidRDefault="004F3C3F" w:rsidP="004F3C3F">
      <w:pPr>
        <w:pStyle w:val="Heading1"/>
      </w:pPr>
      <w:bookmarkStart w:id="1354" w:name="_Ref220383629"/>
      <w:bookmarkStart w:id="1355" w:name="_Toc304583899"/>
      <w:bookmarkStart w:id="1356" w:name="_Toc306374750"/>
      <w:r>
        <w:lastRenderedPageBreak/>
        <w:t>IviDigitizerTVTrigger Extension Group</w:t>
      </w:r>
      <w:bookmarkEnd w:id="1354"/>
      <w:bookmarkEnd w:id="1355"/>
      <w:bookmarkEnd w:id="1356"/>
    </w:p>
    <w:p w:rsidR="004F3C3F" w:rsidRDefault="004F3C3F" w:rsidP="004F3C3F">
      <w:pPr>
        <w:pStyle w:val="Heading2"/>
      </w:pPr>
      <w:bookmarkStart w:id="1357" w:name="_Toc304583900"/>
      <w:bookmarkStart w:id="1358" w:name="_Toc306374751"/>
      <w:r>
        <w:t>IviDigitizerTVTrigger Overview</w:t>
      </w:r>
      <w:bookmarkEnd w:id="1357"/>
      <w:bookmarkEnd w:id="1358"/>
    </w:p>
    <w:p w:rsidR="004F3C3F" w:rsidRDefault="004F3C3F" w:rsidP="004F3C3F">
      <w:pPr>
        <w:pStyle w:val="Body1"/>
        <w:rPr>
          <w:noProof/>
          <w:color w:val="000000"/>
        </w:rPr>
      </w:pPr>
      <w:r>
        <w:rPr>
          <w:color w:val="000000"/>
        </w:rPr>
        <w:t>The Ivi</w:t>
      </w:r>
      <w:r w:rsidRPr="004E4B36">
        <w:rPr>
          <w:color w:val="000000"/>
        </w:rPr>
        <w:t>Digitizer</w:t>
      </w:r>
      <w:r>
        <w:rPr>
          <w:color w:val="000000"/>
        </w:rPr>
        <w:t xml:space="preserve">TVTrigger extension group defines extensions for </w:t>
      </w:r>
      <w:r w:rsidRPr="004E4B36">
        <w:rPr>
          <w:color w:val="000000"/>
        </w:rPr>
        <w:t>digitizer</w:t>
      </w:r>
      <w:r>
        <w:rPr>
          <w:color w:val="000000"/>
        </w:rPr>
        <w:t>s capable of triggering on TV signals.</w:t>
      </w:r>
    </w:p>
    <w:p w:rsidR="004F3C3F" w:rsidRDefault="004F3C3F" w:rsidP="004F3C3F">
      <w:pPr>
        <w:pStyle w:val="Heading2"/>
      </w:pPr>
      <w:bookmarkStart w:id="1359" w:name="_Toc304583901"/>
      <w:bookmarkStart w:id="1360" w:name="_Toc306374752"/>
      <w:r>
        <w:t>IviDigitizerTVTrigger Attributes</w:t>
      </w:r>
      <w:bookmarkEnd w:id="1359"/>
      <w:bookmarkEnd w:id="1360"/>
    </w:p>
    <w:p w:rsidR="004F3C3F" w:rsidRDefault="004F3C3F" w:rsidP="004F3C3F">
      <w:pPr>
        <w:pStyle w:val="Body1"/>
      </w:pPr>
      <w:r>
        <w:t>The IviDigitizerTVTrigger extension group defines the following attributes:</w:t>
      </w:r>
    </w:p>
    <w:p w:rsidR="004F3C3F" w:rsidRDefault="004F3C3F" w:rsidP="002E5467">
      <w:pPr>
        <w:pStyle w:val="ListBullet"/>
        <w:numPr>
          <w:ilvl w:val="0"/>
          <w:numId w:val="65"/>
        </w:numPr>
      </w:pPr>
      <w:r>
        <w:t>TV Trigger Event</w:t>
      </w:r>
    </w:p>
    <w:p w:rsidR="004F3C3F" w:rsidRDefault="004F3C3F" w:rsidP="002E5467">
      <w:pPr>
        <w:pStyle w:val="ListBullet"/>
        <w:numPr>
          <w:ilvl w:val="0"/>
          <w:numId w:val="65"/>
        </w:numPr>
      </w:pPr>
      <w:r>
        <w:t>TV Trigger Line Number</w:t>
      </w:r>
    </w:p>
    <w:p w:rsidR="004F3C3F" w:rsidRDefault="004F3C3F" w:rsidP="002E5467">
      <w:pPr>
        <w:pStyle w:val="ListBullet"/>
        <w:numPr>
          <w:ilvl w:val="0"/>
          <w:numId w:val="65"/>
        </w:numPr>
      </w:pPr>
      <w:r>
        <w:t>TV Trigger Polarity</w:t>
      </w:r>
    </w:p>
    <w:p w:rsidR="004F3C3F" w:rsidRDefault="004F3C3F" w:rsidP="002E5467">
      <w:pPr>
        <w:pStyle w:val="ListBullet"/>
        <w:numPr>
          <w:ilvl w:val="0"/>
          <w:numId w:val="65"/>
        </w:numPr>
      </w:pPr>
      <w:r>
        <w:t>TV Trigger Signal Format</w:t>
      </w:r>
    </w:p>
    <w:p w:rsidR="004F3C3F" w:rsidRDefault="004F3C3F" w:rsidP="00DA08CC">
      <w:pPr>
        <w:pStyle w:val="Body"/>
        <w:rPr>
          <w:sz w:val="12"/>
          <w:szCs w:val="12"/>
        </w:rPr>
      </w:pPr>
      <w:r>
        <w:t>This section describes the behavior and requirements of each attribute. The actual value for each attribute ID is defined in Section 31,</w:t>
      </w:r>
      <w:r>
        <w:rPr>
          <w:rStyle w:val="Italic"/>
        </w:rPr>
        <w:t xml:space="preserve"> IviDigitizer Attribute ID Definitions.</w:t>
      </w:r>
    </w:p>
    <w:p w:rsidR="004F3C3F" w:rsidRDefault="004F3C3F" w:rsidP="00DA08CC">
      <w:pPr>
        <w:pStyle w:val="Heading3"/>
        <w:pageBreakBefore/>
      </w:pPr>
      <w:bookmarkStart w:id="1361" w:name="_Toc304583902"/>
      <w:bookmarkStart w:id="1362" w:name="_Toc306374753"/>
      <w:r>
        <w:lastRenderedPageBreak/>
        <w:t>TV Trigger Event</w:t>
      </w:r>
      <w:bookmarkEnd w:id="1361"/>
      <w:bookmarkEnd w:id="1362"/>
    </w:p>
    <w:p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4F3C3F" w:rsidTr="001D305A">
        <w:trPr>
          <w:cantSplit/>
          <w:tblHeader/>
        </w:trPr>
        <w:tc>
          <w:tcPr>
            <w:tcW w:w="1170" w:type="dxa"/>
            <w:tcBorders>
              <w:top w:val="single" w:sz="4" w:space="0" w:color="auto"/>
              <w:left w:val="single" w:sz="4" w:space="0" w:color="auto"/>
              <w:bottom w:val="double" w:sz="6" w:space="0" w:color="auto"/>
            </w:tcBorders>
          </w:tcPr>
          <w:p w:rsidR="004F3C3F" w:rsidRDefault="004F3C3F" w:rsidP="001D305A">
            <w:pPr>
              <w:pStyle w:val="TableHead"/>
            </w:pPr>
            <w:r>
              <w:t>Data Type</w:t>
            </w:r>
          </w:p>
        </w:tc>
        <w:tc>
          <w:tcPr>
            <w:tcW w:w="810" w:type="dxa"/>
            <w:tcBorders>
              <w:top w:val="single" w:sz="4" w:space="0" w:color="auto"/>
              <w:bottom w:val="double" w:sz="6" w:space="0" w:color="auto"/>
            </w:tcBorders>
          </w:tcPr>
          <w:p w:rsidR="004F3C3F" w:rsidRDefault="004F3C3F" w:rsidP="001D305A">
            <w:pPr>
              <w:pStyle w:val="TableHead"/>
            </w:pPr>
            <w:r>
              <w:t>Access</w:t>
            </w:r>
          </w:p>
        </w:tc>
        <w:tc>
          <w:tcPr>
            <w:tcW w:w="1530" w:type="dxa"/>
            <w:tcBorders>
              <w:top w:val="single" w:sz="4" w:space="0" w:color="auto"/>
              <w:bottom w:val="double" w:sz="6" w:space="0" w:color="auto"/>
            </w:tcBorders>
          </w:tcPr>
          <w:p w:rsidR="004F3C3F" w:rsidRDefault="004F3C3F" w:rsidP="001D305A">
            <w:pPr>
              <w:pStyle w:val="TableHead"/>
            </w:pPr>
            <w:r>
              <w:t>Applies To</w:t>
            </w:r>
          </w:p>
        </w:tc>
        <w:tc>
          <w:tcPr>
            <w:tcW w:w="1080" w:type="dxa"/>
            <w:tcBorders>
              <w:top w:val="single" w:sz="4" w:space="0" w:color="auto"/>
              <w:bottom w:val="double" w:sz="6" w:space="0" w:color="auto"/>
            </w:tcBorders>
          </w:tcPr>
          <w:p w:rsidR="004F3C3F" w:rsidRDefault="004F3C3F" w:rsidP="001D305A">
            <w:pPr>
              <w:pStyle w:val="TableHead"/>
            </w:pPr>
            <w:r>
              <w:t>Coercion</w:t>
            </w:r>
          </w:p>
        </w:tc>
        <w:tc>
          <w:tcPr>
            <w:tcW w:w="4770" w:type="dxa"/>
            <w:tcBorders>
              <w:top w:val="single" w:sz="4" w:space="0" w:color="auto"/>
              <w:bottom w:val="double" w:sz="6" w:space="0" w:color="auto"/>
              <w:right w:val="single" w:sz="6" w:space="0" w:color="auto"/>
            </w:tcBorders>
          </w:tcPr>
          <w:p w:rsidR="004F3C3F" w:rsidRDefault="004F3C3F" w:rsidP="001D305A">
            <w:pPr>
              <w:pStyle w:val="TableHead"/>
            </w:pPr>
            <w:r>
              <w:t>High Level Functions</w:t>
            </w:r>
          </w:p>
        </w:tc>
      </w:tr>
      <w:tr w:rsidR="004F3C3F"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4F3C3F" w:rsidRDefault="004F3C3F" w:rsidP="001D305A">
            <w:pPr>
              <w:pStyle w:val="TableCellCourierNew"/>
            </w:pPr>
            <w:r>
              <w:t>ViInt32</w:t>
            </w:r>
          </w:p>
        </w:tc>
        <w:tc>
          <w:tcPr>
            <w:tcW w:w="810" w:type="dxa"/>
            <w:tcBorders>
              <w:top w:val="double" w:sz="6" w:space="0" w:color="auto"/>
            </w:tcBorders>
          </w:tcPr>
          <w:p w:rsidR="004F3C3F" w:rsidRDefault="004F3C3F" w:rsidP="001D305A">
            <w:pPr>
              <w:pStyle w:val="TableCell"/>
            </w:pPr>
            <w:r>
              <w:t>R/W</w:t>
            </w:r>
          </w:p>
        </w:tc>
        <w:tc>
          <w:tcPr>
            <w:tcW w:w="1530" w:type="dxa"/>
            <w:tcBorders>
              <w:top w:val="double" w:sz="6" w:space="0" w:color="auto"/>
            </w:tcBorders>
          </w:tcPr>
          <w:p w:rsidR="004F3C3F" w:rsidRDefault="00377EBC" w:rsidP="001D305A">
            <w:pPr>
              <w:pStyle w:val="TableCell"/>
            </w:pPr>
            <w:r>
              <w:t>TriggerSource</w:t>
            </w:r>
          </w:p>
        </w:tc>
        <w:tc>
          <w:tcPr>
            <w:tcW w:w="1080" w:type="dxa"/>
            <w:tcBorders>
              <w:top w:val="double" w:sz="6" w:space="0" w:color="auto"/>
            </w:tcBorders>
          </w:tcPr>
          <w:p w:rsidR="004F3C3F" w:rsidRDefault="004F3C3F" w:rsidP="001D305A">
            <w:pPr>
              <w:pStyle w:val="TableCell"/>
            </w:pPr>
            <w:r>
              <w:t>None</w:t>
            </w:r>
          </w:p>
        </w:tc>
        <w:tc>
          <w:tcPr>
            <w:tcW w:w="4770" w:type="dxa"/>
            <w:tcBorders>
              <w:top w:val="double" w:sz="6" w:space="0" w:color="auto"/>
            </w:tcBorders>
          </w:tcPr>
          <w:p w:rsidR="004F3C3F" w:rsidRDefault="00FF69BE" w:rsidP="001D305A">
            <w:pPr>
              <w:pStyle w:val="TableCell"/>
            </w:pPr>
            <w:r>
              <w:t>Configure TV Trigger Source</w:t>
            </w:r>
          </w:p>
        </w:tc>
      </w:tr>
    </w:tbl>
    <w:p w:rsidR="00FE5459" w:rsidRDefault="00FE5459" w:rsidP="00FE5459">
      <w:pPr>
        <w:pStyle w:val="FunctionHead"/>
      </w:pPr>
      <w:r>
        <w:t>.NET Property Name</w:t>
      </w:r>
    </w:p>
    <w:p w:rsidR="00FE5459" w:rsidRDefault="00FE5459" w:rsidP="00FE5459">
      <w:pPr>
        <w:pStyle w:val="Body1"/>
        <w:rPr>
          <w:rStyle w:val="monospace"/>
        </w:rPr>
      </w:pPr>
      <w:r>
        <w:rPr>
          <w:rStyle w:val="monospace"/>
        </w:rPr>
        <w:t>Trigger.Sources[].TV.Event</w:t>
      </w:r>
    </w:p>
    <w:p w:rsidR="00FE5459" w:rsidRDefault="00FE5459" w:rsidP="00FE5459">
      <w:pPr>
        <w:pStyle w:val="FunctionHead"/>
      </w:pPr>
      <w:r>
        <w:t>.NET Enumeration Name</w:t>
      </w:r>
    </w:p>
    <w:p w:rsidR="00FE5459" w:rsidRDefault="00FE5459" w:rsidP="00FE5459">
      <w:pPr>
        <w:pStyle w:val="Code1"/>
      </w:pPr>
      <w:r>
        <w:t>TVTriggerEvent</w:t>
      </w:r>
    </w:p>
    <w:p w:rsidR="004F3C3F" w:rsidRDefault="004F3C3F" w:rsidP="004F3C3F">
      <w:pPr>
        <w:pStyle w:val="FunctionHead"/>
      </w:pPr>
      <w:r>
        <w:t>COM Property Name</w:t>
      </w:r>
    </w:p>
    <w:p w:rsidR="004F3C3F" w:rsidRDefault="009249C0" w:rsidP="004F3C3F">
      <w:pPr>
        <w:pStyle w:val="Body1"/>
        <w:rPr>
          <w:rStyle w:val="monospace"/>
        </w:rPr>
      </w:pPr>
      <w:r>
        <w:rPr>
          <w:rStyle w:val="monospace"/>
        </w:rPr>
        <w:t>Trigger.Sources.Item().</w:t>
      </w:r>
      <w:r w:rsidR="004F3C3F">
        <w:rPr>
          <w:rStyle w:val="monospace"/>
        </w:rPr>
        <w:t>TV.Event</w:t>
      </w:r>
    </w:p>
    <w:p w:rsidR="004F3C3F" w:rsidRDefault="004F3C3F" w:rsidP="004F3C3F">
      <w:pPr>
        <w:pStyle w:val="FunctionHead"/>
      </w:pPr>
      <w:r>
        <w:t>COM Enumeration Name</w:t>
      </w:r>
    </w:p>
    <w:p w:rsidR="004F3C3F" w:rsidRDefault="004F3C3F" w:rsidP="004F3C3F">
      <w:pPr>
        <w:pStyle w:val="Code1"/>
      </w:pPr>
      <w:r>
        <w:t>IviDigitizerTVTriggerEventEnum</w:t>
      </w:r>
    </w:p>
    <w:p w:rsidR="004F3C3F" w:rsidRDefault="004F3C3F" w:rsidP="004F3C3F">
      <w:pPr>
        <w:pStyle w:val="FunctionHead"/>
      </w:pPr>
      <w:r>
        <w:t>C Constant Name</w:t>
      </w:r>
    </w:p>
    <w:p w:rsidR="004F3C3F" w:rsidRDefault="004F3C3F" w:rsidP="004F3C3F">
      <w:pPr>
        <w:pStyle w:val="Body1"/>
      </w:pPr>
      <w:r>
        <w:rPr>
          <w:rFonts w:ascii="Courier New" w:hAnsi="Courier New" w:cs="Courier New"/>
          <w:sz w:val="18"/>
          <w:szCs w:val="18"/>
        </w:rPr>
        <w:t>IVIDIGITIZER_ATTR_TV_TRIGGER_EVENT</w:t>
      </w:r>
    </w:p>
    <w:p w:rsidR="004F3C3F" w:rsidRDefault="004F3C3F" w:rsidP="004F3C3F">
      <w:pPr>
        <w:pStyle w:val="FunctionHead"/>
      </w:pPr>
      <w:r>
        <w:t>Description</w:t>
      </w:r>
    </w:p>
    <w:p w:rsidR="004F3C3F" w:rsidRDefault="004F3C3F" w:rsidP="004F3C3F">
      <w:pPr>
        <w:pStyle w:val="Body1"/>
      </w:pPr>
      <w:r>
        <w:t>Specifies the event on which the digitizer triggers.</w:t>
      </w:r>
    </w:p>
    <w:p w:rsidR="004F3C3F" w:rsidRDefault="004F3C3F" w:rsidP="004F3C3F">
      <w:pPr>
        <w:pStyle w:val="FunctionHead"/>
      </w:pPr>
      <w:r>
        <w:t>Defined Values</w:t>
      </w:r>
    </w:p>
    <w:tbl>
      <w:tblPr>
        <w:tblW w:w="0" w:type="auto"/>
        <w:tblInd w:w="722" w:type="dxa"/>
        <w:tblLayout w:type="fixed"/>
        <w:tblLook w:val="0000"/>
      </w:tblPr>
      <w:tblGrid>
        <w:gridCol w:w="2266"/>
        <w:gridCol w:w="360"/>
        <w:gridCol w:w="1260"/>
        <w:gridCol w:w="4754"/>
      </w:tblGrid>
      <w:tr w:rsidR="004F3C3F" w:rsidTr="00DA08CC">
        <w:trPr>
          <w:cantSplit/>
          <w:trHeight w:val="158"/>
        </w:trPr>
        <w:tc>
          <w:tcPr>
            <w:tcW w:w="2266" w:type="dxa"/>
            <w:vMerge w:val="restart"/>
            <w:tcBorders>
              <w:top w:val="single" w:sz="4" w:space="0" w:color="auto"/>
              <w:left w:val="single" w:sz="6" w:space="0" w:color="auto"/>
              <w:right w:val="single" w:sz="6" w:space="0" w:color="auto"/>
            </w:tcBorders>
            <w:shd w:val="clear" w:color="auto" w:fill="C0C0C0"/>
          </w:tcPr>
          <w:p w:rsidR="004F3C3F" w:rsidRDefault="004F3C3F" w:rsidP="001D305A">
            <w:pPr>
              <w:pStyle w:val="TableHead"/>
              <w:jc w:val="left"/>
              <w:rPr>
                <w:i/>
                <w:iCs/>
              </w:rPr>
            </w:pPr>
            <w:r>
              <w:rPr>
                <w:i/>
                <w:iCs/>
              </w:rPr>
              <w:t>Name</w:t>
            </w:r>
          </w:p>
        </w:tc>
        <w:tc>
          <w:tcPr>
            <w:tcW w:w="6374" w:type="dxa"/>
            <w:gridSpan w:val="3"/>
            <w:tcBorders>
              <w:top w:val="single" w:sz="4" w:space="0" w:color="auto"/>
              <w:left w:val="single" w:sz="6" w:space="0" w:color="auto"/>
              <w:bottom w:val="single" w:sz="4" w:space="0" w:color="auto"/>
              <w:right w:val="single" w:sz="6" w:space="0" w:color="auto"/>
            </w:tcBorders>
            <w:shd w:val="clear" w:color="auto" w:fill="C0C0C0"/>
          </w:tcPr>
          <w:p w:rsidR="004F3C3F" w:rsidRDefault="004F3C3F" w:rsidP="001D305A">
            <w:pPr>
              <w:pStyle w:val="TableHead"/>
              <w:jc w:val="left"/>
              <w:rPr>
                <w:i/>
                <w:iCs/>
              </w:rPr>
            </w:pPr>
            <w:r>
              <w:rPr>
                <w:i/>
                <w:iCs/>
              </w:rPr>
              <w:t>Description</w:t>
            </w:r>
          </w:p>
        </w:tc>
      </w:tr>
      <w:tr w:rsidR="004F3C3F" w:rsidTr="00DA08CC">
        <w:trPr>
          <w:cantSplit/>
          <w:trHeight w:val="157"/>
        </w:trPr>
        <w:tc>
          <w:tcPr>
            <w:tcW w:w="2266" w:type="dxa"/>
            <w:vMerge/>
            <w:tcBorders>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126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Language</w:t>
            </w:r>
          </w:p>
        </w:tc>
        <w:tc>
          <w:tcPr>
            <w:tcW w:w="4754"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Identifier</w:t>
            </w:r>
          </w:p>
        </w:tc>
      </w:tr>
      <w:tr w:rsidR="004F3C3F" w:rsidTr="00DA08CC">
        <w:trPr>
          <w:cantSplit/>
          <w:trHeight w:val="378"/>
        </w:trPr>
        <w:tc>
          <w:tcPr>
            <w:tcW w:w="2266" w:type="dxa"/>
            <w:vMerge w:val="restart"/>
            <w:tcBorders>
              <w:top w:val="single" w:sz="6" w:space="0" w:color="auto"/>
              <w:left w:val="single" w:sz="6" w:space="0" w:color="auto"/>
              <w:right w:val="single" w:sz="6" w:space="0" w:color="auto"/>
            </w:tcBorders>
          </w:tcPr>
          <w:p w:rsidR="004F3C3F" w:rsidRDefault="004F3C3F" w:rsidP="001D305A">
            <w:pPr>
              <w:pStyle w:val="TableCell"/>
            </w:pPr>
            <w:r>
              <w:t>Field1</w:t>
            </w:r>
          </w:p>
        </w:tc>
        <w:tc>
          <w:tcPr>
            <w:tcW w:w="637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Sets the digitizer to trigger on field 1 of the video signal.</w:t>
            </w:r>
          </w:p>
        </w:tc>
      </w:tr>
      <w:tr w:rsidR="00FE5459" w:rsidTr="00DA08CC">
        <w:trPr>
          <w:cantSplit/>
          <w:trHeight w:val="338"/>
        </w:trPr>
        <w:tc>
          <w:tcPr>
            <w:tcW w:w="2266" w:type="dxa"/>
            <w:vMerge/>
            <w:tcBorders>
              <w:left w:val="single" w:sz="6" w:space="0" w:color="auto"/>
              <w:right w:val="single" w:sz="6" w:space="0" w:color="auto"/>
            </w:tcBorders>
          </w:tcPr>
          <w:p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TVTriggerEvent.Field1</w:t>
            </w:r>
          </w:p>
        </w:tc>
      </w:tr>
      <w:tr w:rsidR="00FE5459" w:rsidTr="00FE5459">
        <w:trPr>
          <w:cantSplit/>
          <w:trHeight w:val="338"/>
        </w:trPr>
        <w:tc>
          <w:tcPr>
            <w:tcW w:w="2266" w:type="dxa"/>
            <w:vMerge/>
            <w:tcBorders>
              <w:left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IVIDIGITIZER_VAL_TV_EVENT_FIELD1</w:t>
            </w:r>
          </w:p>
        </w:tc>
      </w:tr>
      <w:tr w:rsidR="00FE5459" w:rsidTr="00DA08CC">
        <w:trPr>
          <w:cantSplit/>
          <w:trHeight w:val="337"/>
        </w:trPr>
        <w:tc>
          <w:tcPr>
            <w:tcW w:w="2266"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IviDigitizerTVTriggerEventField1</w:t>
            </w:r>
          </w:p>
        </w:tc>
      </w:tr>
      <w:tr w:rsidR="004F3C3F" w:rsidTr="00DA08CC">
        <w:trPr>
          <w:cantSplit/>
          <w:trHeight w:val="336"/>
        </w:trPr>
        <w:tc>
          <w:tcPr>
            <w:tcW w:w="2266" w:type="dxa"/>
            <w:vMerge w:val="restart"/>
            <w:tcBorders>
              <w:top w:val="single" w:sz="6" w:space="0" w:color="auto"/>
              <w:left w:val="single" w:sz="6" w:space="0" w:color="auto"/>
              <w:right w:val="single" w:sz="6" w:space="0" w:color="auto"/>
            </w:tcBorders>
          </w:tcPr>
          <w:p w:rsidR="004F3C3F" w:rsidRDefault="004F3C3F" w:rsidP="001D305A">
            <w:pPr>
              <w:pStyle w:val="TableCell"/>
            </w:pPr>
            <w:r>
              <w:t>Field2</w:t>
            </w:r>
          </w:p>
        </w:tc>
        <w:tc>
          <w:tcPr>
            <w:tcW w:w="637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Sets the digitizer to trigger on field 2 of the video signal.</w:t>
            </w:r>
          </w:p>
        </w:tc>
      </w:tr>
      <w:tr w:rsidR="00FE5459" w:rsidTr="00DA08CC">
        <w:trPr>
          <w:cantSplit/>
          <w:trHeight w:val="338"/>
        </w:trPr>
        <w:tc>
          <w:tcPr>
            <w:tcW w:w="2266" w:type="dxa"/>
            <w:vMerge/>
            <w:tcBorders>
              <w:left w:val="single" w:sz="6" w:space="0" w:color="auto"/>
              <w:right w:val="single" w:sz="6" w:space="0" w:color="auto"/>
            </w:tcBorders>
          </w:tcPr>
          <w:p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TVTriggerEvent.Field2</w:t>
            </w:r>
          </w:p>
        </w:tc>
      </w:tr>
      <w:tr w:rsidR="00FE5459" w:rsidTr="00FE5459">
        <w:trPr>
          <w:cantSplit/>
          <w:trHeight w:val="338"/>
        </w:trPr>
        <w:tc>
          <w:tcPr>
            <w:tcW w:w="2266" w:type="dxa"/>
            <w:vMerge/>
            <w:tcBorders>
              <w:left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IVIDIGITIZER_VAL_TV_EVENT_FIELD2</w:t>
            </w:r>
          </w:p>
        </w:tc>
      </w:tr>
      <w:tr w:rsidR="00FE5459" w:rsidTr="00DA08CC">
        <w:trPr>
          <w:cantSplit/>
          <w:trHeight w:val="337"/>
        </w:trPr>
        <w:tc>
          <w:tcPr>
            <w:tcW w:w="2266"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IviDigitizerTVTriggerEventField2</w:t>
            </w:r>
          </w:p>
        </w:tc>
      </w:tr>
      <w:tr w:rsidR="00FE5459" w:rsidTr="00DA08CC">
        <w:trPr>
          <w:cantSplit/>
          <w:trHeight w:val="345"/>
        </w:trPr>
        <w:tc>
          <w:tcPr>
            <w:tcW w:w="2266" w:type="dxa"/>
            <w:vMerge w:val="restart"/>
            <w:tcBorders>
              <w:top w:val="single" w:sz="6" w:space="0" w:color="auto"/>
              <w:left w:val="single" w:sz="6" w:space="0" w:color="auto"/>
              <w:right w:val="single" w:sz="6" w:space="0" w:color="auto"/>
            </w:tcBorders>
          </w:tcPr>
          <w:p w:rsidR="00FE5459" w:rsidRDefault="00FE5459" w:rsidP="001D305A">
            <w:pPr>
              <w:pStyle w:val="TableCell"/>
            </w:pPr>
            <w:r>
              <w:t>Any Field</w:t>
            </w:r>
          </w:p>
        </w:tc>
        <w:tc>
          <w:tcPr>
            <w:tcW w:w="6374" w:type="dxa"/>
            <w:gridSpan w:val="3"/>
            <w:tcBorders>
              <w:top w:val="single" w:sz="6" w:space="0" w:color="auto"/>
              <w:left w:val="single" w:sz="6" w:space="0" w:color="auto"/>
              <w:bottom w:val="single" w:sz="4" w:space="0" w:color="auto"/>
              <w:right w:val="single" w:sz="6" w:space="0" w:color="auto"/>
            </w:tcBorders>
          </w:tcPr>
          <w:p w:rsidR="00FE5459" w:rsidRDefault="00FE5459" w:rsidP="001D305A">
            <w:pPr>
              <w:pStyle w:val="TableCell"/>
            </w:pPr>
            <w:r>
              <w:t>Sets the digitizer to trigger on any field.</w:t>
            </w:r>
          </w:p>
        </w:tc>
      </w:tr>
      <w:tr w:rsidR="00FE5459" w:rsidTr="00DA08CC">
        <w:trPr>
          <w:cantSplit/>
          <w:trHeight w:val="338"/>
        </w:trPr>
        <w:tc>
          <w:tcPr>
            <w:tcW w:w="2266" w:type="dxa"/>
            <w:vMerge/>
            <w:tcBorders>
              <w:left w:val="single" w:sz="6" w:space="0" w:color="auto"/>
              <w:right w:val="single" w:sz="6" w:space="0" w:color="auto"/>
            </w:tcBorders>
          </w:tcPr>
          <w:p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TVTriggerEvent.AnyField</w:t>
            </w:r>
          </w:p>
        </w:tc>
      </w:tr>
      <w:tr w:rsidR="00FE5459" w:rsidTr="00FE5459">
        <w:trPr>
          <w:cantSplit/>
          <w:trHeight w:val="338"/>
        </w:trPr>
        <w:tc>
          <w:tcPr>
            <w:tcW w:w="2266" w:type="dxa"/>
            <w:vMerge/>
            <w:tcBorders>
              <w:left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IVIDIGITIZER_VAL_TV_EVENT_ANY_FIELD</w:t>
            </w:r>
          </w:p>
        </w:tc>
      </w:tr>
      <w:tr w:rsidR="00FE5459" w:rsidTr="00DA08CC">
        <w:trPr>
          <w:cantSplit/>
          <w:trHeight w:val="337"/>
        </w:trPr>
        <w:tc>
          <w:tcPr>
            <w:tcW w:w="2266"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IviDigitizerTVTriggerEventAnyField</w:t>
            </w:r>
          </w:p>
        </w:tc>
      </w:tr>
      <w:tr w:rsidR="00FE5459" w:rsidTr="00DA08CC">
        <w:trPr>
          <w:cantSplit/>
          <w:trHeight w:val="336"/>
        </w:trPr>
        <w:tc>
          <w:tcPr>
            <w:tcW w:w="2266" w:type="dxa"/>
            <w:vMerge w:val="restart"/>
            <w:tcBorders>
              <w:top w:val="single" w:sz="6" w:space="0" w:color="auto"/>
              <w:left w:val="single" w:sz="6" w:space="0" w:color="auto"/>
              <w:right w:val="single" w:sz="6" w:space="0" w:color="auto"/>
            </w:tcBorders>
          </w:tcPr>
          <w:p w:rsidR="00FE5459" w:rsidRDefault="00FE5459" w:rsidP="001D305A">
            <w:pPr>
              <w:pStyle w:val="TableCell"/>
            </w:pPr>
            <w:r>
              <w:t>Any Line</w:t>
            </w:r>
          </w:p>
        </w:tc>
        <w:tc>
          <w:tcPr>
            <w:tcW w:w="6374" w:type="dxa"/>
            <w:gridSpan w:val="3"/>
            <w:tcBorders>
              <w:top w:val="single" w:sz="6" w:space="0" w:color="auto"/>
              <w:left w:val="single" w:sz="6" w:space="0" w:color="auto"/>
              <w:bottom w:val="single" w:sz="4" w:space="0" w:color="auto"/>
              <w:right w:val="single" w:sz="6" w:space="0" w:color="auto"/>
            </w:tcBorders>
          </w:tcPr>
          <w:p w:rsidR="00FE5459" w:rsidRDefault="00FE5459" w:rsidP="001D305A">
            <w:pPr>
              <w:pStyle w:val="TableCell"/>
            </w:pPr>
            <w:r>
              <w:t>Sets the digitizer to trigger on any line.</w:t>
            </w:r>
          </w:p>
        </w:tc>
      </w:tr>
      <w:tr w:rsidR="00FE5459" w:rsidTr="00DA08CC">
        <w:trPr>
          <w:cantSplit/>
          <w:trHeight w:val="338"/>
        </w:trPr>
        <w:tc>
          <w:tcPr>
            <w:tcW w:w="2266" w:type="dxa"/>
            <w:vMerge/>
            <w:tcBorders>
              <w:left w:val="single" w:sz="6" w:space="0" w:color="auto"/>
              <w:right w:val="single" w:sz="6" w:space="0" w:color="auto"/>
            </w:tcBorders>
          </w:tcPr>
          <w:p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TVTriggerEvent.AnyLine</w:t>
            </w:r>
          </w:p>
        </w:tc>
      </w:tr>
      <w:tr w:rsidR="00FE5459" w:rsidTr="00FE5459">
        <w:trPr>
          <w:cantSplit/>
          <w:trHeight w:val="338"/>
        </w:trPr>
        <w:tc>
          <w:tcPr>
            <w:tcW w:w="2266" w:type="dxa"/>
            <w:vMerge/>
            <w:tcBorders>
              <w:left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IVIDIGITIZER_VAL_TV_EVENT_ANY_LINE</w:t>
            </w:r>
          </w:p>
        </w:tc>
      </w:tr>
      <w:tr w:rsidR="00FE5459" w:rsidTr="00DA08CC">
        <w:trPr>
          <w:cantSplit/>
          <w:trHeight w:val="337"/>
        </w:trPr>
        <w:tc>
          <w:tcPr>
            <w:tcW w:w="2266"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IviDigitizerTVTriggerEventAnyLine</w:t>
            </w:r>
          </w:p>
        </w:tc>
      </w:tr>
      <w:tr w:rsidR="00FE5459" w:rsidTr="00DA08CC">
        <w:trPr>
          <w:cantSplit/>
          <w:trHeight w:val="615"/>
        </w:trPr>
        <w:tc>
          <w:tcPr>
            <w:tcW w:w="2266" w:type="dxa"/>
            <w:vMerge w:val="restart"/>
            <w:tcBorders>
              <w:top w:val="single" w:sz="6" w:space="0" w:color="auto"/>
              <w:left w:val="single" w:sz="6" w:space="0" w:color="auto"/>
              <w:right w:val="single" w:sz="6" w:space="0" w:color="auto"/>
            </w:tcBorders>
          </w:tcPr>
          <w:p w:rsidR="00FE5459" w:rsidRDefault="00FE5459" w:rsidP="001D305A">
            <w:pPr>
              <w:pStyle w:val="TableCell"/>
            </w:pPr>
            <w:r>
              <w:t>Line Number</w:t>
            </w:r>
          </w:p>
        </w:tc>
        <w:tc>
          <w:tcPr>
            <w:tcW w:w="6374" w:type="dxa"/>
            <w:gridSpan w:val="3"/>
            <w:tcBorders>
              <w:top w:val="single" w:sz="6" w:space="0" w:color="auto"/>
              <w:left w:val="single" w:sz="6" w:space="0" w:color="auto"/>
              <w:bottom w:val="single" w:sz="4" w:space="0" w:color="auto"/>
              <w:right w:val="single" w:sz="6" w:space="0" w:color="auto"/>
            </w:tcBorders>
          </w:tcPr>
          <w:p w:rsidR="00FE5459" w:rsidRDefault="00FE5459" w:rsidP="001D305A">
            <w:pPr>
              <w:pStyle w:val="TableCell"/>
            </w:pPr>
            <w:r>
              <w:t>Sets the digitizer to trigger on a specific line number you specify with the TV Trigger Line Number attribute.</w:t>
            </w:r>
          </w:p>
        </w:tc>
      </w:tr>
      <w:tr w:rsidR="00FE5459" w:rsidTr="00DA08CC">
        <w:trPr>
          <w:cantSplit/>
          <w:trHeight w:val="338"/>
        </w:trPr>
        <w:tc>
          <w:tcPr>
            <w:tcW w:w="2266" w:type="dxa"/>
            <w:vMerge/>
            <w:tcBorders>
              <w:left w:val="single" w:sz="6" w:space="0" w:color="auto"/>
              <w:right w:val="single" w:sz="6" w:space="0" w:color="auto"/>
            </w:tcBorders>
          </w:tcPr>
          <w:p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TVTriggerEvent.LineNumber</w:t>
            </w:r>
          </w:p>
        </w:tc>
      </w:tr>
      <w:tr w:rsidR="00FE5459" w:rsidTr="00FE5459">
        <w:trPr>
          <w:cantSplit/>
          <w:trHeight w:val="338"/>
        </w:trPr>
        <w:tc>
          <w:tcPr>
            <w:tcW w:w="2266" w:type="dxa"/>
            <w:vMerge/>
            <w:tcBorders>
              <w:left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IVIDIGITIZER_VAL_TV_EVENT_LINE_NUMBER</w:t>
            </w:r>
          </w:p>
        </w:tc>
      </w:tr>
      <w:tr w:rsidR="00FE5459" w:rsidTr="00DA08CC">
        <w:trPr>
          <w:cantSplit/>
          <w:trHeight w:val="337"/>
        </w:trPr>
        <w:tc>
          <w:tcPr>
            <w:tcW w:w="2266"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IviDigitizerTVTriggerEventLineNumber</w:t>
            </w:r>
          </w:p>
        </w:tc>
      </w:tr>
    </w:tbl>
    <w:p w:rsidR="00FE5459" w:rsidRPr="00F7116C" w:rsidRDefault="00FE5459" w:rsidP="00FE5459">
      <w:pPr>
        <w:pStyle w:val="AttrFuncSubheading"/>
        <w:rPr>
          <w:color w:val="auto"/>
        </w:rPr>
      </w:pPr>
      <w:r w:rsidRPr="00F7116C">
        <w:rPr>
          <w:color w:val="auto"/>
        </w:rPr>
        <w:t>.NET Exceptions</w:t>
      </w:r>
    </w:p>
    <w:p w:rsidR="00FE5459" w:rsidRDefault="00FE5459" w:rsidP="00FE545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4F3C3F" w:rsidRDefault="004F3C3F" w:rsidP="004F3C3F">
      <w:pPr>
        <w:pStyle w:val="Body1"/>
        <w:rPr>
          <w:sz w:val="12"/>
          <w:szCs w:val="12"/>
        </w:rPr>
      </w:pPr>
      <w:r>
        <w:br w:type="page"/>
      </w:r>
    </w:p>
    <w:p w:rsidR="004F3C3F" w:rsidRDefault="004F3C3F" w:rsidP="004F3C3F">
      <w:pPr>
        <w:pStyle w:val="Heading3"/>
      </w:pPr>
      <w:bookmarkStart w:id="1363" w:name="_Toc304583903"/>
      <w:bookmarkStart w:id="1364" w:name="_Toc306374754"/>
      <w:r>
        <w:t>TV Trigger Line Number</w:t>
      </w:r>
      <w:bookmarkEnd w:id="1363"/>
      <w:bookmarkEnd w:id="1364"/>
    </w:p>
    <w:p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4F3C3F" w:rsidTr="001D305A">
        <w:trPr>
          <w:cantSplit/>
          <w:tblHeader/>
        </w:trPr>
        <w:tc>
          <w:tcPr>
            <w:tcW w:w="1170" w:type="dxa"/>
            <w:tcBorders>
              <w:top w:val="single" w:sz="4" w:space="0" w:color="auto"/>
              <w:left w:val="single" w:sz="4" w:space="0" w:color="auto"/>
              <w:bottom w:val="double" w:sz="6" w:space="0" w:color="auto"/>
            </w:tcBorders>
          </w:tcPr>
          <w:p w:rsidR="004F3C3F" w:rsidRDefault="004F3C3F" w:rsidP="001D305A">
            <w:pPr>
              <w:pStyle w:val="TableHead"/>
            </w:pPr>
            <w:r>
              <w:t>Data Type</w:t>
            </w:r>
          </w:p>
        </w:tc>
        <w:tc>
          <w:tcPr>
            <w:tcW w:w="810" w:type="dxa"/>
            <w:tcBorders>
              <w:top w:val="single" w:sz="4" w:space="0" w:color="auto"/>
              <w:bottom w:val="double" w:sz="6" w:space="0" w:color="auto"/>
            </w:tcBorders>
          </w:tcPr>
          <w:p w:rsidR="004F3C3F" w:rsidRDefault="004F3C3F" w:rsidP="001D305A">
            <w:pPr>
              <w:pStyle w:val="TableHead"/>
            </w:pPr>
            <w:r>
              <w:t>Access</w:t>
            </w:r>
          </w:p>
        </w:tc>
        <w:tc>
          <w:tcPr>
            <w:tcW w:w="1530" w:type="dxa"/>
            <w:tcBorders>
              <w:top w:val="single" w:sz="4" w:space="0" w:color="auto"/>
              <w:bottom w:val="double" w:sz="6" w:space="0" w:color="auto"/>
            </w:tcBorders>
          </w:tcPr>
          <w:p w:rsidR="004F3C3F" w:rsidRDefault="004F3C3F" w:rsidP="001D305A">
            <w:pPr>
              <w:pStyle w:val="TableHead"/>
            </w:pPr>
            <w:r>
              <w:t>Applies To</w:t>
            </w:r>
          </w:p>
        </w:tc>
        <w:tc>
          <w:tcPr>
            <w:tcW w:w="1080" w:type="dxa"/>
            <w:tcBorders>
              <w:top w:val="single" w:sz="4" w:space="0" w:color="auto"/>
              <w:bottom w:val="double" w:sz="6" w:space="0" w:color="auto"/>
            </w:tcBorders>
          </w:tcPr>
          <w:p w:rsidR="004F3C3F" w:rsidRDefault="004F3C3F" w:rsidP="001D305A">
            <w:pPr>
              <w:pStyle w:val="TableHead"/>
            </w:pPr>
            <w:r>
              <w:t>Coercion</w:t>
            </w:r>
          </w:p>
        </w:tc>
        <w:tc>
          <w:tcPr>
            <w:tcW w:w="4770" w:type="dxa"/>
            <w:tcBorders>
              <w:top w:val="single" w:sz="4" w:space="0" w:color="auto"/>
              <w:bottom w:val="double" w:sz="6" w:space="0" w:color="auto"/>
              <w:right w:val="single" w:sz="6" w:space="0" w:color="auto"/>
            </w:tcBorders>
          </w:tcPr>
          <w:p w:rsidR="004F3C3F" w:rsidRDefault="004F3C3F" w:rsidP="001D305A">
            <w:pPr>
              <w:pStyle w:val="TableHead"/>
            </w:pPr>
            <w:r>
              <w:t>High Level Functions</w:t>
            </w:r>
          </w:p>
        </w:tc>
      </w:tr>
      <w:tr w:rsidR="004F3C3F"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4F3C3F" w:rsidRDefault="004F3C3F" w:rsidP="001D305A">
            <w:pPr>
              <w:pStyle w:val="TableCellCourierNew"/>
            </w:pPr>
            <w:r>
              <w:t>ViInt32</w:t>
            </w:r>
          </w:p>
        </w:tc>
        <w:tc>
          <w:tcPr>
            <w:tcW w:w="810" w:type="dxa"/>
            <w:tcBorders>
              <w:top w:val="double" w:sz="6" w:space="0" w:color="auto"/>
            </w:tcBorders>
          </w:tcPr>
          <w:p w:rsidR="004F3C3F" w:rsidRDefault="004F3C3F" w:rsidP="001D305A">
            <w:pPr>
              <w:pStyle w:val="TableCell"/>
            </w:pPr>
            <w:r>
              <w:t>R/W</w:t>
            </w:r>
          </w:p>
        </w:tc>
        <w:tc>
          <w:tcPr>
            <w:tcW w:w="1530" w:type="dxa"/>
            <w:tcBorders>
              <w:top w:val="double" w:sz="6" w:space="0" w:color="auto"/>
            </w:tcBorders>
          </w:tcPr>
          <w:p w:rsidR="004F3C3F" w:rsidRDefault="00377EBC" w:rsidP="001D305A">
            <w:pPr>
              <w:pStyle w:val="TableCell"/>
            </w:pPr>
            <w:r>
              <w:t>TriggerSource</w:t>
            </w:r>
          </w:p>
        </w:tc>
        <w:tc>
          <w:tcPr>
            <w:tcW w:w="1080" w:type="dxa"/>
            <w:tcBorders>
              <w:top w:val="double" w:sz="6" w:space="0" w:color="auto"/>
            </w:tcBorders>
          </w:tcPr>
          <w:p w:rsidR="004F3C3F" w:rsidRDefault="004F3C3F" w:rsidP="001D305A">
            <w:pPr>
              <w:pStyle w:val="TableCell"/>
            </w:pPr>
            <w:r>
              <w:t>None</w:t>
            </w:r>
          </w:p>
        </w:tc>
        <w:tc>
          <w:tcPr>
            <w:tcW w:w="4770" w:type="dxa"/>
            <w:tcBorders>
              <w:top w:val="double" w:sz="6" w:space="0" w:color="auto"/>
            </w:tcBorders>
          </w:tcPr>
          <w:p w:rsidR="004F3C3F" w:rsidRDefault="004F3C3F" w:rsidP="001D305A">
            <w:pPr>
              <w:pStyle w:val="TableCell"/>
            </w:pPr>
            <w:r>
              <w:t>N/A</w:t>
            </w:r>
          </w:p>
        </w:tc>
      </w:tr>
    </w:tbl>
    <w:p w:rsidR="00FE5459" w:rsidRDefault="00FE5459" w:rsidP="00FE5459">
      <w:pPr>
        <w:pStyle w:val="FunctionHead"/>
      </w:pPr>
      <w:r>
        <w:t>.NET Property Name</w:t>
      </w:r>
    </w:p>
    <w:p w:rsidR="00FE5459" w:rsidRDefault="00FE5459" w:rsidP="00FE5459">
      <w:pPr>
        <w:pStyle w:val="Body1"/>
        <w:rPr>
          <w:rStyle w:val="monospace"/>
        </w:rPr>
      </w:pPr>
      <w:r>
        <w:rPr>
          <w:rStyle w:val="monospace"/>
        </w:rPr>
        <w:t>Trigger.Sources[].TV.LineNumber</w:t>
      </w:r>
    </w:p>
    <w:p w:rsidR="004F3C3F" w:rsidRDefault="004F3C3F" w:rsidP="004F3C3F">
      <w:pPr>
        <w:pStyle w:val="FunctionHead"/>
      </w:pPr>
      <w:r>
        <w:t>COM Property Name</w:t>
      </w:r>
    </w:p>
    <w:p w:rsidR="004F3C3F" w:rsidRDefault="009249C0" w:rsidP="004F3C3F">
      <w:pPr>
        <w:pStyle w:val="Body1"/>
        <w:rPr>
          <w:rStyle w:val="monospace"/>
        </w:rPr>
      </w:pPr>
      <w:r>
        <w:rPr>
          <w:rStyle w:val="monospace"/>
        </w:rPr>
        <w:t>Trigger.Sources.Item().</w:t>
      </w:r>
      <w:r w:rsidR="004F3C3F">
        <w:rPr>
          <w:rStyle w:val="monospace"/>
        </w:rPr>
        <w:t>TV.LineNumber</w:t>
      </w:r>
    </w:p>
    <w:p w:rsidR="004F3C3F" w:rsidRDefault="004F3C3F" w:rsidP="004F3C3F">
      <w:pPr>
        <w:pStyle w:val="FunctionHead"/>
      </w:pPr>
      <w:r>
        <w:t>C Constant Name</w:t>
      </w:r>
    </w:p>
    <w:p w:rsidR="004F3C3F" w:rsidRDefault="004F3C3F" w:rsidP="004F3C3F">
      <w:pPr>
        <w:pStyle w:val="Body1"/>
      </w:pPr>
      <w:r>
        <w:rPr>
          <w:rFonts w:ascii="Courier New" w:hAnsi="Courier New" w:cs="Courier New"/>
          <w:sz w:val="18"/>
          <w:szCs w:val="18"/>
        </w:rPr>
        <w:t>IVIDIGITIZER_ATTR_TV_TRIGGER_LINE_NUMBER</w:t>
      </w:r>
    </w:p>
    <w:p w:rsidR="004F3C3F" w:rsidRDefault="004F3C3F" w:rsidP="004F3C3F">
      <w:pPr>
        <w:pStyle w:val="FunctionHead"/>
      </w:pPr>
      <w:r>
        <w:t>Description</w:t>
      </w:r>
    </w:p>
    <w:p w:rsidR="004F3C3F" w:rsidRDefault="004F3C3F" w:rsidP="004F3C3F">
      <w:pPr>
        <w:pStyle w:val="Body1"/>
      </w:pPr>
      <w:r>
        <w:t xml:space="preserve">Specifies the line on which the digitizer triggers. The driver uses this attribute when the TV Trigger Event is set to TV Event Line Number. The line number setting is independent of the field. </w:t>
      </w:r>
      <w:r w:rsidR="005E7305">
        <w:t>For example,</w:t>
      </w:r>
      <w:r>
        <w:t xml:space="preserve"> to trigger on the first line of the second field, the user must configure the line number to the value of 263 (if we presume that field one had 262 lines).</w:t>
      </w:r>
    </w:p>
    <w:p w:rsidR="00FE5459" w:rsidRPr="00F7116C" w:rsidRDefault="00FE5459" w:rsidP="00FE5459">
      <w:pPr>
        <w:pStyle w:val="AttrFuncSubheading"/>
        <w:rPr>
          <w:color w:val="auto"/>
        </w:rPr>
      </w:pPr>
      <w:r w:rsidRPr="00F7116C">
        <w:rPr>
          <w:color w:val="auto"/>
        </w:rPr>
        <w:t>.NET Exceptions</w:t>
      </w:r>
    </w:p>
    <w:p w:rsidR="00FE5459" w:rsidRDefault="00FE5459" w:rsidP="00FE545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4F3C3F" w:rsidRDefault="004F3C3F" w:rsidP="004F3C3F">
      <w:pPr>
        <w:pStyle w:val="Body1"/>
        <w:rPr>
          <w:sz w:val="12"/>
          <w:szCs w:val="12"/>
        </w:rPr>
      </w:pPr>
      <w:r>
        <w:br w:type="page"/>
      </w:r>
    </w:p>
    <w:p w:rsidR="004F3C3F" w:rsidRDefault="004F3C3F" w:rsidP="004F3C3F">
      <w:pPr>
        <w:pStyle w:val="Heading3"/>
      </w:pPr>
      <w:bookmarkStart w:id="1365" w:name="_Toc304583904"/>
      <w:bookmarkStart w:id="1366" w:name="_Toc306374755"/>
      <w:r>
        <w:t>TV Trigger Polarity</w:t>
      </w:r>
      <w:bookmarkEnd w:id="1365"/>
      <w:bookmarkEnd w:id="1366"/>
    </w:p>
    <w:p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4F3C3F" w:rsidTr="001D305A">
        <w:trPr>
          <w:cantSplit/>
          <w:tblHeader/>
        </w:trPr>
        <w:tc>
          <w:tcPr>
            <w:tcW w:w="1170" w:type="dxa"/>
            <w:tcBorders>
              <w:top w:val="single" w:sz="4" w:space="0" w:color="auto"/>
              <w:left w:val="single" w:sz="4" w:space="0" w:color="auto"/>
              <w:bottom w:val="double" w:sz="6" w:space="0" w:color="auto"/>
            </w:tcBorders>
          </w:tcPr>
          <w:p w:rsidR="004F3C3F" w:rsidRDefault="004F3C3F" w:rsidP="001D305A">
            <w:pPr>
              <w:pStyle w:val="TableHead"/>
            </w:pPr>
            <w:r>
              <w:t>Data Type</w:t>
            </w:r>
          </w:p>
        </w:tc>
        <w:tc>
          <w:tcPr>
            <w:tcW w:w="810" w:type="dxa"/>
            <w:tcBorders>
              <w:top w:val="single" w:sz="4" w:space="0" w:color="auto"/>
              <w:bottom w:val="double" w:sz="6" w:space="0" w:color="auto"/>
            </w:tcBorders>
          </w:tcPr>
          <w:p w:rsidR="004F3C3F" w:rsidRDefault="004F3C3F" w:rsidP="001D305A">
            <w:pPr>
              <w:pStyle w:val="TableHead"/>
            </w:pPr>
            <w:r>
              <w:t>Access</w:t>
            </w:r>
          </w:p>
        </w:tc>
        <w:tc>
          <w:tcPr>
            <w:tcW w:w="1530" w:type="dxa"/>
            <w:tcBorders>
              <w:top w:val="single" w:sz="4" w:space="0" w:color="auto"/>
              <w:bottom w:val="double" w:sz="6" w:space="0" w:color="auto"/>
            </w:tcBorders>
          </w:tcPr>
          <w:p w:rsidR="004F3C3F" w:rsidRDefault="004F3C3F" w:rsidP="001D305A">
            <w:pPr>
              <w:pStyle w:val="TableHead"/>
            </w:pPr>
            <w:r>
              <w:t>Applies To</w:t>
            </w:r>
          </w:p>
        </w:tc>
        <w:tc>
          <w:tcPr>
            <w:tcW w:w="1080" w:type="dxa"/>
            <w:tcBorders>
              <w:top w:val="single" w:sz="4" w:space="0" w:color="auto"/>
              <w:bottom w:val="double" w:sz="6" w:space="0" w:color="auto"/>
            </w:tcBorders>
          </w:tcPr>
          <w:p w:rsidR="004F3C3F" w:rsidRDefault="004F3C3F" w:rsidP="001D305A">
            <w:pPr>
              <w:pStyle w:val="TableHead"/>
            </w:pPr>
            <w:r>
              <w:t>Coercion</w:t>
            </w:r>
          </w:p>
        </w:tc>
        <w:tc>
          <w:tcPr>
            <w:tcW w:w="4770" w:type="dxa"/>
            <w:tcBorders>
              <w:top w:val="single" w:sz="4" w:space="0" w:color="auto"/>
              <w:bottom w:val="double" w:sz="6" w:space="0" w:color="auto"/>
              <w:right w:val="single" w:sz="6" w:space="0" w:color="auto"/>
            </w:tcBorders>
          </w:tcPr>
          <w:p w:rsidR="004F3C3F" w:rsidRDefault="004F3C3F" w:rsidP="001D305A">
            <w:pPr>
              <w:pStyle w:val="TableHead"/>
            </w:pPr>
            <w:r>
              <w:t>High Level Functions</w:t>
            </w:r>
          </w:p>
        </w:tc>
      </w:tr>
      <w:tr w:rsidR="004F3C3F"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4F3C3F" w:rsidRDefault="004F3C3F" w:rsidP="001D305A">
            <w:pPr>
              <w:pStyle w:val="TableCellCourierNew"/>
            </w:pPr>
            <w:r>
              <w:t>ViInt32</w:t>
            </w:r>
          </w:p>
        </w:tc>
        <w:tc>
          <w:tcPr>
            <w:tcW w:w="810" w:type="dxa"/>
            <w:tcBorders>
              <w:top w:val="double" w:sz="6" w:space="0" w:color="auto"/>
            </w:tcBorders>
          </w:tcPr>
          <w:p w:rsidR="004F3C3F" w:rsidRDefault="004F3C3F" w:rsidP="001D305A">
            <w:pPr>
              <w:pStyle w:val="TableCell"/>
            </w:pPr>
            <w:r>
              <w:t>R/W</w:t>
            </w:r>
          </w:p>
        </w:tc>
        <w:tc>
          <w:tcPr>
            <w:tcW w:w="1530" w:type="dxa"/>
            <w:tcBorders>
              <w:top w:val="double" w:sz="6" w:space="0" w:color="auto"/>
            </w:tcBorders>
          </w:tcPr>
          <w:p w:rsidR="004F3C3F" w:rsidRDefault="00377EBC" w:rsidP="001D305A">
            <w:pPr>
              <w:pStyle w:val="TableCell"/>
            </w:pPr>
            <w:r>
              <w:t>TriggerSource</w:t>
            </w:r>
          </w:p>
        </w:tc>
        <w:tc>
          <w:tcPr>
            <w:tcW w:w="1080" w:type="dxa"/>
            <w:tcBorders>
              <w:top w:val="double" w:sz="6" w:space="0" w:color="auto"/>
            </w:tcBorders>
          </w:tcPr>
          <w:p w:rsidR="004F3C3F" w:rsidRDefault="004F3C3F" w:rsidP="001D305A">
            <w:pPr>
              <w:pStyle w:val="TableCell"/>
            </w:pPr>
            <w:r>
              <w:t>None</w:t>
            </w:r>
          </w:p>
        </w:tc>
        <w:tc>
          <w:tcPr>
            <w:tcW w:w="4770" w:type="dxa"/>
            <w:tcBorders>
              <w:top w:val="double" w:sz="6" w:space="0" w:color="auto"/>
            </w:tcBorders>
          </w:tcPr>
          <w:p w:rsidR="004F3C3F" w:rsidRDefault="00FF69BE" w:rsidP="001D305A">
            <w:pPr>
              <w:pStyle w:val="TableCell"/>
            </w:pPr>
            <w:r>
              <w:t>Configure TV Trigger Source</w:t>
            </w:r>
          </w:p>
        </w:tc>
      </w:tr>
    </w:tbl>
    <w:p w:rsidR="00FE5459" w:rsidRDefault="00FE5459" w:rsidP="00FE5459">
      <w:pPr>
        <w:pStyle w:val="FunctionHead"/>
      </w:pPr>
      <w:r>
        <w:t>.NET Property Name</w:t>
      </w:r>
    </w:p>
    <w:p w:rsidR="00FE5459" w:rsidRDefault="00FE5459" w:rsidP="00FE5459">
      <w:pPr>
        <w:pStyle w:val="Body1"/>
        <w:rPr>
          <w:rStyle w:val="monospace"/>
        </w:rPr>
      </w:pPr>
      <w:r>
        <w:rPr>
          <w:rStyle w:val="monospace"/>
        </w:rPr>
        <w:t>Trigger.Sources[].TV.Polarity</w:t>
      </w:r>
    </w:p>
    <w:p w:rsidR="00FE5459" w:rsidRDefault="00FE5459" w:rsidP="00FE5459">
      <w:pPr>
        <w:pStyle w:val="FunctionHead"/>
      </w:pPr>
      <w:r>
        <w:t>.NET Enumeration Name</w:t>
      </w:r>
    </w:p>
    <w:p w:rsidR="00FE5459" w:rsidRDefault="00FE5459" w:rsidP="00FE5459">
      <w:pPr>
        <w:pStyle w:val="Code1"/>
      </w:pPr>
      <w:r>
        <w:t>TVTriggerPolarity</w:t>
      </w:r>
    </w:p>
    <w:p w:rsidR="004F3C3F" w:rsidRDefault="004F3C3F" w:rsidP="004F3C3F">
      <w:pPr>
        <w:pStyle w:val="FunctionHead"/>
      </w:pPr>
      <w:r>
        <w:t>COM Property Name</w:t>
      </w:r>
    </w:p>
    <w:p w:rsidR="004F3C3F" w:rsidRDefault="009249C0" w:rsidP="004F3C3F">
      <w:pPr>
        <w:pStyle w:val="Body1"/>
        <w:rPr>
          <w:rStyle w:val="monospace"/>
        </w:rPr>
      </w:pPr>
      <w:r>
        <w:rPr>
          <w:rStyle w:val="monospace"/>
        </w:rPr>
        <w:t>Trigger.Sources.Item().</w:t>
      </w:r>
      <w:r w:rsidR="004F3C3F">
        <w:rPr>
          <w:rStyle w:val="monospace"/>
        </w:rPr>
        <w:t>TV.Polarity</w:t>
      </w:r>
    </w:p>
    <w:p w:rsidR="004F3C3F" w:rsidRDefault="004F3C3F" w:rsidP="004F3C3F">
      <w:pPr>
        <w:pStyle w:val="FunctionHead"/>
      </w:pPr>
      <w:r>
        <w:t>COM Enumeration Name</w:t>
      </w:r>
    </w:p>
    <w:p w:rsidR="004F3C3F" w:rsidRDefault="004F3C3F" w:rsidP="004F3C3F">
      <w:pPr>
        <w:pStyle w:val="Code1"/>
      </w:pPr>
      <w:r>
        <w:t>IviDigitizerTVTriggerPolarityEnum</w:t>
      </w:r>
    </w:p>
    <w:p w:rsidR="004F3C3F" w:rsidRDefault="004F3C3F" w:rsidP="004F3C3F">
      <w:pPr>
        <w:pStyle w:val="FunctionHead"/>
      </w:pPr>
      <w:r>
        <w:t>C Constant Name</w:t>
      </w:r>
    </w:p>
    <w:p w:rsidR="004F3C3F" w:rsidRDefault="004F3C3F" w:rsidP="004F3C3F">
      <w:pPr>
        <w:pStyle w:val="Body1"/>
      </w:pPr>
      <w:r>
        <w:rPr>
          <w:rFonts w:ascii="Courier New" w:hAnsi="Courier New" w:cs="Courier New"/>
          <w:sz w:val="18"/>
          <w:szCs w:val="18"/>
        </w:rPr>
        <w:t>IVIDIGITIZER_ATTR_TV_TRIGGER_POLARITY</w:t>
      </w:r>
    </w:p>
    <w:p w:rsidR="004F3C3F" w:rsidRDefault="004F3C3F" w:rsidP="004F3C3F">
      <w:pPr>
        <w:pStyle w:val="FunctionHead"/>
      </w:pPr>
      <w:r>
        <w:t>Description</w:t>
      </w:r>
    </w:p>
    <w:p w:rsidR="004F3C3F" w:rsidRDefault="004F3C3F" w:rsidP="004F3C3F">
      <w:pPr>
        <w:pStyle w:val="Body1"/>
      </w:pPr>
      <w:r>
        <w:t>Specifies the polarity of the TV signal.</w:t>
      </w:r>
    </w:p>
    <w:p w:rsidR="004F3C3F" w:rsidRDefault="004F3C3F" w:rsidP="004F3C3F">
      <w:pPr>
        <w:pStyle w:val="FunctionHead"/>
      </w:pPr>
      <w:r>
        <w:t>Defined Values</w:t>
      </w:r>
    </w:p>
    <w:tbl>
      <w:tblPr>
        <w:tblW w:w="0" w:type="auto"/>
        <w:tblInd w:w="722" w:type="dxa"/>
        <w:tblLayout w:type="fixed"/>
        <w:tblLook w:val="0000"/>
      </w:tblPr>
      <w:tblGrid>
        <w:gridCol w:w="1726"/>
        <w:gridCol w:w="720"/>
        <w:gridCol w:w="1170"/>
        <w:gridCol w:w="5024"/>
      </w:tblGrid>
      <w:tr w:rsidR="004F3C3F" w:rsidTr="000E6101">
        <w:trPr>
          <w:cantSplit/>
          <w:trHeight w:val="158"/>
        </w:trPr>
        <w:tc>
          <w:tcPr>
            <w:tcW w:w="1726" w:type="dxa"/>
            <w:vMerge w:val="restart"/>
            <w:tcBorders>
              <w:top w:val="single" w:sz="4" w:space="0" w:color="auto"/>
              <w:left w:val="single" w:sz="6" w:space="0" w:color="auto"/>
              <w:right w:val="single" w:sz="6" w:space="0" w:color="auto"/>
            </w:tcBorders>
            <w:shd w:val="clear" w:color="auto" w:fill="C0C0C0"/>
          </w:tcPr>
          <w:p w:rsidR="004F3C3F" w:rsidRDefault="004F3C3F" w:rsidP="001D305A">
            <w:pPr>
              <w:pStyle w:val="TableHead"/>
              <w:jc w:val="left"/>
              <w:rPr>
                <w:i/>
                <w:iCs/>
              </w:rPr>
            </w:pPr>
            <w:r>
              <w:rPr>
                <w:i/>
                <w:iCs/>
              </w:rPr>
              <w:t>Name</w:t>
            </w:r>
          </w:p>
        </w:tc>
        <w:tc>
          <w:tcPr>
            <w:tcW w:w="6914" w:type="dxa"/>
            <w:gridSpan w:val="3"/>
            <w:tcBorders>
              <w:top w:val="single" w:sz="4" w:space="0" w:color="auto"/>
              <w:left w:val="single" w:sz="6" w:space="0" w:color="auto"/>
              <w:bottom w:val="single" w:sz="4" w:space="0" w:color="auto"/>
              <w:right w:val="single" w:sz="6" w:space="0" w:color="auto"/>
            </w:tcBorders>
            <w:shd w:val="clear" w:color="auto" w:fill="C0C0C0"/>
          </w:tcPr>
          <w:p w:rsidR="004F3C3F" w:rsidRDefault="004F3C3F" w:rsidP="001D305A">
            <w:pPr>
              <w:pStyle w:val="TableHead"/>
              <w:jc w:val="left"/>
              <w:rPr>
                <w:i/>
                <w:iCs/>
              </w:rPr>
            </w:pPr>
            <w:r>
              <w:rPr>
                <w:i/>
                <w:iCs/>
              </w:rPr>
              <w:t>Description</w:t>
            </w:r>
          </w:p>
        </w:tc>
      </w:tr>
      <w:tr w:rsidR="004F3C3F" w:rsidTr="000E6101">
        <w:trPr>
          <w:cantSplit/>
          <w:trHeight w:val="157"/>
        </w:trPr>
        <w:tc>
          <w:tcPr>
            <w:tcW w:w="1726" w:type="dxa"/>
            <w:vMerge/>
            <w:tcBorders>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72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Language</w:t>
            </w:r>
          </w:p>
        </w:tc>
        <w:tc>
          <w:tcPr>
            <w:tcW w:w="5024"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Identifier</w:t>
            </w:r>
          </w:p>
        </w:tc>
      </w:tr>
      <w:tr w:rsidR="004F3C3F" w:rsidTr="000E6101">
        <w:trPr>
          <w:cantSplit/>
          <w:trHeight w:val="513"/>
        </w:trPr>
        <w:tc>
          <w:tcPr>
            <w:tcW w:w="1726" w:type="dxa"/>
            <w:vMerge w:val="restart"/>
            <w:tcBorders>
              <w:top w:val="single" w:sz="6" w:space="0" w:color="auto"/>
              <w:left w:val="single" w:sz="6" w:space="0" w:color="auto"/>
              <w:right w:val="single" w:sz="6" w:space="0" w:color="auto"/>
            </w:tcBorders>
          </w:tcPr>
          <w:p w:rsidR="004F3C3F" w:rsidRDefault="004F3C3F" w:rsidP="001D305A">
            <w:pPr>
              <w:pStyle w:val="TableCell"/>
            </w:pPr>
            <w:r>
              <w:t>Positive</w:t>
            </w:r>
          </w:p>
        </w:tc>
        <w:tc>
          <w:tcPr>
            <w:tcW w:w="691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Configures the digitizer to trigger on a positive video sync pulse.</w:t>
            </w:r>
          </w:p>
        </w:tc>
      </w:tr>
      <w:tr w:rsidR="00FE5459" w:rsidTr="000E6101">
        <w:trPr>
          <w:cantSplit/>
          <w:trHeight w:val="338"/>
        </w:trPr>
        <w:tc>
          <w:tcPr>
            <w:tcW w:w="1726" w:type="dxa"/>
            <w:vMerge/>
            <w:tcBorders>
              <w:left w:val="single" w:sz="6" w:space="0" w:color="auto"/>
              <w:right w:val="single" w:sz="6" w:space="0" w:color="auto"/>
            </w:tcBorders>
          </w:tcPr>
          <w:p w:rsidR="00FE5459" w:rsidRDefault="00FE5459" w:rsidP="001D305A">
            <w:pPr>
              <w:pStyle w:val="TableCell"/>
            </w:pPr>
          </w:p>
        </w:tc>
        <w:tc>
          <w:tcPr>
            <w:tcW w:w="720" w:type="dxa"/>
            <w:vMerge w:val="restart"/>
            <w:tcBorders>
              <w:top w:val="single" w:sz="4" w:space="0" w:color="auto"/>
              <w:left w:val="single" w:sz="6" w:space="0" w:color="auto"/>
              <w:right w:val="single" w:sz="6" w:space="0" w:color="auto"/>
            </w:tcBorders>
          </w:tcPr>
          <w:p w:rsidR="00FE5459" w:rsidRDefault="00FE545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02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TVTriggerPolarity.Positive</w:t>
            </w:r>
          </w:p>
        </w:tc>
      </w:tr>
      <w:tr w:rsidR="00FE5459" w:rsidTr="00FE5459">
        <w:trPr>
          <w:cantSplit/>
          <w:trHeight w:val="338"/>
        </w:trPr>
        <w:tc>
          <w:tcPr>
            <w:tcW w:w="1726" w:type="dxa"/>
            <w:vMerge/>
            <w:tcBorders>
              <w:left w:val="single" w:sz="6" w:space="0" w:color="auto"/>
              <w:right w:val="single" w:sz="6" w:space="0" w:color="auto"/>
            </w:tcBorders>
          </w:tcPr>
          <w:p w:rsidR="00FE5459" w:rsidRDefault="00FE5459" w:rsidP="001D305A">
            <w:pPr>
              <w:pStyle w:val="TableCell"/>
            </w:pPr>
          </w:p>
        </w:tc>
        <w:tc>
          <w:tcPr>
            <w:tcW w:w="720" w:type="dxa"/>
            <w:vMerge/>
            <w:tcBorders>
              <w:left w:val="single" w:sz="6" w:space="0" w:color="auto"/>
              <w:right w:val="single" w:sz="6" w:space="0" w:color="auto"/>
            </w:tcBorders>
          </w:tcPr>
          <w:p w:rsidR="00FE5459" w:rsidRDefault="00FE545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02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IVIDIGITIZER_VAL_TV_POSITIVE</w:t>
            </w:r>
          </w:p>
        </w:tc>
      </w:tr>
      <w:tr w:rsidR="00FE5459" w:rsidTr="000E6101">
        <w:trPr>
          <w:cantSplit/>
          <w:trHeight w:val="337"/>
        </w:trPr>
        <w:tc>
          <w:tcPr>
            <w:tcW w:w="1726"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720"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pPr>
            <w:r>
              <w:t>COM</w:t>
            </w:r>
          </w:p>
        </w:tc>
        <w:tc>
          <w:tcPr>
            <w:tcW w:w="5024"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IviDigitizerTVTriggerPolarityPositive</w:t>
            </w:r>
          </w:p>
        </w:tc>
      </w:tr>
      <w:tr w:rsidR="004F3C3F" w:rsidTr="000E6101">
        <w:trPr>
          <w:cantSplit/>
          <w:trHeight w:val="543"/>
        </w:trPr>
        <w:tc>
          <w:tcPr>
            <w:tcW w:w="1726" w:type="dxa"/>
            <w:vMerge w:val="restart"/>
            <w:tcBorders>
              <w:top w:val="single" w:sz="6" w:space="0" w:color="auto"/>
              <w:left w:val="single" w:sz="6" w:space="0" w:color="auto"/>
              <w:right w:val="single" w:sz="6" w:space="0" w:color="auto"/>
            </w:tcBorders>
          </w:tcPr>
          <w:p w:rsidR="004F3C3F" w:rsidRDefault="004F3C3F" w:rsidP="001D305A">
            <w:pPr>
              <w:pStyle w:val="TableCell"/>
            </w:pPr>
            <w:r>
              <w:t>Negative</w:t>
            </w:r>
          </w:p>
        </w:tc>
        <w:tc>
          <w:tcPr>
            <w:tcW w:w="691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Configures the digitizer to trigger on a negative video sync pulse.</w:t>
            </w:r>
          </w:p>
        </w:tc>
      </w:tr>
      <w:tr w:rsidR="00FE5459" w:rsidTr="000E6101">
        <w:trPr>
          <w:cantSplit/>
          <w:trHeight w:val="338"/>
        </w:trPr>
        <w:tc>
          <w:tcPr>
            <w:tcW w:w="1726" w:type="dxa"/>
            <w:vMerge/>
            <w:tcBorders>
              <w:left w:val="single" w:sz="6" w:space="0" w:color="auto"/>
              <w:right w:val="single" w:sz="6" w:space="0" w:color="auto"/>
            </w:tcBorders>
          </w:tcPr>
          <w:p w:rsidR="00FE5459" w:rsidRDefault="00FE5459" w:rsidP="001D305A">
            <w:pPr>
              <w:pStyle w:val="TableCell"/>
            </w:pPr>
          </w:p>
        </w:tc>
        <w:tc>
          <w:tcPr>
            <w:tcW w:w="720" w:type="dxa"/>
            <w:vMerge w:val="restart"/>
            <w:tcBorders>
              <w:top w:val="single" w:sz="4" w:space="0" w:color="auto"/>
              <w:left w:val="single" w:sz="6" w:space="0" w:color="auto"/>
              <w:right w:val="single" w:sz="6" w:space="0" w:color="auto"/>
            </w:tcBorders>
          </w:tcPr>
          <w:p w:rsidR="00FE5459" w:rsidRDefault="00FE545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02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TVTriggerPolarity.Negative</w:t>
            </w:r>
          </w:p>
        </w:tc>
      </w:tr>
      <w:tr w:rsidR="00FE5459" w:rsidTr="00FE5459">
        <w:trPr>
          <w:cantSplit/>
          <w:trHeight w:val="338"/>
        </w:trPr>
        <w:tc>
          <w:tcPr>
            <w:tcW w:w="1726" w:type="dxa"/>
            <w:vMerge/>
            <w:tcBorders>
              <w:left w:val="single" w:sz="6" w:space="0" w:color="auto"/>
              <w:right w:val="single" w:sz="6" w:space="0" w:color="auto"/>
            </w:tcBorders>
          </w:tcPr>
          <w:p w:rsidR="00FE5459" w:rsidRDefault="00FE5459" w:rsidP="001D305A">
            <w:pPr>
              <w:pStyle w:val="TableCell"/>
            </w:pPr>
          </w:p>
        </w:tc>
        <w:tc>
          <w:tcPr>
            <w:tcW w:w="720" w:type="dxa"/>
            <w:vMerge/>
            <w:tcBorders>
              <w:left w:val="single" w:sz="6" w:space="0" w:color="auto"/>
              <w:right w:val="single" w:sz="6" w:space="0" w:color="auto"/>
            </w:tcBorders>
          </w:tcPr>
          <w:p w:rsidR="00FE5459" w:rsidRDefault="00FE545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02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IVIDIGITIZER_VAL_TV_NEGATIVE</w:t>
            </w:r>
          </w:p>
        </w:tc>
      </w:tr>
      <w:tr w:rsidR="00FE5459" w:rsidTr="000E6101">
        <w:trPr>
          <w:cantSplit/>
          <w:trHeight w:val="337"/>
        </w:trPr>
        <w:tc>
          <w:tcPr>
            <w:tcW w:w="1726"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720"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pPr>
            <w:r>
              <w:t>COM</w:t>
            </w:r>
          </w:p>
        </w:tc>
        <w:tc>
          <w:tcPr>
            <w:tcW w:w="5024"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IviDigitizerTVTriggerPolarityNegative</w:t>
            </w:r>
          </w:p>
        </w:tc>
      </w:tr>
    </w:tbl>
    <w:p w:rsidR="00FE5459" w:rsidRPr="00F7116C" w:rsidRDefault="00FE5459" w:rsidP="00FE5459">
      <w:pPr>
        <w:pStyle w:val="AttrFuncSubheading"/>
        <w:rPr>
          <w:color w:val="auto"/>
        </w:rPr>
      </w:pPr>
      <w:r w:rsidRPr="00F7116C">
        <w:rPr>
          <w:color w:val="auto"/>
        </w:rPr>
        <w:t>.NET Exceptions</w:t>
      </w:r>
    </w:p>
    <w:p w:rsidR="00FE5459" w:rsidRDefault="00FE5459" w:rsidP="00FE545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4F3C3F" w:rsidRDefault="004F3C3F" w:rsidP="004F3C3F">
      <w:pPr>
        <w:pStyle w:val="Body1"/>
        <w:rPr>
          <w:sz w:val="12"/>
          <w:szCs w:val="12"/>
        </w:rPr>
      </w:pPr>
      <w:r>
        <w:br w:type="page"/>
      </w:r>
    </w:p>
    <w:p w:rsidR="004F3C3F" w:rsidRDefault="004F3C3F" w:rsidP="004F3C3F">
      <w:pPr>
        <w:pStyle w:val="Heading3"/>
      </w:pPr>
      <w:bookmarkStart w:id="1367" w:name="_Toc304583905"/>
      <w:bookmarkStart w:id="1368" w:name="_Toc306374756"/>
      <w:r>
        <w:t>TV Trigger Signal Format</w:t>
      </w:r>
      <w:bookmarkEnd w:id="1367"/>
      <w:bookmarkEnd w:id="1368"/>
    </w:p>
    <w:p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4F3C3F" w:rsidTr="001D305A">
        <w:trPr>
          <w:cantSplit/>
          <w:tblHeader/>
        </w:trPr>
        <w:tc>
          <w:tcPr>
            <w:tcW w:w="1170" w:type="dxa"/>
            <w:tcBorders>
              <w:top w:val="single" w:sz="4" w:space="0" w:color="auto"/>
              <w:left w:val="single" w:sz="4" w:space="0" w:color="auto"/>
              <w:bottom w:val="double" w:sz="6" w:space="0" w:color="auto"/>
            </w:tcBorders>
          </w:tcPr>
          <w:p w:rsidR="004F3C3F" w:rsidRDefault="004F3C3F" w:rsidP="001D305A">
            <w:pPr>
              <w:pStyle w:val="TableHead"/>
            </w:pPr>
            <w:r>
              <w:t>Data Type</w:t>
            </w:r>
          </w:p>
        </w:tc>
        <w:tc>
          <w:tcPr>
            <w:tcW w:w="810" w:type="dxa"/>
            <w:tcBorders>
              <w:top w:val="single" w:sz="4" w:space="0" w:color="auto"/>
              <w:bottom w:val="double" w:sz="6" w:space="0" w:color="auto"/>
            </w:tcBorders>
          </w:tcPr>
          <w:p w:rsidR="004F3C3F" w:rsidRDefault="004F3C3F" w:rsidP="001D305A">
            <w:pPr>
              <w:pStyle w:val="TableHead"/>
            </w:pPr>
            <w:r>
              <w:t>Access</w:t>
            </w:r>
          </w:p>
        </w:tc>
        <w:tc>
          <w:tcPr>
            <w:tcW w:w="1530" w:type="dxa"/>
            <w:tcBorders>
              <w:top w:val="single" w:sz="4" w:space="0" w:color="auto"/>
              <w:bottom w:val="double" w:sz="6" w:space="0" w:color="auto"/>
            </w:tcBorders>
          </w:tcPr>
          <w:p w:rsidR="004F3C3F" w:rsidRDefault="004F3C3F" w:rsidP="001D305A">
            <w:pPr>
              <w:pStyle w:val="TableHead"/>
            </w:pPr>
            <w:r>
              <w:t>Applies To</w:t>
            </w:r>
          </w:p>
        </w:tc>
        <w:tc>
          <w:tcPr>
            <w:tcW w:w="1080" w:type="dxa"/>
            <w:tcBorders>
              <w:top w:val="single" w:sz="4" w:space="0" w:color="auto"/>
              <w:bottom w:val="double" w:sz="6" w:space="0" w:color="auto"/>
            </w:tcBorders>
          </w:tcPr>
          <w:p w:rsidR="004F3C3F" w:rsidRDefault="004F3C3F" w:rsidP="001D305A">
            <w:pPr>
              <w:pStyle w:val="TableHead"/>
            </w:pPr>
            <w:r>
              <w:t>Coercion</w:t>
            </w:r>
          </w:p>
        </w:tc>
        <w:tc>
          <w:tcPr>
            <w:tcW w:w="4770" w:type="dxa"/>
            <w:tcBorders>
              <w:top w:val="single" w:sz="4" w:space="0" w:color="auto"/>
              <w:bottom w:val="double" w:sz="6" w:space="0" w:color="auto"/>
              <w:right w:val="single" w:sz="6" w:space="0" w:color="auto"/>
            </w:tcBorders>
          </w:tcPr>
          <w:p w:rsidR="004F3C3F" w:rsidRDefault="004F3C3F" w:rsidP="001D305A">
            <w:pPr>
              <w:pStyle w:val="TableHead"/>
            </w:pPr>
            <w:r>
              <w:t>High Level Functions</w:t>
            </w:r>
          </w:p>
        </w:tc>
      </w:tr>
      <w:tr w:rsidR="004F3C3F"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4F3C3F" w:rsidRDefault="004F3C3F" w:rsidP="001D305A">
            <w:pPr>
              <w:pStyle w:val="TableCellCourierNew"/>
            </w:pPr>
            <w:r>
              <w:t>ViInt32</w:t>
            </w:r>
          </w:p>
        </w:tc>
        <w:tc>
          <w:tcPr>
            <w:tcW w:w="810" w:type="dxa"/>
            <w:tcBorders>
              <w:top w:val="double" w:sz="6" w:space="0" w:color="auto"/>
            </w:tcBorders>
          </w:tcPr>
          <w:p w:rsidR="004F3C3F" w:rsidRDefault="004F3C3F" w:rsidP="001D305A">
            <w:pPr>
              <w:pStyle w:val="TableCell"/>
            </w:pPr>
            <w:r>
              <w:t>R/W</w:t>
            </w:r>
          </w:p>
        </w:tc>
        <w:tc>
          <w:tcPr>
            <w:tcW w:w="1530" w:type="dxa"/>
            <w:tcBorders>
              <w:top w:val="double" w:sz="6" w:space="0" w:color="auto"/>
            </w:tcBorders>
          </w:tcPr>
          <w:p w:rsidR="004F3C3F" w:rsidRDefault="00377EBC" w:rsidP="001D305A">
            <w:pPr>
              <w:pStyle w:val="TableCell"/>
            </w:pPr>
            <w:r>
              <w:t>TriggerSource</w:t>
            </w:r>
          </w:p>
        </w:tc>
        <w:tc>
          <w:tcPr>
            <w:tcW w:w="1080" w:type="dxa"/>
            <w:tcBorders>
              <w:top w:val="double" w:sz="6" w:space="0" w:color="auto"/>
            </w:tcBorders>
          </w:tcPr>
          <w:p w:rsidR="004F3C3F" w:rsidRDefault="004F3C3F" w:rsidP="001D305A">
            <w:pPr>
              <w:pStyle w:val="TableCell"/>
            </w:pPr>
            <w:r>
              <w:t>None</w:t>
            </w:r>
          </w:p>
        </w:tc>
        <w:tc>
          <w:tcPr>
            <w:tcW w:w="4770" w:type="dxa"/>
            <w:tcBorders>
              <w:top w:val="double" w:sz="6" w:space="0" w:color="auto"/>
            </w:tcBorders>
          </w:tcPr>
          <w:p w:rsidR="004F3C3F" w:rsidRDefault="00FF69BE" w:rsidP="001D305A">
            <w:pPr>
              <w:pStyle w:val="TableCell"/>
            </w:pPr>
            <w:r>
              <w:t>Configure TV Trigger Source</w:t>
            </w:r>
          </w:p>
        </w:tc>
      </w:tr>
    </w:tbl>
    <w:p w:rsidR="00FE5459" w:rsidRDefault="00FE5459" w:rsidP="00FE5459">
      <w:pPr>
        <w:pStyle w:val="FunctionHead"/>
      </w:pPr>
      <w:r>
        <w:t>.NET Property Name</w:t>
      </w:r>
    </w:p>
    <w:p w:rsidR="00FE5459" w:rsidRDefault="00FE5459" w:rsidP="00FE5459">
      <w:pPr>
        <w:pStyle w:val="Body1"/>
        <w:rPr>
          <w:rStyle w:val="monospace"/>
        </w:rPr>
      </w:pPr>
      <w:r>
        <w:rPr>
          <w:rStyle w:val="monospace"/>
        </w:rPr>
        <w:t>Trigger.Sources[].TV.SignalFormat</w:t>
      </w:r>
    </w:p>
    <w:p w:rsidR="00FE5459" w:rsidRDefault="00FE5459" w:rsidP="00FE5459">
      <w:pPr>
        <w:pStyle w:val="FunctionHead"/>
      </w:pPr>
      <w:r>
        <w:t>.NET Enumeration Name</w:t>
      </w:r>
    </w:p>
    <w:p w:rsidR="00FE5459" w:rsidRDefault="00FE5459" w:rsidP="00FE5459">
      <w:pPr>
        <w:pStyle w:val="Code1"/>
      </w:pPr>
      <w:r>
        <w:t>TVSignalFormat</w:t>
      </w:r>
    </w:p>
    <w:p w:rsidR="004F3C3F" w:rsidRDefault="004F3C3F" w:rsidP="004F3C3F">
      <w:pPr>
        <w:pStyle w:val="FunctionHead"/>
      </w:pPr>
      <w:r>
        <w:t>COM Property Name</w:t>
      </w:r>
    </w:p>
    <w:p w:rsidR="004F3C3F" w:rsidRDefault="009249C0" w:rsidP="004F3C3F">
      <w:pPr>
        <w:pStyle w:val="Body1"/>
        <w:rPr>
          <w:rStyle w:val="monospace"/>
        </w:rPr>
      </w:pPr>
      <w:r>
        <w:rPr>
          <w:rStyle w:val="monospace"/>
        </w:rPr>
        <w:t>Trigger.Sources.Item().</w:t>
      </w:r>
      <w:r w:rsidR="004F3C3F">
        <w:rPr>
          <w:rStyle w:val="monospace"/>
        </w:rPr>
        <w:t>TV.SignalFormat</w:t>
      </w:r>
    </w:p>
    <w:p w:rsidR="004F3C3F" w:rsidRDefault="004F3C3F" w:rsidP="004F3C3F">
      <w:pPr>
        <w:pStyle w:val="FunctionHead"/>
      </w:pPr>
      <w:r>
        <w:t>COM Enumeration Name</w:t>
      </w:r>
    </w:p>
    <w:p w:rsidR="004F3C3F" w:rsidRDefault="004F3C3F" w:rsidP="004F3C3F">
      <w:pPr>
        <w:pStyle w:val="Code1"/>
      </w:pPr>
      <w:r>
        <w:t>IviDigitizerTVSignalFormatEnum</w:t>
      </w:r>
    </w:p>
    <w:p w:rsidR="004F3C3F" w:rsidRDefault="004F3C3F" w:rsidP="004F3C3F">
      <w:pPr>
        <w:pStyle w:val="FunctionHead"/>
      </w:pPr>
      <w:r>
        <w:t>C Constant Name</w:t>
      </w:r>
    </w:p>
    <w:p w:rsidR="004F3C3F" w:rsidRDefault="004F3C3F" w:rsidP="004F3C3F">
      <w:pPr>
        <w:pStyle w:val="Body1"/>
      </w:pPr>
      <w:r>
        <w:rPr>
          <w:rFonts w:ascii="Courier New" w:hAnsi="Courier New" w:cs="Courier New"/>
          <w:sz w:val="18"/>
          <w:szCs w:val="18"/>
        </w:rPr>
        <w:t>IVIDIGITIZER_ATTR_TV_TRIGGER_SIGNAL_FORMAT</w:t>
      </w:r>
    </w:p>
    <w:p w:rsidR="004F3C3F" w:rsidRDefault="004F3C3F" w:rsidP="004F3C3F">
      <w:pPr>
        <w:pStyle w:val="FunctionHead"/>
      </w:pPr>
      <w:r>
        <w:t>Description</w:t>
      </w:r>
    </w:p>
    <w:p w:rsidR="004F3C3F" w:rsidRDefault="004F3C3F" w:rsidP="004F3C3F">
      <w:pPr>
        <w:pStyle w:val="Body1"/>
      </w:pPr>
      <w:r>
        <w:t>Specifies the format of TV signal on which the digitizer triggers.</w:t>
      </w:r>
    </w:p>
    <w:p w:rsidR="004F3C3F" w:rsidRDefault="004F3C3F" w:rsidP="004F3C3F">
      <w:pPr>
        <w:pStyle w:val="FunctionHead"/>
      </w:pPr>
      <w:r>
        <w:t>Defined Values</w:t>
      </w:r>
    </w:p>
    <w:tbl>
      <w:tblPr>
        <w:tblW w:w="0" w:type="auto"/>
        <w:tblInd w:w="722" w:type="dxa"/>
        <w:tblLayout w:type="fixed"/>
        <w:tblLook w:val="0000"/>
      </w:tblPr>
      <w:tblGrid>
        <w:gridCol w:w="2986"/>
        <w:gridCol w:w="360"/>
        <w:gridCol w:w="1530"/>
        <w:gridCol w:w="3764"/>
      </w:tblGrid>
      <w:tr w:rsidR="004F3C3F" w:rsidTr="00453AD2">
        <w:trPr>
          <w:cantSplit/>
          <w:trHeight w:val="158"/>
        </w:trPr>
        <w:tc>
          <w:tcPr>
            <w:tcW w:w="2986" w:type="dxa"/>
            <w:vMerge w:val="restart"/>
            <w:tcBorders>
              <w:top w:val="single" w:sz="4" w:space="0" w:color="auto"/>
              <w:left w:val="single" w:sz="6" w:space="0" w:color="auto"/>
              <w:right w:val="single" w:sz="6" w:space="0" w:color="auto"/>
            </w:tcBorders>
            <w:shd w:val="clear" w:color="auto" w:fill="C0C0C0"/>
          </w:tcPr>
          <w:p w:rsidR="004F3C3F" w:rsidRDefault="004F3C3F" w:rsidP="001D305A">
            <w:pPr>
              <w:pStyle w:val="TableHead"/>
              <w:jc w:val="left"/>
              <w:rPr>
                <w:i/>
                <w:iCs/>
              </w:rPr>
            </w:pPr>
            <w:r>
              <w:rPr>
                <w:i/>
                <w:iCs/>
              </w:rPr>
              <w:t>Name</w:t>
            </w:r>
          </w:p>
        </w:tc>
        <w:tc>
          <w:tcPr>
            <w:tcW w:w="5654" w:type="dxa"/>
            <w:gridSpan w:val="3"/>
            <w:tcBorders>
              <w:top w:val="single" w:sz="4" w:space="0" w:color="auto"/>
              <w:left w:val="single" w:sz="6" w:space="0" w:color="auto"/>
              <w:bottom w:val="single" w:sz="4" w:space="0" w:color="auto"/>
              <w:right w:val="single" w:sz="6" w:space="0" w:color="auto"/>
            </w:tcBorders>
            <w:shd w:val="clear" w:color="auto" w:fill="C0C0C0"/>
          </w:tcPr>
          <w:p w:rsidR="004F3C3F" w:rsidRDefault="004F3C3F" w:rsidP="001D305A">
            <w:pPr>
              <w:pStyle w:val="TableHead"/>
              <w:jc w:val="left"/>
              <w:rPr>
                <w:i/>
                <w:iCs/>
              </w:rPr>
            </w:pPr>
            <w:r>
              <w:rPr>
                <w:i/>
                <w:iCs/>
              </w:rPr>
              <w:t>Description</w:t>
            </w:r>
          </w:p>
        </w:tc>
      </w:tr>
      <w:tr w:rsidR="004F3C3F" w:rsidTr="00453AD2">
        <w:trPr>
          <w:cantSplit/>
          <w:trHeight w:val="157"/>
        </w:trPr>
        <w:tc>
          <w:tcPr>
            <w:tcW w:w="2986" w:type="dxa"/>
            <w:vMerge/>
            <w:tcBorders>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153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Language</w:t>
            </w:r>
          </w:p>
        </w:tc>
        <w:tc>
          <w:tcPr>
            <w:tcW w:w="3764"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Identifier</w:t>
            </w:r>
          </w:p>
        </w:tc>
      </w:tr>
      <w:tr w:rsidR="004F3C3F" w:rsidTr="00453AD2">
        <w:trPr>
          <w:cantSplit/>
          <w:trHeight w:val="324"/>
        </w:trPr>
        <w:tc>
          <w:tcPr>
            <w:tcW w:w="2986" w:type="dxa"/>
            <w:vMerge w:val="restart"/>
            <w:tcBorders>
              <w:top w:val="single" w:sz="6" w:space="0" w:color="auto"/>
              <w:left w:val="single" w:sz="6" w:space="0" w:color="auto"/>
              <w:right w:val="single" w:sz="6" w:space="0" w:color="auto"/>
            </w:tcBorders>
          </w:tcPr>
          <w:p w:rsidR="004F3C3F" w:rsidRDefault="004F3C3F" w:rsidP="001D305A">
            <w:pPr>
              <w:pStyle w:val="TableCell"/>
            </w:pPr>
            <w:r>
              <w:t>NTSC</w:t>
            </w:r>
          </w:p>
        </w:tc>
        <w:tc>
          <w:tcPr>
            <w:tcW w:w="565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Configures the digitizer to trigger on the NTSC signal format.</w:t>
            </w:r>
          </w:p>
        </w:tc>
      </w:tr>
      <w:tr w:rsidR="00FE5459" w:rsidTr="00453AD2">
        <w:trPr>
          <w:cantSplit/>
          <w:trHeight w:val="338"/>
        </w:trPr>
        <w:tc>
          <w:tcPr>
            <w:tcW w:w="2986" w:type="dxa"/>
            <w:vMerge/>
            <w:tcBorders>
              <w:left w:val="single" w:sz="6" w:space="0" w:color="auto"/>
              <w:right w:val="single" w:sz="6" w:space="0" w:color="auto"/>
            </w:tcBorders>
          </w:tcPr>
          <w:p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rsidR="00FE5459" w:rsidRDefault="00FE5459" w:rsidP="001D305A">
            <w:pPr>
              <w:pStyle w:val="TableCell"/>
            </w:pPr>
          </w:p>
        </w:tc>
        <w:tc>
          <w:tcPr>
            <w:tcW w:w="153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3764" w:type="dxa"/>
            <w:tcBorders>
              <w:top w:val="single" w:sz="4" w:space="0" w:color="auto"/>
              <w:left w:val="single" w:sz="6" w:space="0" w:color="auto"/>
              <w:bottom w:val="single" w:sz="4" w:space="0" w:color="auto"/>
              <w:right w:val="single" w:sz="6" w:space="0" w:color="auto"/>
            </w:tcBorders>
          </w:tcPr>
          <w:p w:rsidR="00FE5459" w:rsidRDefault="00FE5459" w:rsidP="00455FB7">
            <w:pPr>
              <w:pStyle w:val="TableCellCourierNew"/>
            </w:pPr>
            <w:r>
              <w:t>TVSignalFormat.N</w:t>
            </w:r>
            <w:r w:rsidR="00455FB7">
              <w:t>tsc</w:t>
            </w:r>
          </w:p>
        </w:tc>
      </w:tr>
      <w:tr w:rsidR="00FE5459" w:rsidTr="00FE5459">
        <w:trPr>
          <w:cantSplit/>
          <w:trHeight w:val="338"/>
        </w:trPr>
        <w:tc>
          <w:tcPr>
            <w:tcW w:w="2986" w:type="dxa"/>
            <w:vMerge/>
            <w:tcBorders>
              <w:left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right w:val="single" w:sz="6" w:space="0" w:color="auto"/>
            </w:tcBorders>
          </w:tcPr>
          <w:p w:rsidR="00FE5459" w:rsidRDefault="00FE5459" w:rsidP="001D305A">
            <w:pPr>
              <w:pStyle w:val="TableCell"/>
            </w:pPr>
          </w:p>
        </w:tc>
        <w:tc>
          <w:tcPr>
            <w:tcW w:w="153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376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IVIDIGITIZER_VAL_NTSC</w:t>
            </w:r>
          </w:p>
        </w:tc>
      </w:tr>
      <w:tr w:rsidR="00FE5459" w:rsidTr="00453AD2">
        <w:trPr>
          <w:cantSplit/>
          <w:trHeight w:val="337"/>
        </w:trPr>
        <w:tc>
          <w:tcPr>
            <w:tcW w:w="2986"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1530"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pPr>
            <w:r>
              <w:t>COM</w:t>
            </w:r>
          </w:p>
        </w:tc>
        <w:tc>
          <w:tcPr>
            <w:tcW w:w="3764"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IviDigitizerTVSignalFormatNTSC</w:t>
            </w:r>
          </w:p>
        </w:tc>
      </w:tr>
      <w:tr w:rsidR="004F3C3F" w:rsidTr="00453AD2">
        <w:trPr>
          <w:cantSplit/>
          <w:trHeight w:val="372"/>
        </w:trPr>
        <w:tc>
          <w:tcPr>
            <w:tcW w:w="2986" w:type="dxa"/>
            <w:vMerge w:val="restart"/>
            <w:tcBorders>
              <w:top w:val="single" w:sz="6" w:space="0" w:color="auto"/>
              <w:left w:val="single" w:sz="6" w:space="0" w:color="auto"/>
              <w:right w:val="single" w:sz="6" w:space="0" w:color="auto"/>
            </w:tcBorders>
          </w:tcPr>
          <w:p w:rsidR="004F3C3F" w:rsidRDefault="004F3C3F" w:rsidP="001D305A">
            <w:pPr>
              <w:pStyle w:val="TableCell"/>
            </w:pPr>
            <w:r>
              <w:t>PAL</w:t>
            </w:r>
          </w:p>
        </w:tc>
        <w:tc>
          <w:tcPr>
            <w:tcW w:w="565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Configures the digitizer to trigger on the PAL signal format</w:t>
            </w:r>
          </w:p>
        </w:tc>
      </w:tr>
      <w:tr w:rsidR="00FE5459" w:rsidTr="00453AD2">
        <w:trPr>
          <w:cantSplit/>
          <w:trHeight w:val="338"/>
        </w:trPr>
        <w:tc>
          <w:tcPr>
            <w:tcW w:w="2986" w:type="dxa"/>
            <w:vMerge/>
            <w:tcBorders>
              <w:left w:val="single" w:sz="6" w:space="0" w:color="auto"/>
              <w:right w:val="single" w:sz="6" w:space="0" w:color="auto"/>
            </w:tcBorders>
          </w:tcPr>
          <w:p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rsidR="00FE5459" w:rsidRDefault="00FE5459" w:rsidP="001D305A">
            <w:pPr>
              <w:pStyle w:val="TableCell"/>
            </w:pPr>
          </w:p>
        </w:tc>
        <w:tc>
          <w:tcPr>
            <w:tcW w:w="153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3764" w:type="dxa"/>
            <w:tcBorders>
              <w:top w:val="single" w:sz="4" w:space="0" w:color="auto"/>
              <w:left w:val="single" w:sz="6" w:space="0" w:color="auto"/>
              <w:bottom w:val="single" w:sz="4" w:space="0" w:color="auto"/>
              <w:right w:val="single" w:sz="6" w:space="0" w:color="auto"/>
            </w:tcBorders>
          </w:tcPr>
          <w:p w:rsidR="00FE5459" w:rsidRDefault="00FE5459" w:rsidP="00455FB7">
            <w:pPr>
              <w:pStyle w:val="TableCellCourierNew"/>
            </w:pPr>
            <w:r>
              <w:t>TVSignalFormat.P</w:t>
            </w:r>
            <w:r w:rsidR="00455FB7">
              <w:t>al</w:t>
            </w:r>
          </w:p>
        </w:tc>
      </w:tr>
      <w:tr w:rsidR="00FE5459" w:rsidTr="00FE5459">
        <w:trPr>
          <w:cantSplit/>
          <w:trHeight w:val="338"/>
        </w:trPr>
        <w:tc>
          <w:tcPr>
            <w:tcW w:w="2986" w:type="dxa"/>
            <w:vMerge/>
            <w:tcBorders>
              <w:left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right w:val="single" w:sz="6" w:space="0" w:color="auto"/>
            </w:tcBorders>
          </w:tcPr>
          <w:p w:rsidR="00FE5459" w:rsidRDefault="00FE5459" w:rsidP="001D305A">
            <w:pPr>
              <w:pStyle w:val="TableCell"/>
            </w:pPr>
          </w:p>
        </w:tc>
        <w:tc>
          <w:tcPr>
            <w:tcW w:w="153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376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IVIDIGITIZER_VAL_PAL</w:t>
            </w:r>
          </w:p>
        </w:tc>
      </w:tr>
      <w:tr w:rsidR="00FE5459" w:rsidTr="00453AD2">
        <w:trPr>
          <w:cantSplit/>
          <w:trHeight w:val="337"/>
        </w:trPr>
        <w:tc>
          <w:tcPr>
            <w:tcW w:w="2986"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1530"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pPr>
            <w:r>
              <w:t>COM</w:t>
            </w:r>
          </w:p>
        </w:tc>
        <w:tc>
          <w:tcPr>
            <w:tcW w:w="3764"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IviDigitizerTVSignalFormatPAL</w:t>
            </w:r>
          </w:p>
        </w:tc>
      </w:tr>
      <w:tr w:rsidR="00FE5459" w:rsidTr="00453AD2">
        <w:trPr>
          <w:cantSplit/>
          <w:trHeight w:val="372"/>
        </w:trPr>
        <w:tc>
          <w:tcPr>
            <w:tcW w:w="2986" w:type="dxa"/>
            <w:vMerge w:val="restart"/>
            <w:tcBorders>
              <w:top w:val="single" w:sz="6" w:space="0" w:color="auto"/>
              <w:left w:val="single" w:sz="6" w:space="0" w:color="auto"/>
              <w:right w:val="single" w:sz="6" w:space="0" w:color="auto"/>
            </w:tcBorders>
          </w:tcPr>
          <w:p w:rsidR="00FE5459" w:rsidRDefault="00FE5459" w:rsidP="001D305A">
            <w:pPr>
              <w:pStyle w:val="TableCell"/>
            </w:pPr>
            <w:r>
              <w:t>SECAM</w:t>
            </w:r>
          </w:p>
        </w:tc>
        <w:tc>
          <w:tcPr>
            <w:tcW w:w="5654" w:type="dxa"/>
            <w:gridSpan w:val="3"/>
            <w:tcBorders>
              <w:top w:val="single" w:sz="6" w:space="0" w:color="auto"/>
              <w:left w:val="single" w:sz="6" w:space="0" w:color="auto"/>
              <w:bottom w:val="single" w:sz="4" w:space="0" w:color="auto"/>
              <w:right w:val="single" w:sz="6" w:space="0" w:color="auto"/>
            </w:tcBorders>
          </w:tcPr>
          <w:p w:rsidR="00FE5459" w:rsidRDefault="00FE5459" w:rsidP="001D305A">
            <w:pPr>
              <w:pStyle w:val="TableCell"/>
            </w:pPr>
            <w:r>
              <w:t>Configures the digitizer to trigger on the SECAM signal format</w:t>
            </w:r>
          </w:p>
        </w:tc>
      </w:tr>
      <w:tr w:rsidR="00FE5459" w:rsidTr="00453AD2">
        <w:trPr>
          <w:cantSplit/>
          <w:trHeight w:val="338"/>
        </w:trPr>
        <w:tc>
          <w:tcPr>
            <w:tcW w:w="2986" w:type="dxa"/>
            <w:vMerge/>
            <w:tcBorders>
              <w:left w:val="single" w:sz="6" w:space="0" w:color="auto"/>
              <w:right w:val="single" w:sz="6" w:space="0" w:color="auto"/>
            </w:tcBorders>
          </w:tcPr>
          <w:p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rsidR="00FE5459" w:rsidRDefault="00FE5459" w:rsidP="001D305A">
            <w:pPr>
              <w:pStyle w:val="TableCell"/>
            </w:pPr>
          </w:p>
        </w:tc>
        <w:tc>
          <w:tcPr>
            <w:tcW w:w="153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3764" w:type="dxa"/>
            <w:tcBorders>
              <w:top w:val="single" w:sz="4" w:space="0" w:color="auto"/>
              <w:left w:val="single" w:sz="6" w:space="0" w:color="auto"/>
              <w:bottom w:val="single" w:sz="4" w:space="0" w:color="auto"/>
              <w:right w:val="single" w:sz="6" w:space="0" w:color="auto"/>
            </w:tcBorders>
          </w:tcPr>
          <w:p w:rsidR="00FE5459" w:rsidRDefault="00FE5459" w:rsidP="00455FB7">
            <w:pPr>
              <w:pStyle w:val="TableCellCourierNew"/>
            </w:pPr>
            <w:r>
              <w:t>TVSignalFormat.S</w:t>
            </w:r>
            <w:r w:rsidR="00455FB7">
              <w:t>ecam</w:t>
            </w:r>
          </w:p>
        </w:tc>
      </w:tr>
      <w:tr w:rsidR="00FE5459" w:rsidTr="00FE5459">
        <w:trPr>
          <w:cantSplit/>
          <w:trHeight w:val="338"/>
        </w:trPr>
        <w:tc>
          <w:tcPr>
            <w:tcW w:w="2986" w:type="dxa"/>
            <w:vMerge/>
            <w:tcBorders>
              <w:left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right w:val="single" w:sz="6" w:space="0" w:color="auto"/>
            </w:tcBorders>
          </w:tcPr>
          <w:p w:rsidR="00FE5459" w:rsidRDefault="00FE5459" w:rsidP="001D305A">
            <w:pPr>
              <w:pStyle w:val="TableCell"/>
            </w:pPr>
          </w:p>
        </w:tc>
        <w:tc>
          <w:tcPr>
            <w:tcW w:w="153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376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IVIDIGITIZER_VAL_SECAM</w:t>
            </w:r>
          </w:p>
        </w:tc>
      </w:tr>
      <w:tr w:rsidR="00FE5459" w:rsidTr="00453AD2">
        <w:trPr>
          <w:cantSplit/>
          <w:trHeight w:val="337"/>
        </w:trPr>
        <w:tc>
          <w:tcPr>
            <w:tcW w:w="2986"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1530"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pPr>
            <w:r>
              <w:t>COM</w:t>
            </w:r>
          </w:p>
        </w:tc>
        <w:tc>
          <w:tcPr>
            <w:tcW w:w="3764"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IviDigitizerTVSignalFormatSECAM</w:t>
            </w:r>
          </w:p>
        </w:tc>
      </w:tr>
    </w:tbl>
    <w:p w:rsidR="00FE5459" w:rsidRPr="00F7116C" w:rsidRDefault="00FE5459" w:rsidP="00FE5459">
      <w:pPr>
        <w:pStyle w:val="AttrFuncSubheading"/>
        <w:rPr>
          <w:color w:val="auto"/>
        </w:rPr>
      </w:pPr>
      <w:r w:rsidRPr="00F7116C">
        <w:rPr>
          <w:color w:val="auto"/>
        </w:rPr>
        <w:lastRenderedPageBreak/>
        <w:t>.NET Exceptions</w:t>
      </w:r>
    </w:p>
    <w:p w:rsidR="00FE5459" w:rsidRDefault="00FE5459" w:rsidP="00FE545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4F3C3F" w:rsidRDefault="004F3C3F" w:rsidP="004F3C3F">
      <w:pPr>
        <w:pStyle w:val="Body1"/>
        <w:rPr>
          <w:sz w:val="12"/>
          <w:szCs w:val="12"/>
        </w:rPr>
      </w:pPr>
      <w:r>
        <w:br w:type="page"/>
      </w:r>
    </w:p>
    <w:p w:rsidR="004F3C3F" w:rsidRDefault="004F3C3F" w:rsidP="004F3C3F">
      <w:pPr>
        <w:pStyle w:val="Heading2"/>
      </w:pPr>
      <w:bookmarkStart w:id="1369" w:name="_Toc304583906"/>
      <w:bookmarkStart w:id="1370" w:name="_Toc306374757"/>
      <w:r>
        <w:t>IviDigitizerTVTrigger Functions</w:t>
      </w:r>
      <w:bookmarkEnd w:id="1369"/>
      <w:bookmarkEnd w:id="1370"/>
    </w:p>
    <w:p w:rsidR="004F3C3F" w:rsidRDefault="004F3C3F" w:rsidP="004F3C3F">
      <w:pPr>
        <w:pStyle w:val="Body1"/>
      </w:pPr>
      <w:r>
        <w:t>The IviDigitizerTVTrigger extension group defines the following function:</w:t>
      </w:r>
    </w:p>
    <w:p w:rsidR="004F3C3F" w:rsidRDefault="004F3C3F" w:rsidP="00453AD2">
      <w:pPr>
        <w:pStyle w:val="ListBullet"/>
        <w:numPr>
          <w:ilvl w:val="0"/>
          <w:numId w:val="66"/>
        </w:numPr>
      </w:pPr>
      <w:r>
        <w:t>ConfigureTV Trigger Source</w:t>
      </w:r>
    </w:p>
    <w:p w:rsidR="004F3C3F" w:rsidRDefault="004F3C3F" w:rsidP="00453AD2">
      <w:pPr>
        <w:pStyle w:val="Body"/>
        <w:rPr>
          <w:sz w:val="12"/>
          <w:szCs w:val="12"/>
        </w:rPr>
      </w:pPr>
      <w:r>
        <w:t>This section describes the behavior and requirements of this function.</w:t>
      </w:r>
    </w:p>
    <w:p w:rsidR="004F3C3F" w:rsidRDefault="004F3C3F" w:rsidP="00453AD2">
      <w:pPr>
        <w:pStyle w:val="Heading3"/>
        <w:pageBreakBefore/>
      </w:pPr>
      <w:bookmarkStart w:id="1371" w:name="_Toc304583907"/>
      <w:bookmarkStart w:id="1372" w:name="_Toc306374758"/>
      <w:r>
        <w:lastRenderedPageBreak/>
        <w:t>Configure</w:t>
      </w:r>
      <w:r w:rsidR="00FF69BE">
        <w:t xml:space="preserve"> </w:t>
      </w:r>
      <w:r>
        <w:t>TV Trigger Source</w:t>
      </w:r>
      <w:bookmarkEnd w:id="1371"/>
      <w:bookmarkEnd w:id="1372"/>
    </w:p>
    <w:p w:rsidR="004F3C3F" w:rsidRDefault="004F3C3F" w:rsidP="004F3C3F">
      <w:pPr>
        <w:pStyle w:val="FunctionHead"/>
      </w:pPr>
      <w:r>
        <w:t>Description</w:t>
      </w:r>
    </w:p>
    <w:p w:rsidR="004F3C3F" w:rsidRDefault="004F3C3F" w:rsidP="004F3C3F">
      <w:pPr>
        <w:pStyle w:val="Body1"/>
      </w:pPr>
      <w:r>
        <w:t>This function configures the digitizer for TV triggering. It configures the TV signal format, the event and the signal polarity</w:t>
      </w:r>
      <w:r w:rsidR="0080634C">
        <w:t xml:space="preserve">. </w:t>
      </w:r>
      <w:r>
        <w:t>This function affects instrument behavior only if the trigger type is TV Trigger. Set the Trigger Type and Trigger Coupling before calling this function.</w:t>
      </w:r>
    </w:p>
    <w:p w:rsidR="00FE5459" w:rsidRDefault="00FE5459" w:rsidP="00FE5459">
      <w:pPr>
        <w:pStyle w:val="FunctionHead"/>
      </w:pPr>
      <w:r>
        <w:t>.NET Method Prototype</w:t>
      </w:r>
    </w:p>
    <w:p w:rsidR="00FE5459" w:rsidRDefault="00FE5459" w:rsidP="00FE5459">
      <w:pPr>
        <w:pStyle w:val="Code1"/>
      </w:pPr>
      <w:r>
        <w:t>void Trigger.Sources[].TV.Configure (TVSignalFormat signalFormat,</w:t>
      </w:r>
    </w:p>
    <w:p w:rsidR="00FE5459" w:rsidRDefault="00FE5459" w:rsidP="00FE5459">
      <w:pPr>
        <w:pStyle w:val="Code1"/>
        <w:spacing w:before="0"/>
      </w:pPr>
      <w:r>
        <w:t xml:space="preserve">                                     TVTriggerEvent event,</w:t>
      </w:r>
    </w:p>
    <w:p w:rsidR="00FE5459" w:rsidRDefault="00FE5459" w:rsidP="00FE5459">
      <w:pPr>
        <w:pStyle w:val="Code1"/>
        <w:spacing w:before="0"/>
      </w:pPr>
      <w:r>
        <w:t xml:space="preserve">                                     TVTriggerPolarity polarity);</w:t>
      </w:r>
    </w:p>
    <w:p w:rsidR="004F3C3F" w:rsidRDefault="004F3C3F" w:rsidP="004F3C3F">
      <w:pPr>
        <w:pStyle w:val="FunctionHead"/>
      </w:pPr>
      <w:r>
        <w:t>COM Method Prototype</w:t>
      </w:r>
    </w:p>
    <w:p w:rsidR="004F3C3F" w:rsidRDefault="004F3C3F" w:rsidP="004F3C3F">
      <w:pPr>
        <w:pStyle w:val="Code1"/>
      </w:pPr>
      <w:r>
        <w:t xml:space="preserve">HRESULT </w:t>
      </w:r>
      <w:r w:rsidR="009249C0">
        <w:t>Trigger.Sources.Item().</w:t>
      </w:r>
      <w:r>
        <w:t>TV.Configure (</w:t>
      </w:r>
      <w:r w:rsidR="00444A16">
        <w:br/>
        <w:t xml:space="preserve">                              </w:t>
      </w:r>
      <w:r>
        <w:t>[in] IviDigitizerTVSignalFormatEnum SignalFormat,</w:t>
      </w:r>
      <w:r>
        <w:br/>
        <w:t xml:space="preserve">                              [in] IviDigitizerTVTriggerEventEnum Event,</w:t>
      </w:r>
      <w:r>
        <w:br/>
        <w:t xml:space="preserve">                              [in] IviDigitizerTVTriggerPolarityEnum Polarity);</w:t>
      </w:r>
    </w:p>
    <w:p w:rsidR="004F3C3F" w:rsidRDefault="004F3C3F" w:rsidP="004F3C3F">
      <w:pPr>
        <w:pStyle w:val="FunctionHead"/>
      </w:pPr>
      <w:r>
        <w:t>C Prototype</w:t>
      </w:r>
    </w:p>
    <w:p w:rsidR="004F3C3F" w:rsidRDefault="004F3C3F" w:rsidP="004F3C3F">
      <w:pPr>
        <w:pStyle w:val="Code1"/>
        <w:tabs>
          <w:tab w:val="left" w:pos="630"/>
        </w:tabs>
      </w:pPr>
      <w:r>
        <w:t>ViStatus IviDigitizer_ConfigureTVTriggerSource (ViSession Vi,</w:t>
      </w:r>
      <w:r>
        <w:br/>
        <w:t xml:space="preserve">                                     </w:t>
      </w:r>
      <w:r w:rsidR="00ED0E78">
        <w:t xml:space="preserve">        </w:t>
      </w:r>
      <w:r>
        <w:t xml:space="preserve">   ViConstString Source,</w:t>
      </w:r>
      <w:r>
        <w:br/>
        <w:t xml:space="preserve">                                   </w:t>
      </w:r>
      <w:r w:rsidR="00ED0E78">
        <w:t xml:space="preserve">        </w:t>
      </w:r>
      <w:r>
        <w:t xml:space="preserve">     ViInt32 SignalFormat,</w:t>
      </w:r>
      <w:r>
        <w:br/>
        <w:t xml:space="preserve">                                    </w:t>
      </w:r>
      <w:r w:rsidR="00ED0E78">
        <w:t xml:space="preserve">        </w:t>
      </w:r>
      <w:r>
        <w:t xml:space="preserve">    ViInt32 Event,</w:t>
      </w:r>
      <w:r>
        <w:br/>
        <w:t xml:space="preserve">                                    </w:t>
      </w:r>
      <w:r w:rsidR="00ED0E78">
        <w:t xml:space="preserve">        </w:t>
      </w:r>
      <w:r>
        <w:t xml:space="preserve">    ViInt32 Polarity);</w:t>
      </w:r>
    </w:p>
    <w:p w:rsidR="004F3C3F" w:rsidRDefault="004F3C3F" w:rsidP="00453AD2">
      <w:pPr>
        <w:pStyle w:val="FunctionHead"/>
      </w:pPr>
      <w:r>
        <w:t>Parameters</w:t>
      </w:r>
    </w:p>
    <w:tbl>
      <w:tblPr>
        <w:tblW w:w="8821" w:type="dxa"/>
        <w:tblInd w:w="728" w:type="dxa"/>
        <w:tblLayout w:type="fixed"/>
        <w:tblCellMar>
          <w:left w:w="80" w:type="dxa"/>
          <w:right w:w="80" w:type="dxa"/>
        </w:tblCellMar>
        <w:tblLook w:val="0000"/>
      </w:tblPr>
      <w:tblGrid>
        <w:gridCol w:w="1800"/>
        <w:gridCol w:w="4932"/>
        <w:gridCol w:w="19"/>
        <w:gridCol w:w="2070"/>
      </w:tblGrid>
      <w:tr w:rsidR="004F3C3F" w:rsidTr="001D305A">
        <w:trPr>
          <w:cantSplit/>
        </w:trPr>
        <w:tc>
          <w:tcPr>
            <w:tcW w:w="1800" w:type="dxa"/>
            <w:tcBorders>
              <w:top w:val="single" w:sz="6" w:space="0" w:color="auto"/>
              <w:left w:val="single" w:sz="6" w:space="0" w:color="auto"/>
              <w:right w:val="single" w:sz="6" w:space="0" w:color="auto"/>
            </w:tcBorders>
          </w:tcPr>
          <w:p w:rsidR="004F3C3F" w:rsidRDefault="004F3C3F" w:rsidP="000E6101">
            <w:pPr>
              <w:pStyle w:val="TableHead"/>
            </w:pPr>
            <w:r>
              <w:t>Inputs</w:t>
            </w:r>
          </w:p>
        </w:tc>
        <w:tc>
          <w:tcPr>
            <w:tcW w:w="4951" w:type="dxa"/>
            <w:gridSpan w:val="2"/>
            <w:tcBorders>
              <w:top w:val="single" w:sz="6" w:space="0" w:color="auto"/>
              <w:left w:val="single" w:sz="6" w:space="0" w:color="auto"/>
              <w:right w:val="single" w:sz="6" w:space="0" w:color="auto"/>
            </w:tcBorders>
          </w:tcPr>
          <w:p w:rsidR="004F3C3F" w:rsidRDefault="004F3C3F" w:rsidP="000E6101">
            <w:pPr>
              <w:pStyle w:val="TableHead"/>
            </w:pPr>
            <w:r>
              <w:t>Description</w:t>
            </w:r>
          </w:p>
        </w:tc>
        <w:tc>
          <w:tcPr>
            <w:tcW w:w="2070" w:type="dxa"/>
            <w:tcBorders>
              <w:top w:val="single" w:sz="6" w:space="0" w:color="auto"/>
              <w:left w:val="single" w:sz="6" w:space="0" w:color="auto"/>
              <w:right w:val="single" w:sz="6" w:space="0" w:color="auto"/>
            </w:tcBorders>
          </w:tcPr>
          <w:p w:rsidR="004F3C3F" w:rsidRDefault="004F3C3F" w:rsidP="000E6101">
            <w:pPr>
              <w:pStyle w:val="TableHead"/>
            </w:pPr>
            <w:r>
              <w:t>Base Type</w:t>
            </w:r>
          </w:p>
        </w:tc>
      </w:tr>
      <w:tr w:rsidR="004F3C3F" w:rsidTr="001D305A">
        <w:trPr>
          <w:cantSplit/>
        </w:trPr>
        <w:tc>
          <w:tcPr>
            <w:tcW w:w="180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
            </w:pPr>
            <w:r>
              <w:t>Instrument handle.</w:t>
            </w:r>
          </w:p>
        </w:tc>
        <w:tc>
          <w:tcPr>
            <w:tcW w:w="2089" w:type="dxa"/>
            <w:gridSpan w:val="2"/>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ViSession</w:t>
            </w:r>
          </w:p>
        </w:tc>
      </w:tr>
      <w:tr w:rsidR="004F3C3F" w:rsidTr="001D305A">
        <w:trPr>
          <w:cantSplit/>
        </w:trPr>
        <w:tc>
          <w:tcPr>
            <w:tcW w:w="180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Source</w:t>
            </w:r>
          </w:p>
        </w:tc>
        <w:tc>
          <w:tcPr>
            <w:tcW w:w="4951" w:type="dxa"/>
            <w:gridSpan w:val="2"/>
            <w:tcBorders>
              <w:top w:val="single" w:sz="6" w:space="0" w:color="auto"/>
              <w:left w:val="single" w:sz="6" w:space="0" w:color="auto"/>
              <w:bottom w:val="single" w:sz="6" w:space="0" w:color="auto"/>
              <w:right w:val="single" w:sz="6" w:space="0" w:color="auto"/>
            </w:tcBorders>
          </w:tcPr>
          <w:p w:rsidR="004F3C3F" w:rsidRDefault="004F3C3F" w:rsidP="001D305A">
            <w:pPr>
              <w:pStyle w:val="TableCell"/>
            </w:pPr>
            <w:r>
              <w:t>Specifies the trigger source</w:t>
            </w:r>
            <w:r w:rsidR="005036FC">
              <w:t xml:space="preserve"> that is to be configured</w:t>
            </w:r>
            <w:r>
              <w:t>.</w:t>
            </w:r>
          </w:p>
        </w:tc>
        <w:tc>
          <w:tcPr>
            <w:tcW w:w="207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ViString</w:t>
            </w:r>
          </w:p>
        </w:tc>
      </w:tr>
      <w:tr w:rsidR="004F3C3F" w:rsidTr="001D305A">
        <w:trPr>
          <w:cantSplit/>
        </w:trPr>
        <w:tc>
          <w:tcPr>
            <w:tcW w:w="180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SignalFormat</w:t>
            </w:r>
          </w:p>
        </w:tc>
        <w:tc>
          <w:tcPr>
            <w:tcW w:w="4951" w:type="dxa"/>
            <w:gridSpan w:val="2"/>
            <w:tcBorders>
              <w:top w:val="single" w:sz="6" w:space="0" w:color="auto"/>
              <w:left w:val="single" w:sz="6" w:space="0" w:color="auto"/>
              <w:bottom w:val="single" w:sz="6" w:space="0" w:color="auto"/>
              <w:right w:val="single" w:sz="6" w:space="0" w:color="auto"/>
            </w:tcBorders>
          </w:tcPr>
          <w:p w:rsidR="004F3C3F" w:rsidRDefault="004F3C3F" w:rsidP="001D305A">
            <w:pPr>
              <w:pStyle w:val="TableCell"/>
            </w:pPr>
            <w:r>
              <w:t>Specifies the TV trigger signal format. This value sets the TV Trigger Signal Format attribute.</w:t>
            </w:r>
          </w:p>
        </w:tc>
        <w:tc>
          <w:tcPr>
            <w:tcW w:w="207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ViInt32</w:t>
            </w:r>
          </w:p>
        </w:tc>
      </w:tr>
      <w:tr w:rsidR="004F3C3F" w:rsidTr="001D305A">
        <w:trPr>
          <w:cantSplit/>
        </w:trPr>
        <w:tc>
          <w:tcPr>
            <w:tcW w:w="180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Event</w:t>
            </w:r>
          </w:p>
        </w:tc>
        <w:tc>
          <w:tcPr>
            <w:tcW w:w="4951" w:type="dxa"/>
            <w:gridSpan w:val="2"/>
            <w:tcBorders>
              <w:top w:val="single" w:sz="6" w:space="0" w:color="auto"/>
              <w:left w:val="single" w:sz="6" w:space="0" w:color="auto"/>
              <w:bottom w:val="single" w:sz="6" w:space="0" w:color="auto"/>
              <w:right w:val="single" w:sz="6" w:space="0" w:color="auto"/>
            </w:tcBorders>
          </w:tcPr>
          <w:p w:rsidR="004F3C3F" w:rsidRDefault="004F3C3F" w:rsidP="001D305A">
            <w:pPr>
              <w:pStyle w:val="TableCell"/>
            </w:pPr>
            <w:r>
              <w:t>Specifies the TV trigger event. This value sets the TV Trigger Event attribute.</w:t>
            </w:r>
          </w:p>
        </w:tc>
        <w:tc>
          <w:tcPr>
            <w:tcW w:w="207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ViInt32</w:t>
            </w:r>
          </w:p>
        </w:tc>
      </w:tr>
      <w:tr w:rsidR="004F3C3F" w:rsidTr="001D305A">
        <w:trPr>
          <w:cantSplit/>
        </w:trPr>
        <w:tc>
          <w:tcPr>
            <w:tcW w:w="180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Polarity</w:t>
            </w:r>
          </w:p>
        </w:tc>
        <w:tc>
          <w:tcPr>
            <w:tcW w:w="4951" w:type="dxa"/>
            <w:gridSpan w:val="2"/>
            <w:tcBorders>
              <w:top w:val="single" w:sz="6" w:space="0" w:color="auto"/>
              <w:left w:val="single" w:sz="6" w:space="0" w:color="auto"/>
              <w:bottom w:val="single" w:sz="6" w:space="0" w:color="auto"/>
              <w:right w:val="single" w:sz="6" w:space="0" w:color="auto"/>
            </w:tcBorders>
          </w:tcPr>
          <w:p w:rsidR="004F3C3F" w:rsidRDefault="004F3C3F" w:rsidP="001D305A">
            <w:pPr>
              <w:pStyle w:val="TableCell"/>
            </w:pPr>
            <w:r>
              <w:t>Specifies the polarity of the TV trigger. This value sets the TV Trigger Polarity attribute.</w:t>
            </w:r>
          </w:p>
        </w:tc>
        <w:tc>
          <w:tcPr>
            <w:tcW w:w="207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ViInt32</w:t>
            </w:r>
          </w:p>
        </w:tc>
      </w:tr>
    </w:tbl>
    <w:p w:rsidR="004F3C3F" w:rsidRDefault="004F3C3F" w:rsidP="004F3C3F">
      <w:pPr>
        <w:pStyle w:val="AttrFuncSubheading"/>
      </w:pPr>
      <w:r>
        <w:t>Defined Values for the SignalFormat Parameter</w:t>
      </w:r>
    </w:p>
    <w:tbl>
      <w:tblPr>
        <w:tblW w:w="0" w:type="auto"/>
        <w:tblInd w:w="722" w:type="dxa"/>
        <w:tblLayout w:type="fixed"/>
        <w:tblLook w:val="0000"/>
      </w:tblPr>
      <w:tblGrid>
        <w:gridCol w:w="1890"/>
        <w:gridCol w:w="360"/>
        <w:gridCol w:w="1080"/>
        <w:gridCol w:w="5310"/>
      </w:tblGrid>
      <w:tr w:rsidR="004F3C3F"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4F3C3F" w:rsidRDefault="004F3C3F"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4F3C3F" w:rsidRDefault="004F3C3F" w:rsidP="001D305A">
            <w:pPr>
              <w:pStyle w:val="TableHead"/>
              <w:jc w:val="left"/>
              <w:rPr>
                <w:i/>
                <w:iCs/>
                <w:lang w:val="fr-FR"/>
              </w:rPr>
            </w:pPr>
            <w:r>
              <w:rPr>
                <w:i/>
                <w:iCs/>
                <w:lang w:val="fr-FR"/>
              </w:rPr>
              <w:t>Description</w:t>
            </w:r>
          </w:p>
        </w:tc>
      </w:tr>
      <w:tr w:rsidR="004F3C3F"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Identifier</w:t>
            </w:r>
          </w:p>
        </w:tc>
      </w:tr>
      <w:tr w:rsidR="004F3C3F" w:rsidTr="001D305A">
        <w:trPr>
          <w:cantSplit/>
        </w:trPr>
        <w:tc>
          <w:tcPr>
            <w:tcW w:w="1890" w:type="dxa"/>
            <w:vMerge w:val="restart"/>
            <w:tcBorders>
              <w:top w:val="single" w:sz="4" w:space="0" w:color="auto"/>
              <w:left w:val="single" w:sz="6" w:space="0" w:color="auto"/>
              <w:right w:val="single" w:sz="6" w:space="0" w:color="auto"/>
            </w:tcBorders>
          </w:tcPr>
          <w:p w:rsidR="004F3C3F" w:rsidRDefault="004F3C3F" w:rsidP="001D305A">
            <w:pPr>
              <w:pStyle w:val="TableCell"/>
            </w:pPr>
            <w:r>
              <w:t>NTSC</w:t>
            </w:r>
          </w:p>
        </w:tc>
        <w:tc>
          <w:tcPr>
            <w:tcW w:w="6750" w:type="dxa"/>
            <w:gridSpan w:val="3"/>
            <w:tcBorders>
              <w:top w:val="single" w:sz="4" w:space="0" w:color="auto"/>
              <w:left w:val="single" w:sz="6" w:space="0" w:color="auto"/>
              <w:bottom w:val="single" w:sz="4" w:space="0" w:color="auto"/>
              <w:right w:val="single" w:sz="6" w:space="0" w:color="auto"/>
            </w:tcBorders>
          </w:tcPr>
          <w:p w:rsidR="004F3C3F" w:rsidRDefault="004F3C3F" w:rsidP="001D305A">
            <w:pPr>
              <w:pStyle w:val="TableCell"/>
            </w:pPr>
            <w:r>
              <w:t>Configures the digitizer to trigger on the NTSC signal format.</w:t>
            </w:r>
          </w:p>
        </w:tc>
      </w:tr>
      <w:tr w:rsidR="00FE5459" w:rsidTr="00FE5459">
        <w:trPr>
          <w:cantSplit/>
          <w:trHeight w:val="260"/>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455FB7">
            <w:pPr>
              <w:pStyle w:val="TableCellCourierNew"/>
            </w:pPr>
            <w:r>
              <w:t>TVSignalFormat.N</w:t>
            </w:r>
            <w:r w:rsidR="00455FB7">
              <w:t>tsc</w:t>
            </w:r>
          </w:p>
        </w:tc>
      </w:tr>
      <w:tr w:rsidR="00FE5459" w:rsidTr="00FE5459">
        <w:trPr>
          <w:cantSplit/>
          <w:trHeight w:val="260"/>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tcBorders>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IVIDIGITIZER_VAL_NTSC</w:t>
            </w:r>
          </w:p>
        </w:tc>
      </w:tr>
      <w:tr w:rsidR="00FE5459" w:rsidTr="001D305A">
        <w:trPr>
          <w:cantSplit/>
        </w:trPr>
        <w:tc>
          <w:tcPr>
            <w:tcW w:w="189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IviDigitizerTVSignalFormatNTSC</w:t>
            </w:r>
          </w:p>
        </w:tc>
      </w:tr>
      <w:tr w:rsidR="00FE5459" w:rsidTr="001D305A">
        <w:trPr>
          <w:cantSplit/>
        </w:trPr>
        <w:tc>
          <w:tcPr>
            <w:tcW w:w="1890" w:type="dxa"/>
            <w:vMerge w:val="restart"/>
            <w:tcBorders>
              <w:top w:val="single" w:sz="4" w:space="0" w:color="auto"/>
              <w:left w:val="single" w:sz="6" w:space="0" w:color="auto"/>
              <w:right w:val="single" w:sz="6" w:space="0" w:color="auto"/>
            </w:tcBorders>
          </w:tcPr>
          <w:p w:rsidR="00FE5459" w:rsidRDefault="00FE5459" w:rsidP="001D305A">
            <w:pPr>
              <w:pStyle w:val="TableCell"/>
            </w:pPr>
            <w:r>
              <w:t>PAL</w:t>
            </w:r>
          </w:p>
        </w:tc>
        <w:tc>
          <w:tcPr>
            <w:tcW w:w="6750" w:type="dxa"/>
            <w:gridSpan w:val="3"/>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Configures the digitizer to trigger on the PAL signal format</w:t>
            </w:r>
          </w:p>
        </w:tc>
      </w:tr>
      <w:tr w:rsidR="00FE5459" w:rsidTr="001D305A">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455FB7">
            <w:pPr>
              <w:pStyle w:val="TableCellCourierNew"/>
            </w:pPr>
            <w:r>
              <w:t>TVSignalFormat.P</w:t>
            </w:r>
            <w:r w:rsidR="00455FB7">
              <w:t>al</w:t>
            </w:r>
          </w:p>
        </w:tc>
      </w:tr>
      <w:tr w:rsidR="00FE5459" w:rsidTr="00FE5459">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tcBorders>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IVIDIGITIZER_VAL_PAL</w:t>
            </w:r>
          </w:p>
        </w:tc>
      </w:tr>
      <w:tr w:rsidR="00FE5459" w:rsidTr="001D305A">
        <w:trPr>
          <w:cantSplit/>
        </w:trPr>
        <w:tc>
          <w:tcPr>
            <w:tcW w:w="189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IviDigitizerTVSignalFormatPAL</w:t>
            </w:r>
          </w:p>
        </w:tc>
      </w:tr>
      <w:tr w:rsidR="00FE5459" w:rsidTr="001D305A">
        <w:trPr>
          <w:cantSplit/>
        </w:trPr>
        <w:tc>
          <w:tcPr>
            <w:tcW w:w="1890" w:type="dxa"/>
            <w:vMerge w:val="restart"/>
            <w:tcBorders>
              <w:top w:val="single" w:sz="4" w:space="0" w:color="auto"/>
              <w:left w:val="single" w:sz="6" w:space="0" w:color="auto"/>
              <w:right w:val="single" w:sz="6" w:space="0" w:color="auto"/>
            </w:tcBorders>
          </w:tcPr>
          <w:p w:rsidR="00FE5459" w:rsidRDefault="00FE5459" w:rsidP="001D305A">
            <w:pPr>
              <w:pStyle w:val="TableCell"/>
            </w:pPr>
            <w:r>
              <w:t>SECAM</w:t>
            </w:r>
          </w:p>
        </w:tc>
        <w:tc>
          <w:tcPr>
            <w:tcW w:w="6750" w:type="dxa"/>
            <w:gridSpan w:val="3"/>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Configures the digitizer to trigger on the SECAM signal format</w:t>
            </w:r>
          </w:p>
        </w:tc>
      </w:tr>
      <w:tr w:rsidR="00FE5459" w:rsidTr="001D305A">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455FB7">
            <w:pPr>
              <w:pStyle w:val="TableCellCourierNew"/>
            </w:pPr>
            <w:r>
              <w:t>TVSignalFormat.S</w:t>
            </w:r>
            <w:r w:rsidR="00455FB7">
              <w:t>ecam</w:t>
            </w:r>
          </w:p>
        </w:tc>
      </w:tr>
      <w:tr w:rsidR="00FE5459" w:rsidTr="00FE5459">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tcBorders>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IVIDIGITIZER_VAL_SECAM</w:t>
            </w:r>
          </w:p>
        </w:tc>
      </w:tr>
      <w:tr w:rsidR="00FE5459" w:rsidTr="001D305A">
        <w:trPr>
          <w:cantSplit/>
        </w:trPr>
        <w:tc>
          <w:tcPr>
            <w:tcW w:w="189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IviDigitizerTVSignalFormatSECAM</w:t>
            </w:r>
          </w:p>
        </w:tc>
      </w:tr>
    </w:tbl>
    <w:p w:rsidR="004F3C3F" w:rsidRDefault="004F3C3F" w:rsidP="004F3C3F">
      <w:pPr>
        <w:pStyle w:val="AttrFuncSubheading"/>
      </w:pPr>
      <w:r>
        <w:t>Defined Values for the Event Parameter</w:t>
      </w:r>
    </w:p>
    <w:tbl>
      <w:tblPr>
        <w:tblW w:w="0" w:type="auto"/>
        <w:tblInd w:w="722" w:type="dxa"/>
        <w:tblLayout w:type="fixed"/>
        <w:tblLook w:val="0000"/>
      </w:tblPr>
      <w:tblGrid>
        <w:gridCol w:w="1890"/>
        <w:gridCol w:w="360"/>
        <w:gridCol w:w="1080"/>
        <w:gridCol w:w="5310"/>
      </w:tblGrid>
      <w:tr w:rsidR="004F3C3F"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4F3C3F" w:rsidRDefault="004F3C3F"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4F3C3F" w:rsidRDefault="004F3C3F" w:rsidP="001D305A">
            <w:pPr>
              <w:pStyle w:val="TableHead"/>
              <w:jc w:val="left"/>
              <w:rPr>
                <w:i/>
                <w:iCs/>
                <w:lang w:val="fr-FR"/>
              </w:rPr>
            </w:pPr>
            <w:r>
              <w:rPr>
                <w:i/>
                <w:iCs/>
                <w:lang w:val="fr-FR"/>
              </w:rPr>
              <w:t>Description</w:t>
            </w:r>
          </w:p>
        </w:tc>
      </w:tr>
      <w:tr w:rsidR="004F3C3F"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Identifier</w:t>
            </w:r>
          </w:p>
        </w:tc>
      </w:tr>
      <w:tr w:rsidR="004F3C3F" w:rsidTr="001D305A">
        <w:trPr>
          <w:cantSplit/>
        </w:trPr>
        <w:tc>
          <w:tcPr>
            <w:tcW w:w="1890" w:type="dxa"/>
            <w:vMerge w:val="restart"/>
            <w:tcBorders>
              <w:top w:val="single" w:sz="4" w:space="0" w:color="auto"/>
              <w:left w:val="single" w:sz="6" w:space="0" w:color="auto"/>
              <w:right w:val="single" w:sz="6" w:space="0" w:color="auto"/>
            </w:tcBorders>
          </w:tcPr>
          <w:p w:rsidR="004F3C3F" w:rsidRDefault="004F3C3F" w:rsidP="001D305A">
            <w:pPr>
              <w:pStyle w:val="TableCell"/>
            </w:pPr>
            <w:r>
              <w:t>Field1</w:t>
            </w:r>
          </w:p>
        </w:tc>
        <w:tc>
          <w:tcPr>
            <w:tcW w:w="6750" w:type="dxa"/>
            <w:gridSpan w:val="3"/>
            <w:tcBorders>
              <w:top w:val="single" w:sz="4" w:space="0" w:color="auto"/>
              <w:left w:val="single" w:sz="6" w:space="0" w:color="auto"/>
              <w:bottom w:val="single" w:sz="4" w:space="0" w:color="auto"/>
              <w:right w:val="single" w:sz="6" w:space="0" w:color="auto"/>
            </w:tcBorders>
          </w:tcPr>
          <w:p w:rsidR="004F3C3F" w:rsidRDefault="004F3C3F" w:rsidP="001D305A">
            <w:pPr>
              <w:pStyle w:val="TableCell"/>
            </w:pPr>
            <w:r>
              <w:t>Sets the digitizer to trigger on field 1 of the video signal.</w:t>
            </w:r>
          </w:p>
        </w:tc>
      </w:tr>
      <w:tr w:rsidR="00FE5459" w:rsidTr="001D305A">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TVTriggerEvent.Field1</w:t>
            </w:r>
          </w:p>
        </w:tc>
      </w:tr>
      <w:tr w:rsidR="00FE5459" w:rsidTr="00FE5459">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tcBorders>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IVIDIGITIZER_VAL_TV_EVENT_FIELD1</w:t>
            </w:r>
          </w:p>
        </w:tc>
      </w:tr>
      <w:tr w:rsidR="00FE5459" w:rsidTr="001D305A">
        <w:trPr>
          <w:cantSplit/>
        </w:trPr>
        <w:tc>
          <w:tcPr>
            <w:tcW w:w="189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IviDigitizerTVTriggerEventField1</w:t>
            </w:r>
          </w:p>
        </w:tc>
      </w:tr>
      <w:tr w:rsidR="00FE5459" w:rsidTr="001D305A">
        <w:trPr>
          <w:cantSplit/>
        </w:trPr>
        <w:tc>
          <w:tcPr>
            <w:tcW w:w="1890" w:type="dxa"/>
            <w:vMerge w:val="restart"/>
            <w:tcBorders>
              <w:top w:val="single" w:sz="4" w:space="0" w:color="auto"/>
              <w:left w:val="single" w:sz="6" w:space="0" w:color="auto"/>
              <w:right w:val="single" w:sz="6" w:space="0" w:color="auto"/>
            </w:tcBorders>
          </w:tcPr>
          <w:p w:rsidR="00FE5459" w:rsidRDefault="00FE5459" w:rsidP="001D305A">
            <w:pPr>
              <w:pStyle w:val="TableCell"/>
            </w:pPr>
            <w:r>
              <w:t>Field2</w:t>
            </w:r>
          </w:p>
        </w:tc>
        <w:tc>
          <w:tcPr>
            <w:tcW w:w="6750" w:type="dxa"/>
            <w:gridSpan w:val="3"/>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Sets the digitizer to trigger on field 2 of the video signal.</w:t>
            </w:r>
          </w:p>
        </w:tc>
      </w:tr>
      <w:tr w:rsidR="00FE5459" w:rsidTr="001D305A">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TVTriggerEvent.Field2</w:t>
            </w:r>
          </w:p>
        </w:tc>
      </w:tr>
      <w:tr w:rsidR="00FE5459" w:rsidTr="00FE5459">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tcBorders>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IVIDIGITIZER_VAL_TV_EVENT_FIELD2</w:t>
            </w:r>
          </w:p>
        </w:tc>
      </w:tr>
      <w:tr w:rsidR="00FE5459" w:rsidTr="001D305A">
        <w:trPr>
          <w:cantSplit/>
        </w:trPr>
        <w:tc>
          <w:tcPr>
            <w:tcW w:w="189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IviDigitizerTVTriggerEventField2</w:t>
            </w:r>
          </w:p>
        </w:tc>
      </w:tr>
      <w:tr w:rsidR="00FE5459" w:rsidTr="001D305A">
        <w:trPr>
          <w:cantSplit/>
        </w:trPr>
        <w:tc>
          <w:tcPr>
            <w:tcW w:w="1890" w:type="dxa"/>
            <w:vMerge w:val="restart"/>
            <w:tcBorders>
              <w:top w:val="single" w:sz="4" w:space="0" w:color="auto"/>
              <w:left w:val="single" w:sz="6" w:space="0" w:color="auto"/>
              <w:right w:val="single" w:sz="6" w:space="0" w:color="auto"/>
            </w:tcBorders>
          </w:tcPr>
          <w:p w:rsidR="00FE5459" w:rsidRDefault="00FE5459" w:rsidP="001D305A">
            <w:pPr>
              <w:pStyle w:val="TableCell"/>
            </w:pPr>
            <w:r>
              <w:t>Any Field</w:t>
            </w:r>
          </w:p>
        </w:tc>
        <w:tc>
          <w:tcPr>
            <w:tcW w:w="6750" w:type="dxa"/>
            <w:gridSpan w:val="3"/>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Sets the digitizer to trigger on any field.</w:t>
            </w:r>
          </w:p>
        </w:tc>
      </w:tr>
      <w:tr w:rsidR="00FE5459" w:rsidTr="001D305A">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TVTriggerEvent.AnyField</w:t>
            </w:r>
          </w:p>
        </w:tc>
      </w:tr>
      <w:tr w:rsidR="00FE5459" w:rsidTr="00FE5459">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tcBorders>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IVIDIGITIZER_VAL_TV_EVENT_ANY_FIELD</w:t>
            </w:r>
          </w:p>
        </w:tc>
      </w:tr>
      <w:tr w:rsidR="00FE5459" w:rsidTr="001D305A">
        <w:trPr>
          <w:cantSplit/>
        </w:trPr>
        <w:tc>
          <w:tcPr>
            <w:tcW w:w="189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IviDigitizerTVTriggerEventAnyField</w:t>
            </w:r>
          </w:p>
        </w:tc>
      </w:tr>
      <w:tr w:rsidR="00FE5459" w:rsidTr="001D305A">
        <w:trPr>
          <w:cantSplit/>
        </w:trPr>
        <w:tc>
          <w:tcPr>
            <w:tcW w:w="1890" w:type="dxa"/>
            <w:vMerge w:val="restart"/>
            <w:tcBorders>
              <w:top w:val="single" w:sz="4" w:space="0" w:color="auto"/>
              <w:left w:val="single" w:sz="6" w:space="0" w:color="auto"/>
              <w:right w:val="single" w:sz="6" w:space="0" w:color="auto"/>
            </w:tcBorders>
          </w:tcPr>
          <w:p w:rsidR="00FE5459" w:rsidRDefault="00FE5459" w:rsidP="001D305A">
            <w:pPr>
              <w:pStyle w:val="TableCell"/>
            </w:pPr>
            <w:r>
              <w:t>Any Line</w:t>
            </w:r>
          </w:p>
        </w:tc>
        <w:tc>
          <w:tcPr>
            <w:tcW w:w="6750" w:type="dxa"/>
            <w:gridSpan w:val="3"/>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Sets the digitizer to trigger on any line.</w:t>
            </w:r>
          </w:p>
        </w:tc>
      </w:tr>
      <w:tr w:rsidR="00FE5459" w:rsidTr="001D305A">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TVTriggerEvent.AnyLine</w:t>
            </w:r>
          </w:p>
        </w:tc>
      </w:tr>
      <w:tr w:rsidR="00FE5459" w:rsidTr="00FE5459">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tcBorders>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IVIDIGITIZER_VAL_TV_EVENT_ANY_LINE</w:t>
            </w:r>
          </w:p>
        </w:tc>
      </w:tr>
      <w:tr w:rsidR="00FE5459" w:rsidTr="001D305A">
        <w:trPr>
          <w:cantSplit/>
        </w:trPr>
        <w:tc>
          <w:tcPr>
            <w:tcW w:w="189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IviDigitizerTVTriggerEventAnyLine</w:t>
            </w:r>
          </w:p>
        </w:tc>
      </w:tr>
      <w:tr w:rsidR="00FE5459" w:rsidTr="001D305A">
        <w:trPr>
          <w:cantSplit/>
        </w:trPr>
        <w:tc>
          <w:tcPr>
            <w:tcW w:w="1890" w:type="dxa"/>
            <w:vMerge w:val="restart"/>
            <w:tcBorders>
              <w:top w:val="single" w:sz="4" w:space="0" w:color="auto"/>
              <w:left w:val="single" w:sz="6" w:space="0" w:color="auto"/>
              <w:right w:val="single" w:sz="6" w:space="0" w:color="auto"/>
            </w:tcBorders>
          </w:tcPr>
          <w:p w:rsidR="00FE5459" w:rsidRDefault="00FE5459" w:rsidP="001D305A">
            <w:pPr>
              <w:pStyle w:val="TableCell"/>
            </w:pPr>
            <w:r>
              <w:t>Line Number</w:t>
            </w:r>
          </w:p>
        </w:tc>
        <w:tc>
          <w:tcPr>
            <w:tcW w:w="6750" w:type="dxa"/>
            <w:gridSpan w:val="3"/>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Sets the digitizer to trigger on a specific line number you specify with the TV Trigger Line Number attribute.</w:t>
            </w:r>
          </w:p>
        </w:tc>
      </w:tr>
      <w:tr w:rsidR="00FE5459" w:rsidTr="001D305A">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TVTriggerEvent.LineNumber</w:t>
            </w:r>
          </w:p>
        </w:tc>
      </w:tr>
      <w:tr w:rsidR="00FE5459" w:rsidTr="00FE5459">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tcBorders>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IVIDIGITIZER_VAL_TV_EVENT_LINE_NUMBER</w:t>
            </w:r>
          </w:p>
        </w:tc>
      </w:tr>
      <w:tr w:rsidR="00FE5459" w:rsidTr="001D305A">
        <w:trPr>
          <w:cantSplit/>
        </w:trPr>
        <w:tc>
          <w:tcPr>
            <w:tcW w:w="189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IviDigitizerTVTriggerEventLineNumber</w:t>
            </w:r>
          </w:p>
        </w:tc>
      </w:tr>
    </w:tbl>
    <w:p w:rsidR="004F3C3F" w:rsidRDefault="004F3C3F" w:rsidP="004F3C3F">
      <w:pPr>
        <w:pStyle w:val="AttrFuncSubheading"/>
      </w:pPr>
      <w:r>
        <w:t>Defined Values for the Polarity Parameter</w:t>
      </w:r>
    </w:p>
    <w:tbl>
      <w:tblPr>
        <w:tblW w:w="0" w:type="auto"/>
        <w:tblInd w:w="722" w:type="dxa"/>
        <w:tblLayout w:type="fixed"/>
        <w:tblLook w:val="0000"/>
      </w:tblPr>
      <w:tblGrid>
        <w:gridCol w:w="1890"/>
        <w:gridCol w:w="360"/>
        <w:gridCol w:w="1080"/>
        <w:gridCol w:w="5310"/>
      </w:tblGrid>
      <w:tr w:rsidR="004F3C3F"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4F3C3F" w:rsidRDefault="004F3C3F"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4F3C3F" w:rsidRDefault="004F3C3F" w:rsidP="001D305A">
            <w:pPr>
              <w:pStyle w:val="TableHead"/>
              <w:jc w:val="left"/>
              <w:rPr>
                <w:i/>
                <w:iCs/>
                <w:lang w:val="fr-FR"/>
              </w:rPr>
            </w:pPr>
            <w:r>
              <w:rPr>
                <w:i/>
                <w:iCs/>
                <w:lang w:val="fr-FR"/>
              </w:rPr>
              <w:t>Description</w:t>
            </w:r>
          </w:p>
        </w:tc>
      </w:tr>
      <w:tr w:rsidR="004F3C3F"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Identifier</w:t>
            </w:r>
          </w:p>
        </w:tc>
      </w:tr>
      <w:tr w:rsidR="004F3C3F" w:rsidTr="001D305A">
        <w:trPr>
          <w:cantSplit/>
        </w:trPr>
        <w:tc>
          <w:tcPr>
            <w:tcW w:w="1890" w:type="dxa"/>
            <w:vMerge w:val="restart"/>
            <w:tcBorders>
              <w:top w:val="single" w:sz="4" w:space="0" w:color="auto"/>
              <w:left w:val="single" w:sz="6" w:space="0" w:color="auto"/>
              <w:right w:val="single" w:sz="6" w:space="0" w:color="auto"/>
            </w:tcBorders>
          </w:tcPr>
          <w:p w:rsidR="004F3C3F" w:rsidRDefault="004F3C3F" w:rsidP="001D305A">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rsidR="004F3C3F" w:rsidRDefault="004F3C3F" w:rsidP="001D305A">
            <w:pPr>
              <w:pStyle w:val="TableCell"/>
            </w:pPr>
            <w:r>
              <w:t>Configures the digitizer to trigger on a positive video sync pulse.</w:t>
            </w:r>
          </w:p>
        </w:tc>
      </w:tr>
      <w:tr w:rsidR="00FE5459" w:rsidTr="001D305A">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TVTriggerPolarity.Positive</w:t>
            </w:r>
          </w:p>
        </w:tc>
      </w:tr>
      <w:tr w:rsidR="00FE5459" w:rsidTr="00FE5459">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tcBorders>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IVIDIGITIZER_VAL_TV_POSITIVE</w:t>
            </w:r>
          </w:p>
        </w:tc>
      </w:tr>
      <w:tr w:rsidR="00FE5459" w:rsidTr="001D305A">
        <w:trPr>
          <w:cantSplit/>
        </w:trPr>
        <w:tc>
          <w:tcPr>
            <w:tcW w:w="189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IviDigitizerTVTriggerPolarityPositive</w:t>
            </w:r>
          </w:p>
        </w:tc>
      </w:tr>
      <w:tr w:rsidR="00FE5459" w:rsidTr="001D305A">
        <w:trPr>
          <w:cantSplit/>
        </w:trPr>
        <w:tc>
          <w:tcPr>
            <w:tcW w:w="1890" w:type="dxa"/>
            <w:vMerge w:val="restart"/>
            <w:tcBorders>
              <w:top w:val="single" w:sz="4" w:space="0" w:color="auto"/>
              <w:left w:val="single" w:sz="6" w:space="0" w:color="auto"/>
              <w:right w:val="single" w:sz="6" w:space="0" w:color="auto"/>
            </w:tcBorders>
          </w:tcPr>
          <w:p w:rsidR="00FE5459" w:rsidRDefault="00FE5459" w:rsidP="001D305A">
            <w:pPr>
              <w:pStyle w:val="TableCell"/>
            </w:pPr>
            <w:r>
              <w:lastRenderedPageBreak/>
              <w:t>Negative</w:t>
            </w:r>
          </w:p>
        </w:tc>
        <w:tc>
          <w:tcPr>
            <w:tcW w:w="6750" w:type="dxa"/>
            <w:gridSpan w:val="3"/>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Configures the digitizer to trigger on a negative video sync pulse.</w:t>
            </w:r>
          </w:p>
        </w:tc>
      </w:tr>
      <w:tr w:rsidR="00FE5459" w:rsidTr="001D305A">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TVTriggerPolarity.Negative</w:t>
            </w:r>
          </w:p>
        </w:tc>
      </w:tr>
      <w:tr w:rsidR="00FE5459" w:rsidTr="00FE5459">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tcBorders>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IVIDIGITIZER_VAL_TV_NEGATIVE</w:t>
            </w:r>
          </w:p>
        </w:tc>
      </w:tr>
      <w:tr w:rsidR="00FE5459" w:rsidTr="001D305A">
        <w:trPr>
          <w:cantSplit/>
        </w:trPr>
        <w:tc>
          <w:tcPr>
            <w:tcW w:w="189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IviDigitizerTVTriggerPolarityNegative</w:t>
            </w:r>
          </w:p>
        </w:tc>
      </w:tr>
    </w:tbl>
    <w:p w:rsidR="004F3C3F" w:rsidRDefault="004F3C3F" w:rsidP="004F3C3F">
      <w:pPr>
        <w:pStyle w:val="FunctionHead"/>
      </w:pPr>
      <w:r>
        <w:t>Return Values</w:t>
      </w:r>
      <w:r w:rsidR="00FE5459">
        <w:t xml:space="preserve"> (C/COM)</w:t>
      </w:r>
    </w:p>
    <w:p w:rsidR="004F3C3F" w:rsidRDefault="004F3C3F" w:rsidP="004F3C3F">
      <w:pPr>
        <w:pStyle w:val="Body1"/>
      </w:pPr>
      <w:r>
        <w:t xml:space="preserve">The </w:t>
      </w:r>
      <w:r>
        <w:rPr>
          <w:rStyle w:val="Italic"/>
        </w:rPr>
        <w:t>IVI-3.2: Inherent Capabilities Specification</w:t>
      </w:r>
      <w:r>
        <w:t xml:space="preserve"> defines general status codes that this function can return.</w:t>
      </w:r>
    </w:p>
    <w:p w:rsidR="00FE5459" w:rsidRPr="00F7116C" w:rsidRDefault="00FE5459" w:rsidP="00FE5459">
      <w:pPr>
        <w:pStyle w:val="AttrFuncSubheading"/>
        <w:rPr>
          <w:color w:val="auto"/>
        </w:rPr>
      </w:pPr>
      <w:r w:rsidRPr="00F7116C">
        <w:rPr>
          <w:color w:val="auto"/>
        </w:rPr>
        <w:t>.NET Exceptions</w:t>
      </w:r>
    </w:p>
    <w:p w:rsidR="00FE5459" w:rsidRDefault="00FE5459" w:rsidP="00FE545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4F3C3F" w:rsidRDefault="004F3C3F" w:rsidP="004F3C3F">
      <w:pPr>
        <w:pStyle w:val="Body1"/>
        <w:rPr>
          <w:sz w:val="12"/>
          <w:szCs w:val="12"/>
        </w:rPr>
      </w:pPr>
      <w:r>
        <w:br w:type="page"/>
      </w:r>
    </w:p>
    <w:p w:rsidR="004F3C3F" w:rsidRDefault="004F3C3F" w:rsidP="004F3C3F">
      <w:pPr>
        <w:pStyle w:val="Heading2"/>
      </w:pPr>
      <w:bookmarkStart w:id="1373" w:name="_Toc304583908"/>
      <w:bookmarkStart w:id="1374" w:name="_Toc306374759"/>
      <w:r>
        <w:t>IviDigitizerTVTrigger Behavior Model</w:t>
      </w:r>
      <w:bookmarkEnd w:id="1373"/>
      <w:bookmarkEnd w:id="1374"/>
    </w:p>
    <w:p w:rsidR="004F3C3F" w:rsidRDefault="004F3C3F" w:rsidP="004F3C3F">
      <w:pPr>
        <w:pStyle w:val="Body1"/>
      </w:pPr>
      <w:r>
        <w:t>The IviDigitizerTVTrigger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4F3C3F" w:rsidRDefault="004F3C3F" w:rsidP="004F3C3F">
      <w:pPr>
        <w:pStyle w:val="Heading2"/>
      </w:pPr>
      <w:bookmarkStart w:id="1375" w:name="_Toc304583909"/>
      <w:bookmarkStart w:id="1376" w:name="_Toc306374760"/>
      <w:r>
        <w:t>IviDigitizerTVTrigger Compliance Notes</w:t>
      </w:r>
      <w:bookmarkEnd w:id="1375"/>
      <w:bookmarkEnd w:id="1376"/>
    </w:p>
    <w:p w:rsidR="004F3C3F" w:rsidRDefault="004F3C3F" w:rsidP="004F3C3F">
      <w:pPr>
        <w:pStyle w:val="Body1"/>
      </w:pPr>
      <w:r>
        <w:t>For a specific driver to comply with the IviDigitizerTVTrigger extension, it shall be compliant with the IviDigitizerBase capability group and it shall implement all of the attributes and functions listed in this section.</w:t>
      </w:r>
    </w:p>
    <w:p w:rsidR="004F3C3F" w:rsidRPr="004F3C3F" w:rsidRDefault="004F3C3F" w:rsidP="004F3C3F">
      <w:pPr>
        <w:pStyle w:val="Body"/>
      </w:pPr>
    </w:p>
    <w:p w:rsidR="004F3C3F" w:rsidRDefault="004F3C3F" w:rsidP="004F3C3F">
      <w:pPr>
        <w:pStyle w:val="Heading1"/>
      </w:pPr>
      <w:bookmarkStart w:id="1377" w:name="_Ref220383661"/>
      <w:bookmarkStart w:id="1378" w:name="_Toc304583910"/>
      <w:bookmarkStart w:id="1379" w:name="_Toc306374761"/>
      <w:r>
        <w:lastRenderedPageBreak/>
        <w:t>IviDigitizerWidthTrigger Extension Group</w:t>
      </w:r>
      <w:bookmarkEnd w:id="1377"/>
      <w:bookmarkEnd w:id="1378"/>
      <w:bookmarkEnd w:id="1379"/>
    </w:p>
    <w:p w:rsidR="004F3C3F" w:rsidRDefault="004F3C3F" w:rsidP="004F3C3F">
      <w:pPr>
        <w:pStyle w:val="Heading2"/>
      </w:pPr>
      <w:bookmarkStart w:id="1380" w:name="_Toc304583911"/>
      <w:bookmarkStart w:id="1381" w:name="_Toc306374762"/>
      <w:r>
        <w:t>IviDigitizerWidthTrigger Overview</w:t>
      </w:r>
      <w:bookmarkEnd w:id="1380"/>
      <w:bookmarkEnd w:id="1381"/>
    </w:p>
    <w:p w:rsidR="004F3C3F" w:rsidRDefault="004F3C3F" w:rsidP="004F3C3F">
      <w:pPr>
        <w:pStyle w:val="Body1"/>
        <w:rPr>
          <w:color w:val="000000"/>
        </w:rPr>
      </w:pPr>
      <w:r>
        <w:rPr>
          <w:color w:val="000000"/>
        </w:rPr>
        <w:t>In addition to the fundamental capabilities, the Ivi</w:t>
      </w:r>
      <w:r w:rsidRPr="004E4B36">
        <w:rPr>
          <w:color w:val="000000"/>
        </w:rPr>
        <w:t>Digitizer</w:t>
      </w:r>
      <w:r>
        <w:rPr>
          <w:color w:val="000000"/>
        </w:rPr>
        <w:t xml:space="preserve">WidthTrigger extension group defines extensions for </w:t>
      </w:r>
      <w:r w:rsidRPr="004E4B36">
        <w:rPr>
          <w:color w:val="000000"/>
        </w:rPr>
        <w:t>digitizer</w:t>
      </w:r>
      <w:r>
        <w:rPr>
          <w:color w:val="000000"/>
        </w:rPr>
        <w:t>s capable of triggering on user-specified pulse widths.</w:t>
      </w:r>
    </w:p>
    <w:p w:rsidR="004F3C3F" w:rsidRDefault="004F3C3F" w:rsidP="004F3C3F">
      <w:pPr>
        <w:pStyle w:val="Body"/>
        <w:rPr>
          <w:color w:val="000000"/>
        </w:rPr>
      </w:pPr>
      <w:r>
        <w:rPr>
          <w:color w:val="000000"/>
        </w:rPr>
        <w:t xml:space="preserve">Width triggering occurs when the </w:t>
      </w:r>
      <w:r w:rsidRPr="004E4B36">
        <w:rPr>
          <w:color w:val="000000"/>
        </w:rPr>
        <w:t>digitizer</w:t>
      </w:r>
      <w:r>
        <w:rPr>
          <w:color w:val="000000"/>
        </w:rPr>
        <w:t xml:space="preserve"> detects a positive or negative pulse with a width between, or optionally outside, the user-specified thresholds. The figure below shows positive and negative pulses that fall within the user-specified thresholds.</w:t>
      </w:r>
    </w:p>
    <w:p w:rsidR="004F3C3F" w:rsidRDefault="004F3C3F" w:rsidP="004F3C3F">
      <w:pPr>
        <w:pStyle w:val="Body1"/>
        <w:rPr>
          <w:color w:val="000000"/>
        </w:rPr>
      </w:pPr>
    </w:p>
    <w:p w:rsidR="004F3C3F" w:rsidRDefault="004F3C3F" w:rsidP="004F3C3F">
      <w:pPr>
        <w:pStyle w:val="Graphic"/>
      </w:pPr>
    </w:p>
    <w:p w:rsidR="004F3C3F" w:rsidRDefault="00976BC2" w:rsidP="004F3C3F">
      <w:pPr>
        <w:pStyle w:val="Graphic"/>
      </w:pPr>
      <w:r>
        <w:object w:dxaOrig="6705" w:dyaOrig="3510">
          <v:shape id="_x0000_i1043" type="#_x0000_t75" style="width:335.25pt;height:175.5pt" o:ole="" fillcolor="window">
            <v:imagedata r:id="rId47" o:title=""/>
          </v:shape>
          <o:OLEObject Type="Embed" ProgID="Word.Picture.8" ShapeID="_x0000_i1043" DrawAspect="Content" ObjectID="_1385983533" r:id="rId48"/>
        </w:object>
      </w:r>
    </w:p>
    <w:p w:rsidR="004F3C3F" w:rsidRDefault="004F3C3F" w:rsidP="004F3C3F">
      <w:pPr>
        <w:pStyle w:val="Graphic"/>
      </w:pPr>
    </w:p>
    <w:p w:rsidR="004F3C3F" w:rsidRDefault="004F3C3F" w:rsidP="004F3C3F">
      <w:pPr>
        <w:pStyle w:val="Caption"/>
        <w:jc w:val="center"/>
      </w:pPr>
      <w:r w:rsidRPr="00B45EAB">
        <w:t xml:space="preserve">Figure </w:t>
      </w:r>
      <w:fldSimple w:instr=" STYLEREF 1 \s ">
        <w:r w:rsidR="00344F59">
          <w:rPr>
            <w:noProof/>
          </w:rPr>
          <w:t>32</w:t>
        </w:r>
      </w:fldSimple>
      <w:r w:rsidR="0018221C">
        <w:noBreakHyphen/>
      </w:r>
      <w:fldSimple w:instr=" SEQ Figure \* ARABIC \s 1 ">
        <w:r w:rsidR="00344F59">
          <w:rPr>
            <w:noProof/>
          </w:rPr>
          <w:t>1</w:t>
        </w:r>
      </w:fldSimple>
      <w:r>
        <w:t xml:space="preserve"> </w:t>
      </w:r>
      <w:r>
        <w:rPr>
          <w:b w:val="0"/>
        </w:rPr>
        <w:t>Width Triggers Within the Thresholds</w:t>
      </w:r>
    </w:p>
    <w:p w:rsidR="004F3C3F" w:rsidRDefault="004F3C3F" w:rsidP="004F3C3F">
      <w:pPr>
        <w:pStyle w:val="Body"/>
        <w:rPr>
          <w:color w:val="000000"/>
        </w:rPr>
      </w:pPr>
      <w:r>
        <w:rPr>
          <w:color w:val="000000"/>
        </w:rPr>
        <w:t>The figure below shows positive and negative pulses that are not inside the user-specified thresholds.</w:t>
      </w:r>
    </w:p>
    <w:p w:rsidR="004F3C3F" w:rsidRDefault="004F3C3F" w:rsidP="004F3C3F">
      <w:pPr>
        <w:pStyle w:val="Body1"/>
        <w:rPr>
          <w:color w:val="000000"/>
        </w:rPr>
      </w:pPr>
    </w:p>
    <w:p w:rsidR="004F3C3F" w:rsidRDefault="004F3C3F" w:rsidP="004F3C3F">
      <w:pPr>
        <w:pStyle w:val="Graphic"/>
        <w:keepNext/>
        <w:keepLines/>
      </w:pPr>
    </w:p>
    <w:p w:rsidR="004F3C3F" w:rsidRDefault="004F3C3F" w:rsidP="004F3C3F">
      <w:pPr>
        <w:pStyle w:val="Graphic"/>
        <w:keepNext/>
        <w:keepLines/>
      </w:pPr>
      <w:r>
        <w:object w:dxaOrig="7200" w:dyaOrig="3600">
          <v:shape id="_x0000_i1044" type="#_x0000_t75" style="width:5in;height:180pt" o:ole="" fillcolor="window">
            <v:imagedata r:id="rId49" o:title=""/>
          </v:shape>
          <o:OLEObject Type="Embed" ProgID="Word.Picture.8" ShapeID="_x0000_i1044" DrawAspect="Content" ObjectID="_1385983534" r:id="rId50"/>
        </w:object>
      </w:r>
    </w:p>
    <w:p w:rsidR="004F3C3F" w:rsidRDefault="004F3C3F" w:rsidP="004F3C3F">
      <w:pPr>
        <w:pStyle w:val="Graphic"/>
        <w:keepNext/>
        <w:keepLines/>
      </w:pPr>
    </w:p>
    <w:p w:rsidR="004F3C3F" w:rsidRDefault="004F3C3F" w:rsidP="004F3C3F">
      <w:pPr>
        <w:pStyle w:val="Caption"/>
        <w:jc w:val="center"/>
      </w:pPr>
      <w:r w:rsidRPr="00B45EAB">
        <w:t xml:space="preserve">Figure </w:t>
      </w:r>
      <w:fldSimple w:instr=" STYLEREF 1 \s ">
        <w:r w:rsidR="00344F59">
          <w:rPr>
            <w:noProof/>
          </w:rPr>
          <w:t>32</w:t>
        </w:r>
      </w:fldSimple>
      <w:r w:rsidR="0018221C">
        <w:noBreakHyphen/>
      </w:r>
      <w:fldSimple w:instr=" SEQ Figure \* ARABIC \s 1 ">
        <w:r w:rsidR="00344F59">
          <w:rPr>
            <w:noProof/>
          </w:rPr>
          <w:t>2</w:t>
        </w:r>
      </w:fldSimple>
      <w:r>
        <w:t xml:space="preserve"> </w:t>
      </w:r>
      <w:r>
        <w:rPr>
          <w:b w:val="0"/>
        </w:rPr>
        <w:t>Width Triggers Outside the Thresholds</w:t>
      </w:r>
    </w:p>
    <w:p w:rsidR="004F3C3F" w:rsidRPr="00261C34" w:rsidRDefault="004F3C3F" w:rsidP="004F3C3F">
      <w:pPr>
        <w:pStyle w:val="Body"/>
      </w:pPr>
    </w:p>
    <w:p w:rsidR="004F3C3F" w:rsidRDefault="004F3C3F" w:rsidP="004F3C3F">
      <w:pPr>
        <w:pStyle w:val="Heading2"/>
      </w:pPr>
      <w:bookmarkStart w:id="1382" w:name="_Toc304583912"/>
      <w:bookmarkStart w:id="1383" w:name="_Toc306374763"/>
      <w:r>
        <w:lastRenderedPageBreak/>
        <w:t>IviDigitizerWidthTrigger Attributes</w:t>
      </w:r>
      <w:bookmarkEnd w:id="1382"/>
      <w:bookmarkEnd w:id="1383"/>
    </w:p>
    <w:p w:rsidR="004F3C3F" w:rsidRDefault="004F3C3F" w:rsidP="004F3C3F">
      <w:pPr>
        <w:pStyle w:val="Body1"/>
      </w:pPr>
      <w:r>
        <w:t>The IviDigitizerWidthTrigger extension group defines the following attributes:</w:t>
      </w:r>
    </w:p>
    <w:p w:rsidR="004F3C3F" w:rsidRDefault="004F3C3F" w:rsidP="00B139A6">
      <w:pPr>
        <w:pStyle w:val="ListBullet"/>
        <w:numPr>
          <w:ilvl w:val="0"/>
          <w:numId w:val="66"/>
        </w:numPr>
      </w:pPr>
      <w:r>
        <w:t>Width Trigger Condition</w:t>
      </w:r>
    </w:p>
    <w:p w:rsidR="004F3C3F" w:rsidRDefault="004F3C3F" w:rsidP="00B139A6">
      <w:pPr>
        <w:pStyle w:val="ListBullet"/>
        <w:numPr>
          <w:ilvl w:val="0"/>
          <w:numId w:val="66"/>
        </w:numPr>
      </w:pPr>
      <w:r>
        <w:t>Width Trigger High Threshold</w:t>
      </w:r>
    </w:p>
    <w:p w:rsidR="004F3C3F" w:rsidRDefault="004F3C3F" w:rsidP="00B139A6">
      <w:pPr>
        <w:pStyle w:val="ListBullet"/>
        <w:numPr>
          <w:ilvl w:val="0"/>
          <w:numId w:val="66"/>
        </w:numPr>
      </w:pPr>
      <w:r>
        <w:t>Width Trigger Low Threshold</w:t>
      </w:r>
    </w:p>
    <w:p w:rsidR="004F3C3F" w:rsidRDefault="004F3C3F" w:rsidP="00B139A6">
      <w:pPr>
        <w:pStyle w:val="ListBullet"/>
        <w:numPr>
          <w:ilvl w:val="0"/>
          <w:numId w:val="66"/>
        </w:numPr>
      </w:pPr>
      <w:r>
        <w:t>Width Trigger Polarity</w:t>
      </w:r>
    </w:p>
    <w:p w:rsidR="004F3C3F" w:rsidRDefault="004F3C3F" w:rsidP="004F3C3F">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4F3C3F" w:rsidRDefault="004F3C3F" w:rsidP="00FE5219">
      <w:pPr>
        <w:pStyle w:val="Heading3"/>
        <w:pageBreakBefore/>
      </w:pPr>
      <w:bookmarkStart w:id="1384" w:name="_Toc304583913"/>
      <w:bookmarkStart w:id="1385" w:name="_Toc306374764"/>
      <w:r>
        <w:lastRenderedPageBreak/>
        <w:t>Width Trigger Condition</w:t>
      </w:r>
      <w:bookmarkEnd w:id="1384"/>
      <w:bookmarkEnd w:id="1385"/>
    </w:p>
    <w:p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4F3C3F" w:rsidTr="001D305A">
        <w:trPr>
          <w:cantSplit/>
          <w:tblHeader/>
        </w:trPr>
        <w:tc>
          <w:tcPr>
            <w:tcW w:w="1170" w:type="dxa"/>
            <w:tcBorders>
              <w:top w:val="single" w:sz="4" w:space="0" w:color="auto"/>
              <w:left w:val="single" w:sz="4" w:space="0" w:color="auto"/>
              <w:bottom w:val="double" w:sz="6" w:space="0" w:color="auto"/>
            </w:tcBorders>
          </w:tcPr>
          <w:p w:rsidR="004F3C3F" w:rsidRDefault="004F3C3F" w:rsidP="001D305A">
            <w:pPr>
              <w:pStyle w:val="TableHead"/>
            </w:pPr>
            <w:r>
              <w:t>Data Type</w:t>
            </w:r>
          </w:p>
        </w:tc>
        <w:tc>
          <w:tcPr>
            <w:tcW w:w="810" w:type="dxa"/>
            <w:tcBorders>
              <w:top w:val="single" w:sz="4" w:space="0" w:color="auto"/>
              <w:bottom w:val="double" w:sz="6" w:space="0" w:color="auto"/>
            </w:tcBorders>
          </w:tcPr>
          <w:p w:rsidR="004F3C3F" w:rsidRDefault="004F3C3F" w:rsidP="001D305A">
            <w:pPr>
              <w:pStyle w:val="TableHead"/>
            </w:pPr>
            <w:r>
              <w:t>Access</w:t>
            </w:r>
          </w:p>
        </w:tc>
        <w:tc>
          <w:tcPr>
            <w:tcW w:w="1530" w:type="dxa"/>
            <w:tcBorders>
              <w:top w:val="single" w:sz="4" w:space="0" w:color="auto"/>
              <w:bottom w:val="double" w:sz="6" w:space="0" w:color="auto"/>
            </w:tcBorders>
          </w:tcPr>
          <w:p w:rsidR="004F3C3F" w:rsidRDefault="004F3C3F" w:rsidP="001D305A">
            <w:pPr>
              <w:pStyle w:val="TableHead"/>
            </w:pPr>
            <w:r>
              <w:t>Applies To</w:t>
            </w:r>
          </w:p>
        </w:tc>
        <w:tc>
          <w:tcPr>
            <w:tcW w:w="1080" w:type="dxa"/>
            <w:tcBorders>
              <w:top w:val="single" w:sz="4" w:space="0" w:color="auto"/>
              <w:bottom w:val="double" w:sz="6" w:space="0" w:color="auto"/>
            </w:tcBorders>
          </w:tcPr>
          <w:p w:rsidR="004F3C3F" w:rsidRDefault="004F3C3F" w:rsidP="001D305A">
            <w:pPr>
              <w:pStyle w:val="TableHead"/>
            </w:pPr>
            <w:r>
              <w:t>Coercion</w:t>
            </w:r>
          </w:p>
        </w:tc>
        <w:tc>
          <w:tcPr>
            <w:tcW w:w="4770" w:type="dxa"/>
            <w:tcBorders>
              <w:top w:val="single" w:sz="4" w:space="0" w:color="auto"/>
              <w:bottom w:val="double" w:sz="6" w:space="0" w:color="auto"/>
              <w:right w:val="single" w:sz="6" w:space="0" w:color="auto"/>
            </w:tcBorders>
          </w:tcPr>
          <w:p w:rsidR="004F3C3F" w:rsidRDefault="004F3C3F" w:rsidP="001D305A">
            <w:pPr>
              <w:pStyle w:val="TableHead"/>
            </w:pPr>
            <w:r>
              <w:t>High Level Functions</w:t>
            </w:r>
          </w:p>
        </w:tc>
      </w:tr>
      <w:tr w:rsidR="004F3C3F"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4F3C3F" w:rsidRDefault="004F3C3F" w:rsidP="001D305A">
            <w:pPr>
              <w:pStyle w:val="TableCellCourierNew"/>
            </w:pPr>
            <w:r>
              <w:t>ViInt32</w:t>
            </w:r>
          </w:p>
        </w:tc>
        <w:tc>
          <w:tcPr>
            <w:tcW w:w="810" w:type="dxa"/>
            <w:tcBorders>
              <w:top w:val="double" w:sz="6" w:space="0" w:color="auto"/>
            </w:tcBorders>
          </w:tcPr>
          <w:p w:rsidR="004F3C3F" w:rsidRDefault="004F3C3F" w:rsidP="001D305A">
            <w:pPr>
              <w:pStyle w:val="TableCell"/>
            </w:pPr>
            <w:r>
              <w:t>R/W</w:t>
            </w:r>
          </w:p>
        </w:tc>
        <w:tc>
          <w:tcPr>
            <w:tcW w:w="1530" w:type="dxa"/>
            <w:tcBorders>
              <w:top w:val="double" w:sz="6" w:space="0" w:color="auto"/>
            </w:tcBorders>
          </w:tcPr>
          <w:p w:rsidR="004F3C3F" w:rsidRDefault="00377EBC" w:rsidP="001D305A">
            <w:pPr>
              <w:pStyle w:val="TableCell"/>
            </w:pPr>
            <w:r>
              <w:t>TriggerSource</w:t>
            </w:r>
          </w:p>
        </w:tc>
        <w:tc>
          <w:tcPr>
            <w:tcW w:w="1080" w:type="dxa"/>
            <w:tcBorders>
              <w:top w:val="double" w:sz="6" w:space="0" w:color="auto"/>
            </w:tcBorders>
          </w:tcPr>
          <w:p w:rsidR="004F3C3F" w:rsidRDefault="004F3C3F" w:rsidP="001D305A">
            <w:pPr>
              <w:pStyle w:val="TableCell"/>
            </w:pPr>
            <w:r>
              <w:t>None</w:t>
            </w:r>
          </w:p>
        </w:tc>
        <w:tc>
          <w:tcPr>
            <w:tcW w:w="4770" w:type="dxa"/>
            <w:tcBorders>
              <w:top w:val="double" w:sz="6" w:space="0" w:color="auto"/>
            </w:tcBorders>
          </w:tcPr>
          <w:p w:rsidR="004F3C3F" w:rsidRDefault="00E16438" w:rsidP="001D305A">
            <w:pPr>
              <w:pStyle w:val="TableCell"/>
            </w:pPr>
            <w:r>
              <w:t>Configure Width Trigger Source</w:t>
            </w:r>
          </w:p>
        </w:tc>
      </w:tr>
    </w:tbl>
    <w:p w:rsidR="0003355F" w:rsidRDefault="0003355F" w:rsidP="0003355F">
      <w:pPr>
        <w:pStyle w:val="FunctionHead"/>
      </w:pPr>
      <w:r>
        <w:t>.NET Property Name</w:t>
      </w:r>
    </w:p>
    <w:p w:rsidR="0003355F" w:rsidRDefault="0003355F" w:rsidP="0003355F">
      <w:pPr>
        <w:pStyle w:val="Body1"/>
        <w:rPr>
          <w:rStyle w:val="monospace"/>
        </w:rPr>
      </w:pPr>
      <w:r>
        <w:rPr>
          <w:rStyle w:val="monospace"/>
        </w:rPr>
        <w:t>Trigger.Sources[].Width.Condition</w:t>
      </w:r>
    </w:p>
    <w:p w:rsidR="0003355F" w:rsidRDefault="0003355F" w:rsidP="0003355F">
      <w:pPr>
        <w:pStyle w:val="FunctionHead"/>
      </w:pPr>
      <w:r>
        <w:t>.NET Enumeration Name</w:t>
      </w:r>
    </w:p>
    <w:p w:rsidR="0003355F" w:rsidRDefault="0003355F" w:rsidP="0003355F">
      <w:pPr>
        <w:pStyle w:val="Code1"/>
      </w:pPr>
      <w:r>
        <w:t>WidthCondition</w:t>
      </w:r>
    </w:p>
    <w:p w:rsidR="004F3C3F" w:rsidRDefault="004F3C3F" w:rsidP="004F3C3F">
      <w:pPr>
        <w:pStyle w:val="FunctionHead"/>
      </w:pPr>
      <w:r>
        <w:t>COM Property Name</w:t>
      </w:r>
    </w:p>
    <w:p w:rsidR="004F3C3F" w:rsidRDefault="009249C0" w:rsidP="004F3C3F">
      <w:pPr>
        <w:pStyle w:val="Body1"/>
        <w:rPr>
          <w:rStyle w:val="monospace"/>
        </w:rPr>
      </w:pPr>
      <w:r>
        <w:rPr>
          <w:rStyle w:val="monospace"/>
        </w:rPr>
        <w:t>Trigger.Sources.Item().</w:t>
      </w:r>
      <w:r w:rsidR="004F3C3F">
        <w:rPr>
          <w:rStyle w:val="monospace"/>
        </w:rPr>
        <w:t>Width.Condition</w:t>
      </w:r>
    </w:p>
    <w:p w:rsidR="004F3C3F" w:rsidRDefault="004F3C3F" w:rsidP="004F3C3F">
      <w:pPr>
        <w:pStyle w:val="FunctionHead"/>
      </w:pPr>
      <w:r>
        <w:t>COM Enumeration Name</w:t>
      </w:r>
    </w:p>
    <w:p w:rsidR="004F3C3F" w:rsidRDefault="004F3C3F" w:rsidP="004F3C3F">
      <w:pPr>
        <w:pStyle w:val="Code1"/>
      </w:pPr>
      <w:r>
        <w:t>IviDigitizerWidthConditionEnum</w:t>
      </w:r>
    </w:p>
    <w:p w:rsidR="004F3C3F" w:rsidRDefault="004F3C3F" w:rsidP="004F3C3F">
      <w:pPr>
        <w:pStyle w:val="FunctionHead"/>
      </w:pPr>
      <w:r>
        <w:t>C Constant Name</w:t>
      </w:r>
    </w:p>
    <w:p w:rsidR="004F3C3F" w:rsidRDefault="004F3C3F" w:rsidP="004F3C3F">
      <w:pPr>
        <w:pStyle w:val="Body1"/>
      </w:pPr>
      <w:r>
        <w:rPr>
          <w:rFonts w:ascii="Courier New" w:hAnsi="Courier New" w:cs="Courier New"/>
          <w:sz w:val="18"/>
          <w:szCs w:val="18"/>
        </w:rPr>
        <w:t>IVIDIGITIZER_ATTR_WIDTH_TRIGGER_CONDITION</w:t>
      </w:r>
    </w:p>
    <w:p w:rsidR="004F3C3F" w:rsidRDefault="004F3C3F" w:rsidP="004F3C3F">
      <w:pPr>
        <w:pStyle w:val="FunctionHead"/>
      </w:pPr>
      <w:r>
        <w:t>Description</w:t>
      </w:r>
    </w:p>
    <w:p w:rsidR="004F3C3F" w:rsidRDefault="004F3C3F" w:rsidP="004F3C3F">
      <w:pPr>
        <w:pStyle w:val="Body1"/>
      </w:pPr>
      <w:r>
        <w:t>Specifies whether a pulse that is within or outside the high and low thresholds triggers the digitizer. The end-user specifies the high and low thresholds with the Width High Threshold and Width Low Threshold attributes.</w:t>
      </w:r>
    </w:p>
    <w:p w:rsidR="004F3C3F" w:rsidRDefault="004F3C3F" w:rsidP="004F3C3F">
      <w:pPr>
        <w:pStyle w:val="FunctionHead"/>
      </w:pPr>
      <w:r>
        <w:t>Defined Values</w:t>
      </w:r>
    </w:p>
    <w:tbl>
      <w:tblPr>
        <w:tblW w:w="0" w:type="auto"/>
        <w:tblInd w:w="722" w:type="dxa"/>
        <w:tblLayout w:type="fixed"/>
        <w:tblLook w:val="0000"/>
      </w:tblPr>
      <w:tblGrid>
        <w:gridCol w:w="1636"/>
        <w:gridCol w:w="630"/>
        <w:gridCol w:w="1170"/>
        <w:gridCol w:w="5204"/>
      </w:tblGrid>
      <w:tr w:rsidR="004F3C3F" w:rsidTr="000E6101">
        <w:trPr>
          <w:cantSplit/>
          <w:trHeight w:val="158"/>
        </w:trPr>
        <w:tc>
          <w:tcPr>
            <w:tcW w:w="1636" w:type="dxa"/>
            <w:vMerge w:val="restart"/>
            <w:tcBorders>
              <w:top w:val="single" w:sz="4" w:space="0" w:color="auto"/>
              <w:left w:val="single" w:sz="6" w:space="0" w:color="auto"/>
              <w:right w:val="single" w:sz="6" w:space="0" w:color="auto"/>
            </w:tcBorders>
            <w:shd w:val="clear" w:color="auto" w:fill="C0C0C0"/>
          </w:tcPr>
          <w:p w:rsidR="004F3C3F" w:rsidRDefault="004F3C3F" w:rsidP="001D305A">
            <w:pPr>
              <w:pStyle w:val="TableHead"/>
              <w:jc w:val="left"/>
              <w:rPr>
                <w:i/>
                <w:iCs/>
              </w:rPr>
            </w:pPr>
            <w:r>
              <w:rPr>
                <w:i/>
                <w:iCs/>
              </w:rPr>
              <w:t>Name</w:t>
            </w:r>
          </w:p>
        </w:tc>
        <w:tc>
          <w:tcPr>
            <w:tcW w:w="7004" w:type="dxa"/>
            <w:gridSpan w:val="3"/>
            <w:tcBorders>
              <w:top w:val="single" w:sz="4" w:space="0" w:color="auto"/>
              <w:left w:val="single" w:sz="6" w:space="0" w:color="auto"/>
              <w:bottom w:val="single" w:sz="4" w:space="0" w:color="auto"/>
              <w:right w:val="single" w:sz="6" w:space="0" w:color="auto"/>
            </w:tcBorders>
            <w:shd w:val="clear" w:color="auto" w:fill="C0C0C0"/>
          </w:tcPr>
          <w:p w:rsidR="004F3C3F" w:rsidRDefault="004F3C3F" w:rsidP="001D305A">
            <w:pPr>
              <w:pStyle w:val="TableHead"/>
              <w:jc w:val="left"/>
              <w:rPr>
                <w:i/>
                <w:iCs/>
              </w:rPr>
            </w:pPr>
            <w:r>
              <w:rPr>
                <w:i/>
                <w:iCs/>
              </w:rPr>
              <w:t>Description</w:t>
            </w:r>
          </w:p>
        </w:tc>
      </w:tr>
      <w:tr w:rsidR="004F3C3F" w:rsidTr="000E6101">
        <w:trPr>
          <w:cantSplit/>
          <w:trHeight w:val="157"/>
        </w:trPr>
        <w:tc>
          <w:tcPr>
            <w:tcW w:w="1636" w:type="dxa"/>
            <w:vMerge/>
            <w:tcBorders>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Language</w:t>
            </w:r>
          </w:p>
        </w:tc>
        <w:tc>
          <w:tcPr>
            <w:tcW w:w="5204"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Identifier</w:t>
            </w:r>
          </w:p>
        </w:tc>
      </w:tr>
      <w:tr w:rsidR="004F3C3F" w:rsidTr="00C702D7">
        <w:trPr>
          <w:cantSplit/>
          <w:trHeight w:val="1098"/>
        </w:trPr>
        <w:tc>
          <w:tcPr>
            <w:tcW w:w="1636" w:type="dxa"/>
            <w:vMerge w:val="restart"/>
            <w:tcBorders>
              <w:top w:val="single" w:sz="6" w:space="0" w:color="auto"/>
              <w:left w:val="single" w:sz="6" w:space="0" w:color="auto"/>
              <w:right w:val="single" w:sz="6" w:space="0" w:color="auto"/>
            </w:tcBorders>
          </w:tcPr>
          <w:p w:rsidR="004F3C3F" w:rsidRDefault="004F3C3F" w:rsidP="001D305A">
            <w:pPr>
              <w:pStyle w:val="TableCell"/>
            </w:pPr>
            <w:r>
              <w:t>Within</w:t>
            </w:r>
          </w:p>
        </w:tc>
        <w:tc>
          <w:tcPr>
            <w:tcW w:w="700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 xml:space="preserve">Configures the digitizer to trigger on pulses that have a width that is less than the high threshold and greater than the low threshold. The end-user specifies the high and low thresholds with the Width </w:t>
            </w:r>
            <w:r w:rsidR="00C702D7">
              <w:t xml:space="preserve">Trigger </w:t>
            </w:r>
            <w:r>
              <w:t xml:space="preserve">High Threshold and Width </w:t>
            </w:r>
            <w:r w:rsidR="00C702D7">
              <w:t xml:space="preserve">Trigger </w:t>
            </w:r>
            <w:r>
              <w:t>Low Threshold properties.</w:t>
            </w:r>
          </w:p>
        </w:tc>
      </w:tr>
      <w:tr w:rsidR="00312F69" w:rsidTr="000E6101">
        <w:trPr>
          <w:cantSplit/>
          <w:trHeight w:val="338"/>
        </w:trPr>
        <w:tc>
          <w:tcPr>
            <w:tcW w:w="1636" w:type="dxa"/>
            <w:vMerge/>
            <w:tcBorders>
              <w:left w:val="single" w:sz="6" w:space="0" w:color="auto"/>
              <w:right w:val="single" w:sz="6" w:space="0" w:color="auto"/>
            </w:tcBorders>
          </w:tcPr>
          <w:p w:rsidR="00312F69" w:rsidRDefault="00312F69" w:rsidP="001D305A">
            <w:pPr>
              <w:pStyle w:val="TableCell"/>
            </w:pPr>
          </w:p>
        </w:tc>
        <w:tc>
          <w:tcPr>
            <w:tcW w:w="630" w:type="dxa"/>
            <w:vMerge w:val="restart"/>
            <w:tcBorders>
              <w:top w:val="single" w:sz="4" w:space="0" w:color="auto"/>
              <w:left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CourierNew"/>
            </w:pPr>
            <w:r>
              <w:t>WidthCondition.Within</w:t>
            </w:r>
          </w:p>
        </w:tc>
      </w:tr>
      <w:tr w:rsidR="00312F69" w:rsidTr="00FB1330">
        <w:trPr>
          <w:cantSplit/>
          <w:trHeight w:val="338"/>
        </w:trPr>
        <w:tc>
          <w:tcPr>
            <w:tcW w:w="1636" w:type="dxa"/>
            <w:vMerge/>
            <w:tcBorders>
              <w:left w:val="single" w:sz="6" w:space="0" w:color="auto"/>
              <w:right w:val="single" w:sz="6" w:space="0" w:color="auto"/>
            </w:tcBorders>
          </w:tcPr>
          <w:p w:rsidR="00312F69" w:rsidRDefault="00312F69" w:rsidP="001D305A">
            <w:pPr>
              <w:pStyle w:val="TableCell"/>
            </w:pPr>
          </w:p>
        </w:tc>
        <w:tc>
          <w:tcPr>
            <w:tcW w:w="630" w:type="dxa"/>
            <w:vMerge/>
            <w:tcBorders>
              <w:left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CourierNew"/>
            </w:pPr>
            <w:r>
              <w:t>IVIDIGITIZER_VAL_WIDTH_WITHIN</w:t>
            </w:r>
          </w:p>
        </w:tc>
      </w:tr>
      <w:tr w:rsidR="00312F69" w:rsidTr="000E6101">
        <w:trPr>
          <w:cantSplit/>
          <w:trHeight w:val="337"/>
        </w:trPr>
        <w:tc>
          <w:tcPr>
            <w:tcW w:w="1636" w:type="dxa"/>
            <w:vMerge/>
            <w:tcBorders>
              <w:left w:val="single" w:sz="6" w:space="0" w:color="auto"/>
              <w:bottom w:val="single" w:sz="6" w:space="0" w:color="auto"/>
              <w:right w:val="single" w:sz="6" w:space="0" w:color="auto"/>
            </w:tcBorders>
          </w:tcPr>
          <w:p w:rsidR="00312F69" w:rsidRDefault="00312F69" w:rsidP="001D305A">
            <w:pPr>
              <w:pStyle w:val="TableCell"/>
            </w:pPr>
          </w:p>
        </w:tc>
        <w:tc>
          <w:tcPr>
            <w:tcW w:w="630" w:type="dxa"/>
            <w:vMerge/>
            <w:tcBorders>
              <w:left w:val="single" w:sz="6" w:space="0" w:color="auto"/>
              <w:bottom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312F69" w:rsidRDefault="00312F69" w:rsidP="001D305A">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rsidR="00312F69" w:rsidRDefault="00312F69" w:rsidP="001D305A">
            <w:pPr>
              <w:pStyle w:val="TableCell"/>
              <w:rPr>
                <w:rFonts w:ascii="Courier New" w:hAnsi="Courier New" w:cs="Courier New"/>
                <w:sz w:val="18"/>
                <w:szCs w:val="18"/>
              </w:rPr>
            </w:pPr>
            <w:r>
              <w:rPr>
                <w:rFonts w:ascii="Courier New" w:hAnsi="Courier New" w:cs="Courier New"/>
                <w:sz w:val="18"/>
                <w:szCs w:val="18"/>
              </w:rPr>
              <w:t>IviDigitizerWidthConditionWithin</w:t>
            </w:r>
          </w:p>
        </w:tc>
      </w:tr>
      <w:tr w:rsidR="004F3C3F" w:rsidTr="00C702D7">
        <w:trPr>
          <w:cantSplit/>
          <w:trHeight w:val="1083"/>
        </w:trPr>
        <w:tc>
          <w:tcPr>
            <w:tcW w:w="1636" w:type="dxa"/>
            <w:vMerge w:val="restart"/>
            <w:tcBorders>
              <w:top w:val="single" w:sz="6" w:space="0" w:color="auto"/>
              <w:left w:val="single" w:sz="6" w:space="0" w:color="auto"/>
              <w:right w:val="single" w:sz="6" w:space="0" w:color="auto"/>
            </w:tcBorders>
          </w:tcPr>
          <w:p w:rsidR="004F3C3F" w:rsidRDefault="004F3C3F" w:rsidP="001D305A">
            <w:pPr>
              <w:pStyle w:val="TableCell"/>
            </w:pPr>
            <w:r>
              <w:t>Outside</w:t>
            </w:r>
          </w:p>
        </w:tc>
        <w:tc>
          <w:tcPr>
            <w:tcW w:w="700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 xml:space="preserve">Configures the digitizer to trigger on pulses that have a width that is either greater than the high threshold or less than a low threshold. The end-user specifies the high and low thresholds with the Width </w:t>
            </w:r>
            <w:r w:rsidR="00C702D7">
              <w:t xml:space="preserve">Trigger </w:t>
            </w:r>
            <w:r>
              <w:t xml:space="preserve">High Threshold and Width </w:t>
            </w:r>
            <w:r w:rsidR="00C702D7">
              <w:t xml:space="preserve">Trigger </w:t>
            </w:r>
            <w:r>
              <w:t>Low Threshold properties.</w:t>
            </w:r>
          </w:p>
        </w:tc>
      </w:tr>
      <w:tr w:rsidR="00312F69" w:rsidTr="000E6101">
        <w:trPr>
          <w:cantSplit/>
          <w:trHeight w:val="338"/>
        </w:trPr>
        <w:tc>
          <w:tcPr>
            <w:tcW w:w="1636" w:type="dxa"/>
            <w:vMerge/>
            <w:tcBorders>
              <w:left w:val="single" w:sz="6" w:space="0" w:color="auto"/>
              <w:right w:val="single" w:sz="6" w:space="0" w:color="auto"/>
            </w:tcBorders>
          </w:tcPr>
          <w:p w:rsidR="00312F69" w:rsidRDefault="00312F69" w:rsidP="001D305A">
            <w:pPr>
              <w:pStyle w:val="TableCell"/>
            </w:pPr>
          </w:p>
        </w:tc>
        <w:tc>
          <w:tcPr>
            <w:tcW w:w="630" w:type="dxa"/>
            <w:vMerge w:val="restart"/>
            <w:tcBorders>
              <w:top w:val="single" w:sz="4" w:space="0" w:color="auto"/>
              <w:left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CourierNew"/>
            </w:pPr>
            <w:r>
              <w:t>WidthCondition.Outside</w:t>
            </w:r>
          </w:p>
        </w:tc>
      </w:tr>
      <w:tr w:rsidR="00312F69" w:rsidTr="00FB1330">
        <w:trPr>
          <w:cantSplit/>
          <w:trHeight w:val="338"/>
        </w:trPr>
        <w:tc>
          <w:tcPr>
            <w:tcW w:w="1636" w:type="dxa"/>
            <w:vMerge/>
            <w:tcBorders>
              <w:left w:val="single" w:sz="6" w:space="0" w:color="auto"/>
              <w:right w:val="single" w:sz="6" w:space="0" w:color="auto"/>
            </w:tcBorders>
          </w:tcPr>
          <w:p w:rsidR="00312F69" w:rsidRDefault="00312F69" w:rsidP="001D305A">
            <w:pPr>
              <w:pStyle w:val="TableCell"/>
            </w:pPr>
          </w:p>
        </w:tc>
        <w:tc>
          <w:tcPr>
            <w:tcW w:w="630" w:type="dxa"/>
            <w:vMerge/>
            <w:tcBorders>
              <w:left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CourierNew"/>
            </w:pPr>
            <w:r>
              <w:t>IVIDIGITIZER_VAL_WIDTH_OUTSIDE</w:t>
            </w:r>
          </w:p>
        </w:tc>
      </w:tr>
      <w:tr w:rsidR="00312F69" w:rsidTr="000E6101">
        <w:trPr>
          <w:cantSplit/>
          <w:trHeight w:val="337"/>
        </w:trPr>
        <w:tc>
          <w:tcPr>
            <w:tcW w:w="1636" w:type="dxa"/>
            <w:vMerge/>
            <w:tcBorders>
              <w:left w:val="single" w:sz="6" w:space="0" w:color="auto"/>
              <w:bottom w:val="single" w:sz="6" w:space="0" w:color="auto"/>
              <w:right w:val="single" w:sz="6" w:space="0" w:color="auto"/>
            </w:tcBorders>
          </w:tcPr>
          <w:p w:rsidR="00312F69" w:rsidRDefault="00312F69" w:rsidP="001D305A">
            <w:pPr>
              <w:pStyle w:val="TableCell"/>
            </w:pPr>
          </w:p>
        </w:tc>
        <w:tc>
          <w:tcPr>
            <w:tcW w:w="630" w:type="dxa"/>
            <w:vMerge/>
            <w:tcBorders>
              <w:left w:val="single" w:sz="6" w:space="0" w:color="auto"/>
              <w:bottom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312F69" w:rsidRDefault="00312F69" w:rsidP="001D305A">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rsidR="00312F69" w:rsidRDefault="00312F69" w:rsidP="001D305A">
            <w:pPr>
              <w:pStyle w:val="TableCell"/>
              <w:rPr>
                <w:rFonts w:ascii="Courier New" w:hAnsi="Courier New" w:cs="Courier New"/>
                <w:sz w:val="18"/>
                <w:szCs w:val="18"/>
              </w:rPr>
            </w:pPr>
            <w:r>
              <w:rPr>
                <w:rFonts w:ascii="Courier New" w:hAnsi="Courier New" w:cs="Courier New"/>
                <w:sz w:val="18"/>
                <w:szCs w:val="18"/>
              </w:rPr>
              <w:t>IviDigitizerWidthConditionOutside</w:t>
            </w:r>
          </w:p>
        </w:tc>
      </w:tr>
    </w:tbl>
    <w:p w:rsidR="00312F69" w:rsidRPr="00F7116C" w:rsidRDefault="00312F69" w:rsidP="00312F69">
      <w:pPr>
        <w:pStyle w:val="AttrFuncSubheading"/>
        <w:rPr>
          <w:color w:val="auto"/>
        </w:rPr>
      </w:pPr>
      <w:r w:rsidRPr="00F7116C">
        <w:rPr>
          <w:color w:val="auto"/>
        </w:rPr>
        <w:lastRenderedPageBreak/>
        <w:t>.NET Exceptions</w:t>
      </w:r>
    </w:p>
    <w:p w:rsidR="00312F69" w:rsidRDefault="00312F69" w:rsidP="00312F6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4F3C3F" w:rsidRDefault="004F3C3F" w:rsidP="004F3C3F">
      <w:pPr>
        <w:pStyle w:val="Body1"/>
        <w:rPr>
          <w:sz w:val="12"/>
          <w:szCs w:val="12"/>
        </w:rPr>
      </w:pPr>
      <w:r>
        <w:br w:type="page"/>
      </w:r>
    </w:p>
    <w:p w:rsidR="004F3C3F" w:rsidRDefault="004F3C3F" w:rsidP="004F3C3F">
      <w:pPr>
        <w:pStyle w:val="Heading3"/>
      </w:pPr>
      <w:bookmarkStart w:id="1386" w:name="_Toc304583914"/>
      <w:bookmarkStart w:id="1387" w:name="_Toc306374765"/>
      <w:r>
        <w:t>Width Trigger High Threshold</w:t>
      </w:r>
      <w:bookmarkEnd w:id="1386"/>
      <w:bookmarkEnd w:id="1387"/>
    </w:p>
    <w:p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626"/>
        <w:gridCol w:w="990"/>
        <w:gridCol w:w="1350"/>
        <w:gridCol w:w="1170"/>
        <w:gridCol w:w="3224"/>
      </w:tblGrid>
      <w:tr w:rsidR="004F3C3F" w:rsidTr="00306E2D">
        <w:trPr>
          <w:cantSplit/>
          <w:tblHeader/>
        </w:trPr>
        <w:tc>
          <w:tcPr>
            <w:tcW w:w="2626" w:type="dxa"/>
            <w:tcBorders>
              <w:top w:val="single" w:sz="4" w:space="0" w:color="auto"/>
              <w:left w:val="single" w:sz="4" w:space="0" w:color="auto"/>
              <w:bottom w:val="double" w:sz="6" w:space="0" w:color="auto"/>
            </w:tcBorders>
          </w:tcPr>
          <w:p w:rsidR="004F3C3F" w:rsidRDefault="004F3C3F" w:rsidP="001D305A">
            <w:pPr>
              <w:pStyle w:val="TableHead"/>
            </w:pPr>
            <w:r>
              <w:t>Data Type</w:t>
            </w:r>
          </w:p>
        </w:tc>
        <w:tc>
          <w:tcPr>
            <w:tcW w:w="990" w:type="dxa"/>
            <w:tcBorders>
              <w:top w:val="single" w:sz="4" w:space="0" w:color="auto"/>
              <w:bottom w:val="double" w:sz="6" w:space="0" w:color="auto"/>
            </w:tcBorders>
          </w:tcPr>
          <w:p w:rsidR="004F3C3F" w:rsidRDefault="004F3C3F" w:rsidP="001D305A">
            <w:pPr>
              <w:pStyle w:val="TableHead"/>
            </w:pPr>
            <w:r>
              <w:t>Access</w:t>
            </w:r>
          </w:p>
        </w:tc>
        <w:tc>
          <w:tcPr>
            <w:tcW w:w="1350" w:type="dxa"/>
            <w:tcBorders>
              <w:top w:val="single" w:sz="4" w:space="0" w:color="auto"/>
              <w:bottom w:val="double" w:sz="6" w:space="0" w:color="auto"/>
            </w:tcBorders>
          </w:tcPr>
          <w:p w:rsidR="004F3C3F" w:rsidRDefault="004F3C3F" w:rsidP="001D305A">
            <w:pPr>
              <w:pStyle w:val="TableHead"/>
            </w:pPr>
            <w:r>
              <w:t>Applies To</w:t>
            </w:r>
          </w:p>
        </w:tc>
        <w:tc>
          <w:tcPr>
            <w:tcW w:w="1170" w:type="dxa"/>
            <w:tcBorders>
              <w:top w:val="single" w:sz="4" w:space="0" w:color="auto"/>
              <w:bottom w:val="double" w:sz="6" w:space="0" w:color="auto"/>
            </w:tcBorders>
          </w:tcPr>
          <w:p w:rsidR="004F3C3F" w:rsidRDefault="004F3C3F" w:rsidP="001D305A">
            <w:pPr>
              <w:pStyle w:val="TableHead"/>
            </w:pPr>
            <w:r>
              <w:t>Coercion</w:t>
            </w:r>
          </w:p>
        </w:tc>
        <w:tc>
          <w:tcPr>
            <w:tcW w:w="3224" w:type="dxa"/>
            <w:tcBorders>
              <w:top w:val="single" w:sz="4" w:space="0" w:color="auto"/>
              <w:bottom w:val="double" w:sz="6" w:space="0" w:color="auto"/>
              <w:right w:val="single" w:sz="6" w:space="0" w:color="auto"/>
            </w:tcBorders>
          </w:tcPr>
          <w:p w:rsidR="004F3C3F" w:rsidRDefault="004F3C3F" w:rsidP="001D305A">
            <w:pPr>
              <w:pStyle w:val="TableHead"/>
            </w:pPr>
            <w:r>
              <w:t>High Level Functions</w:t>
            </w:r>
          </w:p>
        </w:tc>
      </w:tr>
      <w:tr w:rsidR="004F3C3F" w:rsidTr="00306E2D">
        <w:tblPrEx>
          <w:tblBorders>
            <w:top w:val="single" w:sz="6" w:space="0" w:color="auto"/>
            <w:left w:val="single" w:sz="6" w:space="0" w:color="auto"/>
            <w:bottom w:val="single" w:sz="6" w:space="0" w:color="auto"/>
            <w:right w:val="single" w:sz="6" w:space="0" w:color="auto"/>
          </w:tblBorders>
        </w:tblPrEx>
        <w:trPr>
          <w:cantSplit/>
        </w:trPr>
        <w:tc>
          <w:tcPr>
            <w:tcW w:w="2626" w:type="dxa"/>
            <w:tcBorders>
              <w:top w:val="double" w:sz="6" w:space="0" w:color="auto"/>
            </w:tcBorders>
          </w:tcPr>
          <w:p w:rsidR="00306E2D" w:rsidRDefault="004F3C3F" w:rsidP="00306E2D">
            <w:pPr>
              <w:pStyle w:val="TableCellCourierNew"/>
            </w:pPr>
            <w:r>
              <w:t>ViReal64</w:t>
            </w:r>
            <w:r w:rsidR="00306E2D">
              <w:t xml:space="preserve"> (C/COM)</w:t>
            </w:r>
          </w:p>
          <w:p w:rsidR="004F3C3F" w:rsidRDefault="00306E2D" w:rsidP="00306E2D">
            <w:pPr>
              <w:pStyle w:val="TableCellCourierNew"/>
            </w:pPr>
            <w:r>
              <w:t>PrecisionTimeSpan (.NET)</w:t>
            </w:r>
          </w:p>
        </w:tc>
        <w:tc>
          <w:tcPr>
            <w:tcW w:w="990" w:type="dxa"/>
            <w:tcBorders>
              <w:top w:val="double" w:sz="6" w:space="0" w:color="auto"/>
            </w:tcBorders>
          </w:tcPr>
          <w:p w:rsidR="004F3C3F" w:rsidRDefault="004F3C3F" w:rsidP="001D305A">
            <w:pPr>
              <w:pStyle w:val="TableCell"/>
            </w:pPr>
            <w:r>
              <w:t>R/W</w:t>
            </w:r>
          </w:p>
        </w:tc>
        <w:tc>
          <w:tcPr>
            <w:tcW w:w="1350" w:type="dxa"/>
            <w:tcBorders>
              <w:top w:val="double" w:sz="6" w:space="0" w:color="auto"/>
            </w:tcBorders>
          </w:tcPr>
          <w:p w:rsidR="004F3C3F" w:rsidRDefault="00377EBC" w:rsidP="001D305A">
            <w:pPr>
              <w:pStyle w:val="TableCell"/>
            </w:pPr>
            <w:r>
              <w:t>TriggerSource</w:t>
            </w:r>
          </w:p>
        </w:tc>
        <w:tc>
          <w:tcPr>
            <w:tcW w:w="1170" w:type="dxa"/>
            <w:tcBorders>
              <w:top w:val="double" w:sz="6" w:space="0" w:color="auto"/>
            </w:tcBorders>
          </w:tcPr>
          <w:p w:rsidR="004F3C3F" w:rsidRDefault="004F3C3F" w:rsidP="001D305A">
            <w:pPr>
              <w:pStyle w:val="TableCell"/>
            </w:pPr>
            <w:r>
              <w:t>None</w:t>
            </w:r>
          </w:p>
        </w:tc>
        <w:tc>
          <w:tcPr>
            <w:tcW w:w="3224" w:type="dxa"/>
            <w:tcBorders>
              <w:top w:val="double" w:sz="6" w:space="0" w:color="auto"/>
            </w:tcBorders>
          </w:tcPr>
          <w:p w:rsidR="004F3C3F" w:rsidRDefault="00E16438" w:rsidP="001D305A">
            <w:pPr>
              <w:pStyle w:val="TableCell"/>
            </w:pPr>
            <w:r>
              <w:t>Configure Width Trigger Source</w:t>
            </w:r>
          </w:p>
        </w:tc>
      </w:tr>
    </w:tbl>
    <w:p w:rsidR="00312F69" w:rsidRDefault="00312F69" w:rsidP="00312F69">
      <w:pPr>
        <w:pStyle w:val="FunctionHead"/>
      </w:pPr>
      <w:r>
        <w:t>.NET Property Name</w:t>
      </w:r>
    </w:p>
    <w:p w:rsidR="00312F69" w:rsidRDefault="00312F69" w:rsidP="00312F69">
      <w:pPr>
        <w:pStyle w:val="Body1"/>
        <w:rPr>
          <w:rStyle w:val="monospace"/>
        </w:rPr>
      </w:pPr>
      <w:r>
        <w:rPr>
          <w:rStyle w:val="monospace"/>
        </w:rPr>
        <w:t>Trigger.Sources[].Width.ThresholdHigh</w:t>
      </w:r>
    </w:p>
    <w:p w:rsidR="004F3C3F" w:rsidRDefault="004F3C3F" w:rsidP="004F3C3F">
      <w:pPr>
        <w:pStyle w:val="FunctionHead"/>
      </w:pPr>
      <w:r>
        <w:t>COM Property Name</w:t>
      </w:r>
    </w:p>
    <w:p w:rsidR="004F3C3F" w:rsidRDefault="009249C0" w:rsidP="004F3C3F">
      <w:pPr>
        <w:pStyle w:val="Body1"/>
        <w:rPr>
          <w:rStyle w:val="monospace"/>
        </w:rPr>
      </w:pPr>
      <w:r>
        <w:rPr>
          <w:rStyle w:val="monospace"/>
        </w:rPr>
        <w:t>Trigger.Sources.Item().</w:t>
      </w:r>
      <w:r w:rsidR="004F3C3F">
        <w:rPr>
          <w:rStyle w:val="monospace"/>
        </w:rPr>
        <w:t>Width.ThresholdHigh</w:t>
      </w:r>
    </w:p>
    <w:p w:rsidR="004F3C3F" w:rsidRDefault="004F3C3F" w:rsidP="004F3C3F">
      <w:pPr>
        <w:pStyle w:val="FunctionHead"/>
      </w:pPr>
      <w:r>
        <w:t>C Constant Name</w:t>
      </w:r>
    </w:p>
    <w:p w:rsidR="004F3C3F" w:rsidRDefault="004F3C3F" w:rsidP="004F3C3F">
      <w:pPr>
        <w:pStyle w:val="Body1"/>
      </w:pPr>
      <w:r>
        <w:rPr>
          <w:rFonts w:ascii="Courier New" w:hAnsi="Courier New" w:cs="Courier New"/>
          <w:sz w:val="18"/>
          <w:szCs w:val="18"/>
        </w:rPr>
        <w:t>IVIDIGITIZER_ATTR_WIDTH_TRIGGER_HIGH_THRESHOLD</w:t>
      </w:r>
    </w:p>
    <w:p w:rsidR="004F3C3F" w:rsidRDefault="004F3C3F" w:rsidP="004F3C3F">
      <w:pPr>
        <w:pStyle w:val="FunctionHead"/>
      </w:pPr>
      <w:r>
        <w:t>Description</w:t>
      </w:r>
    </w:p>
    <w:p w:rsidR="004F3C3F" w:rsidRDefault="004F3C3F" w:rsidP="004F3C3F">
      <w:pPr>
        <w:pStyle w:val="Body1"/>
      </w:pPr>
      <w:r>
        <w:t>Specifies the high width threshold time</w:t>
      </w:r>
      <w:r w:rsidR="00C06F58">
        <w:t xml:space="preserve">. </w:t>
      </w:r>
      <w:r w:rsidR="00306E2D">
        <w:t>For C and COM, the units are seconds</w:t>
      </w:r>
      <w:r w:rsidR="00C06F58">
        <w:t xml:space="preserve">. </w:t>
      </w:r>
      <w:r w:rsidR="00306E2D">
        <w:t>For .NET, the units are implicit in the definition of PrecisionTimeSpan</w:t>
      </w:r>
      <w:r>
        <w:t>.</w:t>
      </w:r>
    </w:p>
    <w:p w:rsidR="00312F69" w:rsidRPr="00F7116C" w:rsidRDefault="00312F69" w:rsidP="00312F69">
      <w:pPr>
        <w:pStyle w:val="AttrFuncSubheading"/>
        <w:rPr>
          <w:color w:val="auto"/>
        </w:rPr>
      </w:pPr>
      <w:r w:rsidRPr="00F7116C">
        <w:rPr>
          <w:color w:val="auto"/>
        </w:rPr>
        <w:t>.NET Exceptions</w:t>
      </w:r>
    </w:p>
    <w:p w:rsidR="00312F69" w:rsidRDefault="00312F69" w:rsidP="00312F6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4F3C3F" w:rsidRDefault="004F3C3F" w:rsidP="004F3C3F">
      <w:pPr>
        <w:pStyle w:val="Body1"/>
        <w:rPr>
          <w:sz w:val="12"/>
          <w:szCs w:val="12"/>
        </w:rPr>
      </w:pPr>
      <w:r>
        <w:br w:type="page"/>
      </w:r>
    </w:p>
    <w:p w:rsidR="004F3C3F" w:rsidRDefault="004F3C3F" w:rsidP="004F3C3F">
      <w:pPr>
        <w:pStyle w:val="Heading3"/>
      </w:pPr>
      <w:bookmarkStart w:id="1388" w:name="_Toc304583915"/>
      <w:bookmarkStart w:id="1389" w:name="_Toc306374766"/>
      <w:r>
        <w:t>Width Trigger Low Threshold</w:t>
      </w:r>
      <w:bookmarkEnd w:id="1388"/>
      <w:bookmarkEnd w:id="1389"/>
    </w:p>
    <w:p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356"/>
        <w:gridCol w:w="990"/>
        <w:gridCol w:w="1440"/>
        <w:gridCol w:w="1350"/>
        <w:gridCol w:w="3224"/>
      </w:tblGrid>
      <w:tr w:rsidR="004F3C3F" w:rsidTr="00306E2D">
        <w:trPr>
          <w:cantSplit/>
          <w:tblHeader/>
        </w:trPr>
        <w:tc>
          <w:tcPr>
            <w:tcW w:w="2356" w:type="dxa"/>
            <w:tcBorders>
              <w:top w:val="single" w:sz="4" w:space="0" w:color="auto"/>
              <w:left w:val="single" w:sz="4" w:space="0" w:color="auto"/>
              <w:bottom w:val="double" w:sz="6" w:space="0" w:color="auto"/>
            </w:tcBorders>
          </w:tcPr>
          <w:p w:rsidR="004F3C3F" w:rsidRDefault="004F3C3F" w:rsidP="001D305A">
            <w:pPr>
              <w:pStyle w:val="TableHead"/>
            </w:pPr>
            <w:r>
              <w:t>Data Type</w:t>
            </w:r>
          </w:p>
        </w:tc>
        <w:tc>
          <w:tcPr>
            <w:tcW w:w="990" w:type="dxa"/>
            <w:tcBorders>
              <w:top w:val="single" w:sz="4" w:space="0" w:color="auto"/>
              <w:bottom w:val="double" w:sz="6" w:space="0" w:color="auto"/>
            </w:tcBorders>
          </w:tcPr>
          <w:p w:rsidR="004F3C3F" w:rsidRDefault="004F3C3F" w:rsidP="001D305A">
            <w:pPr>
              <w:pStyle w:val="TableHead"/>
            </w:pPr>
            <w:r>
              <w:t>Access</w:t>
            </w:r>
          </w:p>
        </w:tc>
        <w:tc>
          <w:tcPr>
            <w:tcW w:w="1440" w:type="dxa"/>
            <w:tcBorders>
              <w:top w:val="single" w:sz="4" w:space="0" w:color="auto"/>
              <w:bottom w:val="double" w:sz="6" w:space="0" w:color="auto"/>
            </w:tcBorders>
          </w:tcPr>
          <w:p w:rsidR="004F3C3F" w:rsidRDefault="004F3C3F" w:rsidP="001D305A">
            <w:pPr>
              <w:pStyle w:val="TableHead"/>
            </w:pPr>
            <w:r>
              <w:t>Applies To</w:t>
            </w:r>
          </w:p>
        </w:tc>
        <w:tc>
          <w:tcPr>
            <w:tcW w:w="1350" w:type="dxa"/>
            <w:tcBorders>
              <w:top w:val="single" w:sz="4" w:space="0" w:color="auto"/>
              <w:bottom w:val="double" w:sz="6" w:space="0" w:color="auto"/>
            </w:tcBorders>
          </w:tcPr>
          <w:p w:rsidR="004F3C3F" w:rsidRDefault="004F3C3F" w:rsidP="001D305A">
            <w:pPr>
              <w:pStyle w:val="TableHead"/>
            </w:pPr>
            <w:r>
              <w:t>Coercion</w:t>
            </w:r>
          </w:p>
        </w:tc>
        <w:tc>
          <w:tcPr>
            <w:tcW w:w="3224" w:type="dxa"/>
            <w:tcBorders>
              <w:top w:val="single" w:sz="4" w:space="0" w:color="auto"/>
              <w:bottom w:val="double" w:sz="6" w:space="0" w:color="auto"/>
              <w:right w:val="single" w:sz="6" w:space="0" w:color="auto"/>
            </w:tcBorders>
          </w:tcPr>
          <w:p w:rsidR="004F3C3F" w:rsidRDefault="004F3C3F" w:rsidP="001D305A">
            <w:pPr>
              <w:pStyle w:val="TableHead"/>
            </w:pPr>
            <w:r>
              <w:t>High Level Functions</w:t>
            </w:r>
          </w:p>
        </w:tc>
      </w:tr>
      <w:tr w:rsidR="004F3C3F" w:rsidTr="00306E2D">
        <w:tblPrEx>
          <w:tblBorders>
            <w:top w:val="single" w:sz="6" w:space="0" w:color="auto"/>
            <w:left w:val="single" w:sz="6" w:space="0" w:color="auto"/>
            <w:bottom w:val="single" w:sz="6" w:space="0" w:color="auto"/>
            <w:right w:val="single" w:sz="6" w:space="0" w:color="auto"/>
          </w:tblBorders>
        </w:tblPrEx>
        <w:trPr>
          <w:cantSplit/>
        </w:trPr>
        <w:tc>
          <w:tcPr>
            <w:tcW w:w="2356" w:type="dxa"/>
            <w:tcBorders>
              <w:top w:val="double" w:sz="6" w:space="0" w:color="auto"/>
            </w:tcBorders>
          </w:tcPr>
          <w:p w:rsidR="00306E2D" w:rsidRDefault="004F3C3F" w:rsidP="00306E2D">
            <w:pPr>
              <w:pStyle w:val="TableCellCourierNew"/>
            </w:pPr>
            <w:r>
              <w:t>ViReal64</w:t>
            </w:r>
            <w:r w:rsidR="00306E2D">
              <w:t xml:space="preserve"> (C/COM)</w:t>
            </w:r>
          </w:p>
          <w:p w:rsidR="004F3C3F" w:rsidRDefault="00306E2D" w:rsidP="00306E2D">
            <w:pPr>
              <w:pStyle w:val="TableCellCourierNew"/>
            </w:pPr>
            <w:r>
              <w:t>PrecisionTimeSpan (.NET)</w:t>
            </w:r>
          </w:p>
        </w:tc>
        <w:tc>
          <w:tcPr>
            <w:tcW w:w="990" w:type="dxa"/>
            <w:tcBorders>
              <w:top w:val="double" w:sz="6" w:space="0" w:color="auto"/>
            </w:tcBorders>
          </w:tcPr>
          <w:p w:rsidR="004F3C3F" w:rsidRDefault="004F3C3F" w:rsidP="001D305A">
            <w:pPr>
              <w:pStyle w:val="TableCell"/>
            </w:pPr>
            <w:r>
              <w:t>R/W</w:t>
            </w:r>
          </w:p>
        </w:tc>
        <w:tc>
          <w:tcPr>
            <w:tcW w:w="1440" w:type="dxa"/>
            <w:tcBorders>
              <w:top w:val="double" w:sz="6" w:space="0" w:color="auto"/>
            </w:tcBorders>
          </w:tcPr>
          <w:p w:rsidR="004F3C3F" w:rsidRDefault="00377EBC" w:rsidP="001D305A">
            <w:pPr>
              <w:pStyle w:val="TableCell"/>
            </w:pPr>
            <w:r>
              <w:t>TriggerSource</w:t>
            </w:r>
          </w:p>
        </w:tc>
        <w:tc>
          <w:tcPr>
            <w:tcW w:w="1350" w:type="dxa"/>
            <w:tcBorders>
              <w:top w:val="double" w:sz="6" w:space="0" w:color="auto"/>
            </w:tcBorders>
          </w:tcPr>
          <w:p w:rsidR="004F3C3F" w:rsidRDefault="004F3C3F" w:rsidP="001D305A">
            <w:pPr>
              <w:pStyle w:val="TableCell"/>
            </w:pPr>
            <w:r>
              <w:t>None</w:t>
            </w:r>
          </w:p>
        </w:tc>
        <w:tc>
          <w:tcPr>
            <w:tcW w:w="3224" w:type="dxa"/>
            <w:tcBorders>
              <w:top w:val="double" w:sz="6" w:space="0" w:color="auto"/>
            </w:tcBorders>
          </w:tcPr>
          <w:p w:rsidR="004F3C3F" w:rsidRDefault="00E16438" w:rsidP="001D305A">
            <w:pPr>
              <w:pStyle w:val="TableCell"/>
            </w:pPr>
            <w:r>
              <w:t>Configure Width Trigger Source</w:t>
            </w:r>
          </w:p>
        </w:tc>
      </w:tr>
    </w:tbl>
    <w:p w:rsidR="00312F69" w:rsidRDefault="00312F69" w:rsidP="00312F69">
      <w:pPr>
        <w:pStyle w:val="FunctionHead"/>
      </w:pPr>
      <w:r>
        <w:t>.NET Property Name</w:t>
      </w:r>
    </w:p>
    <w:p w:rsidR="00312F69" w:rsidRDefault="00312F69" w:rsidP="00312F69">
      <w:pPr>
        <w:pStyle w:val="Body1"/>
        <w:rPr>
          <w:rStyle w:val="monospace"/>
        </w:rPr>
      </w:pPr>
      <w:r>
        <w:rPr>
          <w:rStyle w:val="monospace"/>
        </w:rPr>
        <w:t>Trigger.Sources[].Width.ThresholdLow</w:t>
      </w:r>
    </w:p>
    <w:p w:rsidR="004F3C3F" w:rsidRDefault="004F3C3F" w:rsidP="004F3C3F">
      <w:pPr>
        <w:pStyle w:val="FunctionHead"/>
      </w:pPr>
      <w:r>
        <w:t>COM Property Name</w:t>
      </w:r>
    </w:p>
    <w:p w:rsidR="004F3C3F" w:rsidRDefault="009249C0" w:rsidP="004F3C3F">
      <w:pPr>
        <w:pStyle w:val="Body1"/>
        <w:rPr>
          <w:rStyle w:val="monospace"/>
        </w:rPr>
      </w:pPr>
      <w:r>
        <w:rPr>
          <w:rStyle w:val="monospace"/>
        </w:rPr>
        <w:t>Trigger.Sources.Item().</w:t>
      </w:r>
      <w:r w:rsidR="004F3C3F">
        <w:rPr>
          <w:rStyle w:val="monospace"/>
        </w:rPr>
        <w:t>Width.ThresholdLow</w:t>
      </w:r>
    </w:p>
    <w:p w:rsidR="004F3C3F" w:rsidRDefault="004F3C3F" w:rsidP="004F3C3F">
      <w:pPr>
        <w:pStyle w:val="FunctionHead"/>
      </w:pPr>
      <w:r>
        <w:t>C Constant Name</w:t>
      </w:r>
    </w:p>
    <w:p w:rsidR="004F3C3F" w:rsidRDefault="004F3C3F" w:rsidP="004F3C3F">
      <w:pPr>
        <w:pStyle w:val="Body1"/>
      </w:pPr>
      <w:r>
        <w:rPr>
          <w:rFonts w:ascii="Courier New" w:hAnsi="Courier New" w:cs="Courier New"/>
          <w:sz w:val="18"/>
          <w:szCs w:val="18"/>
        </w:rPr>
        <w:t>IVIDIGITIZER_ATTR_WIDTH_TRIGGER_LOW_THRESHOLD</w:t>
      </w:r>
    </w:p>
    <w:p w:rsidR="004F3C3F" w:rsidRDefault="004F3C3F" w:rsidP="004F3C3F">
      <w:pPr>
        <w:pStyle w:val="FunctionHead"/>
      </w:pPr>
      <w:r>
        <w:t>Description</w:t>
      </w:r>
    </w:p>
    <w:p w:rsidR="004F3C3F" w:rsidRDefault="004F3C3F" w:rsidP="004F3C3F">
      <w:pPr>
        <w:pStyle w:val="Body1"/>
      </w:pPr>
      <w:r>
        <w:t>Specifies the low width threshold time</w:t>
      </w:r>
      <w:r w:rsidR="00C06F58">
        <w:t xml:space="preserve">. </w:t>
      </w:r>
      <w:r w:rsidR="00306E2D">
        <w:t>For C and COM, the units are seconds</w:t>
      </w:r>
      <w:r w:rsidR="00C06F58">
        <w:t xml:space="preserve">. </w:t>
      </w:r>
      <w:r w:rsidR="00306E2D">
        <w:t>For .NET, the units are implicit in the definition of PrecisionTimeSpan</w:t>
      </w:r>
      <w:r>
        <w:t>.</w:t>
      </w:r>
    </w:p>
    <w:p w:rsidR="00312F69" w:rsidRPr="00F7116C" w:rsidRDefault="00312F69" w:rsidP="00312F69">
      <w:pPr>
        <w:pStyle w:val="AttrFuncSubheading"/>
        <w:rPr>
          <w:color w:val="auto"/>
        </w:rPr>
      </w:pPr>
      <w:r w:rsidRPr="00F7116C">
        <w:rPr>
          <w:color w:val="auto"/>
        </w:rPr>
        <w:t>.NET Exceptions</w:t>
      </w:r>
    </w:p>
    <w:p w:rsidR="00312F69" w:rsidRDefault="00312F69" w:rsidP="00312F6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4F3C3F" w:rsidRDefault="004F3C3F" w:rsidP="004F3C3F">
      <w:pPr>
        <w:pStyle w:val="Body1"/>
        <w:rPr>
          <w:sz w:val="12"/>
          <w:szCs w:val="12"/>
        </w:rPr>
      </w:pPr>
      <w:r>
        <w:br w:type="page"/>
      </w:r>
    </w:p>
    <w:p w:rsidR="004F3C3F" w:rsidRDefault="004F3C3F" w:rsidP="004F3C3F">
      <w:pPr>
        <w:pStyle w:val="Heading3"/>
      </w:pPr>
      <w:bookmarkStart w:id="1390" w:name="_Toc304583916"/>
      <w:bookmarkStart w:id="1391" w:name="_Toc306374767"/>
      <w:r>
        <w:t>Width Trigger Polarity</w:t>
      </w:r>
      <w:bookmarkEnd w:id="1390"/>
      <w:bookmarkEnd w:id="1391"/>
    </w:p>
    <w:p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4F3C3F" w:rsidTr="001D305A">
        <w:trPr>
          <w:cantSplit/>
          <w:tblHeader/>
        </w:trPr>
        <w:tc>
          <w:tcPr>
            <w:tcW w:w="1170" w:type="dxa"/>
            <w:tcBorders>
              <w:top w:val="single" w:sz="4" w:space="0" w:color="auto"/>
              <w:left w:val="single" w:sz="4" w:space="0" w:color="auto"/>
              <w:bottom w:val="double" w:sz="6" w:space="0" w:color="auto"/>
            </w:tcBorders>
          </w:tcPr>
          <w:p w:rsidR="004F3C3F" w:rsidRDefault="004F3C3F" w:rsidP="001D305A">
            <w:pPr>
              <w:pStyle w:val="TableHead"/>
            </w:pPr>
            <w:r>
              <w:t>Data Type</w:t>
            </w:r>
          </w:p>
        </w:tc>
        <w:tc>
          <w:tcPr>
            <w:tcW w:w="810" w:type="dxa"/>
            <w:tcBorders>
              <w:top w:val="single" w:sz="4" w:space="0" w:color="auto"/>
              <w:bottom w:val="double" w:sz="6" w:space="0" w:color="auto"/>
            </w:tcBorders>
          </w:tcPr>
          <w:p w:rsidR="004F3C3F" w:rsidRDefault="004F3C3F" w:rsidP="001D305A">
            <w:pPr>
              <w:pStyle w:val="TableHead"/>
            </w:pPr>
            <w:r>
              <w:t>Access</w:t>
            </w:r>
          </w:p>
        </w:tc>
        <w:tc>
          <w:tcPr>
            <w:tcW w:w="1530" w:type="dxa"/>
            <w:tcBorders>
              <w:top w:val="single" w:sz="4" w:space="0" w:color="auto"/>
              <w:bottom w:val="double" w:sz="6" w:space="0" w:color="auto"/>
            </w:tcBorders>
          </w:tcPr>
          <w:p w:rsidR="004F3C3F" w:rsidRDefault="004F3C3F" w:rsidP="001D305A">
            <w:pPr>
              <w:pStyle w:val="TableHead"/>
            </w:pPr>
            <w:r>
              <w:t>Applies To</w:t>
            </w:r>
          </w:p>
        </w:tc>
        <w:tc>
          <w:tcPr>
            <w:tcW w:w="1080" w:type="dxa"/>
            <w:tcBorders>
              <w:top w:val="single" w:sz="4" w:space="0" w:color="auto"/>
              <w:bottom w:val="double" w:sz="6" w:space="0" w:color="auto"/>
            </w:tcBorders>
          </w:tcPr>
          <w:p w:rsidR="004F3C3F" w:rsidRDefault="004F3C3F" w:rsidP="001D305A">
            <w:pPr>
              <w:pStyle w:val="TableHead"/>
            </w:pPr>
            <w:r>
              <w:t>Coercion</w:t>
            </w:r>
          </w:p>
        </w:tc>
        <w:tc>
          <w:tcPr>
            <w:tcW w:w="4770" w:type="dxa"/>
            <w:tcBorders>
              <w:top w:val="single" w:sz="4" w:space="0" w:color="auto"/>
              <w:bottom w:val="double" w:sz="6" w:space="0" w:color="auto"/>
              <w:right w:val="single" w:sz="6" w:space="0" w:color="auto"/>
            </w:tcBorders>
          </w:tcPr>
          <w:p w:rsidR="004F3C3F" w:rsidRDefault="004F3C3F" w:rsidP="001D305A">
            <w:pPr>
              <w:pStyle w:val="TableHead"/>
            </w:pPr>
            <w:r>
              <w:t>High Level Functions</w:t>
            </w:r>
          </w:p>
        </w:tc>
      </w:tr>
      <w:tr w:rsidR="004F3C3F"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4F3C3F" w:rsidRDefault="004F3C3F" w:rsidP="001D305A">
            <w:pPr>
              <w:pStyle w:val="TableCellCourierNew"/>
            </w:pPr>
            <w:r>
              <w:t>ViInt32</w:t>
            </w:r>
          </w:p>
        </w:tc>
        <w:tc>
          <w:tcPr>
            <w:tcW w:w="810" w:type="dxa"/>
            <w:tcBorders>
              <w:top w:val="double" w:sz="6" w:space="0" w:color="auto"/>
            </w:tcBorders>
          </w:tcPr>
          <w:p w:rsidR="004F3C3F" w:rsidRDefault="004F3C3F" w:rsidP="001D305A">
            <w:pPr>
              <w:pStyle w:val="TableCell"/>
            </w:pPr>
            <w:r>
              <w:t>R/W</w:t>
            </w:r>
          </w:p>
        </w:tc>
        <w:tc>
          <w:tcPr>
            <w:tcW w:w="1530" w:type="dxa"/>
            <w:tcBorders>
              <w:top w:val="double" w:sz="6" w:space="0" w:color="auto"/>
            </w:tcBorders>
          </w:tcPr>
          <w:p w:rsidR="004F3C3F" w:rsidRDefault="00377EBC" w:rsidP="001D305A">
            <w:pPr>
              <w:pStyle w:val="TableCell"/>
            </w:pPr>
            <w:r>
              <w:t>TriggerSource</w:t>
            </w:r>
          </w:p>
        </w:tc>
        <w:tc>
          <w:tcPr>
            <w:tcW w:w="1080" w:type="dxa"/>
            <w:tcBorders>
              <w:top w:val="double" w:sz="6" w:space="0" w:color="auto"/>
            </w:tcBorders>
          </w:tcPr>
          <w:p w:rsidR="004F3C3F" w:rsidRDefault="004F3C3F" w:rsidP="001D305A">
            <w:pPr>
              <w:pStyle w:val="TableCell"/>
            </w:pPr>
            <w:r>
              <w:t>None</w:t>
            </w:r>
          </w:p>
        </w:tc>
        <w:tc>
          <w:tcPr>
            <w:tcW w:w="4770" w:type="dxa"/>
            <w:tcBorders>
              <w:top w:val="double" w:sz="6" w:space="0" w:color="auto"/>
            </w:tcBorders>
          </w:tcPr>
          <w:p w:rsidR="004F3C3F" w:rsidRDefault="00E16438" w:rsidP="001D305A">
            <w:pPr>
              <w:pStyle w:val="TableCell"/>
            </w:pPr>
            <w:r>
              <w:t>Configure Width Trigger Source</w:t>
            </w:r>
          </w:p>
        </w:tc>
      </w:tr>
    </w:tbl>
    <w:p w:rsidR="00312F69" w:rsidRDefault="00312F69" w:rsidP="00312F69">
      <w:pPr>
        <w:pStyle w:val="FunctionHead"/>
      </w:pPr>
      <w:r>
        <w:t>.NET Property Name</w:t>
      </w:r>
    </w:p>
    <w:p w:rsidR="00312F69" w:rsidRDefault="00312F69" w:rsidP="00312F69">
      <w:pPr>
        <w:pStyle w:val="Body1"/>
        <w:rPr>
          <w:rStyle w:val="monospace"/>
        </w:rPr>
      </w:pPr>
      <w:r>
        <w:rPr>
          <w:rStyle w:val="monospace"/>
        </w:rPr>
        <w:t>Trigger.Sources[].Width.Polarity</w:t>
      </w:r>
    </w:p>
    <w:p w:rsidR="00312F69" w:rsidRDefault="00312F69" w:rsidP="00312F69">
      <w:pPr>
        <w:pStyle w:val="FunctionHead"/>
      </w:pPr>
      <w:r>
        <w:t>.NET Enumeration Name</w:t>
      </w:r>
    </w:p>
    <w:p w:rsidR="00312F69" w:rsidRDefault="00312F69" w:rsidP="00312F69">
      <w:pPr>
        <w:pStyle w:val="Code1"/>
      </w:pPr>
      <w:r>
        <w:t>WidthPolarity</w:t>
      </w:r>
    </w:p>
    <w:p w:rsidR="004F3C3F" w:rsidRDefault="004F3C3F" w:rsidP="004F3C3F">
      <w:pPr>
        <w:pStyle w:val="FunctionHead"/>
      </w:pPr>
      <w:r>
        <w:t>COM Property Name</w:t>
      </w:r>
    </w:p>
    <w:p w:rsidR="004F3C3F" w:rsidRDefault="009249C0" w:rsidP="004F3C3F">
      <w:pPr>
        <w:pStyle w:val="Body1"/>
        <w:rPr>
          <w:rStyle w:val="monospace"/>
        </w:rPr>
      </w:pPr>
      <w:r>
        <w:rPr>
          <w:rStyle w:val="monospace"/>
        </w:rPr>
        <w:t>Trigger.Sources.Item().</w:t>
      </w:r>
      <w:r w:rsidR="004F3C3F">
        <w:rPr>
          <w:rStyle w:val="monospace"/>
        </w:rPr>
        <w:t>Width.Polarity</w:t>
      </w:r>
    </w:p>
    <w:p w:rsidR="004F3C3F" w:rsidRDefault="004F3C3F" w:rsidP="004F3C3F">
      <w:pPr>
        <w:pStyle w:val="FunctionHead"/>
      </w:pPr>
      <w:r>
        <w:t>COM Enumeration Name</w:t>
      </w:r>
    </w:p>
    <w:p w:rsidR="004F3C3F" w:rsidRDefault="004F3C3F" w:rsidP="004F3C3F">
      <w:pPr>
        <w:pStyle w:val="Code1"/>
      </w:pPr>
      <w:r>
        <w:t>IviDigitizerWidthPolarityEnum</w:t>
      </w:r>
    </w:p>
    <w:p w:rsidR="004F3C3F" w:rsidRDefault="004F3C3F" w:rsidP="004F3C3F">
      <w:pPr>
        <w:pStyle w:val="FunctionHead"/>
      </w:pPr>
      <w:r>
        <w:t>C Constant Name</w:t>
      </w:r>
    </w:p>
    <w:p w:rsidR="004F3C3F" w:rsidRDefault="004F3C3F" w:rsidP="004F3C3F">
      <w:pPr>
        <w:pStyle w:val="Body1"/>
      </w:pPr>
      <w:r>
        <w:rPr>
          <w:rFonts w:ascii="Courier New" w:hAnsi="Courier New" w:cs="Courier New"/>
          <w:sz w:val="18"/>
          <w:szCs w:val="18"/>
        </w:rPr>
        <w:t>IVIDIGITIZER_ATTR_WIDTH_TRIGGER_POLARITY</w:t>
      </w:r>
    </w:p>
    <w:p w:rsidR="004F3C3F" w:rsidRDefault="004F3C3F" w:rsidP="004F3C3F">
      <w:pPr>
        <w:pStyle w:val="FunctionHead"/>
      </w:pPr>
      <w:r>
        <w:t>Description</w:t>
      </w:r>
    </w:p>
    <w:p w:rsidR="004F3C3F" w:rsidRDefault="004F3C3F" w:rsidP="004F3C3F">
      <w:pPr>
        <w:pStyle w:val="Body1"/>
      </w:pPr>
      <w:r>
        <w:t>Specifies the polarity of the pulse that triggers the digitizer.</w:t>
      </w:r>
    </w:p>
    <w:p w:rsidR="004F3C3F" w:rsidRDefault="004F3C3F" w:rsidP="004F3C3F">
      <w:pPr>
        <w:pStyle w:val="FunctionHead"/>
      </w:pPr>
      <w:r>
        <w:t>Defined Values</w:t>
      </w:r>
    </w:p>
    <w:tbl>
      <w:tblPr>
        <w:tblW w:w="0" w:type="auto"/>
        <w:tblInd w:w="722" w:type="dxa"/>
        <w:tblLayout w:type="fixed"/>
        <w:tblLook w:val="0000"/>
      </w:tblPr>
      <w:tblGrid>
        <w:gridCol w:w="2716"/>
        <w:gridCol w:w="630"/>
        <w:gridCol w:w="1170"/>
        <w:gridCol w:w="4124"/>
      </w:tblGrid>
      <w:tr w:rsidR="004F3C3F" w:rsidTr="00E16438">
        <w:trPr>
          <w:cantSplit/>
          <w:trHeight w:val="158"/>
        </w:trPr>
        <w:tc>
          <w:tcPr>
            <w:tcW w:w="2716" w:type="dxa"/>
            <w:vMerge w:val="restart"/>
            <w:tcBorders>
              <w:top w:val="single" w:sz="4" w:space="0" w:color="auto"/>
              <w:left w:val="single" w:sz="6" w:space="0" w:color="auto"/>
              <w:right w:val="single" w:sz="6" w:space="0" w:color="auto"/>
            </w:tcBorders>
            <w:shd w:val="clear" w:color="auto" w:fill="C0C0C0"/>
          </w:tcPr>
          <w:p w:rsidR="004F3C3F" w:rsidRDefault="004F3C3F" w:rsidP="001D305A">
            <w:pPr>
              <w:pStyle w:val="TableHead"/>
              <w:jc w:val="left"/>
              <w:rPr>
                <w:i/>
                <w:iCs/>
              </w:rPr>
            </w:pPr>
            <w:r>
              <w:rPr>
                <w:i/>
                <w:iCs/>
              </w:rPr>
              <w:t>Name</w:t>
            </w:r>
          </w:p>
        </w:tc>
        <w:tc>
          <w:tcPr>
            <w:tcW w:w="5924" w:type="dxa"/>
            <w:gridSpan w:val="3"/>
            <w:tcBorders>
              <w:top w:val="single" w:sz="4" w:space="0" w:color="auto"/>
              <w:left w:val="single" w:sz="6" w:space="0" w:color="auto"/>
              <w:bottom w:val="single" w:sz="4" w:space="0" w:color="auto"/>
              <w:right w:val="single" w:sz="6" w:space="0" w:color="auto"/>
            </w:tcBorders>
            <w:shd w:val="clear" w:color="auto" w:fill="C0C0C0"/>
          </w:tcPr>
          <w:p w:rsidR="004F3C3F" w:rsidRDefault="004F3C3F" w:rsidP="001D305A">
            <w:pPr>
              <w:pStyle w:val="TableHead"/>
              <w:jc w:val="left"/>
              <w:rPr>
                <w:i/>
                <w:iCs/>
              </w:rPr>
            </w:pPr>
            <w:r>
              <w:rPr>
                <w:i/>
                <w:iCs/>
              </w:rPr>
              <w:t>Description</w:t>
            </w:r>
          </w:p>
        </w:tc>
      </w:tr>
      <w:tr w:rsidR="004F3C3F" w:rsidTr="00E16438">
        <w:trPr>
          <w:cantSplit/>
          <w:trHeight w:val="157"/>
        </w:trPr>
        <w:tc>
          <w:tcPr>
            <w:tcW w:w="2716" w:type="dxa"/>
            <w:vMerge/>
            <w:tcBorders>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Language</w:t>
            </w:r>
          </w:p>
        </w:tc>
        <w:tc>
          <w:tcPr>
            <w:tcW w:w="4124"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Identifier</w:t>
            </w:r>
          </w:p>
        </w:tc>
      </w:tr>
      <w:tr w:rsidR="004F3C3F" w:rsidTr="00C702D7">
        <w:trPr>
          <w:cantSplit/>
          <w:trHeight w:val="873"/>
        </w:trPr>
        <w:tc>
          <w:tcPr>
            <w:tcW w:w="2716" w:type="dxa"/>
            <w:vMerge w:val="restart"/>
            <w:tcBorders>
              <w:top w:val="single" w:sz="6" w:space="0" w:color="auto"/>
              <w:left w:val="single" w:sz="6" w:space="0" w:color="auto"/>
              <w:right w:val="single" w:sz="6" w:space="0" w:color="auto"/>
            </w:tcBorders>
          </w:tcPr>
          <w:p w:rsidR="004F3C3F" w:rsidRDefault="004F3C3F" w:rsidP="001D305A">
            <w:pPr>
              <w:pStyle w:val="TableCell"/>
            </w:pPr>
            <w:r>
              <w:t>Positive</w:t>
            </w:r>
          </w:p>
        </w:tc>
        <w:tc>
          <w:tcPr>
            <w:tcW w:w="592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 xml:space="preserve">Configures the digitizer to trigger on positive pulses that have a width that meets the condition the user specifies with the Width </w:t>
            </w:r>
            <w:r w:rsidR="00C702D7">
              <w:t xml:space="preserve">Trigger </w:t>
            </w:r>
            <w:r>
              <w:t>Condition attribute.</w:t>
            </w:r>
          </w:p>
        </w:tc>
      </w:tr>
      <w:tr w:rsidR="00312F69" w:rsidTr="00E16438">
        <w:trPr>
          <w:cantSplit/>
          <w:trHeight w:val="338"/>
        </w:trPr>
        <w:tc>
          <w:tcPr>
            <w:tcW w:w="2716" w:type="dxa"/>
            <w:vMerge/>
            <w:tcBorders>
              <w:left w:val="single" w:sz="6" w:space="0" w:color="auto"/>
              <w:right w:val="single" w:sz="6" w:space="0" w:color="auto"/>
            </w:tcBorders>
          </w:tcPr>
          <w:p w:rsidR="00312F69" w:rsidRDefault="00312F69" w:rsidP="001D305A">
            <w:pPr>
              <w:pStyle w:val="TableCell"/>
            </w:pPr>
          </w:p>
        </w:tc>
        <w:tc>
          <w:tcPr>
            <w:tcW w:w="630" w:type="dxa"/>
            <w:vMerge w:val="restart"/>
            <w:tcBorders>
              <w:top w:val="single" w:sz="4" w:space="0" w:color="auto"/>
              <w:left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
            </w:pPr>
            <w:r>
              <w:t>.NET</w:t>
            </w:r>
          </w:p>
        </w:tc>
        <w:tc>
          <w:tcPr>
            <w:tcW w:w="4124"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CourierNew"/>
            </w:pPr>
            <w:r>
              <w:t>WidthPolarity.Positive</w:t>
            </w:r>
          </w:p>
        </w:tc>
      </w:tr>
      <w:tr w:rsidR="00312F69" w:rsidTr="00FB1330">
        <w:trPr>
          <w:cantSplit/>
          <w:trHeight w:val="338"/>
        </w:trPr>
        <w:tc>
          <w:tcPr>
            <w:tcW w:w="2716" w:type="dxa"/>
            <w:vMerge/>
            <w:tcBorders>
              <w:left w:val="single" w:sz="6" w:space="0" w:color="auto"/>
              <w:right w:val="single" w:sz="6" w:space="0" w:color="auto"/>
            </w:tcBorders>
          </w:tcPr>
          <w:p w:rsidR="00312F69" w:rsidRDefault="00312F69" w:rsidP="001D305A">
            <w:pPr>
              <w:pStyle w:val="TableCell"/>
            </w:pPr>
          </w:p>
        </w:tc>
        <w:tc>
          <w:tcPr>
            <w:tcW w:w="630" w:type="dxa"/>
            <w:vMerge/>
            <w:tcBorders>
              <w:left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
            </w:pPr>
            <w:r>
              <w:t>C</w:t>
            </w:r>
          </w:p>
        </w:tc>
        <w:tc>
          <w:tcPr>
            <w:tcW w:w="4124"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CourierNew"/>
            </w:pPr>
            <w:r>
              <w:t>IVIDIGITIZER_VAL_WIDTH_POSITIVE</w:t>
            </w:r>
          </w:p>
        </w:tc>
      </w:tr>
      <w:tr w:rsidR="00312F69" w:rsidTr="00E16438">
        <w:trPr>
          <w:cantSplit/>
          <w:trHeight w:val="337"/>
        </w:trPr>
        <w:tc>
          <w:tcPr>
            <w:tcW w:w="2716" w:type="dxa"/>
            <w:vMerge/>
            <w:tcBorders>
              <w:left w:val="single" w:sz="6" w:space="0" w:color="auto"/>
              <w:bottom w:val="single" w:sz="6" w:space="0" w:color="auto"/>
              <w:right w:val="single" w:sz="6" w:space="0" w:color="auto"/>
            </w:tcBorders>
          </w:tcPr>
          <w:p w:rsidR="00312F69" w:rsidRDefault="00312F69" w:rsidP="001D305A">
            <w:pPr>
              <w:pStyle w:val="TableCell"/>
            </w:pPr>
          </w:p>
        </w:tc>
        <w:tc>
          <w:tcPr>
            <w:tcW w:w="630" w:type="dxa"/>
            <w:vMerge/>
            <w:tcBorders>
              <w:left w:val="single" w:sz="6" w:space="0" w:color="auto"/>
              <w:bottom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312F69" w:rsidRDefault="00312F69" w:rsidP="001D305A">
            <w:pPr>
              <w:pStyle w:val="TableCell"/>
            </w:pPr>
            <w:r>
              <w:t>COM</w:t>
            </w:r>
          </w:p>
        </w:tc>
        <w:tc>
          <w:tcPr>
            <w:tcW w:w="4124" w:type="dxa"/>
            <w:tcBorders>
              <w:top w:val="single" w:sz="4" w:space="0" w:color="auto"/>
              <w:left w:val="single" w:sz="6" w:space="0" w:color="auto"/>
              <w:bottom w:val="single" w:sz="6" w:space="0" w:color="auto"/>
              <w:right w:val="single" w:sz="6" w:space="0" w:color="auto"/>
            </w:tcBorders>
          </w:tcPr>
          <w:p w:rsidR="00312F69" w:rsidRDefault="00312F69" w:rsidP="001D305A">
            <w:pPr>
              <w:pStyle w:val="TableCell"/>
              <w:rPr>
                <w:rFonts w:ascii="Courier New" w:hAnsi="Courier New" w:cs="Courier New"/>
                <w:sz w:val="18"/>
                <w:szCs w:val="18"/>
              </w:rPr>
            </w:pPr>
            <w:r>
              <w:rPr>
                <w:rFonts w:ascii="Courier New" w:hAnsi="Courier New" w:cs="Courier New"/>
                <w:sz w:val="18"/>
                <w:szCs w:val="18"/>
              </w:rPr>
              <w:t>IviDigitizerWidthPolarityPositive</w:t>
            </w:r>
          </w:p>
        </w:tc>
      </w:tr>
      <w:tr w:rsidR="004F3C3F" w:rsidTr="00C702D7">
        <w:trPr>
          <w:cantSplit/>
          <w:trHeight w:val="903"/>
        </w:trPr>
        <w:tc>
          <w:tcPr>
            <w:tcW w:w="2716" w:type="dxa"/>
            <w:vMerge w:val="restart"/>
            <w:tcBorders>
              <w:top w:val="single" w:sz="6" w:space="0" w:color="auto"/>
              <w:left w:val="single" w:sz="6" w:space="0" w:color="auto"/>
              <w:right w:val="single" w:sz="6" w:space="0" w:color="auto"/>
            </w:tcBorders>
          </w:tcPr>
          <w:p w:rsidR="004F3C3F" w:rsidRDefault="004F3C3F" w:rsidP="001D305A">
            <w:pPr>
              <w:pStyle w:val="TableCell"/>
            </w:pPr>
            <w:r>
              <w:t>Negative</w:t>
            </w:r>
          </w:p>
        </w:tc>
        <w:tc>
          <w:tcPr>
            <w:tcW w:w="592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 xml:space="preserve">Configures the digitizer to trigger on negative pulses that have a width that meets the condition the user specifies with the Width </w:t>
            </w:r>
            <w:r w:rsidR="00C702D7">
              <w:t xml:space="preserve">Trigger </w:t>
            </w:r>
            <w:r>
              <w:t>Condition attribute.</w:t>
            </w:r>
          </w:p>
        </w:tc>
      </w:tr>
      <w:tr w:rsidR="00312F69" w:rsidTr="00E16438">
        <w:trPr>
          <w:cantSplit/>
          <w:trHeight w:val="338"/>
        </w:trPr>
        <w:tc>
          <w:tcPr>
            <w:tcW w:w="2716" w:type="dxa"/>
            <w:vMerge/>
            <w:tcBorders>
              <w:left w:val="single" w:sz="6" w:space="0" w:color="auto"/>
              <w:right w:val="single" w:sz="6" w:space="0" w:color="auto"/>
            </w:tcBorders>
          </w:tcPr>
          <w:p w:rsidR="00312F69" w:rsidRDefault="00312F69" w:rsidP="001D305A">
            <w:pPr>
              <w:pStyle w:val="TableCell"/>
            </w:pPr>
          </w:p>
        </w:tc>
        <w:tc>
          <w:tcPr>
            <w:tcW w:w="630" w:type="dxa"/>
            <w:vMerge w:val="restart"/>
            <w:tcBorders>
              <w:top w:val="single" w:sz="4" w:space="0" w:color="auto"/>
              <w:left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
            </w:pPr>
            <w:r>
              <w:t>.NET</w:t>
            </w:r>
          </w:p>
        </w:tc>
        <w:tc>
          <w:tcPr>
            <w:tcW w:w="4124"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CourierNew"/>
            </w:pPr>
            <w:r>
              <w:t>WidthPolarity.Negative</w:t>
            </w:r>
          </w:p>
        </w:tc>
      </w:tr>
      <w:tr w:rsidR="00312F69" w:rsidTr="00FB1330">
        <w:trPr>
          <w:cantSplit/>
          <w:trHeight w:val="338"/>
        </w:trPr>
        <w:tc>
          <w:tcPr>
            <w:tcW w:w="2716" w:type="dxa"/>
            <w:vMerge/>
            <w:tcBorders>
              <w:left w:val="single" w:sz="6" w:space="0" w:color="auto"/>
              <w:right w:val="single" w:sz="6" w:space="0" w:color="auto"/>
            </w:tcBorders>
          </w:tcPr>
          <w:p w:rsidR="00312F69" w:rsidRDefault="00312F69" w:rsidP="001D305A">
            <w:pPr>
              <w:pStyle w:val="TableCell"/>
            </w:pPr>
          </w:p>
        </w:tc>
        <w:tc>
          <w:tcPr>
            <w:tcW w:w="630" w:type="dxa"/>
            <w:vMerge/>
            <w:tcBorders>
              <w:left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
            </w:pPr>
            <w:r>
              <w:t>C</w:t>
            </w:r>
          </w:p>
        </w:tc>
        <w:tc>
          <w:tcPr>
            <w:tcW w:w="4124"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CourierNew"/>
            </w:pPr>
            <w:r>
              <w:t>IVIDIGITIZER_VAL_WIDTH_NEGATIVE</w:t>
            </w:r>
          </w:p>
        </w:tc>
      </w:tr>
      <w:tr w:rsidR="00312F69" w:rsidTr="00E16438">
        <w:trPr>
          <w:cantSplit/>
          <w:trHeight w:val="337"/>
        </w:trPr>
        <w:tc>
          <w:tcPr>
            <w:tcW w:w="2716" w:type="dxa"/>
            <w:vMerge/>
            <w:tcBorders>
              <w:left w:val="single" w:sz="6" w:space="0" w:color="auto"/>
              <w:bottom w:val="single" w:sz="6" w:space="0" w:color="auto"/>
              <w:right w:val="single" w:sz="6" w:space="0" w:color="auto"/>
            </w:tcBorders>
          </w:tcPr>
          <w:p w:rsidR="00312F69" w:rsidRDefault="00312F69" w:rsidP="001D305A">
            <w:pPr>
              <w:pStyle w:val="TableCell"/>
            </w:pPr>
          </w:p>
        </w:tc>
        <w:tc>
          <w:tcPr>
            <w:tcW w:w="630" w:type="dxa"/>
            <w:vMerge/>
            <w:tcBorders>
              <w:left w:val="single" w:sz="6" w:space="0" w:color="auto"/>
              <w:bottom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312F69" w:rsidRDefault="00312F69" w:rsidP="001D305A">
            <w:pPr>
              <w:pStyle w:val="TableCell"/>
            </w:pPr>
            <w:r>
              <w:t>COM</w:t>
            </w:r>
          </w:p>
        </w:tc>
        <w:tc>
          <w:tcPr>
            <w:tcW w:w="4124" w:type="dxa"/>
            <w:tcBorders>
              <w:top w:val="single" w:sz="4" w:space="0" w:color="auto"/>
              <w:left w:val="single" w:sz="6" w:space="0" w:color="auto"/>
              <w:bottom w:val="single" w:sz="6" w:space="0" w:color="auto"/>
              <w:right w:val="single" w:sz="6" w:space="0" w:color="auto"/>
            </w:tcBorders>
          </w:tcPr>
          <w:p w:rsidR="00312F69" w:rsidRDefault="00312F69" w:rsidP="001D305A">
            <w:pPr>
              <w:pStyle w:val="TableCell"/>
              <w:rPr>
                <w:rFonts w:ascii="Courier New" w:hAnsi="Courier New" w:cs="Courier New"/>
                <w:sz w:val="18"/>
                <w:szCs w:val="18"/>
              </w:rPr>
            </w:pPr>
            <w:r>
              <w:rPr>
                <w:rFonts w:ascii="Courier New" w:hAnsi="Courier New" w:cs="Courier New"/>
                <w:sz w:val="18"/>
                <w:szCs w:val="18"/>
              </w:rPr>
              <w:t>IviDigitizerWidthPolarityNegative</w:t>
            </w:r>
          </w:p>
        </w:tc>
      </w:tr>
      <w:tr w:rsidR="004F3C3F" w:rsidTr="00C702D7">
        <w:trPr>
          <w:cantSplit/>
          <w:trHeight w:val="912"/>
        </w:trPr>
        <w:tc>
          <w:tcPr>
            <w:tcW w:w="2716" w:type="dxa"/>
            <w:vMerge w:val="restart"/>
            <w:tcBorders>
              <w:top w:val="single" w:sz="6" w:space="0" w:color="auto"/>
              <w:left w:val="single" w:sz="6" w:space="0" w:color="auto"/>
              <w:right w:val="single" w:sz="6" w:space="0" w:color="auto"/>
            </w:tcBorders>
          </w:tcPr>
          <w:p w:rsidR="004F3C3F" w:rsidRDefault="004F3C3F" w:rsidP="001D305A">
            <w:pPr>
              <w:pStyle w:val="TableCell"/>
            </w:pPr>
            <w:r>
              <w:t>Either</w:t>
            </w:r>
          </w:p>
        </w:tc>
        <w:tc>
          <w:tcPr>
            <w:tcW w:w="592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Configures the digitizer to trigger on either positive or negative pulses that have a width that meets the condition the user specifies with the Width</w:t>
            </w:r>
            <w:r w:rsidR="00C702D7">
              <w:t xml:space="preserve"> Trigger </w:t>
            </w:r>
            <w:r>
              <w:t>Condition attribute.</w:t>
            </w:r>
          </w:p>
        </w:tc>
      </w:tr>
      <w:tr w:rsidR="00312F69" w:rsidTr="00E16438">
        <w:trPr>
          <w:cantSplit/>
          <w:trHeight w:val="338"/>
        </w:trPr>
        <w:tc>
          <w:tcPr>
            <w:tcW w:w="2716" w:type="dxa"/>
            <w:vMerge/>
            <w:tcBorders>
              <w:left w:val="single" w:sz="6" w:space="0" w:color="auto"/>
              <w:right w:val="single" w:sz="6" w:space="0" w:color="auto"/>
            </w:tcBorders>
          </w:tcPr>
          <w:p w:rsidR="00312F69" w:rsidRDefault="00312F69" w:rsidP="001D305A">
            <w:pPr>
              <w:pStyle w:val="TableCell"/>
            </w:pPr>
          </w:p>
        </w:tc>
        <w:tc>
          <w:tcPr>
            <w:tcW w:w="630" w:type="dxa"/>
            <w:vMerge w:val="restart"/>
            <w:tcBorders>
              <w:top w:val="single" w:sz="4" w:space="0" w:color="auto"/>
              <w:left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
            </w:pPr>
            <w:r>
              <w:t>.NET</w:t>
            </w:r>
          </w:p>
        </w:tc>
        <w:tc>
          <w:tcPr>
            <w:tcW w:w="4124"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CourierNew"/>
            </w:pPr>
            <w:r>
              <w:t>WidthPolarity.Either</w:t>
            </w:r>
          </w:p>
        </w:tc>
      </w:tr>
      <w:tr w:rsidR="00312F69" w:rsidTr="00FB1330">
        <w:trPr>
          <w:cantSplit/>
          <w:trHeight w:val="338"/>
        </w:trPr>
        <w:tc>
          <w:tcPr>
            <w:tcW w:w="2716" w:type="dxa"/>
            <w:vMerge/>
            <w:tcBorders>
              <w:left w:val="single" w:sz="6" w:space="0" w:color="auto"/>
              <w:right w:val="single" w:sz="6" w:space="0" w:color="auto"/>
            </w:tcBorders>
          </w:tcPr>
          <w:p w:rsidR="00312F69" w:rsidRDefault="00312F69" w:rsidP="001D305A">
            <w:pPr>
              <w:pStyle w:val="TableCell"/>
            </w:pPr>
          </w:p>
        </w:tc>
        <w:tc>
          <w:tcPr>
            <w:tcW w:w="630" w:type="dxa"/>
            <w:vMerge/>
            <w:tcBorders>
              <w:left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
            </w:pPr>
            <w:r>
              <w:t>C</w:t>
            </w:r>
          </w:p>
        </w:tc>
        <w:tc>
          <w:tcPr>
            <w:tcW w:w="4124"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CourierNew"/>
            </w:pPr>
            <w:r>
              <w:t>IVIDIGITIZER_VAL_WIDTH_EITHER</w:t>
            </w:r>
          </w:p>
        </w:tc>
      </w:tr>
      <w:tr w:rsidR="00312F69" w:rsidTr="00E16438">
        <w:trPr>
          <w:cantSplit/>
          <w:trHeight w:val="337"/>
        </w:trPr>
        <w:tc>
          <w:tcPr>
            <w:tcW w:w="2716" w:type="dxa"/>
            <w:vMerge/>
            <w:tcBorders>
              <w:left w:val="single" w:sz="6" w:space="0" w:color="auto"/>
              <w:bottom w:val="single" w:sz="6" w:space="0" w:color="auto"/>
              <w:right w:val="single" w:sz="6" w:space="0" w:color="auto"/>
            </w:tcBorders>
          </w:tcPr>
          <w:p w:rsidR="00312F69" w:rsidRDefault="00312F69" w:rsidP="001D305A">
            <w:pPr>
              <w:pStyle w:val="TableCell"/>
            </w:pPr>
          </w:p>
        </w:tc>
        <w:tc>
          <w:tcPr>
            <w:tcW w:w="630" w:type="dxa"/>
            <w:vMerge/>
            <w:tcBorders>
              <w:left w:val="single" w:sz="6" w:space="0" w:color="auto"/>
              <w:bottom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312F69" w:rsidRDefault="00312F69" w:rsidP="001D305A">
            <w:pPr>
              <w:pStyle w:val="TableCell"/>
            </w:pPr>
            <w:r>
              <w:t>COM</w:t>
            </w:r>
          </w:p>
        </w:tc>
        <w:tc>
          <w:tcPr>
            <w:tcW w:w="4124" w:type="dxa"/>
            <w:tcBorders>
              <w:top w:val="single" w:sz="4" w:space="0" w:color="auto"/>
              <w:left w:val="single" w:sz="6" w:space="0" w:color="auto"/>
              <w:bottom w:val="single" w:sz="6" w:space="0" w:color="auto"/>
              <w:right w:val="single" w:sz="6" w:space="0" w:color="auto"/>
            </w:tcBorders>
          </w:tcPr>
          <w:p w:rsidR="00312F69" w:rsidRDefault="00312F69" w:rsidP="001D305A">
            <w:pPr>
              <w:pStyle w:val="TableCell"/>
              <w:rPr>
                <w:rFonts w:ascii="Courier New" w:hAnsi="Courier New" w:cs="Courier New"/>
                <w:sz w:val="18"/>
                <w:szCs w:val="18"/>
              </w:rPr>
            </w:pPr>
            <w:r>
              <w:rPr>
                <w:rFonts w:ascii="Courier New" w:hAnsi="Courier New" w:cs="Courier New"/>
                <w:sz w:val="18"/>
                <w:szCs w:val="18"/>
              </w:rPr>
              <w:t>IviDigitizerWidthPolarityEither</w:t>
            </w:r>
          </w:p>
        </w:tc>
      </w:tr>
    </w:tbl>
    <w:p w:rsidR="00312F69" w:rsidRPr="00F7116C" w:rsidRDefault="00312F69" w:rsidP="00312F69">
      <w:pPr>
        <w:pStyle w:val="AttrFuncSubheading"/>
        <w:rPr>
          <w:color w:val="auto"/>
        </w:rPr>
      </w:pPr>
      <w:r w:rsidRPr="00F7116C">
        <w:rPr>
          <w:color w:val="auto"/>
        </w:rPr>
        <w:t>.NET Exceptions</w:t>
      </w:r>
    </w:p>
    <w:p w:rsidR="00312F69" w:rsidRDefault="00312F69" w:rsidP="00312F6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4F3C3F" w:rsidRDefault="004F3C3F" w:rsidP="004F3C3F">
      <w:pPr>
        <w:pStyle w:val="Body1"/>
        <w:rPr>
          <w:sz w:val="12"/>
          <w:szCs w:val="12"/>
        </w:rPr>
      </w:pPr>
      <w:r>
        <w:br w:type="page"/>
      </w:r>
    </w:p>
    <w:p w:rsidR="004F3C3F" w:rsidRDefault="004F3C3F" w:rsidP="004F3C3F">
      <w:pPr>
        <w:pStyle w:val="Heading2"/>
      </w:pPr>
      <w:bookmarkStart w:id="1392" w:name="_Toc304583917"/>
      <w:bookmarkStart w:id="1393" w:name="_Toc306374768"/>
      <w:r>
        <w:t>IviDigitizerWidthTrigger Functions</w:t>
      </w:r>
      <w:bookmarkEnd w:id="1392"/>
      <w:bookmarkEnd w:id="1393"/>
    </w:p>
    <w:p w:rsidR="004F3C3F" w:rsidRDefault="004F3C3F" w:rsidP="004F3C3F">
      <w:pPr>
        <w:pStyle w:val="Body1"/>
      </w:pPr>
      <w:r>
        <w:t>The IviDigitizerWidthTrigger extension group defines the following function:</w:t>
      </w:r>
    </w:p>
    <w:p w:rsidR="004F3C3F" w:rsidRDefault="004F3C3F" w:rsidP="00B139A6">
      <w:pPr>
        <w:pStyle w:val="ListBullet"/>
        <w:numPr>
          <w:ilvl w:val="0"/>
          <w:numId w:val="67"/>
        </w:numPr>
      </w:pPr>
      <w:r>
        <w:t>Configure Width Trigger Source</w:t>
      </w:r>
    </w:p>
    <w:p w:rsidR="004F3C3F" w:rsidRDefault="004F3C3F" w:rsidP="004F3C3F">
      <w:pPr>
        <w:pStyle w:val="Body"/>
        <w:rPr>
          <w:sz w:val="18"/>
          <w:szCs w:val="18"/>
        </w:rPr>
      </w:pPr>
      <w:r>
        <w:t>This section describes the behavior and requirements of this function.</w:t>
      </w:r>
    </w:p>
    <w:p w:rsidR="004F3C3F" w:rsidRDefault="004F3C3F" w:rsidP="004F3C3F">
      <w:pPr>
        <w:pStyle w:val="Body1"/>
        <w:rPr>
          <w:sz w:val="12"/>
          <w:szCs w:val="12"/>
        </w:rPr>
      </w:pPr>
      <w:r>
        <w:br w:type="page"/>
      </w:r>
    </w:p>
    <w:p w:rsidR="004F3C3F" w:rsidRDefault="004F3C3F" w:rsidP="004F3C3F">
      <w:pPr>
        <w:pStyle w:val="Heading3"/>
      </w:pPr>
      <w:bookmarkStart w:id="1394" w:name="_Toc304583918"/>
      <w:bookmarkStart w:id="1395" w:name="_Toc306374769"/>
      <w:r>
        <w:t>Configure Width Trigger Source</w:t>
      </w:r>
      <w:bookmarkEnd w:id="1394"/>
      <w:bookmarkEnd w:id="1395"/>
    </w:p>
    <w:p w:rsidR="004F3C3F" w:rsidRDefault="004F3C3F" w:rsidP="004F3C3F">
      <w:pPr>
        <w:pStyle w:val="FunctionHead"/>
      </w:pPr>
      <w:r>
        <w:t>Description</w:t>
      </w:r>
    </w:p>
    <w:p w:rsidR="004F3C3F" w:rsidRDefault="004F3C3F" w:rsidP="004F3C3F">
      <w:pPr>
        <w:pStyle w:val="Body1"/>
      </w:pPr>
      <w:r>
        <w:t>Configures the width trigger Source, Level, ThresholdLow, ThresholdHigh, Polarity, and Condition</w:t>
      </w:r>
      <w:r w:rsidR="0080634C">
        <w:t xml:space="preserve">. </w:t>
      </w:r>
      <w:r>
        <w:t>A width trigger occurs when a pulse, that passes through Level, with a width between or outside, the width thresholds is detected.</w:t>
      </w:r>
    </w:p>
    <w:p w:rsidR="00312F69" w:rsidRDefault="00312F69" w:rsidP="00312F69">
      <w:pPr>
        <w:pStyle w:val="FunctionHead"/>
      </w:pPr>
      <w:r>
        <w:t>.NET Method Prototype</w:t>
      </w:r>
    </w:p>
    <w:p w:rsidR="00312F69" w:rsidRDefault="00312F69" w:rsidP="00312F69">
      <w:pPr>
        <w:pStyle w:val="Code1"/>
      </w:pPr>
      <w:r>
        <w:t>void Trigger.Sources[].Width.Configure (Double level,</w:t>
      </w:r>
    </w:p>
    <w:p w:rsidR="00312F69" w:rsidRDefault="00312F69" w:rsidP="00312F69">
      <w:pPr>
        <w:pStyle w:val="Code1"/>
        <w:spacing w:before="0"/>
      </w:pPr>
      <w:r>
        <w:t xml:space="preserve">                              </w:t>
      </w:r>
      <w:r w:rsidR="008D76E9">
        <w:t xml:space="preserve">        </w:t>
      </w:r>
      <w:r>
        <w:t xml:space="preserve">  </w:t>
      </w:r>
      <w:r w:rsidR="00306E2D">
        <w:t>PrecisionTimeSpan</w:t>
      </w:r>
      <w:r>
        <w:t xml:space="preserve"> thresholdLow,</w:t>
      </w:r>
    </w:p>
    <w:p w:rsidR="00312F69" w:rsidRDefault="00312F69" w:rsidP="00312F69">
      <w:pPr>
        <w:pStyle w:val="Code1"/>
        <w:spacing w:before="0"/>
      </w:pPr>
      <w:r>
        <w:t xml:space="preserve">                             </w:t>
      </w:r>
      <w:r w:rsidR="008D76E9">
        <w:t xml:space="preserve">        </w:t>
      </w:r>
      <w:r>
        <w:t xml:space="preserve">   </w:t>
      </w:r>
      <w:r w:rsidR="00306E2D">
        <w:t>PrecisionTimeSpan</w:t>
      </w:r>
      <w:r>
        <w:t xml:space="preserve"> thresholdHigh,</w:t>
      </w:r>
    </w:p>
    <w:p w:rsidR="00312F69" w:rsidRDefault="00312F69" w:rsidP="00312F69">
      <w:pPr>
        <w:pStyle w:val="Code1"/>
        <w:spacing w:before="0"/>
      </w:pPr>
      <w:r>
        <w:t xml:space="preserve">                             </w:t>
      </w:r>
      <w:r w:rsidR="008D76E9">
        <w:t xml:space="preserve">        </w:t>
      </w:r>
      <w:r>
        <w:t xml:space="preserve">   WidthPolarity polarity,</w:t>
      </w:r>
    </w:p>
    <w:p w:rsidR="00312F69" w:rsidRDefault="00312F69" w:rsidP="00312F69">
      <w:pPr>
        <w:pStyle w:val="Code1"/>
        <w:spacing w:before="0"/>
      </w:pPr>
      <w:r>
        <w:t xml:space="preserve">                             </w:t>
      </w:r>
      <w:r w:rsidR="008D76E9">
        <w:t xml:space="preserve">        </w:t>
      </w:r>
      <w:r>
        <w:t xml:space="preserve">   WidthCondition condition);</w:t>
      </w:r>
    </w:p>
    <w:p w:rsidR="004F3C3F" w:rsidRDefault="004F3C3F" w:rsidP="004F3C3F">
      <w:pPr>
        <w:pStyle w:val="FunctionHead"/>
      </w:pPr>
      <w:r>
        <w:t>COM Method Prototype</w:t>
      </w:r>
    </w:p>
    <w:p w:rsidR="004F3C3F" w:rsidRDefault="004F3C3F" w:rsidP="004F3C3F">
      <w:pPr>
        <w:pStyle w:val="Code1"/>
      </w:pPr>
      <w:r>
        <w:t xml:space="preserve">HRESULT </w:t>
      </w:r>
      <w:r w:rsidR="009249C0">
        <w:t>Trigger.Sources.Item().</w:t>
      </w:r>
      <w:r>
        <w:t>Width.Configure ([in] double Level,</w:t>
      </w:r>
      <w:r>
        <w:br/>
        <w:t xml:space="preserve">                                [in] double ThresholdLow,</w:t>
      </w:r>
      <w:r>
        <w:br/>
        <w:t xml:space="preserve">                                [in] double ThresholdHigh,</w:t>
      </w:r>
      <w:r>
        <w:br/>
        <w:t xml:space="preserve">                                [in] IviDigitizerWidthPolarityEnum Polarity,</w:t>
      </w:r>
      <w:r>
        <w:br/>
        <w:t xml:space="preserve">                                [in] IviDigitizerWidthConditionEnum Condition);</w:t>
      </w:r>
    </w:p>
    <w:p w:rsidR="004F3C3F" w:rsidRDefault="004F3C3F" w:rsidP="004F3C3F">
      <w:pPr>
        <w:pStyle w:val="FunctionHead"/>
      </w:pPr>
      <w:r>
        <w:t>C Prototype</w:t>
      </w:r>
    </w:p>
    <w:p w:rsidR="004F3C3F" w:rsidRDefault="004F3C3F" w:rsidP="004F3C3F">
      <w:pPr>
        <w:pStyle w:val="Code1"/>
        <w:tabs>
          <w:tab w:val="left" w:pos="630"/>
        </w:tabs>
      </w:pPr>
      <w:r>
        <w:t>ViStatus IviDigitizer_ConfigureWidthTriggerSource (ViSession Vi,</w:t>
      </w:r>
      <w:r>
        <w:br/>
        <w:t xml:space="preserve">                                        </w:t>
      </w:r>
      <w:r w:rsidR="00444A16">
        <w:t xml:space="preserve">           </w:t>
      </w:r>
      <w:r>
        <w:t>ViConstString Source,</w:t>
      </w:r>
      <w:r>
        <w:br/>
        <w:t xml:space="preserve">                                        </w:t>
      </w:r>
      <w:r w:rsidR="00444A16">
        <w:t xml:space="preserve">           </w:t>
      </w:r>
      <w:r>
        <w:t>ViReal64 Level,</w:t>
      </w:r>
      <w:r>
        <w:br/>
        <w:t xml:space="preserve">                                        </w:t>
      </w:r>
      <w:r w:rsidR="00444A16">
        <w:t xml:space="preserve">           </w:t>
      </w:r>
      <w:r>
        <w:t>ViReal64 ThresholdLow,</w:t>
      </w:r>
      <w:r>
        <w:br/>
        <w:t xml:space="preserve">                                        </w:t>
      </w:r>
      <w:r w:rsidR="00444A16">
        <w:t xml:space="preserve">           </w:t>
      </w:r>
      <w:r>
        <w:t>ViReal64 ThresholdHigh,</w:t>
      </w:r>
      <w:r>
        <w:br/>
        <w:t xml:space="preserve">                                        </w:t>
      </w:r>
      <w:r w:rsidR="00444A16">
        <w:t xml:space="preserve">           </w:t>
      </w:r>
      <w:r>
        <w:t>ViInt32 Polarity,</w:t>
      </w:r>
      <w:r>
        <w:br/>
        <w:t xml:space="preserve">                                        </w:t>
      </w:r>
      <w:r w:rsidR="00444A16">
        <w:t xml:space="preserve">           </w:t>
      </w:r>
      <w:r>
        <w:t>ViInt32 Condition);</w:t>
      </w:r>
    </w:p>
    <w:p w:rsidR="004F3C3F" w:rsidRDefault="004F3C3F" w:rsidP="005A5599">
      <w:pPr>
        <w:pStyle w:val="FunctionHead"/>
      </w:pPr>
      <w:r>
        <w:t>Parameters</w:t>
      </w:r>
    </w:p>
    <w:tbl>
      <w:tblPr>
        <w:tblW w:w="8821" w:type="dxa"/>
        <w:tblInd w:w="728" w:type="dxa"/>
        <w:tblLayout w:type="fixed"/>
        <w:tblCellMar>
          <w:left w:w="80" w:type="dxa"/>
          <w:right w:w="80" w:type="dxa"/>
        </w:tblCellMar>
        <w:tblLook w:val="0000"/>
      </w:tblPr>
      <w:tblGrid>
        <w:gridCol w:w="1602"/>
        <w:gridCol w:w="5220"/>
        <w:gridCol w:w="1999"/>
      </w:tblGrid>
      <w:tr w:rsidR="004F3C3F" w:rsidTr="00C032C8">
        <w:trPr>
          <w:cantSplit/>
        </w:trPr>
        <w:tc>
          <w:tcPr>
            <w:tcW w:w="1602" w:type="dxa"/>
            <w:tcBorders>
              <w:top w:val="single" w:sz="6" w:space="0" w:color="auto"/>
              <w:left w:val="single" w:sz="6" w:space="0" w:color="auto"/>
              <w:right w:val="single" w:sz="6" w:space="0" w:color="auto"/>
            </w:tcBorders>
          </w:tcPr>
          <w:p w:rsidR="004F3C3F" w:rsidRDefault="004F3C3F" w:rsidP="000E6101">
            <w:pPr>
              <w:pStyle w:val="TableHead"/>
            </w:pPr>
            <w:r>
              <w:t>Inputs</w:t>
            </w:r>
          </w:p>
        </w:tc>
        <w:tc>
          <w:tcPr>
            <w:tcW w:w="5220" w:type="dxa"/>
            <w:tcBorders>
              <w:top w:val="single" w:sz="6" w:space="0" w:color="auto"/>
              <w:left w:val="single" w:sz="6" w:space="0" w:color="auto"/>
              <w:right w:val="single" w:sz="6" w:space="0" w:color="auto"/>
            </w:tcBorders>
          </w:tcPr>
          <w:p w:rsidR="004F3C3F" w:rsidRDefault="004F3C3F" w:rsidP="000E6101">
            <w:pPr>
              <w:pStyle w:val="TableHead"/>
            </w:pPr>
            <w:r>
              <w:t>Description</w:t>
            </w:r>
          </w:p>
        </w:tc>
        <w:tc>
          <w:tcPr>
            <w:tcW w:w="1999" w:type="dxa"/>
            <w:tcBorders>
              <w:top w:val="single" w:sz="6" w:space="0" w:color="auto"/>
              <w:left w:val="single" w:sz="6" w:space="0" w:color="auto"/>
              <w:right w:val="single" w:sz="6" w:space="0" w:color="auto"/>
            </w:tcBorders>
          </w:tcPr>
          <w:p w:rsidR="004F3C3F" w:rsidRDefault="004F3C3F" w:rsidP="000E6101">
            <w:pPr>
              <w:pStyle w:val="TableHead"/>
            </w:pPr>
            <w:r>
              <w:t>Base Type</w:t>
            </w:r>
          </w:p>
        </w:tc>
      </w:tr>
      <w:tr w:rsidR="004F3C3F" w:rsidTr="00C032C8">
        <w:trPr>
          <w:cantSplit/>
        </w:trPr>
        <w:tc>
          <w:tcPr>
            <w:tcW w:w="1602"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w:t>
            </w:r>
          </w:p>
        </w:tc>
        <w:tc>
          <w:tcPr>
            <w:tcW w:w="522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ViSession</w:t>
            </w:r>
          </w:p>
        </w:tc>
      </w:tr>
      <w:tr w:rsidR="004F3C3F" w:rsidTr="00C032C8">
        <w:trPr>
          <w:cantSplit/>
        </w:trPr>
        <w:tc>
          <w:tcPr>
            <w:tcW w:w="1602"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Source</w:t>
            </w:r>
          </w:p>
        </w:tc>
        <w:tc>
          <w:tcPr>
            <w:tcW w:w="522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
            </w:pPr>
            <w:r>
              <w:t>Specifies the trigger source</w:t>
            </w:r>
            <w:r w:rsidR="005036FC">
              <w:t xml:space="preserve"> that is to be configured</w:t>
            </w:r>
            <w:r>
              <w:t>.</w:t>
            </w:r>
          </w:p>
        </w:tc>
        <w:tc>
          <w:tcPr>
            <w:tcW w:w="1999"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ViString</w:t>
            </w:r>
          </w:p>
        </w:tc>
      </w:tr>
      <w:tr w:rsidR="004F3C3F" w:rsidTr="00C032C8">
        <w:trPr>
          <w:cantSplit/>
        </w:trPr>
        <w:tc>
          <w:tcPr>
            <w:tcW w:w="1602"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Level</w:t>
            </w:r>
          </w:p>
        </w:tc>
        <w:tc>
          <w:tcPr>
            <w:tcW w:w="522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
            </w:pPr>
            <w:r>
              <w:t>Trigger Level. This value sets the Trigger Level attribute.</w:t>
            </w:r>
          </w:p>
        </w:tc>
        <w:tc>
          <w:tcPr>
            <w:tcW w:w="1999"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ViReal64</w:t>
            </w:r>
          </w:p>
        </w:tc>
      </w:tr>
      <w:tr w:rsidR="004F3C3F" w:rsidTr="00C032C8">
        <w:trPr>
          <w:cantSplit/>
        </w:trPr>
        <w:tc>
          <w:tcPr>
            <w:tcW w:w="1602"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ThresholdLow</w:t>
            </w:r>
          </w:p>
        </w:tc>
        <w:tc>
          <w:tcPr>
            <w:tcW w:w="5220" w:type="dxa"/>
            <w:tcBorders>
              <w:top w:val="single" w:sz="6" w:space="0" w:color="auto"/>
              <w:left w:val="single" w:sz="6" w:space="0" w:color="auto"/>
              <w:bottom w:val="single" w:sz="6" w:space="0" w:color="auto"/>
              <w:right w:val="single" w:sz="6" w:space="0" w:color="auto"/>
            </w:tcBorders>
          </w:tcPr>
          <w:p w:rsidR="004F3C3F" w:rsidRDefault="004F3C3F" w:rsidP="00306E2D">
            <w:pPr>
              <w:pStyle w:val="TableCell"/>
            </w:pPr>
            <w:r>
              <w:t xml:space="preserve">Sets the width triggering low threshold. This value sets the Width </w:t>
            </w:r>
            <w:r w:rsidR="000B078A">
              <w:t xml:space="preserve">Trigger </w:t>
            </w:r>
            <w:r>
              <w:t>Low Threshold attribute.</w:t>
            </w:r>
          </w:p>
        </w:tc>
        <w:tc>
          <w:tcPr>
            <w:tcW w:w="1999" w:type="dxa"/>
            <w:tcBorders>
              <w:top w:val="single" w:sz="6" w:space="0" w:color="auto"/>
              <w:left w:val="single" w:sz="6" w:space="0" w:color="auto"/>
              <w:bottom w:val="single" w:sz="6" w:space="0" w:color="auto"/>
              <w:right w:val="single" w:sz="6" w:space="0" w:color="auto"/>
            </w:tcBorders>
          </w:tcPr>
          <w:p w:rsidR="00306E2D" w:rsidRDefault="004F3C3F" w:rsidP="00306E2D">
            <w:pPr>
              <w:pStyle w:val="TableCellCourierNew"/>
            </w:pPr>
            <w:r>
              <w:t>ViReal64</w:t>
            </w:r>
            <w:r w:rsidR="00306E2D">
              <w:t>(C/COM)</w:t>
            </w:r>
          </w:p>
          <w:p w:rsidR="004F3C3F" w:rsidRDefault="00306E2D" w:rsidP="00306E2D">
            <w:pPr>
              <w:pStyle w:val="TableCellCourierNew"/>
            </w:pPr>
            <w:r>
              <w:t>PrecisionTimeSpan</w:t>
            </w:r>
            <w:r w:rsidR="00C032C8">
              <w:t xml:space="preserve"> (.NET)</w:t>
            </w:r>
          </w:p>
        </w:tc>
      </w:tr>
      <w:tr w:rsidR="004F3C3F" w:rsidTr="00C032C8">
        <w:trPr>
          <w:cantSplit/>
        </w:trPr>
        <w:tc>
          <w:tcPr>
            <w:tcW w:w="1602"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ThresholdHigh</w:t>
            </w:r>
          </w:p>
        </w:tc>
        <w:tc>
          <w:tcPr>
            <w:tcW w:w="5220" w:type="dxa"/>
            <w:tcBorders>
              <w:top w:val="single" w:sz="6" w:space="0" w:color="auto"/>
              <w:left w:val="single" w:sz="6" w:space="0" w:color="auto"/>
              <w:bottom w:val="single" w:sz="6" w:space="0" w:color="auto"/>
              <w:right w:val="single" w:sz="6" w:space="0" w:color="auto"/>
            </w:tcBorders>
          </w:tcPr>
          <w:p w:rsidR="004F3C3F" w:rsidRDefault="004F3C3F" w:rsidP="00306E2D">
            <w:pPr>
              <w:pStyle w:val="TableCell"/>
            </w:pPr>
            <w:r>
              <w:t xml:space="preserve">Sets the width triggering high threshold. This value sets the Width </w:t>
            </w:r>
            <w:r w:rsidR="000B078A">
              <w:t xml:space="preserve">Trigger </w:t>
            </w:r>
            <w:r>
              <w:t>High Threshold attribute.</w:t>
            </w:r>
          </w:p>
        </w:tc>
        <w:tc>
          <w:tcPr>
            <w:tcW w:w="1999" w:type="dxa"/>
            <w:tcBorders>
              <w:top w:val="single" w:sz="6" w:space="0" w:color="auto"/>
              <w:left w:val="single" w:sz="6" w:space="0" w:color="auto"/>
              <w:bottom w:val="single" w:sz="6" w:space="0" w:color="auto"/>
              <w:right w:val="single" w:sz="6" w:space="0" w:color="auto"/>
            </w:tcBorders>
          </w:tcPr>
          <w:p w:rsidR="00306E2D" w:rsidRDefault="004F3C3F" w:rsidP="00306E2D">
            <w:pPr>
              <w:pStyle w:val="TableCellCourierNew"/>
            </w:pPr>
            <w:r>
              <w:t>ViReal64</w:t>
            </w:r>
            <w:r w:rsidR="00306E2D">
              <w:t>(C/COM)</w:t>
            </w:r>
          </w:p>
          <w:p w:rsidR="004F3C3F" w:rsidRDefault="00306E2D" w:rsidP="00306E2D">
            <w:pPr>
              <w:pStyle w:val="TableCellCourierNew"/>
            </w:pPr>
            <w:r>
              <w:t>PrecisionTimeSpan</w:t>
            </w:r>
            <w:r w:rsidR="00C032C8">
              <w:t xml:space="preserve"> (.NET)</w:t>
            </w:r>
          </w:p>
        </w:tc>
      </w:tr>
      <w:tr w:rsidR="004F3C3F" w:rsidTr="00C032C8">
        <w:trPr>
          <w:cantSplit/>
        </w:trPr>
        <w:tc>
          <w:tcPr>
            <w:tcW w:w="1602"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Polarity</w:t>
            </w:r>
          </w:p>
        </w:tc>
        <w:tc>
          <w:tcPr>
            <w:tcW w:w="522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
            </w:pPr>
            <w:r>
              <w:t xml:space="preserve">Sets the width polarity. This value sets the Width </w:t>
            </w:r>
            <w:r w:rsidR="000B078A">
              <w:t xml:space="preserve">Trigger </w:t>
            </w:r>
            <w:r>
              <w:t>Polarity attribute.</w:t>
            </w:r>
          </w:p>
        </w:tc>
        <w:tc>
          <w:tcPr>
            <w:tcW w:w="1999"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ViInt32</w:t>
            </w:r>
          </w:p>
        </w:tc>
      </w:tr>
      <w:tr w:rsidR="004F3C3F" w:rsidTr="00C032C8">
        <w:trPr>
          <w:cantSplit/>
        </w:trPr>
        <w:tc>
          <w:tcPr>
            <w:tcW w:w="1602"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Condition</w:t>
            </w:r>
          </w:p>
        </w:tc>
        <w:tc>
          <w:tcPr>
            <w:tcW w:w="522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
            </w:pPr>
            <w:r>
              <w:t xml:space="preserve">Specifies whether a pulse that is within or outside the user-specified thresholds trigger waveform acquisition. This value sets the Width </w:t>
            </w:r>
            <w:r w:rsidR="000B078A">
              <w:t xml:space="preserve">Trigger </w:t>
            </w:r>
            <w:r>
              <w:t>Condition attribute.</w:t>
            </w:r>
          </w:p>
        </w:tc>
        <w:tc>
          <w:tcPr>
            <w:tcW w:w="1999"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ViInt32</w:t>
            </w:r>
          </w:p>
        </w:tc>
      </w:tr>
    </w:tbl>
    <w:p w:rsidR="004F3C3F" w:rsidRDefault="004F3C3F" w:rsidP="004F3C3F">
      <w:pPr>
        <w:pStyle w:val="AttrFuncSubheading"/>
      </w:pPr>
      <w:r>
        <w:lastRenderedPageBreak/>
        <w:t>Defined Values for the Polarity Parameter</w:t>
      </w:r>
    </w:p>
    <w:tbl>
      <w:tblPr>
        <w:tblW w:w="0" w:type="auto"/>
        <w:tblInd w:w="722" w:type="dxa"/>
        <w:tblLayout w:type="fixed"/>
        <w:tblLook w:val="0000"/>
      </w:tblPr>
      <w:tblGrid>
        <w:gridCol w:w="1890"/>
        <w:gridCol w:w="360"/>
        <w:gridCol w:w="1080"/>
        <w:gridCol w:w="5310"/>
      </w:tblGrid>
      <w:tr w:rsidR="004F3C3F"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4F3C3F" w:rsidRDefault="004F3C3F"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4F3C3F" w:rsidRDefault="004F3C3F" w:rsidP="001D305A">
            <w:pPr>
              <w:pStyle w:val="TableHead"/>
              <w:jc w:val="left"/>
              <w:rPr>
                <w:i/>
                <w:iCs/>
                <w:lang w:val="fr-FR"/>
              </w:rPr>
            </w:pPr>
            <w:r>
              <w:rPr>
                <w:i/>
                <w:iCs/>
                <w:lang w:val="fr-FR"/>
              </w:rPr>
              <w:t>Description</w:t>
            </w:r>
          </w:p>
        </w:tc>
      </w:tr>
      <w:tr w:rsidR="004F3C3F"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Identifier</w:t>
            </w:r>
          </w:p>
        </w:tc>
      </w:tr>
      <w:tr w:rsidR="004F3C3F" w:rsidTr="001D305A">
        <w:trPr>
          <w:cantSplit/>
        </w:trPr>
        <w:tc>
          <w:tcPr>
            <w:tcW w:w="1890" w:type="dxa"/>
            <w:vMerge w:val="restart"/>
            <w:tcBorders>
              <w:top w:val="single" w:sz="4" w:space="0" w:color="auto"/>
              <w:left w:val="single" w:sz="6" w:space="0" w:color="auto"/>
              <w:right w:val="single" w:sz="6" w:space="0" w:color="auto"/>
            </w:tcBorders>
          </w:tcPr>
          <w:p w:rsidR="004F3C3F" w:rsidRDefault="004F3C3F" w:rsidP="001D305A">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rsidR="004F3C3F" w:rsidRDefault="004F3C3F" w:rsidP="001D305A">
            <w:pPr>
              <w:pStyle w:val="TableCell"/>
            </w:pPr>
            <w:r>
              <w:t xml:space="preserve">Configures the digitizer to trigger on positive pulses that have a width that meets the condition the user specifies with the Width </w:t>
            </w:r>
            <w:r w:rsidR="000B078A">
              <w:t xml:space="preserve">Trigger </w:t>
            </w:r>
            <w:r>
              <w:t>Condition attribute.</w:t>
            </w:r>
          </w:p>
        </w:tc>
      </w:tr>
      <w:tr w:rsidR="008D76E9" w:rsidTr="001D305A">
        <w:trPr>
          <w:cantSplit/>
        </w:trPr>
        <w:tc>
          <w:tcPr>
            <w:tcW w:w="1890" w:type="dxa"/>
            <w:vMerge/>
            <w:tcBorders>
              <w:left w:val="single" w:sz="6" w:space="0" w:color="auto"/>
              <w:right w:val="single" w:sz="6" w:space="0" w:color="auto"/>
            </w:tcBorders>
          </w:tcPr>
          <w:p w:rsidR="008D76E9" w:rsidRDefault="008D76E9" w:rsidP="001D305A">
            <w:pPr>
              <w:rPr>
                <w:color w:val="000000"/>
              </w:rPr>
            </w:pPr>
          </w:p>
        </w:tc>
        <w:tc>
          <w:tcPr>
            <w:tcW w:w="360" w:type="dxa"/>
            <w:vMerge w:val="restart"/>
            <w:tcBorders>
              <w:top w:val="single" w:sz="4" w:space="0" w:color="auto"/>
              <w:left w:val="single" w:sz="6"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WidthPolarity.Positive</w:t>
            </w:r>
          </w:p>
        </w:tc>
      </w:tr>
      <w:tr w:rsidR="008D76E9" w:rsidTr="00FB1330">
        <w:trPr>
          <w:cantSplit/>
        </w:trPr>
        <w:tc>
          <w:tcPr>
            <w:tcW w:w="1890" w:type="dxa"/>
            <w:vMerge/>
            <w:tcBorders>
              <w:left w:val="single" w:sz="6" w:space="0" w:color="auto"/>
              <w:right w:val="single" w:sz="6" w:space="0" w:color="auto"/>
            </w:tcBorders>
          </w:tcPr>
          <w:p w:rsidR="008D76E9" w:rsidRDefault="008D76E9" w:rsidP="001D305A">
            <w:pPr>
              <w:rPr>
                <w:color w:val="000000"/>
              </w:rPr>
            </w:pPr>
          </w:p>
        </w:tc>
        <w:tc>
          <w:tcPr>
            <w:tcW w:w="360" w:type="dxa"/>
            <w:vMerge/>
            <w:tcBorders>
              <w:left w:val="single" w:sz="6"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IVIDIGITIZER_VAL_WIDTH_POSITIVE</w:t>
            </w:r>
          </w:p>
        </w:tc>
      </w:tr>
      <w:tr w:rsidR="008D76E9" w:rsidTr="001D305A">
        <w:trPr>
          <w:cantSplit/>
        </w:trPr>
        <w:tc>
          <w:tcPr>
            <w:tcW w:w="1890" w:type="dxa"/>
            <w:vMerge/>
            <w:tcBorders>
              <w:left w:val="single" w:sz="6" w:space="0" w:color="auto"/>
              <w:bottom w:val="single" w:sz="4" w:space="0" w:color="auto"/>
              <w:right w:val="single" w:sz="6" w:space="0" w:color="auto"/>
            </w:tcBorders>
          </w:tcPr>
          <w:p w:rsidR="008D76E9" w:rsidRDefault="008D76E9" w:rsidP="001D305A">
            <w:pPr>
              <w:rPr>
                <w:color w:val="000000"/>
              </w:rPr>
            </w:pPr>
          </w:p>
        </w:tc>
        <w:tc>
          <w:tcPr>
            <w:tcW w:w="360" w:type="dxa"/>
            <w:vMerge/>
            <w:tcBorders>
              <w:left w:val="single" w:sz="6" w:space="0" w:color="auto"/>
              <w:bottom w:val="single" w:sz="4"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IviDigitizerWidthPolarityPositive</w:t>
            </w:r>
          </w:p>
        </w:tc>
      </w:tr>
      <w:tr w:rsidR="004F3C3F" w:rsidTr="001D305A">
        <w:trPr>
          <w:cantSplit/>
        </w:trPr>
        <w:tc>
          <w:tcPr>
            <w:tcW w:w="1890" w:type="dxa"/>
            <w:vMerge w:val="restart"/>
            <w:tcBorders>
              <w:top w:val="single" w:sz="4" w:space="0" w:color="auto"/>
              <w:left w:val="single" w:sz="6" w:space="0" w:color="auto"/>
              <w:right w:val="single" w:sz="6" w:space="0" w:color="auto"/>
            </w:tcBorders>
          </w:tcPr>
          <w:p w:rsidR="004F3C3F" w:rsidRDefault="004F3C3F" w:rsidP="001D305A">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rsidR="004F3C3F" w:rsidRDefault="004F3C3F" w:rsidP="001D305A">
            <w:pPr>
              <w:pStyle w:val="TableCell"/>
            </w:pPr>
            <w:r>
              <w:t xml:space="preserve">Configures the digitizer to trigger on negative pulses that have a width that meets the condition the user specifies with the Width </w:t>
            </w:r>
            <w:r w:rsidR="000B078A">
              <w:t xml:space="preserve">Trigger </w:t>
            </w:r>
            <w:r>
              <w:t>Condition attribute.</w:t>
            </w:r>
          </w:p>
        </w:tc>
      </w:tr>
      <w:tr w:rsidR="008D76E9" w:rsidTr="001D305A">
        <w:trPr>
          <w:cantSplit/>
        </w:trPr>
        <w:tc>
          <w:tcPr>
            <w:tcW w:w="1890" w:type="dxa"/>
            <w:vMerge/>
            <w:tcBorders>
              <w:left w:val="single" w:sz="6" w:space="0" w:color="auto"/>
              <w:right w:val="single" w:sz="6" w:space="0" w:color="auto"/>
            </w:tcBorders>
          </w:tcPr>
          <w:p w:rsidR="008D76E9" w:rsidRDefault="008D76E9" w:rsidP="001D305A">
            <w:pPr>
              <w:rPr>
                <w:color w:val="000000"/>
              </w:rPr>
            </w:pPr>
          </w:p>
        </w:tc>
        <w:tc>
          <w:tcPr>
            <w:tcW w:w="360" w:type="dxa"/>
            <w:vMerge w:val="restart"/>
            <w:tcBorders>
              <w:top w:val="single" w:sz="4" w:space="0" w:color="auto"/>
              <w:left w:val="single" w:sz="6"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WidthPolarity.Negative</w:t>
            </w:r>
          </w:p>
        </w:tc>
      </w:tr>
      <w:tr w:rsidR="008D76E9" w:rsidTr="00FB1330">
        <w:trPr>
          <w:cantSplit/>
        </w:trPr>
        <w:tc>
          <w:tcPr>
            <w:tcW w:w="1890" w:type="dxa"/>
            <w:vMerge/>
            <w:tcBorders>
              <w:left w:val="single" w:sz="6" w:space="0" w:color="auto"/>
              <w:right w:val="single" w:sz="6" w:space="0" w:color="auto"/>
            </w:tcBorders>
          </w:tcPr>
          <w:p w:rsidR="008D76E9" w:rsidRDefault="008D76E9" w:rsidP="001D305A">
            <w:pPr>
              <w:rPr>
                <w:color w:val="000000"/>
              </w:rPr>
            </w:pPr>
          </w:p>
        </w:tc>
        <w:tc>
          <w:tcPr>
            <w:tcW w:w="360" w:type="dxa"/>
            <w:vMerge/>
            <w:tcBorders>
              <w:left w:val="single" w:sz="6"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IVIDIGITIZER_VAL_WIDTH_NEGATIVE</w:t>
            </w:r>
          </w:p>
        </w:tc>
      </w:tr>
      <w:tr w:rsidR="008D76E9" w:rsidTr="001D305A">
        <w:trPr>
          <w:cantSplit/>
        </w:trPr>
        <w:tc>
          <w:tcPr>
            <w:tcW w:w="1890" w:type="dxa"/>
            <w:vMerge/>
            <w:tcBorders>
              <w:left w:val="single" w:sz="6" w:space="0" w:color="auto"/>
              <w:bottom w:val="single" w:sz="4" w:space="0" w:color="auto"/>
              <w:right w:val="single" w:sz="6" w:space="0" w:color="auto"/>
            </w:tcBorders>
          </w:tcPr>
          <w:p w:rsidR="008D76E9" w:rsidRDefault="008D76E9" w:rsidP="001D305A">
            <w:pPr>
              <w:rPr>
                <w:color w:val="000000"/>
              </w:rPr>
            </w:pPr>
          </w:p>
        </w:tc>
        <w:tc>
          <w:tcPr>
            <w:tcW w:w="360" w:type="dxa"/>
            <w:vMerge/>
            <w:tcBorders>
              <w:left w:val="single" w:sz="6" w:space="0" w:color="auto"/>
              <w:bottom w:val="single" w:sz="4"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IviDigitizerWidthPolarityNegative</w:t>
            </w:r>
          </w:p>
        </w:tc>
      </w:tr>
      <w:tr w:rsidR="008D76E9" w:rsidTr="001D305A">
        <w:trPr>
          <w:cantSplit/>
        </w:trPr>
        <w:tc>
          <w:tcPr>
            <w:tcW w:w="1890" w:type="dxa"/>
            <w:vMerge w:val="restart"/>
            <w:tcBorders>
              <w:top w:val="single" w:sz="4" w:space="0" w:color="auto"/>
              <w:left w:val="single" w:sz="6" w:space="0" w:color="auto"/>
              <w:right w:val="single" w:sz="6" w:space="0" w:color="auto"/>
            </w:tcBorders>
          </w:tcPr>
          <w:p w:rsidR="008D76E9" w:rsidRDefault="008D76E9" w:rsidP="001D305A">
            <w:pPr>
              <w:pStyle w:val="TableCell"/>
            </w:pPr>
            <w:r>
              <w:t>Either</w:t>
            </w:r>
          </w:p>
        </w:tc>
        <w:tc>
          <w:tcPr>
            <w:tcW w:w="6750" w:type="dxa"/>
            <w:gridSpan w:val="3"/>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Configures the digitizer to trigger on either positive or negative pulses that have a width that meets the condition the user specifies with the Width Trigger Condition attribute.</w:t>
            </w:r>
          </w:p>
        </w:tc>
      </w:tr>
      <w:tr w:rsidR="008D76E9" w:rsidTr="001D305A">
        <w:trPr>
          <w:cantSplit/>
        </w:trPr>
        <w:tc>
          <w:tcPr>
            <w:tcW w:w="1890" w:type="dxa"/>
            <w:vMerge/>
            <w:tcBorders>
              <w:left w:val="single" w:sz="6" w:space="0" w:color="auto"/>
              <w:right w:val="single" w:sz="6" w:space="0" w:color="auto"/>
            </w:tcBorders>
          </w:tcPr>
          <w:p w:rsidR="008D76E9" w:rsidRDefault="008D76E9" w:rsidP="001D305A">
            <w:pPr>
              <w:rPr>
                <w:color w:val="000000"/>
              </w:rPr>
            </w:pPr>
          </w:p>
        </w:tc>
        <w:tc>
          <w:tcPr>
            <w:tcW w:w="360" w:type="dxa"/>
            <w:vMerge w:val="restart"/>
            <w:tcBorders>
              <w:top w:val="single" w:sz="4" w:space="0" w:color="auto"/>
              <w:left w:val="single" w:sz="6"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WidthPolarity.Either</w:t>
            </w:r>
          </w:p>
        </w:tc>
      </w:tr>
      <w:tr w:rsidR="008D76E9" w:rsidTr="00FB1330">
        <w:trPr>
          <w:cantSplit/>
        </w:trPr>
        <w:tc>
          <w:tcPr>
            <w:tcW w:w="1890" w:type="dxa"/>
            <w:vMerge/>
            <w:tcBorders>
              <w:left w:val="single" w:sz="6" w:space="0" w:color="auto"/>
              <w:right w:val="single" w:sz="6" w:space="0" w:color="auto"/>
            </w:tcBorders>
          </w:tcPr>
          <w:p w:rsidR="008D76E9" w:rsidRDefault="008D76E9" w:rsidP="001D305A">
            <w:pPr>
              <w:rPr>
                <w:color w:val="000000"/>
              </w:rPr>
            </w:pPr>
          </w:p>
        </w:tc>
        <w:tc>
          <w:tcPr>
            <w:tcW w:w="360" w:type="dxa"/>
            <w:vMerge/>
            <w:tcBorders>
              <w:left w:val="single" w:sz="6"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IVIDIGITIZER_VAL_WIDTH_EITHER</w:t>
            </w:r>
          </w:p>
        </w:tc>
      </w:tr>
      <w:tr w:rsidR="008D76E9" w:rsidTr="001D305A">
        <w:trPr>
          <w:cantSplit/>
        </w:trPr>
        <w:tc>
          <w:tcPr>
            <w:tcW w:w="1890" w:type="dxa"/>
            <w:vMerge/>
            <w:tcBorders>
              <w:left w:val="single" w:sz="6" w:space="0" w:color="auto"/>
              <w:bottom w:val="single" w:sz="4" w:space="0" w:color="auto"/>
              <w:right w:val="single" w:sz="6" w:space="0" w:color="auto"/>
            </w:tcBorders>
          </w:tcPr>
          <w:p w:rsidR="008D76E9" w:rsidRDefault="008D76E9" w:rsidP="001D305A">
            <w:pPr>
              <w:rPr>
                <w:color w:val="000000"/>
              </w:rPr>
            </w:pPr>
          </w:p>
        </w:tc>
        <w:tc>
          <w:tcPr>
            <w:tcW w:w="360" w:type="dxa"/>
            <w:vMerge/>
            <w:tcBorders>
              <w:left w:val="single" w:sz="6" w:space="0" w:color="auto"/>
              <w:bottom w:val="single" w:sz="4"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IviDigitizerWidthPolarityEither</w:t>
            </w:r>
          </w:p>
        </w:tc>
      </w:tr>
    </w:tbl>
    <w:p w:rsidR="004F3C3F" w:rsidRDefault="004F3C3F" w:rsidP="004F3C3F">
      <w:pPr>
        <w:pStyle w:val="AttrFuncSubheading"/>
      </w:pPr>
      <w:r>
        <w:t>Defined Values for the Condition Parameter</w:t>
      </w:r>
    </w:p>
    <w:tbl>
      <w:tblPr>
        <w:tblW w:w="0" w:type="auto"/>
        <w:tblInd w:w="722" w:type="dxa"/>
        <w:tblLayout w:type="fixed"/>
        <w:tblLook w:val="0000"/>
      </w:tblPr>
      <w:tblGrid>
        <w:gridCol w:w="1890"/>
        <w:gridCol w:w="360"/>
        <w:gridCol w:w="1080"/>
        <w:gridCol w:w="5310"/>
      </w:tblGrid>
      <w:tr w:rsidR="004F3C3F"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4F3C3F" w:rsidRDefault="004F3C3F"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4F3C3F" w:rsidRDefault="004F3C3F" w:rsidP="001D305A">
            <w:pPr>
              <w:pStyle w:val="TableHead"/>
              <w:jc w:val="left"/>
              <w:rPr>
                <w:i/>
                <w:iCs/>
                <w:lang w:val="fr-FR"/>
              </w:rPr>
            </w:pPr>
            <w:r>
              <w:rPr>
                <w:i/>
                <w:iCs/>
                <w:lang w:val="fr-FR"/>
              </w:rPr>
              <w:t>Description</w:t>
            </w:r>
          </w:p>
        </w:tc>
      </w:tr>
      <w:tr w:rsidR="004F3C3F"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Identifier</w:t>
            </w:r>
          </w:p>
        </w:tc>
      </w:tr>
      <w:tr w:rsidR="004F3C3F" w:rsidTr="001D305A">
        <w:trPr>
          <w:cantSplit/>
        </w:trPr>
        <w:tc>
          <w:tcPr>
            <w:tcW w:w="1890" w:type="dxa"/>
            <w:vMerge w:val="restart"/>
            <w:tcBorders>
              <w:top w:val="single" w:sz="4" w:space="0" w:color="auto"/>
              <w:left w:val="single" w:sz="6" w:space="0" w:color="auto"/>
              <w:right w:val="single" w:sz="6" w:space="0" w:color="auto"/>
            </w:tcBorders>
          </w:tcPr>
          <w:p w:rsidR="004F3C3F" w:rsidRDefault="004F3C3F" w:rsidP="001D305A">
            <w:pPr>
              <w:pStyle w:val="TableCell"/>
            </w:pPr>
            <w:r>
              <w:t>Within</w:t>
            </w:r>
          </w:p>
        </w:tc>
        <w:tc>
          <w:tcPr>
            <w:tcW w:w="6750" w:type="dxa"/>
            <w:gridSpan w:val="3"/>
            <w:tcBorders>
              <w:top w:val="single" w:sz="4" w:space="0" w:color="auto"/>
              <w:left w:val="single" w:sz="6" w:space="0" w:color="auto"/>
              <w:bottom w:val="single" w:sz="4" w:space="0" w:color="auto"/>
              <w:right w:val="single" w:sz="6" w:space="0" w:color="auto"/>
            </w:tcBorders>
          </w:tcPr>
          <w:p w:rsidR="004F3C3F" w:rsidRDefault="004F3C3F" w:rsidP="001D305A">
            <w:pPr>
              <w:pStyle w:val="TableCell"/>
            </w:pPr>
            <w:r>
              <w:t xml:space="preserve">Configures the digitizer to trigger on pulses that have a width that is less than the high threshold and greater than the low threshold. The end-user specifies the high and low thresholds with the Width </w:t>
            </w:r>
            <w:r w:rsidR="000B078A">
              <w:t xml:space="preserve">Trigger </w:t>
            </w:r>
            <w:r>
              <w:t xml:space="preserve">High Threshold and Width </w:t>
            </w:r>
            <w:r w:rsidR="000B078A">
              <w:t xml:space="preserve">Trigger </w:t>
            </w:r>
            <w:r>
              <w:t>Low Threshold properties.</w:t>
            </w:r>
          </w:p>
        </w:tc>
      </w:tr>
      <w:tr w:rsidR="008D76E9" w:rsidTr="001D305A">
        <w:trPr>
          <w:cantSplit/>
        </w:trPr>
        <w:tc>
          <w:tcPr>
            <w:tcW w:w="1890" w:type="dxa"/>
            <w:vMerge/>
            <w:tcBorders>
              <w:left w:val="single" w:sz="6" w:space="0" w:color="auto"/>
              <w:right w:val="single" w:sz="6" w:space="0" w:color="auto"/>
            </w:tcBorders>
          </w:tcPr>
          <w:p w:rsidR="008D76E9" w:rsidRDefault="008D76E9" w:rsidP="001D305A">
            <w:pPr>
              <w:rPr>
                <w:color w:val="000000"/>
              </w:rPr>
            </w:pPr>
          </w:p>
        </w:tc>
        <w:tc>
          <w:tcPr>
            <w:tcW w:w="360" w:type="dxa"/>
            <w:vMerge w:val="restart"/>
            <w:tcBorders>
              <w:top w:val="single" w:sz="4" w:space="0" w:color="auto"/>
              <w:left w:val="single" w:sz="6"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WidthCondition.Within</w:t>
            </w:r>
          </w:p>
        </w:tc>
      </w:tr>
      <w:tr w:rsidR="008D76E9" w:rsidTr="00FB1330">
        <w:trPr>
          <w:cantSplit/>
        </w:trPr>
        <w:tc>
          <w:tcPr>
            <w:tcW w:w="1890" w:type="dxa"/>
            <w:vMerge/>
            <w:tcBorders>
              <w:left w:val="single" w:sz="6" w:space="0" w:color="auto"/>
              <w:right w:val="single" w:sz="6" w:space="0" w:color="auto"/>
            </w:tcBorders>
          </w:tcPr>
          <w:p w:rsidR="008D76E9" w:rsidRDefault="008D76E9" w:rsidP="001D305A">
            <w:pPr>
              <w:rPr>
                <w:color w:val="000000"/>
              </w:rPr>
            </w:pPr>
          </w:p>
        </w:tc>
        <w:tc>
          <w:tcPr>
            <w:tcW w:w="360" w:type="dxa"/>
            <w:vMerge/>
            <w:tcBorders>
              <w:left w:val="single" w:sz="6"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IVIDIGITIZER_VAL_WIDTH_WITHIN</w:t>
            </w:r>
          </w:p>
        </w:tc>
      </w:tr>
      <w:tr w:rsidR="008D76E9" w:rsidTr="001D305A">
        <w:trPr>
          <w:cantSplit/>
        </w:trPr>
        <w:tc>
          <w:tcPr>
            <w:tcW w:w="1890" w:type="dxa"/>
            <w:vMerge/>
            <w:tcBorders>
              <w:left w:val="single" w:sz="6" w:space="0" w:color="auto"/>
              <w:bottom w:val="single" w:sz="4" w:space="0" w:color="auto"/>
              <w:right w:val="single" w:sz="6" w:space="0" w:color="auto"/>
            </w:tcBorders>
          </w:tcPr>
          <w:p w:rsidR="008D76E9" w:rsidRDefault="008D76E9" w:rsidP="001D305A">
            <w:pPr>
              <w:rPr>
                <w:color w:val="000000"/>
              </w:rPr>
            </w:pPr>
          </w:p>
        </w:tc>
        <w:tc>
          <w:tcPr>
            <w:tcW w:w="360" w:type="dxa"/>
            <w:vMerge/>
            <w:tcBorders>
              <w:left w:val="single" w:sz="6" w:space="0" w:color="auto"/>
              <w:bottom w:val="single" w:sz="4"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IviDigitizerWidthConditionWithin</w:t>
            </w:r>
          </w:p>
        </w:tc>
      </w:tr>
      <w:tr w:rsidR="008D76E9" w:rsidTr="001D305A">
        <w:trPr>
          <w:cantSplit/>
        </w:trPr>
        <w:tc>
          <w:tcPr>
            <w:tcW w:w="1890" w:type="dxa"/>
            <w:vMerge w:val="restart"/>
            <w:tcBorders>
              <w:top w:val="single" w:sz="4" w:space="0" w:color="auto"/>
              <w:left w:val="single" w:sz="6" w:space="0" w:color="auto"/>
              <w:right w:val="single" w:sz="6" w:space="0" w:color="auto"/>
            </w:tcBorders>
          </w:tcPr>
          <w:p w:rsidR="008D76E9" w:rsidRDefault="008D76E9" w:rsidP="001D305A">
            <w:pPr>
              <w:pStyle w:val="TableCell"/>
            </w:pPr>
            <w:r>
              <w:t>Outside</w:t>
            </w:r>
          </w:p>
        </w:tc>
        <w:tc>
          <w:tcPr>
            <w:tcW w:w="6750" w:type="dxa"/>
            <w:gridSpan w:val="3"/>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Configures the digitizer to trigger on pulses that have a width that is either greater than the high threshold or less than a low threshold. The end-user specifies the high and low thresholds with the Width Trigger High Threshold and Width Trigger Low Threshold properties.</w:t>
            </w:r>
          </w:p>
        </w:tc>
      </w:tr>
      <w:tr w:rsidR="008D76E9" w:rsidTr="001D305A">
        <w:trPr>
          <w:cantSplit/>
        </w:trPr>
        <w:tc>
          <w:tcPr>
            <w:tcW w:w="1890" w:type="dxa"/>
            <w:vMerge/>
            <w:tcBorders>
              <w:left w:val="single" w:sz="6" w:space="0" w:color="auto"/>
              <w:right w:val="single" w:sz="6" w:space="0" w:color="auto"/>
            </w:tcBorders>
          </w:tcPr>
          <w:p w:rsidR="008D76E9" w:rsidRDefault="008D76E9" w:rsidP="001D305A">
            <w:pPr>
              <w:rPr>
                <w:color w:val="000000"/>
              </w:rPr>
            </w:pPr>
          </w:p>
        </w:tc>
        <w:tc>
          <w:tcPr>
            <w:tcW w:w="360" w:type="dxa"/>
            <w:vMerge w:val="restart"/>
            <w:tcBorders>
              <w:top w:val="single" w:sz="4" w:space="0" w:color="auto"/>
              <w:left w:val="single" w:sz="6"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WidthCondition.Outside</w:t>
            </w:r>
          </w:p>
        </w:tc>
      </w:tr>
      <w:tr w:rsidR="008D76E9" w:rsidTr="00FB1330">
        <w:trPr>
          <w:cantSplit/>
        </w:trPr>
        <w:tc>
          <w:tcPr>
            <w:tcW w:w="1890" w:type="dxa"/>
            <w:vMerge/>
            <w:tcBorders>
              <w:left w:val="single" w:sz="6" w:space="0" w:color="auto"/>
              <w:right w:val="single" w:sz="6" w:space="0" w:color="auto"/>
            </w:tcBorders>
          </w:tcPr>
          <w:p w:rsidR="008D76E9" w:rsidRDefault="008D76E9" w:rsidP="001D305A">
            <w:pPr>
              <w:rPr>
                <w:color w:val="000000"/>
              </w:rPr>
            </w:pPr>
          </w:p>
        </w:tc>
        <w:tc>
          <w:tcPr>
            <w:tcW w:w="360" w:type="dxa"/>
            <w:vMerge/>
            <w:tcBorders>
              <w:left w:val="single" w:sz="6"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IVIDIGITIZER_VAL_WIDTH_OUTSIDE</w:t>
            </w:r>
          </w:p>
        </w:tc>
      </w:tr>
      <w:tr w:rsidR="008D76E9" w:rsidTr="001D305A">
        <w:trPr>
          <w:cantSplit/>
        </w:trPr>
        <w:tc>
          <w:tcPr>
            <w:tcW w:w="1890" w:type="dxa"/>
            <w:vMerge/>
            <w:tcBorders>
              <w:left w:val="single" w:sz="6" w:space="0" w:color="auto"/>
              <w:bottom w:val="single" w:sz="4" w:space="0" w:color="auto"/>
              <w:right w:val="single" w:sz="6" w:space="0" w:color="auto"/>
            </w:tcBorders>
          </w:tcPr>
          <w:p w:rsidR="008D76E9" w:rsidRDefault="008D76E9" w:rsidP="001D305A">
            <w:pPr>
              <w:rPr>
                <w:color w:val="000000"/>
              </w:rPr>
            </w:pPr>
          </w:p>
        </w:tc>
        <w:tc>
          <w:tcPr>
            <w:tcW w:w="360" w:type="dxa"/>
            <w:vMerge/>
            <w:tcBorders>
              <w:left w:val="single" w:sz="6" w:space="0" w:color="auto"/>
              <w:bottom w:val="single" w:sz="4"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IviDigitizerWidthConditionOutside</w:t>
            </w:r>
          </w:p>
        </w:tc>
      </w:tr>
    </w:tbl>
    <w:p w:rsidR="004F3C3F" w:rsidRDefault="004F3C3F" w:rsidP="004F3C3F">
      <w:pPr>
        <w:pStyle w:val="FunctionHead"/>
      </w:pPr>
      <w:r>
        <w:t>Return Values</w:t>
      </w:r>
      <w:r w:rsidR="008D76E9">
        <w:t xml:space="preserve"> (C/COM)</w:t>
      </w:r>
    </w:p>
    <w:p w:rsidR="004F3C3F" w:rsidRDefault="004F3C3F" w:rsidP="004F3C3F">
      <w:pPr>
        <w:pStyle w:val="Body1"/>
      </w:pPr>
      <w:r>
        <w:t xml:space="preserve">The </w:t>
      </w:r>
      <w:r>
        <w:rPr>
          <w:rStyle w:val="Italic"/>
        </w:rPr>
        <w:t>IVI-3.2: Inherent Capabilities Specification</w:t>
      </w:r>
      <w:r>
        <w:t xml:space="preserve"> defines general status codes that this function can return.</w:t>
      </w:r>
    </w:p>
    <w:p w:rsidR="008D76E9" w:rsidRPr="00F7116C" w:rsidRDefault="008D76E9" w:rsidP="008D76E9">
      <w:pPr>
        <w:pStyle w:val="AttrFuncSubheading"/>
        <w:rPr>
          <w:color w:val="auto"/>
        </w:rPr>
      </w:pPr>
      <w:r w:rsidRPr="00F7116C">
        <w:rPr>
          <w:color w:val="auto"/>
        </w:rPr>
        <w:lastRenderedPageBreak/>
        <w:t>.NET Exceptions</w:t>
      </w:r>
    </w:p>
    <w:p w:rsidR="008D76E9" w:rsidRDefault="008D76E9" w:rsidP="008D76E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4F3C3F" w:rsidRDefault="004F3C3F" w:rsidP="004F3C3F">
      <w:pPr>
        <w:pStyle w:val="Body1"/>
        <w:rPr>
          <w:sz w:val="12"/>
          <w:szCs w:val="12"/>
        </w:rPr>
      </w:pPr>
      <w:r>
        <w:br w:type="page"/>
      </w:r>
    </w:p>
    <w:p w:rsidR="004F3C3F" w:rsidRDefault="004F3C3F" w:rsidP="004F3C3F">
      <w:pPr>
        <w:pStyle w:val="Heading2"/>
      </w:pPr>
      <w:bookmarkStart w:id="1396" w:name="_Toc304583919"/>
      <w:bookmarkStart w:id="1397" w:name="_Toc306374770"/>
      <w:r>
        <w:t>IviDigitizerWidthTrigger Behavior Model</w:t>
      </w:r>
      <w:bookmarkEnd w:id="1396"/>
      <w:bookmarkEnd w:id="1397"/>
    </w:p>
    <w:p w:rsidR="004F3C3F" w:rsidRDefault="004F3C3F" w:rsidP="004F3C3F">
      <w:pPr>
        <w:pStyle w:val="Body1"/>
      </w:pPr>
      <w:r>
        <w:t>The IviDigitizerWidthTrigger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4F3C3F" w:rsidRDefault="004F3C3F" w:rsidP="004F3C3F">
      <w:pPr>
        <w:pStyle w:val="Heading2"/>
      </w:pPr>
      <w:bookmarkStart w:id="1398" w:name="_Toc304583920"/>
      <w:bookmarkStart w:id="1399" w:name="_Toc306374771"/>
      <w:r>
        <w:t>IviDigitizerWidthTrigger Compliance Notes</w:t>
      </w:r>
      <w:bookmarkEnd w:id="1398"/>
      <w:bookmarkEnd w:id="1399"/>
    </w:p>
    <w:p w:rsidR="004F3C3F" w:rsidRDefault="004F3C3F" w:rsidP="004F3C3F">
      <w:pPr>
        <w:pStyle w:val="Body1"/>
      </w:pPr>
      <w:r>
        <w:t>For a specific driver to comply with the IviDigitizerWidthTrigger extension, it shall be compliant with the IviDigitizerBase capability group and it shall implement all of the attributes and functions listed in this section.</w:t>
      </w:r>
    </w:p>
    <w:p w:rsidR="004F3C3F" w:rsidRPr="004F3C3F" w:rsidRDefault="004F3C3F" w:rsidP="004F3C3F">
      <w:pPr>
        <w:pStyle w:val="Body"/>
      </w:pPr>
    </w:p>
    <w:p w:rsidR="00004825" w:rsidRDefault="00004825">
      <w:pPr>
        <w:pStyle w:val="Heading1"/>
      </w:pPr>
      <w:bookmarkStart w:id="1400" w:name="_Toc170810251"/>
      <w:bookmarkStart w:id="1401" w:name="_Ref220383694"/>
      <w:bookmarkStart w:id="1402" w:name="_Toc304583921"/>
      <w:bookmarkStart w:id="1403" w:name="_Toc306374772"/>
      <w:r>
        <w:lastRenderedPageBreak/>
        <w:t>IviDigitizerWindowTrigger Extension Group</w:t>
      </w:r>
      <w:bookmarkEnd w:id="1400"/>
      <w:bookmarkEnd w:id="1401"/>
      <w:bookmarkEnd w:id="1402"/>
      <w:bookmarkEnd w:id="1403"/>
    </w:p>
    <w:p w:rsidR="00004825" w:rsidRDefault="00004825">
      <w:pPr>
        <w:pStyle w:val="Heading2"/>
      </w:pPr>
      <w:bookmarkStart w:id="1404" w:name="_Toc170810252"/>
      <w:bookmarkStart w:id="1405" w:name="_Toc304583922"/>
      <w:bookmarkStart w:id="1406" w:name="_Toc306374773"/>
      <w:r>
        <w:t>IviDigitizerWindowTrigger Overview</w:t>
      </w:r>
      <w:bookmarkEnd w:id="1404"/>
      <w:bookmarkEnd w:id="1405"/>
      <w:bookmarkEnd w:id="1406"/>
    </w:p>
    <w:p w:rsidR="00BC5992" w:rsidRDefault="00BC5992" w:rsidP="00BC5992">
      <w:pPr>
        <w:pStyle w:val="Body1"/>
        <w:rPr>
          <w:color w:val="000000"/>
        </w:rPr>
      </w:pPr>
      <w:bookmarkStart w:id="1407" w:name="_Toc170810253"/>
      <w:r>
        <w:rPr>
          <w:color w:val="000000"/>
        </w:rPr>
        <w:t>In addition to the fundamental capabilities, the Ivi</w:t>
      </w:r>
      <w:r w:rsidRPr="004E4B36">
        <w:rPr>
          <w:color w:val="000000"/>
        </w:rPr>
        <w:t>Digitizer</w:t>
      </w:r>
      <w:r>
        <w:rPr>
          <w:color w:val="000000"/>
        </w:rPr>
        <w:t xml:space="preserve">WindowTrigger extension group defines extensions for </w:t>
      </w:r>
      <w:r w:rsidRPr="004E4B36">
        <w:rPr>
          <w:color w:val="000000"/>
        </w:rPr>
        <w:t>digitizer</w:t>
      </w:r>
      <w:r>
        <w:rPr>
          <w:color w:val="000000"/>
        </w:rPr>
        <w:t>s capable of triggering on user-specified voltage ranges.</w:t>
      </w:r>
    </w:p>
    <w:p w:rsidR="00BC5992" w:rsidRDefault="00A22238" w:rsidP="00B139A6">
      <w:pPr>
        <w:pStyle w:val="Body"/>
      </w:pPr>
      <w:r>
        <w:rPr>
          <w:color w:val="000000"/>
        </w:rPr>
        <w:t xml:space="preserve">Window </w:t>
      </w:r>
      <w:r w:rsidR="00BC5992">
        <w:rPr>
          <w:color w:val="000000"/>
        </w:rPr>
        <w:t xml:space="preserve">triggering occurs when the </w:t>
      </w:r>
      <w:r w:rsidR="00BC5992" w:rsidRPr="004E4B36">
        <w:rPr>
          <w:color w:val="000000"/>
        </w:rPr>
        <w:t>digitizer</w:t>
      </w:r>
      <w:r w:rsidR="00BC5992">
        <w:rPr>
          <w:color w:val="000000"/>
        </w:rPr>
        <w:t xml:space="preserve"> detects a </w:t>
      </w:r>
      <w:r>
        <w:rPr>
          <w:color w:val="000000"/>
        </w:rPr>
        <w:t>signal entering or leaving a user-specified set of thresholds.</w:t>
      </w:r>
      <w:r w:rsidR="00BC5992">
        <w:rPr>
          <w:color w:val="000000"/>
        </w:rPr>
        <w:t xml:space="preserve"> The figure below shows </w:t>
      </w:r>
      <w:r>
        <w:rPr>
          <w:color w:val="000000"/>
        </w:rPr>
        <w:t>how the device triggers on signals entering</w:t>
      </w:r>
      <w:r w:rsidR="00A903D0">
        <w:rPr>
          <w:color w:val="000000"/>
        </w:rPr>
        <w:t xml:space="preserve"> the voltage range</w:t>
      </w:r>
      <w:r w:rsidR="00BC5992">
        <w:rPr>
          <w:color w:val="000000"/>
        </w:rPr>
        <w:t>.</w:t>
      </w:r>
    </w:p>
    <w:p w:rsidR="00BC5992" w:rsidRDefault="00DB058F" w:rsidP="00632B28">
      <w:pPr>
        <w:pStyle w:val="Body"/>
        <w:jc w:val="center"/>
      </w:pPr>
      <w:r>
        <w:pict>
          <v:shape id="_x0000_i1045" type="#_x0000_t75" style="width:357.75pt;height:174pt">
            <v:imagedata r:id="rId51" o:title=""/>
          </v:shape>
        </w:pict>
      </w:r>
    </w:p>
    <w:p w:rsidR="00BC5992" w:rsidRDefault="00BC5992" w:rsidP="00632B28">
      <w:pPr>
        <w:pStyle w:val="Body"/>
        <w:spacing w:before="120"/>
        <w:jc w:val="center"/>
      </w:pPr>
      <w:r w:rsidRPr="00B45EAB">
        <w:t xml:space="preserve">Figure </w:t>
      </w:r>
      <w:fldSimple w:instr=" STYLEREF 1 \s ">
        <w:r w:rsidR="00344F59">
          <w:rPr>
            <w:noProof/>
          </w:rPr>
          <w:t>33</w:t>
        </w:r>
      </w:fldSimple>
      <w:r w:rsidR="0018221C">
        <w:noBreakHyphen/>
      </w:r>
      <w:fldSimple w:instr=" SEQ Figure \* ARABIC \s 1 ">
        <w:r w:rsidR="00344F59">
          <w:rPr>
            <w:noProof/>
          </w:rPr>
          <w:t>1</w:t>
        </w:r>
      </w:fldSimple>
      <w:r>
        <w:t xml:space="preserve"> </w:t>
      </w:r>
      <w:r w:rsidR="00872246" w:rsidRPr="00632B28">
        <w:t>Window</w:t>
      </w:r>
      <w:r w:rsidRPr="00632B28">
        <w:t xml:space="preserve"> Triggers </w:t>
      </w:r>
      <w:r w:rsidR="00872246" w:rsidRPr="00632B28">
        <w:t xml:space="preserve">Entering </w:t>
      </w:r>
      <w:r w:rsidRPr="00632B28">
        <w:t>the Thresholds</w:t>
      </w:r>
    </w:p>
    <w:p w:rsidR="004817EA" w:rsidRDefault="00BC5992" w:rsidP="004817EA">
      <w:pPr>
        <w:pStyle w:val="Body"/>
        <w:rPr>
          <w:color w:val="000000"/>
        </w:rPr>
      </w:pPr>
      <w:r>
        <w:rPr>
          <w:color w:val="000000"/>
        </w:rPr>
        <w:t xml:space="preserve">The figure below shows </w:t>
      </w:r>
      <w:r w:rsidR="00A903D0">
        <w:rPr>
          <w:color w:val="000000"/>
        </w:rPr>
        <w:t>how the device triggers on signals leaving the voltage range</w:t>
      </w:r>
      <w:r>
        <w:rPr>
          <w:color w:val="000000"/>
        </w:rPr>
        <w:t>.</w:t>
      </w:r>
    </w:p>
    <w:p w:rsidR="004817EA" w:rsidRPr="00632B28" w:rsidRDefault="00DB058F" w:rsidP="00632B28">
      <w:pPr>
        <w:pStyle w:val="Body"/>
        <w:jc w:val="center"/>
      </w:pPr>
      <w:r>
        <w:pict>
          <v:shape id="_x0000_i1046" type="#_x0000_t75" style="width:357.75pt;height:174pt">
            <v:imagedata r:id="rId52" o:title=""/>
          </v:shape>
        </w:pict>
      </w:r>
    </w:p>
    <w:p w:rsidR="00BC5992" w:rsidRDefault="00BC5992" w:rsidP="00632B28">
      <w:pPr>
        <w:pStyle w:val="Body"/>
        <w:spacing w:before="120"/>
        <w:jc w:val="center"/>
      </w:pPr>
      <w:r w:rsidRPr="00B45EAB">
        <w:t xml:space="preserve">Figure </w:t>
      </w:r>
      <w:fldSimple w:instr=" STYLEREF 1 \s ">
        <w:r w:rsidR="00344F59">
          <w:rPr>
            <w:noProof/>
          </w:rPr>
          <w:t>33</w:t>
        </w:r>
      </w:fldSimple>
      <w:r w:rsidR="0018221C">
        <w:noBreakHyphen/>
      </w:r>
      <w:fldSimple w:instr=" SEQ Figure \* ARABIC \s 1 ">
        <w:r w:rsidR="00344F59">
          <w:rPr>
            <w:noProof/>
          </w:rPr>
          <w:t>2</w:t>
        </w:r>
      </w:fldSimple>
      <w:r>
        <w:t xml:space="preserve"> </w:t>
      </w:r>
      <w:r w:rsidR="004817EA" w:rsidRPr="00632B28">
        <w:t>Window</w:t>
      </w:r>
      <w:r w:rsidRPr="00632B28">
        <w:t xml:space="preserve"> Triggers </w:t>
      </w:r>
      <w:r w:rsidR="00872246" w:rsidRPr="00632B28">
        <w:t xml:space="preserve">Leaving </w:t>
      </w:r>
      <w:r w:rsidRPr="00632B28">
        <w:t xml:space="preserve"> the Thresholds</w:t>
      </w:r>
    </w:p>
    <w:p w:rsidR="00004825" w:rsidRDefault="00004825" w:rsidP="00632B28">
      <w:pPr>
        <w:pStyle w:val="Heading2"/>
        <w:pageBreakBefore/>
      </w:pPr>
      <w:bookmarkStart w:id="1408" w:name="_Toc304583923"/>
      <w:bookmarkStart w:id="1409" w:name="_Toc306374774"/>
      <w:r>
        <w:lastRenderedPageBreak/>
        <w:t>IviDigitizerWindowTrigger Attributes</w:t>
      </w:r>
      <w:bookmarkEnd w:id="1407"/>
      <w:bookmarkEnd w:id="1408"/>
      <w:bookmarkEnd w:id="1409"/>
    </w:p>
    <w:p w:rsidR="00004825" w:rsidRDefault="00004825">
      <w:pPr>
        <w:pStyle w:val="Body1"/>
      </w:pPr>
      <w:r>
        <w:t>The IviDigitizerWindowTrigger extension group defines the following attributes:</w:t>
      </w:r>
    </w:p>
    <w:p w:rsidR="00004825" w:rsidRDefault="00004825" w:rsidP="00B139A6">
      <w:pPr>
        <w:pStyle w:val="ListBullet"/>
        <w:numPr>
          <w:ilvl w:val="0"/>
          <w:numId w:val="67"/>
        </w:numPr>
      </w:pPr>
      <w:r>
        <w:t>Window Trigger Condition</w:t>
      </w:r>
    </w:p>
    <w:p w:rsidR="00004825" w:rsidRDefault="00004825" w:rsidP="00B139A6">
      <w:pPr>
        <w:pStyle w:val="ListBullet"/>
        <w:numPr>
          <w:ilvl w:val="0"/>
          <w:numId w:val="67"/>
        </w:numPr>
      </w:pPr>
      <w:r>
        <w:t>Window Trigger High Threshold</w:t>
      </w:r>
    </w:p>
    <w:p w:rsidR="00004825" w:rsidRDefault="00004825" w:rsidP="00B139A6">
      <w:pPr>
        <w:pStyle w:val="ListBullet"/>
        <w:numPr>
          <w:ilvl w:val="0"/>
          <w:numId w:val="67"/>
        </w:numPr>
      </w:pPr>
      <w:r>
        <w:t>Window Trigger Low Threshold</w:t>
      </w:r>
    </w:p>
    <w:p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004825" w:rsidRDefault="00004825">
      <w:pPr>
        <w:pStyle w:val="Body1"/>
        <w:rPr>
          <w:sz w:val="12"/>
          <w:szCs w:val="12"/>
        </w:rPr>
      </w:pPr>
      <w:r>
        <w:br w:type="page"/>
      </w:r>
    </w:p>
    <w:p w:rsidR="00004825" w:rsidRDefault="00004825">
      <w:pPr>
        <w:pStyle w:val="Heading3"/>
      </w:pPr>
      <w:bookmarkStart w:id="1410" w:name="_Toc304583924"/>
      <w:bookmarkStart w:id="1411" w:name="_Toc306374775"/>
      <w:r>
        <w:t>Window Trigger Condition</w:t>
      </w:r>
      <w:bookmarkEnd w:id="1410"/>
      <w:bookmarkEnd w:id="1411"/>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TriggerSource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58204B">
            <w:pPr>
              <w:pStyle w:val="TableCell"/>
            </w:pPr>
            <w:r>
              <w:t>Configure Window Trigger Source</w:t>
            </w:r>
          </w:p>
        </w:tc>
      </w:tr>
    </w:tbl>
    <w:p w:rsidR="008D76E9" w:rsidRDefault="008D76E9" w:rsidP="008D76E9">
      <w:pPr>
        <w:pStyle w:val="FunctionHead"/>
      </w:pPr>
      <w:r>
        <w:t>.NET Property Name</w:t>
      </w:r>
    </w:p>
    <w:p w:rsidR="008D76E9" w:rsidRDefault="008D76E9" w:rsidP="008D76E9">
      <w:pPr>
        <w:pStyle w:val="Body1"/>
        <w:rPr>
          <w:rStyle w:val="monospace"/>
        </w:rPr>
      </w:pPr>
      <w:r>
        <w:rPr>
          <w:rStyle w:val="monospace"/>
        </w:rPr>
        <w:t>Trigger.Sources[].Window.Condition</w:t>
      </w:r>
    </w:p>
    <w:p w:rsidR="008D76E9" w:rsidRDefault="008D76E9" w:rsidP="008D76E9">
      <w:pPr>
        <w:pStyle w:val="FunctionHead"/>
      </w:pPr>
      <w:r>
        <w:t>.NET Enumeration Name</w:t>
      </w:r>
    </w:p>
    <w:p w:rsidR="008D76E9" w:rsidRDefault="008D76E9" w:rsidP="008D76E9">
      <w:pPr>
        <w:pStyle w:val="Code1"/>
      </w:pPr>
      <w:r>
        <w:t>WindowCondition</w:t>
      </w:r>
    </w:p>
    <w:p w:rsidR="00004825" w:rsidRDefault="00004825">
      <w:pPr>
        <w:pStyle w:val="FunctionHead"/>
      </w:pPr>
      <w:r>
        <w:t>COM Property Name</w:t>
      </w:r>
    </w:p>
    <w:p w:rsidR="00004825" w:rsidRDefault="009249C0">
      <w:pPr>
        <w:pStyle w:val="Body1"/>
        <w:rPr>
          <w:rStyle w:val="monospace"/>
        </w:rPr>
      </w:pPr>
      <w:r>
        <w:rPr>
          <w:rStyle w:val="monospace"/>
        </w:rPr>
        <w:t>Trigger.Sources.Item().</w:t>
      </w:r>
      <w:r w:rsidR="00004825">
        <w:rPr>
          <w:rStyle w:val="monospace"/>
        </w:rPr>
        <w:t>Window.Condition</w:t>
      </w:r>
    </w:p>
    <w:p w:rsidR="00004825" w:rsidRDefault="00004825">
      <w:pPr>
        <w:pStyle w:val="FunctionHead"/>
      </w:pPr>
      <w:r>
        <w:t>COM Enumeration Name</w:t>
      </w:r>
    </w:p>
    <w:p w:rsidR="00004825" w:rsidRDefault="00004825">
      <w:pPr>
        <w:pStyle w:val="Code1"/>
      </w:pPr>
      <w:r>
        <w:t>IviDigitizerWindowConditionEnum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IVIDIGITIZER_ATTR_WINDOW_TRIGGER_CONDITION</w:t>
      </w:r>
    </w:p>
    <w:p w:rsidR="00004825" w:rsidRDefault="00004825">
      <w:pPr>
        <w:pStyle w:val="FunctionHead"/>
      </w:pPr>
      <w:r>
        <w:t>Description</w:t>
      </w:r>
    </w:p>
    <w:p w:rsidR="00004825" w:rsidRDefault="00004825">
      <w:pPr>
        <w:pStyle w:val="Body1"/>
      </w:pPr>
      <w:r>
        <w:t>Specifies whether a signal that is entering or leaving the voltage window defined by the high and low thresholds triggers the digitizer. The end-user specifies the high and low thresholds with the Window High Threshold and Window Low Threshold attributes.</w:t>
      </w:r>
    </w:p>
    <w:p w:rsidR="00004825" w:rsidRDefault="00004825">
      <w:pPr>
        <w:pStyle w:val="FunctionHead"/>
      </w:pPr>
      <w:r>
        <w:t>Defined Values</w:t>
      </w:r>
    </w:p>
    <w:tbl>
      <w:tblPr>
        <w:tblW w:w="0" w:type="auto"/>
        <w:tblInd w:w="722" w:type="dxa"/>
        <w:tblLayout w:type="fixed"/>
        <w:tblLook w:val="0000"/>
      </w:tblPr>
      <w:tblGrid>
        <w:gridCol w:w="1636"/>
        <w:gridCol w:w="630"/>
        <w:gridCol w:w="1170"/>
        <w:gridCol w:w="5204"/>
      </w:tblGrid>
      <w:tr w:rsidR="00004825" w:rsidTr="000E6101">
        <w:trPr>
          <w:cantSplit/>
          <w:trHeight w:val="158"/>
        </w:trPr>
        <w:tc>
          <w:tcPr>
            <w:tcW w:w="163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700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0E6101">
        <w:trPr>
          <w:cantSplit/>
          <w:trHeight w:val="157"/>
        </w:trPr>
        <w:tc>
          <w:tcPr>
            <w:tcW w:w="163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20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0B078A">
        <w:trPr>
          <w:cantSplit/>
          <w:trHeight w:val="945"/>
        </w:trPr>
        <w:tc>
          <w:tcPr>
            <w:tcW w:w="1636" w:type="dxa"/>
            <w:vMerge w:val="restart"/>
            <w:tcBorders>
              <w:top w:val="single" w:sz="6" w:space="0" w:color="auto"/>
              <w:left w:val="single" w:sz="6" w:space="0" w:color="auto"/>
              <w:right w:val="single" w:sz="6" w:space="0" w:color="auto"/>
            </w:tcBorders>
          </w:tcPr>
          <w:p w:rsidR="00004825" w:rsidRDefault="00004825">
            <w:pPr>
              <w:pStyle w:val="TableCell"/>
            </w:pPr>
            <w:r>
              <w:t>Entering</w:t>
            </w:r>
          </w:p>
        </w:tc>
        <w:tc>
          <w:tcPr>
            <w:tcW w:w="7004" w:type="dxa"/>
            <w:gridSpan w:val="3"/>
            <w:tcBorders>
              <w:top w:val="single" w:sz="6" w:space="0" w:color="auto"/>
              <w:left w:val="single" w:sz="6" w:space="0" w:color="auto"/>
              <w:bottom w:val="single" w:sz="4" w:space="0" w:color="auto"/>
              <w:right w:val="single" w:sz="6" w:space="0" w:color="auto"/>
            </w:tcBorders>
          </w:tcPr>
          <w:p w:rsidR="00004825" w:rsidRDefault="00004825" w:rsidP="00EF24CB">
            <w:pPr>
              <w:pStyle w:val="TableCell"/>
            </w:pPr>
            <w:r>
              <w:t xml:space="preserve">Configures the digitizer to trigger on </w:t>
            </w:r>
            <w:r w:rsidR="00E161BD">
              <w:t>signals when they enter the given triggering window</w:t>
            </w:r>
            <w:r>
              <w:t xml:space="preserve">. The end-user specifies the high and low thresholds with the </w:t>
            </w:r>
            <w:r w:rsidR="00EF24CB">
              <w:t xml:space="preserve">Window Trigger </w:t>
            </w:r>
            <w:r>
              <w:t xml:space="preserve">High Threshold and </w:t>
            </w:r>
            <w:r w:rsidR="00EF24CB">
              <w:t xml:space="preserve">Window Trigger </w:t>
            </w:r>
            <w:r>
              <w:t>Low Threshold properties.</w:t>
            </w:r>
          </w:p>
        </w:tc>
      </w:tr>
      <w:tr w:rsidR="008D76E9" w:rsidTr="000E6101">
        <w:trPr>
          <w:cantSplit/>
          <w:trHeight w:val="338"/>
        </w:trPr>
        <w:tc>
          <w:tcPr>
            <w:tcW w:w="1636" w:type="dxa"/>
            <w:vMerge/>
            <w:tcBorders>
              <w:left w:val="single" w:sz="6" w:space="0" w:color="auto"/>
              <w:right w:val="single" w:sz="6" w:space="0" w:color="auto"/>
            </w:tcBorders>
          </w:tcPr>
          <w:p w:rsidR="008D76E9" w:rsidRDefault="008D76E9">
            <w:pPr>
              <w:pStyle w:val="TableCell"/>
            </w:pPr>
          </w:p>
        </w:tc>
        <w:tc>
          <w:tcPr>
            <w:tcW w:w="630" w:type="dxa"/>
            <w:vMerge w:val="restart"/>
            <w:tcBorders>
              <w:top w:val="single" w:sz="4" w:space="0" w:color="auto"/>
              <w:left w:val="single" w:sz="6" w:space="0" w:color="auto"/>
              <w:right w:val="single" w:sz="6" w:space="0" w:color="auto"/>
            </w:tcBorders>
          </w:tcPr>
          <w:p w:rsidR="008D76E9" w:rsidRDefault="008D76E9">
            <w:pPr>
              <w:pStyle w:val="TableCell"/>
            </w:pPr>
          </w:p>
        </w:tc>
        <w:tc>
          <w:tcPr>
            <w:tcW w:w="1170" w:type="dxa"/>
            <w:tcBorders>
              <w:top w:val="single" w:sz="4" w:space="0" w:color="auto"/>
              <w:left w:val="single" w:sz="6" w:space="0" w:color="auto"/>
              <w:bottom w:val="single" w:sz="4" w:space="0" w:color="auto"/>
              <w:right w:val="single" w:sz="6" w:space="0" w:color="auto"/>
            </w:tcBorders>
          </w:tcPr>
          <w:p w:rsidR="008D76E9" w:rsidRDefault="008D76E9">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rsidR="008D76E9" w:rsidRDefault="008D76E9" w:rsidP="00E161BD">
            <w:pPr>
              <w:pStyle w:val="TableCellCourierNew"/>
            </w:pPr>
            <w:r>
              <w:t>WindowCondition.Entering</w:t>
            </w:r>
          </w:p>
        </w:tc>
      </w:tr>
      <w:tr w:rsidR="008D76E9" w:rsidTr="00FB1330">
        <w:trPr>
          <w:cantSplit/>
          <w:trHeight w:val="338"/>
        </w:trPr>
        <w:tc>
          <w:tcPr>
            <w:tcW w:w="1636" w:type="dxa"/>
            <w:vMerge/>
            <w:tcBorders>
              <w:left w:val="single" w:sz="6" w:space="0" w:color="auto"/>
              <w:right w:val="single" w:sz="6" w:space="0" w:color="auto"/>
            </w:tcBorders>
          </w:tcPr>
          <w:p w:rsidR="008D76E9" w:rsidRDefault="008D76E9">
            <w:pPr>
              <w:pStyle w:val="TableCell"/>
            </w:pPr>
          </w:p>
        </w:tc>
        <w:tc>
          <w:tcPr>
            <w:tcW w:w="630" w:type="dxa"/>
            <w:vMerge/>
            <w:tcBorders>
              <w:left w:val="single" w:sz="6" w:space="0" w:color="auto"/>
              <w:right w:val="single" w:sz="6" w:space="0" w:color="auto"/>
            </w:tcBorders>
          </w:tcPr>
          <w:p w:rsidR="008D76E9" w:rsidRDefault="008D76E9">
            <w:pPr>
              <w:pStyle w:val="TableCell"/>
            </w:pPr>
          </w:p>
        </w:tc>
        <w:tc>
          <w:tcPr>
            <w:tcW w:w="1170" w:type="dxa"/>
            <w:tcBorders>
              <w:top w:val="single" w:sz="4" w:space="0" w:color="auto"/>
              <w:left w:val="single" w:sz="6" w:space="0" w:color="auto"/>
              <w:bottom w:val="single" w:sz="4" w:space="0" w:color="auto"/>
              <w:right w:val="single" w:sz="6" w:space="0" w:color="auto"/>
            </w:tcBorders>
          </w:tcPr>
          <w:p w:rsidR="008D76E9" w:rsidRDefault="008D76E9">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rsidR="008D76E9" w:rsidRDefault="008D76E9" w:rsidP="00E161BD">
            <w:pPr>
              <w:pStyle w:val="TableCellCourierNew"/>
            </w:pPr>
            <w:r>
              <w:t>IVIDIGITIZER_VAL_WINDOW_CONDITION_ENTERING</w:t>
            </w:r>
          </w:p>
        </w:tc>
      </w:tr>
      <w:tr w:rsidR="008D76E9" w:rsidTr="000E6101">
        <w:trPr>
          <w:cantSplit/>
          <w:trHeight w:val="337"/>
        </w:trPr>
        <w:tc>
          <w:tcPr>
            <w:tcW w:w="1636" w:type="dxa"/>
            <w:vMerge/>
            <w:tcBorders>
              <w:left w:val="single" w:sz="6" w:space="0" w:color="auto"/>
              <w:bottom w:val="single" w:sz="6" w:space="0" w:color="auto"/>
              <w:right w:val="single" w:sz="6" w:space="0" w:color="auto"/>
            </w:tcBorders>
          </w:tcPr>
          <w:p w:rsidR="008D76E9" w:rsidRDefault="008D76E9">
            <w:pPr>
              <w:pStyle w:val="TableCell"/>
            </w:pPr>
          </w:p>
        </w:tc>
        <w:tc>
          <w:tcPr>
            <w:tcW w:w="630" w:type="dxa"/>
            <w:vMerge/>
            <w:tcBorders>
              <w:left w:val="single" w:sz="6" w:space="0" w:color="auto"/>
              <w:bottom w:val="single" w:sz="6" w:space="0" w:color="auto"/>
              <w:right w:val="single" w:sz="6" w:space="0" w:color="auto"/>
            </w:tcBorders>
          </w:tcPr>
          <w:p w:rsidR="008D76E9" w:rsidRDefault="008D76E9">
            <w:pPr>
              <w:pStyle w:val="TableCell"/>
            </w:pPr>
          </w:p>
        </w:tc>
        <w:tc>
          <w:tcPr>
            <w:tcW w:w="1170" w:type="dxa"/>
            <w:tcBorders>
              <w:top w:val="single" w:sz="4" w:space="0" w:color="auto"/>
              <w:left w:val="single" w:sz="6" w:space="0" w:color="auto"/>
              <w:bottom w:val="single" w:sz="6" w:space="0" w:color="auto"/>
              <w:right w:val="single" w:sz="6" w:space="0" w:color="auto"/>
            </w:tcBorders>
          </w:tcPr>
          <w:p w:rsidR="008D76E9" w:rsidRDefault="008D76E9">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rsidR="008D76E9" w:rsidRDefault="008D76E9">
            <w:pPr>
              <w:pStyle w:val="TableCell"/>
              <w:rPr>
                <w:rFonts w:ascii="Courier New" w:hAnsi="Courier New" w:cs="Courier New"/>
                <w:sz w:val="18"/>
                <w:szCs w:val="18"/>
              </w:rPr>
            </w:pPr>
            <w:r>
              <w:rPr>
                <w:rFonts w:ascii="Courier New" w:hAnsi="Courier New" w:cs="Courier New"/>
                <w:sz w:val="18"/>
                <w:szCs w:val="18"/>
              </w:rPr>
              <w:t>IviDigitizerWindowConditionEntering</w:t>
            </w:r>
          </w:p>
        </w:tc>
      </w:tr>
      <w:tr w:rsidR="00004825" w:rsidTr="000B078A">
        <w:trPr>
          <w:cantSplit/>
          <w:trHeight w:val="912"/>
        </w:trPr>
        <w:tc>
          <w:tcPr>
            <w:tcW w:w="1636" w:type="dxa"/>
            <w:vMerge w:val="restart"/>
            <w:tcBorders>
              <w:top w:val="single" w:sz="6" w:space="0" w:color="auto"/>
              <w:left w:val="single" w:sz="6" w:space="0" w:color="auto"/>
              <w:right w:val="single" w:sz="6" w:space="0" w:color="auto"/>
            </w:tcBorders>
          </w:tcPr>
          <w:p w:rsidR="00004825" w:rsidRDefault="00004825">
            <w:pPr>
              <w:pStyle w:val="TableCell"/>
            </w:pPr>
            <w:r>
              <w:t>Leaving</w:t>
            </w:r>
          </w:p>
        </w:tc>
        <w:tc>
          <w:tcPr>
            <w:tcW w:w="7004" w:type="dxa"/>
            <w:gridSpan w:val="3"/>
            <w:tcBorders>
              <w:top w:val="single" w:sz="6" w:space="0" w:color="auto"/>
              <w:left w:val="single" w:sz="6" w:space="0" w:color="auto"/>
              <w:bottom w:val="single" w:sz="4" w:space="0" w:color="auto"/>
              <w:right w:val="single" w:sz="6" w:space="0" w:color="auto"/>
            </w:tcBorders>
          </w:tcPr>
          <w:p w:rsidR="00004825" w:rsidRDefault="00004825" w:rsidP="00EF24CB">
            <w:pPr>
              <w:pStyle w:val="TableCell"/>
            </w:pPr>
            <w:r>
              <w:t xml:space="preserve">Configures the digitizer to trigger on </w:t>
            </w:r>
            <w:r w:rsidR="00E161BD">
              <w:t>signals when they leave the given triggering window</w:t>
            </w:r>
            <w:r>
              <w:t xml:space="preserve">. The end-user specifies the high and low thresholds with the </w:t>
            </w:r>
            <w:r w:rsidR="00EF24CB">
              <w:t xml:space="preserve">Window Trigger </w:t>
            </w:r>
            <w:r>
              <w:t xml:space="preserve">High Threshold and </w:t>
            </w:r>
            <w:r w:rsidR="00EF24CB">
              <w:t xml:space="preserve">Window Trigger </w:t>
            </w:r>
            <w:r>
              <w:t>Low Threshold properties.</w:t>
            </w:r>
          </w:p>
        </w:tc>
      </w:tr>
      <w:tr w:rsidR="008D76E9" w:rsidTr="000E6101">
        <w:trPr>
          <w:cantSplit/>
          <w:trHeight w:val="338"/>
        </w:trPr>
        <w:tc>
          <w:tcPr>
            <w:tcW w:w="1636" w:type="dxa"/>
            <w:vMerge/>
            <w:tcBorders>
              <w:left w:val="single" w:sz="6" w:space="0" w:color="auto"/>
              <w:right w:val="single" w:sz="6" w:space="0" w:color="auto"/>
            </w:tcBorders>
          </w:tcPr>
          <w:p w:rsidR="008D76E9" w:rsidRDefault="008D76E9">
            <w:pPr>
              <w:pStyle w:val="TableCell"/>
            </w:pPr>
          </w:p>
        </w:tc>
        <w:tc>
          <w:tcPr>
            <w:tcW w:w="630" w:type="dxa"/>
            <w:vMerge w:val="restart"/>
            <w:tcBorders>
              <w:top w:val="single" w:sz="4" w:space="0" w:color="auto"/>
              <w:left w:val="single" w:sz="6" w:space="0" w:color="auto"/>
              <w:right w:val="single" w:sz="6" w:space="0" w:color="auto"/>
            </w:tcBorders>
          </w:tcPr>
          <w:p w:rsidR="008D76E9" w:rsidRDefault="008D76E9">
            <w:pPr>
              <w:pStyle w:val="TableCell"/>
            </w:pPr>
          </w:p>
        </w:tc>
        <w:tc>
          <w:tcPr>
            <w:tcW w:w="1170" w:type="dxa"/>
            <w:tcBorders>
              <w:top w:val="single" w:sz="4" w:space="0" w:color="auto"/>
              <w:left w:val="single" w:sz="6" w:space="0" w:color="auto"/>
              <w:bottom w:val="single" w:sz="4" w:space="0" w:color="auto"/>
              <w:right w:val="single" w:sz="6" w:space="0" w:color="auto"/>
            </w:tcBorders>
          </w:tcPr>
          <w:p w:rsidR="008D76E9" w:rsidRDefault="008D76E9">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rsidR="008D76E9" w:rsidRDefault="008D76E9" w:rsidP="00E161BD">
            <w:pPr>
              <w:pStyle w:val="TableCellCourierNew"/>
            </w:pPr>
            <w:r>
              <w:t>WindowCondition.Leaving</w:t>
            </w:r>
          </w:p>
        </w:tc>
      </w:tr>
      <w:tr w:rsidR="008D76E9" w:rsidTr="00FB1330">
        <w:trPr>
          <w:cantSplit/>
          <w:trHeight w:val="338"/>
        </w:trPr>
        <w:tc>
          <w:tcPr>
            <w:tcW w:w="1636" w:type="dxa"/>
            <w:vMerge/>
            <w:tcBorders>
              <w:left w:val="single" w:sz="6" w:space="0" w:color="auto"/>
              <w:right w:val="single" w:sz="6" w:space="0" w:color="auto"/>
            </w:tcBorders>
          </w:tcPr>
          <w:p w:rsidR="008D76E9" w:rsidRDefault="008D76E9">
            <w:pPr>
              <w:pStyle w:val="TableCell"/>
            </w:pPr>
          </w:p>
        </w:tc>
        <w:tc>
          <w:tcPr>
            <w:tcW w:w="630" w:type="dxa"/>
            <w:vMerge/>
            <w:tcBorders>
              <w:left w:val="single" w:sz="6" w:space="0" w:color="auto"/>
              <w:right w:val="single" w:sz="6" w:space="0" w:color="auto"/>
            </w:tcBorders>
          </w:tcPr>
          <w:p w:rsidR="008D76E9" w:rsidRDefault="008D76E9">
            <w:pPr>
              <w:pStyle w:val="TableCell"/>
            </w:pPr>
          </w:p>
        </w:tc>
        <w:tc>
          <w:tcPr>
            <w:tcW w:w="1170" w:type="dxa"/>
            <w:tcBorders>
              <w:top w:val="single" w:sz="4" w:space="0" w:color="auto"/>
              <w:left w:val="single" w:sz="6" w:space="0" w:color="auto"/>
              <w:bottom w:val="single" w:sz="4" w:space="0" w:color="auto"/>
              <w:right w:val="single" w:sz="6" w:space="0" w:color="auto"/>
            </w:tcBorders>
          </w:tcPr>
          <w:p w:rsidR="008D76E9" w:rsidRDefault="008D76E9">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rsidR="008D76E9" w:rsidRDefault="008D76E9" w:rsidP="00E161BD">
            <w:pPr>
              <w:pStyle w:val="TableCellCourierNew"/>
            </w:pPr>
            <w:r>
              <w:t>IVIDIGITIZER_VAL_WINDOW_CONDITION_LEAVING</w:t>
            </w:r>
          </w:p>
        </w:tc>
      </w:tr>
      <w:tr w:rsidR="008D76E9" w:rsidTr="000E6101">
        <w:trPr>
          <w:cantSplit/>
          <w:trHeight w:val="337"/>
        </w:trPr>
        <w:tc>
          <w:tcPr>
            <w:tcW w:w="1636" w:type="dxa"/>
            <w:vMerge/>
            <w:tcBorders>
              <w:left w:val="single" w:sz="6" w:space="0" w:color="auto"/>
              <w:bottom w:val="single" w:sz="6" w:space="0" w:color="auto"/>
              <w:right w:val="single" w:sz="6" w:space="0" w:color="auto"/>
            </w:tcBorders>
          </w:tcPr>
          <w:p w:rsidR="008D76E9" w:rsidRDefault="008D76E9">
            <w:pPr>
              <w:pStyle w:val="TableCell"/>
            </w:pPr>
          </w:p>
        </w:tc>
        <w:tc>
          <w:tcPr>
            <w:tcW w:w="630" w:type="dxa"/>
            <w:vMerge/>
            <w:tcBorders>
              <w:left w:val="single" w:sz="6" w:space="0" w:color="auto"/>
              <w:bottom w:val="single" w:sz="6" w:space="0" w:color="auto"/>
              <w:right w:val="single" w:sz="6" w:space="0" w:color="auto"/>
            </w:tcBorders>
          </w:tcPr>
          <w:p w:rsidR="008D76E9" w:rsidRDefault="008D76E9">
            <w:pPr>
              <w:pStyle w:val="TableCell"/>
            </w:pPr>
          </w:p>
        </w:tc>
        <w:tc>
          <w:tcPr>
            <w:tcW w:w="1170" w:type="dxa"/>
            <w:tcBorders>
              <w:top w:val="single" w:sz="4" w:space="0" w:color="auto"/>
              <w:left w:val="single" w:sz="6" w:space="0" w:color="auto"/>
              <w:bottom w:val="single" w:sz="6" w:space="0" w:color="auto"/>
              <w:right w:val="single" w:sz="6" w:space="0" w:color="auto"/>
            </w:tcBorders>
          </w:tcPr>
          <w:p w:rsidR="008D76E9" w:rsidRDefault="008D76E9">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rsidR="008D76E9" w:rsidRDefault="008D76E9">
            <w:pPr>
              <w:pStyle w:val="TableCell"/>
              <w:rPr>
                <w:rFonts w:ascii="Courier New" w:hAnsi="Courier New" w:cs="Courier New"/>
                <w:sz w:val="18"/>
                <w:szCs w:val="18"/>
              </w:rPr>
            </w:pPr>
            <w:r>
              <w:rPr>
                <w:rFonts w:ascii="Courier New" w:hAnsi="Courier New" w:cs="Courier New"/>
                <w:sz w:val="18"/>
                <w:szCs w:val="18"/>
              </w:rPr>
              <w:t>IviDigitizerWindowConditionLeaving</w:t>
            </w:r>
          </w:p>
        </w:tc>
      </w:tr>
    </w:tbl>
    <w:p w:rsidR="008D76E9" w:rsidRPr="00F7116C" w:rsidRDefault="008D76E9" w:rsidP="008D76E9">
      <w:pPr>
        <w:pStyle w:val="AttrFuncSubheading"/>
        <w:rPr>
          <w:color w:val="auto"/>
        </w:rPr>
      </w:pPr>
      <w:r w:rsidRPr="00F7116C">
        <w:rPr>
          <w:color w:val="auto"/>
        </w:rPr>
        <w:lastRenderedPageBreak/>
        <w:t>.NET Exceptions</w:t>
      </w:r>
    </w:p>
    <w:p w:rsidR="008D76E9" w:rsidRDefault="008D76E9" w:rsidP="008D76E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C5087C">
      <w:pPr>
        <w:pStyle w:val="Heading3"/>
        <w:pageBreakBefore/>
      </w:pPr>
      <w:bookmarkStart w:id="1412" w:name="_Toc304583925"/>
      <w:bookmarkStart w:id="1413" w:name="_Toc306374776"/>
      <w:r>
        <w:lastRenderedPageBreak/>
        <w:t>Window Trigger High Threshold</w:t>
      </w:r>
      <w:bookmarkEnd w:id="1412"/>
      <w:bookmarkEnd w:id="1413"/>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TriggerSource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58204B">
            <w:pPr>
              <w:pStyle w:val="TableCell"/>
            </w:pPr>
            <w:r>
              <w:t>Configure Window Trigger Source</w:t>
            </w:r>
          </w:p>
        </w:tc>
      </w:tr>
    </w:tbl>
    <w:p w:rsidR="008D76E9" w:rsidRDefault="008D76E9" w:rsidP="008D76E9">
      <w:pPr>
        <w:pStyle w:val="FunctionHead"/>
      </w:pPr>
      <w:r>
        <w:t>.NET Property Name</w:t>
      </w:r>
    </w:p>
    <w:p w:rsidR="008D76E9" w:rsidRDefault="008D76E9" w:rsidP="008D76E9">
      <w:pPr>
        <w:pStyle w:val="Body1"/>
        <w:rPr>
          <w:rStyle w:val="monospace"/>
        </w:rPr>
      </w:pPr>
      <w:r>
        <w:rPr>
          <w:rStyle w:val="monospace"/>
        </w:rPr>
        <w:t>Trigger.Sources[].Window.ThresholdHigh</w:t>
      </w:r>
    </w:p>
    <w:p w:rsidR="00004825" w:rsidRDefault="00004825">
      <w:pPr>
        <w:pStyle w:val="FunctionHead"/>
      </w:pPr>
      <w:r>
        <w:t>COM Property Name</w:t>
      </w:r>
    </w:p>
    <w:p w:rsidR="00004825" w:rsidRDefault="009249C0">
      <w:pPr>
        <w:pStyle w:val="Body1"/>
        <w:rPr>
          <w:rStyle w:val="monospace"/>
        </w:rPr>
      </w:pPr>
      <w:r>
        <w:rPr>
          <w:rStyle w:val="monospace"/>
        </w:rPr>
        <w:t>Trigger.Sources.Item().</w:t>
      </w:r>
      <w:r w:rsidR="00004825">
        <w:rPr>
          <w:rStyle w:val="monospace"/>
        </w:rPr>
        <w:t>Window.ThresholdHigh</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IVIDIGITIZER_ATTR_WINDOW_TRIGGER_HIGH_THRESHOLD</w:t>
      </w:r>
    </w:p>
    <w:p w:rsidR="00004825" w:rsidRDefault="00004825">
      <w:pPr>
        <w:pStyle w:val="FunctionHead"/>
      </w:pPr>
      <w:r>
        <w:t>Description</w:t>
      </w:r>
    </w:p>
    <w:p w:rsidR="00004825" w:rsidRDefault="00004825">
      <w:pPr>
        <w:pStyle w:val="Body1"/>
      </w:pPr>
      <w:r>
        <w:t>Specifies the high window threshold voltage in Volts.</w:t>
      </w:r>
    </w:p>
    <w:p w:rsidR="008D76E9" w:rsidRPr="00F7116C" w:rsidRDefault="008D76E9" w:rsidP="008D76E9">
      <w:pPr>
        <w:pStyle w:val="AttrFuncSubheading"/>
        <w:rPr>
          <w:color w:val="auto"/>
        </w:rPr>
      </w:pPr>
      <w:r w:rsidRPr="00F7116C">
        <w:rPr>
          <w:color w:val="auto"/>
        </w:rPr>
        <w:t>.NET Exceptions</w:t>
      </w:r>
    </w:p>
    <w:p w:rsidR="008D76E9" w:rsidRDefault="008D76E9" w:rsidP="008D76E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1414" w:name="_Toc170810243"/>
      <w:bookmarkStart w:id="1415" w:name="_Toc304583926"/>
      <w:bookmarkStart w:id="1416" w:name="_Toc306374777"/>
      <w:r>
        <w:t>Window Trigger Low Threshold</w:t>
      </w:r>
      <w:bookmarkEnd w:id="1414"/>
      <w:bookmarkEnd w:id="1415"/>
      <w:bookmarkEnd w:id="1416"/>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TriggerSource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58204B">
            <w:pPr>
              <w:pStyle w:val="TableCell"/>
            </w:pPr>
            <w:r>
              <w:t>Configure Window Trigger Source</w:t>
            </w:r>
          </w:p>
        </w:tc>
      </w:tr>
    </w:tbl>
    <w:p w:rsidR="008D76E9" w:rsidRDefault="008D76E9" w:rsidP="008D76E9">
      <w:pPr>
        <w:pStyle w:val="FunctionHead"/>
      </w:pPr>
      <w:r>
        <w:t>.NET Property Name</w:t>
      </w:r>
    </w:p>
    <w:p w:rsidR="008D76E9" w:rsidRDefault="008D76E9" w:rsidP="008D76E9">
      <w:pPr>
        <w:pStyle w:val="Body1"/>
        <w:rPr>
          <w:rStyle w:val="monospace"/>
        </w:rPr>
      </w:pPr>
      <w:r>
        <w:rPr>
          <w:rStyle w:val="monospace"/>
        </w:rPr>
        <w:t>Trigger.Sources[].Window.ThresholdLow</w:t>
      </w:r>
    </w:p>
    <w:p w:rsidR="00004825" w:rsidRDefault="00004825">
      <w:pPr>
        <w:pStyle w:val="FunctionHead"/>
      </w:pPr>
      <w:r>
        <w:t>COM Property Name</w:t>
      </w:r>
    </w:p>
    <w:p w:rsidR="00004825" w:rsidRDefault="009249C0">
      <w:pPr>
        <w:pStyle w:val="Body1"/>
        <w:rPr>
          <w:rStyle w:val="monospace"/>
        </w:rPr>
      </w:pPr>
      <w:r>
        <w:rPr>
          <w:rStyle w:val="monospace"/>
        </w:rPr>
        <w:t>Trigger.Sources.Item().</w:t>
      </w:r>
      <w:r w:rsidR="00004825">
        <w:rPr>
          <w:rStyle w:val="monospace"/>
        </w:rPr>
        <w:t>Window.ThresholdLow</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IVIDIGITIZER_ATTR_WINDOW_TRIGGER_LOW_THRESHOLD</w:t>
      </w:r>
    </w:p>
    <w:p w:rsidR="00004825" w:rsidRDefault="00004825">
      <w:pPr>
        <w:pStyle w:val="FunctionHead"/>
      </w:pPr>
      <w:r>
        <w:t>Description</w:t>
      </w:r>
    </w:p>
    <w:p w:rsidR="00004825" w:rsidRDefault="00004825">
      <w:pPr>
        <w:pStyle w:val="Body1"/>
      </w:pPr>
      <w:r>
        <w:t>Specifies the low window threshold voltage in Volts.</w:t>
      </w:r>
    </w:p>
    <w:p w:rsidR="008D76E9" w:rsidRPr="00F7116C" w:rsidRDefault="008D76E9" w:rsidP="008D76E9">
      <w:pPr>
        <w:pStyle w:val="AttrFuncSubheading"/>
        <w:rPr>
          <w:color w:val="auto"/>
        </w:rPr>
      </w:pPr>
      <w:bookmarkStart w:id="1417" w:name="_Toc170810256"/>
      <w:r w:rsidRPr="00F7116C">
        <w:rPr>
          <w:color w:val="auto"/>
        </w:rPr>
        <w:t>.NET Exceptions</w:t>
      </w:r>
    </w:p>
    <w:p w:rsidR="008D76E9" w:rsidRDefault="008D76E9" w:rsidP="008D76E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CA7755">
      <w:pPr>
        <w:pStyle w:val="Heading2"/>
        <w:pageBreakBefore/>
      </w:pPr>
      <w:bookmarkStart w:id="1418" w:name="_Toc304583927"/>
      <w:bookmarkStart w:id="1419" w:name="_Toc306374778"/>
      <w:r>
        <w:lastRenderedPageBreak/>
        <w:t>IviDigitizerWindowTrigger Functions</w:t>
      </w:r>
      <w:bookmarkEnd w:id="1417"/>
      <w:bookmarkEnd w:id="1418"/>
      <w:bookmarkEnd w:id="1419"/>
    </w:p>
    <w:p w:rsidR="00004825" w:rsidRDefault="00004825">
      <w:pPr>
        <w:pStyle w:val="Body1"/>
      </w:pPr>
      <w:r>
        <w:t>The IviDigitizerWindowTrigger extension group defines the following function:</w:t>
      </w:r>
    </w:p>
    <w:p w:rsidR="00004825" w:rsidRDefault="00004825" w:rsidP="00367E56">
      <w:pPr>
        <w:pStyle w:val="ListBullet"/>
        <w:numPr>
          <w:ilvl w:val="0"/>
          <w:numId w:val="68"/>
        </w:numPr>
      </w:pPr>
      <w:r>
        <w:t>Configure Window Trigger Source</w:t>
      </w:r>
    </w:p>
    <w:p w:rsidR="00004825" w:rsidRDefault="00004825" w:rsidP="00367E56">
      <w:pPr>
        <w:pStyle w:val="Body"/>
        <w:rPr>
          <w:sz w:val="12"/>
          <w:szCs w:val="12"/>
        </w:rPr>
      </w:pPr>
      <w:r>
        <w:t>This section describes the behavior and requirements of this function.</w:t>
      </w:r>
    </w:p>
    <w:p w:rsidR="00004825" w:rsidRDefault="00004825" w:rsidP="00367E56">
      <w:pPr>
        <w:pStyle w:val="Heading3"/>
        <w:pageBreakBefore/>
      </w:pPr>
      <w:bookmarkStart w:id="1420" w:name="_Toc170810257"/>
      <w:bookmarkStart w:id="1421" w:name="_Toc304583928"/>
      <w:bookmarkStart w:id="1422" w:name="_Toc306374779"/>
      <w:r>
        <w:lastRenderedPageBreak/>
        <w:t>Configure Window Trigger Source</w:t>
      </w:r>
      <w:bookmarkEnd w:id="1420"/>
      <w:bookmarkEnd w:id="1421"/>
      <w:bookmarkEnd w:id="1422"/>
    </w:p>
    <w:p w:rsidR="00004825" w:rsidRDefault="00004825">
      <w:pPr>
        <w:pStyle w:val="FunctionHead"/>
      </w:pPr>
      <w:r>
        <w:t>Description</w:t>
      </w:r>
    </w:p>
    <w:p w:rsidR="00004825" w:rsidRDefault="00004825">
      <w:pPr>
        <w:pStyle w:val="Body1"/>
      </w:pPr>
      <w:r>
        <w:t>Configures the window trigger Source, ThresholdLow, ThresholdHigh, and Condition</w:t>
      </w:r>
      <w:r w:rsidR="0080634C">
        <w:t xml:space="preserve">. </w:t>
      </w:r>
      <w:r>
        <w:t>A window trigger occurs when a signal that enters or leaves a given voltage range is detected.</w:t>
      </w:r>
    </w:p>
    <w:p w:rsidR="008D76E9" w:rsidRDefault="008D76E9" w:rsidP="008D76E9">
      <w:pPr>
        <w:pStyle w:val="FunctionHead"/>
      </w:pPr>
      <w:r>
        <w:t>.NET Method Prototype</w:t>
      </w:r>
    </w:p>
    <w:p w:rsidR="008D76E9" w:rsidRDefault="008D76E9" w:rsidP="008D76E9">
      <w:pPr>
        <w:pStyle w:val="Code1"/>
      </w:pPr>
      <w:r>
        <w:t>void Trigger.Sources[].Window.Configure (Double thresholdLow,</w:t>
      </w:r>
    </w:p>
    <w:p w:rsidR="008D76E9" w:rsidRDefault="008D76E9" w:rsidP="008D76E9">
      <w:pPr>
        <w:pStyle w:val="Code1"/>
        <w:spacing w:before="0"/>
      </w:pPr>
      <w:r>
        <w:t xml:space="preserve">                                         Double thresholdHigh,</w:t>
      </w:r>
    </w:p>
    <w:p w:rsidR="008D76E9" w:rsidRDefault="008D76E9" w:rsidP="008D76E9">
      <w:pPr>
        <w:pStyle w:val="Code1"/>
        <w:spacing w:before="0"/>
      </w:pPr>
      <w:r>
        <w:t xml:space="preserve">                                         Wi</w:t>
      </w:r>
      <w:r w:rsidR="005E7305">
        <w:t>ndow</w:t>
      </w:r>
      <w:r>
        <w:t>Condition condition);</w:t>
      </w:r>
    </w:p>
    <w:p w:rsidR="00004825" w:rsidRDefault="00004825">
      <w:pPr>
        <w:pStyle w:val="FunctionHead"/>
      </w:pPr>
      <w:r>
        <w:t>COM Method Prototype</w:t>
      </w:r>
    </w:p>
    <w:p w:rsidR="00004825" w:rsidRDefault="00004825">
      <w:pPr>
        <w:pStyle w:val="Code1"/>
      </w:pPr>
      <w:r>
        <w:t xml:space="preserve">HRESULT </w:t>
      </w:r>
      <w:r w:rsidR="009249C0">
        <w:t>Trigger.Sources.Item().</w:t>
      </w:r>
      <w:r>
        <w:t>Window.Configure ([in] double ThresholdLow,</w:t>
      </w:r>
      <w:r>
        <w:br/>
        <w:t xml:space="preserve">                                [in] double ThresholdHigh,</w:t>
      </w:r>
      <w:r>
        <w:br/>
        <w:t xml:space="preserve">                                [in] IviDigitizerWi</w:t>
      </w:r>
      <w:r w:rsidR="00E40DF9">
        <w:t>ndow</w:t>
      </w:r>
      <w:r>
        <w:t>ConditionEnum Condition);</w:t>
      </w:r>
    </w:p>
    <w:p w:rsidR="00004825" w:rsidRDefault="00004825">
      <w:pPr>
        <w:pStyle w:val="FunctionHead"/>
      </w:pPr>
      <w:r>
        <w:t>C Prototype</w:t>
      </w:r>
    </w:p>
    <w:p w:rsidR="00004825" w:rsidRDefault="00004825">
      <w:pPr>
        <w:pStyle w:val="Code1"/>
        <w:tabs>
          <w:tab w:val="left" w:pos="630"/>
        </w:tabs>
      </w:pPr>
      <w:r>
        <w:t>ViStatus IviDigitizer_ConfigureWindowTriggerSource (ViSession Vi,</w:t>
      </w:r>
      <w:r>
        <w:br/>
        <w:t xml:space="preserve">         </w:t>
      </w:r>
      <w:r w:rsidR="0009470A">
        <w:t xml:space="preserve">            </w:t>
      </w:r>
      <w:r>
        <w:t xml:space="preserve">                               ViConstString Source,</w:t>
      </w:r>
      <w:r>
        <w:br/>
        <w:t xml:space="preserve">         </w:t>
      </w:r>
      <w:r w:rsidR="0009470A">
        <w:t xml:space="preserve">            </w:t>
      </w:r>
      <w:r>
        <w:t xml:space="preserve">                               ViReal64 ThresholdLow,</w:t>
      </w:r>
      <w:r>
        <w:br/>
        <w:t xml:space="preserve">         </w:t>
      </w:r>
      <w:r w:rsidR="0009470A">
        <w:t xml:space="preserve">            </w:t>
      </w:r>
      <w:r>
        <w:t xml:space="preserve">                               ViReal64 ThresholdHigh,</w:t>
      </w:r>
      <w:r>
        <w:br/>
        <w:t xml:space="preserve">         </w:t>
      </w:r>
      <w:r w:rsidR="0009470A">
        <w:t xml:space="preserve">            </w:t>
      </w:r>
      <w:r>
        <w:t xml:space="preserve">                               ViInt32 Condition);</w:t>
      </w:r>
    </w:p>
    <w:p w:rsidR="00004825" w:rsidRDefault="00004825" w:rsidP="00367E56">
      <w:pPr>
        <w:pStyle w:val="FunctionHead"/>
      </w:pPr>
      <w:r>
        <w:t>Parameters</w:t>
      </w:r>
    </w:p>
    <w:tbl>
      <w:tblPr>
        <w:tblW w:w="8821" w:type="dxa"/>
        <w:tblInd w:w="728" w:type="dxa"/>
        <w:tblLayout w:type="fixed"/>
        <w:tblCellMar>
          <w:left w:w="80" w:type="dxa"/>
          <w:right w:w="80" w:type="dxa"/>
        </w:tblCellMar>
        <w:tblLook w:val="0000"/>
      </w:tblPr>
      <w:tblGrid>
        <w:gridCol w:w="1800"/>
        <w:gridCol w:w="5202"/>
        <w:gridCol w:w="1819"/>
      </w:tblGrid>
      <w:tr w:rsidR="00004825" w:rsidTr="0058204B">
        <w:trPr>
          <w:cantSplit/>
        </w:trPr>
        <w:tc>
          <w:tcPr>
            <w:tcW w:w="1800" w:type="dxa"/>
            <w:tcBorders>
              <w:top w:val="single" w:sz="6" w:space="0" w:color="auto"/>
              <w:left w:val="single" w:sz="6" w:space="0" w:color="auto"/>
              <w:right w:val="single" w:sz="6" w:space="0" w:color="auto"/>
            </w:tcBorders>
          </w:tcPr>
          <w:p w:rsidR="00004825" w:rsidRDefault="00004825" w:rsidP="000E6101">
            <w:pPr>
              <w:pStyle w:val="TableHead"/>
            </w:pPr>
            <w:r>
              <w:t>Inputs</w:t>
            </w:r>
          </w:p>
        </w:tc>
        <w:tc>
          <w:tcPr>
            <w:tcW w:w="5202" w:type="dxa"/>
            <w:tcBorders>
              <w:top w:val="single" w:sz="6" w:space="0" w:color="auto"/>
              <w:left w:val="single" w:sz="6" w:space="0" w:color="auto"/>
              <w:right w:val="single" w:sz="6" w:space="0" w:color="auto"/>
            </w:tcBorders>
          </w:tcPr>
          <w:p w:rsidR="00004825" w:rsidRDefault="00004825" w:rsidP="000E6101">
            <w:pPr>
              <w:pStyle w:val="TableHead"/>
            </w:pPr>
            <w:r>
              <w:t>Description</w:t>
            </w:r>
          </w:p>
        </w:tc>
        <w:tc>
          <w:tcPr>
            <w:tcW w:w="1819" w:type="dxa"/>
            <w:tcBorders>
              <w:top w:val="single" w:sz="6" w:space="0" w:color="auto"/>
              <w:left w:val="single" w:sz="6" w:space="0" w:color="auto"/>
              <w:right w:val="single" w:sz="6" w:space="0" w:color="auto"/>
            </w:tcBorders>
          </w:tcPr>
          <w:p w:rsidR="00004825" w:rsidRDefault="00004825" w:rsidP="000E6101">
            <w:pPr>
              <w:pStyle w:val="TableHead"/>
            </w:pPr>
            <w:r>
              <w:t>Base Type</w:t>
            </w:r>
          </w:p>
        </w:tc>
      </w:tr>
      <w:tr w:rsidR="004438CB" w:rsidTr="0058204B">
        <w:trPr>
          <w:cantSplit/>
        </w:trPr>
        <w:tc>
          <w:tcPr>
            <w:tcW w:w="1800"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w:t>
            </w:r>
          </w:p>
        </w:tc>
        <w:tc>
          <w:tcPr>
            <w:tcW w:w="5202"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
            </w:pPr>
            <w:r>
              <w:t>Instrument handle.</w:t>
            </w:r>
          </w:p>
        </w:tc>
        <w:tc>
          <w:tcPr>
            <w:tcW w:w="1819"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ViSession</w:t>
            </w:r>
          </w:p>
        </w:tc>
      </w:tr>
      <w:tr w:rsidR="00004825" w:rsidTr="0058204B">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Source</w:t>
            </w:r>
          </w:p>
        </w:tc>
        <w:tc>
          <w:tcPr>
            <w:tcW w:w="520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trigger source</w:t>
            </w:r>
            <w:r w:rsidR="005036FC">
              <w:t xml:space="preserve"> that is to be configured</w:t>
            </w:r>
            <w:r>
              <w:t>.</w:t>
            </w:r>
          </w:p>
        </w:tc>
        <w:tc>
          <w:tcPr>
            <w:tcW w:w="181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ViString</w:t>
            </w:r>
          </w:p>
        </w:tc>
      </w:tr>
      <w:tr w:rsidR="00004825" w:rsidTr="0058204B">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ThresholdLow</w:t>
            </w:r>
          </w:p>
        </w:tc>
        <w:tc>
          <w:tcPr>
            <w:tcW w:w="520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 xml:space="preserve">Sets the window triggering low threshold in Volts. This value sets the Window </w:t>
            </w:r>
            <w:r w:rsidR="00400FE6">
              <w:t xml:space="preserve">Trigger </w:t>
            </w:r>
            <w:r>
              <w:t>Low Threshold attribute.</w:t>
            </w:r>
          </w:p>
        </w:tc>
        <w:tc>
          <w:tcPr>
            <w:tcW w:w="181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ViReal64</w:t>
            </w:r>
          </w:p>
        </w:tc>
      </w:tr>
      <w:tr w:rsidR="00004825" w:rsidTr="0058204B">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ThresholdHigh</w:t>
            </w:r>
          </w:p>
        </w:tc>
        <w:tc>
          <w:tcPr>
            <w:tcW w:w="520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 xml:space="preserve">Sets the window triggering high threshold in Volts. This value sets the Window </w:t>
            </w:r>
            <w:r w:rsidR="00400FE6">
              <w:t xml:space="preserve">Trigger </w:t>
            </w:r>
            <w:r>
              <w:t>High Threshold attribute.</w:t>
            </w:r>
          </w:p>
        </w:tc>
        <w:tc>
          <w:tcPr>
            <w:tcW w:w="181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ViReal64</w:t>
            </w:r>
          </w:p>
        </w:tc>
      </w:tr>
      <w:tr w:rsidR="00004825" w:rsidTr="0058204B">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Condition</w:t>
            </w:r>
          </w:p>
        </w:tc>
        <w:tc>
          <w:tcPr>
            <w:tcW w:w="5202" w:type="dxa"/>
            <w:tcBorders>
              <w:top w:val="single" w:sz="6" w:space="0" w:color="auto"/>
              <w:left w:val="single" w:sz="6" w:space="0" w:color="auto"/>
              <w:bottom w:val="single" w:sz="6" w:space="0" w:color="auto"/>
              <w:right w:val="single" w:sz="6" w:space="0" w:color="auto"/>
            </w:tcBorders>
          </w:tcPr>
          <w:p w:rsidR="00400FE6" w:rsidRDefault="00400FE6">
            <w:pPr>
              <w:pStyle w:val="TableCell"/>
            </w:pPr>
            <w:r>
              <w:t>Specifies whether a signal that is entering or leaving the voltage window defined by the high and low thresholds triggers the digitizer. This value sets the Window Trigger Condition attribute.</w:t>
            </w:r>
          </w:p>
        </w:tc>
        <w:tc>
          <w:tcPr>
            <w:tcW w:w="181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ViInt32</w:t>
            </w:r>
          </w:p>
        </w:tc>
      </w:tr>
    </w:tbl>
    <w:p w:rsidR="00004825" w:rsidRDefault="00004825">
      <w:pPr>
        <w:pStyle w:val="AttrFuncSubheading"/>
      </w:pPr>
      <w:r>
        <w:t>Defined Values for the Condition Parameter</w:t>
      </w:r>
    </w:p>
    <w:tbl>
      <w:tblPr>
        <w:tblW w:w="0" w:type="auto"/>
        <w:tblInd w:w="722" w:type="dxa"/>
        <w:tblLayout w:type="fixed"/>
        <w:tblLook w:val="0000"/>
      </w:tblPr>
      <w:tblGrid>
        <w:gridCol w:w="1890"/>
        <w:gridCol w:w="360"/>
        <w:gridCol w:w="1080"/>
        <w:gridCol w:w="5310"/>
      </w:tblGrid>
      <w:tr w:rsidR="00004825">
        <w:trPr>
          <w:cantSplit/>
        </w:trPr>
        <w:tc>
          <w:tcPr>
            <w:tcW w:w="1890"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lang w:val="fr-FR"/>
              </w:rPr>
            </w:pPr>
            <w:r>
              <w:rPr>
                <w:i/>
                <w:iCs/>
                <w:lang w:val="fr-FR"/>
              </w:rPr>
              <w:t>Description</w:t>
            </w:r>
          </w:p>
        </w:tc>
      </w:tr>
      <w:tr w:rsidR="00004825">
        <w:trPr>
          <w:cantSplit/>
        </w:trPr>
        <w:tc>
          <w:tcPr>
            <w:tcW w:w="1890"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trPr>
          <w:cantSplit/>
        </w:trPr>
        <w:tc>
          <w:tcPr>
            <w:tcW w:w="1890" w:type="dxa"/>
            <w:vMerge w:val="restart"/>
            <w:tcBorders>
              <w:top w:val="single" w:sz="4" w:space="0" w:color="auto"/>
              <w:left w:val="single" w:sz="6" w:space="0" w:color="auto"/>
              <w:right w:val="single" w:sz="6" w:space="0" w:color="auto"/>
            </w:tcBorders>
          </w:tcPr>
          <w:p w:rsidR="00004825" w:rsidRDefault="00EF24CB">
            <w:pPr>
              <w:pStyle w:val="TableCell"/>
            </w:pPr>
            <w:r>
              <w:t>Entering</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rsidP="00EF24CB">
            <w:pPr>
              <w:pStyle w:val="TableCell"/>
            </w:pPr>
            <w:r>
              <w:t xml:space="preserve">Configures the digitizer to trigger on </w:t>
            </w:r>
            <w:r w:rsidR="00EF24CB">
              <w:t>signals when they enter the given triggering window</w:t>
            </w:r>
            <w:r>
              <w:t xml:space="preserve">. The end-user specifies the high and low thresholds with the </w:t>
            </w:r>
            <w:r w:rsidR="00EF24CB">
              <w:t xml:space="preserve">Window Trigger </w:t>
            </w:r>
            <w:r>
              <w:t xml:space="preserve">High Threshold and </w:t>
            </w:r>
            <w:r w:rsidR="00EF24CB">
              <w:t xml:space="preserve">Window Trigger </w:t>
            </w:r>
            <w:r>
              <w:t>Low Threshold properties.</w:t>
            </w:r>
          </w:p>
        </w:tc>
      </w:tr>
      <w:tr w:rsidR="008D76E9">
        <w:trPr>
          <w:cantSplit/>
        </w:trPr>
        <w:tc>
          <w:tcPr>
            <w:tcW w:w="1890" w:type="dxa"/>
            <w:vMerge/>
            <w:tcBorders>
              <w:left w:val="single" w:sz="6" w:space="0" w:color="auto"/>
              <w:right w:val="single" w:sz="6" w:space="0" w:color="auto"/>
            </w:tcBorders>
          </w:tcPr>
          <w:p w:rsidR="008D76E9" w:rsidRDefault="008D76E9">
            <w:pPr>
              <w:rPr>
                <w:color w:val="000000"/>
              </w:rPr>
            </w:pPr>
          </w:p>
        </w:tc>
        <w:tc>
          <w:tcPr>
            <w:tcW w:w="360" w:type="dxa"/>
            <w:vMerge w:val="restart"/>
            <w:tcBorders>
              <w:top w:val="single" w:sz="4" w:space="0" w:color="auto"/>
              <w:left w:val="single" w:sz="6" w:space="0" w:color="auto"/>
              <w:right w:val="single" w:sz="6" w:space="0" w:color="auto"/>
            </w:tcBorders>
          </w:tcPr>
          <w:p w:rsidR="008D76E9" w:rsidRDefault="008D76E9">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EF24CB">
            <w:pPr>
              <w:pStyle w:val="TableCellCourierNew"/>
            </w:pPr>
            <w:r>
              <w:t>WindowCondition.Entering</w:t>
            </w:r>
          </w:p>
        </w:tc>
      </w:tr>
      <w:tr w:rsidR="008D76E9" w:rsidTr="00FB1330">
        <w:trPr>
          <w:cantSplit/>
        </w:trPr>
        <w:tc>
          <w:tcPr>
            <w:tcW w:w="1890" w:type="dxa"/>
            <w:vMerge/>
            <w:tcBorders>
              <w:left w:val="single" w:sz="6" w:space="0" w:color="auto"/>
              <w:right w:val="single" w:sz="6" w:space="0" w:color="auto"/>
            </w:tcBorders>
          </w:tcPr>
          <w:p w:rsidR="008D76E9" w:rsidRDefault="008D76E9">
            <w:pPr>
              <w:rPr>
                <w:color w:val="000000"/>
              </w:rPr>
            </w:pPr>
          </w:p>
        </w:tc>
        <w:tc>
          <w:tcPr>
            <w:tcW w:w="360" w:type="dxa"/>
            <w:vMerge/>
            <w:tcBorders>
              <w:left w:val="single" w:sz="6" w:space="0" w:color="auto"/>
              <w:right w:val="single" w:sz="6" w:space="0" w:color="auto"/>
            </w:tcBorders>
          </w:tcPr>
          <w:p w:rsidR="008D76E9" w:rsidRDefault="008D76E9">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EF24CB">
            <w:pPr>
              <w:pStyle w:val="TableCellCourierNew"/>
            </w:pPr>
            <w:r>
              <w:t>IVIDIGITIZER_VAL_WINDOW_CONDITION_ENTERING</w:t>
            </w:r>
          </w:p>
        </w:tc>
      </w:tr>
      <w:tr w:rsidR="008D76E9">
        <w:trPr>
          <w:cantSplit/>
        </w:trPr>
        <w:tc>
          <w:tcPr>
            <w:tcW w:w="1890" w:type="dxa"/>
            <w:vMerge/>
            <w:tcBorders>
              <w:left w:val="single" w:sz="6" w:space="0" w:color="auto"/>
              <w:bottom w:val="single" w:sz="4" w:space="0" w:color="auto"/>
              <w:right w:val="single" w:sz="6" w:space="0" w:color="auto"/>
            </w:tcBorders>
          </w:tcPr>
          <w:p w:rsidR="008D76E9" w:rsidRDefault="008D76E9">
            <w:pPr>
              <w:rPr>
                <w:color w:val="000000"/>
              </w:rPr>
            </w:pPr>
          </w:p>
        </w:tc>
        <w:tc>
          <w:tcPr>
            <w:tcW w:w="360" w:type="dxa"/>
            <w:vMerge/>
            <w:tcBorders>
              <w:left w:val="single" w:sz="6" w:space="0" w:color="auto"/>
              <w:bottom w:val="single" w:sz="4" w:space="0" w:color="auto"/>
              <w:right w:val="single" w:sz="6" w:space="0" w:color="auto"/>
            </w:tcBorders>
          </w:tcPr>
          <w:p w:rsidR="008D76E9" w:rsidRDefault="008D76E9">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8D76E9" w:rsidRDefault="008D76E9">
            <w:pPr>
              <w:pStyle w:val="TableCellCourierNew"/>
            </w:pPr>
            <w:r>
              <w:t>IviDigitizerWindowConditionEntering</w:t>
            </w:r>
          </w:p>
        </w:tc>
      </w:tr>
      <w:tr w:rsidR="00004825">
        <w:trPr>
          <w:cantSplit/>
        </w:trPr>
        <w:tc>
          <w:tcPr>
            <w:tcW w:w="1890" w:type="dxa"/>
            <w:vMerge w:val="restart"/>
            <w:tcBorders>
              <w:top w:val="single" w:sz="4" w:space="0" w:color="auto"/>
              <w:left w:val="single" w:sz="6" w:space="0" w:color="auto"/>
              <w:right w:val="single" w:sz="6" w:space="0" w:color="auto"/>
            </w:tcBorders>
          </w:tcPr>
          <w:p w:rsidR="00004825" w:rsidRDefault="00EF24CB">
            <w:pPr>
              <w:pStyle w:val="TableCell"/>
            </w:pPr>
            <w:r>
              <w:lastRenderedPageBreak/>
              <w:t>Leaving</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rsidP="00EF24CB">
            <w:pPr>
              <w:pStyle w:val="TableCell"/>
            </w:pPr>
            <w:r>
              <w:t xml:space="preserve">Configures the digitizer to trigger on </w:t>
            </w:r>
            <w:r w:rsidR="00EF24CB">
              <w:t>signals when they leave the given triggering window</w:t>
            </w:r>
            <w:r>
              <w:t>. The end-user specifies the high and low thresholds with the Width High Threshold and Width Low Threshold properties.</w:t>
            </w:r>
          </w:p>
        </w:tc>
      </w:tr>
      <w:tr w:rsidR="008D76E9">
        <w:trPr>
          <w:cantSplit/>
        </w:trPr>
        <w:tc>
          <w:tcPr>
            <w:tcW w:w="1890" w:type="dxa"/>
            <w:vMerge/>
            <w:tcBorders>
              <w:left w:val="single" w:sz="6" w:space="0" w:color="auto"/>
              <w:right w:val="single" w:sz="6" w:space="0" w:color="auto"/>
            </w:tcBorders>
          </w:tcPr>
          <w:p w:rsidR="008D76E9" w:rsidRDefault="008D76E9">
            <w:pPr>
              <w:rPr>
                <w:color w:val="000000"/>
              </w:rPr>
            </w:pPr>
          </w:p>
        </w:tc>
        <w:tc>
          <w:tcPr>
            <w:tcW w:w="360" w:type="dxa"/>
            <w:vMerge w:val="restart"/>
            <w:tcBorders>
              <w:top w:val="single" w:sz="4" w:space="0" w:color="auto"/>
              <w:left w:val="single" w:sz="6" w:space="0" w:color="auto"/>
              <w:right w:val="single" w:sz="6" w:space="0" w:color="auto"/>
            </w:tcBorders>
          </w:tcPr>
          <w:p w:rsidR="008D76E9" w:rsidRDefault="008D76E9">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EF24CB">
            <w:pPr>
              <w:pStyle w:val="TableCellCourierNew"/>
            </w:pPr>
            <w:r>
              <w:t>WindowCondition.Leaving</w:t>
            </w:r>
          </w:p>
        </w:tc>
      </w:tr>
      <w:tr w:rsidR="008D76E9" w:rsidTr="00FB1330">
        <w:trPr>
          <w:cantSplit/>
        </w:trPr>
        <w:tc>
          <w:tcPr>
            <w:tcW w:w="1890" w:type="dxa"/>
            <w:vMerge/>
            <w:tcBorders>
              <w:left w:val="single" w:sz="6" w:space="0" w:color="auto"/>
              <w:right w:val="single" w:sz="6" w:space="0" w:color="auto"/>
            </w:tcBorders>
          </w:tcPr>
          <w:p w:rsidR="008D76E9" w:rsidRDefault="008D76E9">
            <w:pPr>
              <w:rPr>
                <w:color w:val="000000"/>
              </w:rPr>
            </w:pPr>
          </w:p>
        </w:tc>
        <w:tc>
          <w:tcPr>
            <w:tcW w:w="360" w:type="dxa"/>
            <w:vMerge/>
            <w:tcBorders>
              <w:left w:val="single" w:sz="6" w:space="0" w:color="auto"/>
              <w:right w:val="single" w:sz="6" w:space="0" w:color="auto"/>
            </w:tcBorders>
          </w:tcPr>
          <w:p w:rsidR="008D76E9" w:rsidRDefault="008D76E9">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EF24CB">
            <w:pPr>
              <w:pStyle w:val="TableCellCourierNew"/>
            </w:pPr>
            <w:r>
              <w:t>IVIDIGITIZER_VAL_WINDOW_CONDITION_LEAVING</w:t>
            </w:r>
          </w:p>
        </w:tc>
      </w:tr>
      <w:tr w:rsidR="008D76E9">
        <w:trPr>
          <w:cantSplit/>
        </w:trPr>
        <w:tc>
          <w:tcPr>
            <w:tcW w:w="1890" w:type="dxa"/>
            <w:vMerge/>
            <w:tcBorders>
              <w:left w:val="single" w:sz="6" w:space="0" w:color="auto"/>
              <w:bottom w:val="single" w:sz="4" w:space="0" w:color="auto"/>
              <w:right w:val="single" w:sz="6" w:space="0" w:color="auto"/>
            </w:tcBorders>
          </w:tcPr>
          <w:p w:rsidR="008D76E9" w:rsidRDefault="008D76E9">
            <w:pPr>
              <w:rPr>
                <w:color w:val="000000"/>
              </w:rPr>
            </w:pPr>
          </w:p>
        </w:tc>
        <w:tc>
          <w:tcPr>
            <w:tcW w:w="360" w:type="dxa"/>
            <w:vMerge/>
            <w:tcBorders>
              <w:left w:val="single" w:sz="6" w:space="0" w:color="auto"/>
              <w:bottom w:val="single" w:sz="4" w:space="0" w:color="auto"/>
              <w:right w:val="single" w:sz="6" w:space="0" w:color="auto"/>
            </w:tcBorders>
          </w:tcPr>
          <w:p w:rsidR="008D76E9" w:rsidRDefault="008D76E9">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EF24CB">
            <w:pPr>
              <w:pStyle w:val="TableCellCourierNew"/>
            </w:pPr>
            <w:r>
              <w:t>IviDigitizerWindowConditionLeaving</w:t>
            </w:r>
          </w:p>
        </w:tc>
      </w:tr>
    </w:tbl>
    <w:p w:rsidR="00004825" w:rsidRDefault="00004825">
      <w:pPr>
        <w:pStyle w:val="FunctionHead"/>
      </w:pPr>
      <w:r>
        <w:t>Return Values</w:t>
      </w:r>
      <w:r w:rsidR="008D76E9">
        <w:t xml:space="preserve"> (C/COM)</w:t>
      </w:r>
    </w:p>
    <w:p w:rsidR="00004825" w:rsidRDefault="00004825">
      <w:pPr>
        <w:pStyle w:val="Body1"/>
      </w:pPr>
      <w:r>
        <w:t xml:space="preserve">The </w:t>
      </w:r>
      <w:r>
        <w:rPr>
          <w:rStyle w:val="Italic"/>
        </w:rPr>
        <w:t>IVI-3.2: Inherent Capabilities Specification</w:t>
      </w:r>
      <w:r>
        <w:t xml:space="preserve"> defines general status codes that this function can return.</w:t>
      </w:r>
    </w:p>
    <w:p w:rsidR="008D76E9" w:rsidRPr="00F7116C" w:rsidRDefault="008D76E9" w:rsidP="008D76E9">
      <w:pPr>
        <w:pStyle w:val="AttrFuncSubheading"/>
        <w:rPr>
          <w:color w:val="auto"/>
        </w:rPr>
      </w:pPr>
      <w:r w:rsidRPr="00F7116C">
        <w:rPr>
          <w:color w:val="auto"/>
        </w:rPr>
        <w:t>.NET Exceptions</w:t>
      </w:r>
    </w:p>
    <w:p w:rsidR="008D76E9" w:rsidRDefault="008D76E9" w:rsidP="008D76E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004825" w:rsidRDefault="00004825">
      <w:pPr>
        <w:pStyle w:val="Body1"/>
        <w:rPr>
          <w:sz w:val="12"/>
          <w:szCs w:val="12"/>
        </w:rPr>
      </w:pPr>
      <w:r>
        <w:br w:type="page"/>
      </w:r>
      <w:bookmarkStart w:id="1423" w:name="_Toc460646829"/>
    </w:p>
    <w:p w:rsidR="00004825" w:rsidRDefault="00004825">
      <w:pPr>
        <w:pStyle w:val="Heading2"/>
      </w:pPr>
      <w:bookmarkStart w:id="1424" w:name="_Toc170810258"/>
      <w:bookmarkStart w:id="1425" w:name="_Toc304583929"/>
      <w:bookmarkStart w:id="1426" w:name="_Toc306374780"/>
      <w:r>
        <w:t>IviDigitizerWindowTrigger Behavior Model</w:t>
      </w:r>
      <w:bookmarkEnd w:id="1424"/>
      <w:bookmarkEnd w:id="1425"/>
      <w:bookmarkEnd w:id="1426"/>
    </w:p>
    <w:p w:rsidR="00004825" w:rsidRDefault="00004825">
      <w:pPr>
        <w:pStyle w:val="Body1"/>
      </w:pPr>
      <w:r>
        <w:t>The IviDigitizerWindowTrigger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004825" w:rsidRDefault="00004825">
      <w:pPr>
        <w:pStyle w:val="Heading2"/>
      </w:pPr>
      <w:bookmarkStart w:id="1427" w:name="_Toc170810259"/>
      <w:bookmarkStart w:id="1428" w:name="_Toc304583930"/>
      <w:bookmarkStart w:id="1429" w:name="_Toc306374781"/>
      <w:r>
        <w:t>IviDigitizerWindowTrigger Compliance Notes</w:t>
      </w:r>
      <w:bookmarkEnd w:id="1423"/>
      <w:bookmarkEnd w:id="1427"/>
      <w:bookmarkEnd w:id="1428"/>
      <w:bookmarkEnd w:id="1429"/>
    </w:p>
    <w:p w:rsidR="00004825" w:rsidRDefault="00004825">
      <w:pPr>
        <w:pStyle w:val="Body1"/>
      </w:pPr>
      <w:r>
        <w:t>For a specific driver to comply with the IviDigitizerWindowTrigger extension, it shall be compliant with the IviDigitizerBase capability group and it shall implement all of the attributes and functions listed in this section.</w:t>
      </w:r>
    </w:p>
    <w:p w:rsidR="00004825" w:rsidRDefault="00004825">
      <w:pPr>
        <w:pStyle w:val="Heading1"/>
      </w:pPr>
      <w:bookmarkStart w:id="1430" w:name="_Toc406941929"/>
      <w:bookmarkStart w:id="1431" w:name="_Toc411871213"/>
      <w:bookmarkStart w:id="1432" w:name="_Toc418325377"/>
      <w:bookmarkStart w:id="1433" w:name="_Toc460747751"/>
      <w:bookmarkStart w:id="1434" w:name="_Toc170810260"/>
      <w:bookmarkStart w:id="1435" w:name="_Ref225715894"/>
      <w:bookmarkStart w:id="1436" w:name="_Toc304583931"/>
      <w:bookmarkStart w:id="1437" w:name="_Toc306374782"/>
      <w:bookmarkStart w:id="1438" w:name="_Toc460747754"/>
      <w:r>
        <w:lastRenderedPageBreak/>
        <w:t>IviDigitizer Attribute ID Definitions</w:t>
      </w:r>
      <w:bookmarkEnd w:id="1430"/>
      <w:bookmarkEnd w:id="1431"/>
      <w:bookmarkEnd w:id="1432"/>
      <w:bookmarkEnd w:id="1433"/>
      <w:bookmarkEnd w:id="1434"/>
      <w:bookmarkEnd w:id="1435"/>
      <w:bookmarkEnd w:id="1436"/>
      <w:bookmarkEnd w:id="1437"/>
    </w:p>
    <w:p w:rsidR="00004825" w:rsidRDefault="00004825">
      <w:pPr>
        <w:pStyle w:val="Body1"/>
      </w:pPr>
      <w:r>
        <w:t>The following table defines the ID value for all IviDigitizer class attributes.</w:t>
      </w:r>
    </w:p>
    <w:p w:rsidR="00BC5DE2" w:rsidRPr="00082A74" w:rsidRDefault="00BC5DE2" w:rsidP="00082A74">
      <w:pPr>
        <w:pStyle w:val="TableCaption"/>
        <w:rPr>
          <w:b/>
          <w:bCs/>
        </w:rPr>
      </w:pPr>
      <w:bookmarkStart w:id="1439" w:name="_Ref225665159"/>
      <w:r w:rsidRPr="00082A74">
        <w:rPr>
          <w:b/>
          <w:bCs/>
        </w:rPr>
        <w:t xml:space="preserve">Table </w:t>
      </w:r>
      <w:r w:rsidR="00875082" w:rsidRPr="00082A74">
        <w:rPr>
          <w:b/>
          <w:bCs/>
        </w:rPr>
        <w:fldChar w:fldCharType="begin"/>
      </w:r>
      <w:r w:rsidR="00DC3915" w:rsidRPr="00082A74">
        <w:rPr>
          <w:b/>
          <w:bCs/>
        </w:rPr>
        <w:instrText xml:space="preserve"> STYLEREF 1 \s </w:instrText>
      </w:r>
      <w:r w:rsidR="00875082" w:rsidRPr="00082A74">
        <w:rPr>
          <w:b/>
          <w:bCs/>
        </w:rPr>
        <w:fldChar w:fldCharType="separate"/>
      </w:r>
      <w:r w:rsidR="00344F59">
        <w:rPr>
          <w:b/>
          <w:bCs/>
          <w:noProof/>
        </w:rPr>
        <w:t>34</w:t>
      </w:r>
      <w:r w:rsidR="00875082" w:rsidRPr="00082A74">
        <w:rPr>
          <w:b/>
          <w:bCs/>
        </w:rPr>
        <w:fldChar w:fldCharType="end"/>
      </w:r>
      <w:r w:rsidR="00DC3915" w:rsidRPr="00082A74">
        <w:rPr>
          <w:b/>
          <w:bCs/>
        </w:rPr>
        <w:noBreakHyphen/>
      </w:r>
      <w:r w:rsidR="00875082" w:rsidRPr="00082A74">
        <w:rPr>
          <w:b/>
          <w:bCs/>
        </w:rPr>
        <w:fldChar w:fldCharType="begin"/>
      </w:r>
      <w:r w:rsidR="00DC3915" w:rsidRPr="00082A74">
        <w:rPr>
          <w:b/>
          <w:bCs/>
        </w:rPr>
        <w:instrText xml:space="preserve"> SEQ Table \* ARABIC \s 1 </w:instrText>
      </w:r>
      <w:r w:rsidR="00875082" w:rsidRPr="00082A74">
        <w:rPr>
          <w:b/>
          <w:bCs/>
        </w:rPr>
        <w:fldChar w:fldCharType="separate"/>
      </w:r>
      <w:r w:rsidR="00344F59">
        <w:rPr>
          <w:b/>
          <w:bCs/>
          <w:noProof/>
        </w:rPr>
        <w:t>1</w:t>
      </w:r>
      <w:r w:rsidR="00875082" w:rsidRPr="00082A74">
        <w:rPr>
          <w:b/>
          <w:bCs/>
        </w:rPr>
        <w:fldChar w:fldCharType="end"/>
      </w:r>
      <w:r w:rsidRPr="00082A74">
        <w:rPr>
          <w:b/>
          <w:bCs/>
        </w:rPr>
        <w:t xml:space="preserve">. </w:t>
      </w:r>
      <w:r w:rsidRPr="00082A74">
        <w:rPr>
          <w:bCs/>
        </w:rPr>
        <w:t>IviDigitizer Attributes ID Values</w:t>
      </w:r>
      <w:bookmarkEnd w:id="1439"/>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4500"/>
        <w:gridCol w:w="4230"/>
      </w:tblGrid>
      <w:tr w:rsidR="00004825">
        <w:trPr>
          <w:cantSplit/>
          <w:tblHeader/>
        </w:trPr>
        <w:tc>
          <w:tcPr>
            <w:tcW w:w="4500" w:type="dxa"/>
            <w:tcBorders>
              <w:left w:val="single" w:sz="4" w:space="0" w:color="auto"/>
              <w:bottom w:val="double" w:sz="6" w:space="0" w:color="auto"/>
            </w:tcBorders>
          </w:tcPr>
          <w:p w:rsidR="00004825" w:rsidRDefault="00004825">
            <w:pPr>
              <w:pStyle w:val="TableHead"/>
            </w:pPr>
            <w:r>
              <w:t>Attribute Name</w:t>
            </w:r>
          </w:p>
        </w:tc>
        <w:tc>
          <w:tcPr>
            <w:tcW w:w="4230" w:type="dxa"/>
            <w:tcBorders>
              <w:bottom w:val="double" w:sz="6" w:space="0" w:color="auto"/>
              <w:right w:val="single" w:sz="6" w:space="0" w:color="auto"/>
            </w:tcBorders>
          </w:tcPr>
          <w:p w:rsidR="00004825" w:rsidRDefault="00004825">
            <w:pPr>
              <w:pStyle w:val="TableHead"/>
              <w:ind w:left="-18"/>
            </w:pPr>
            <w:r>
              <w:t>ID Definition</w:t>
            </w:r>
          </w:p>
        </w:tc>
      </w:tr>
      <w:tr w:rsidR="00C11B16" w:rsidTr="00C11B16">
        <w:trPr>
          <w:cantSplit/>
        </w:trPr>
        <w:tc>
          <w:tcPr>
            <w:tcW w:w="4500" w:type="dxa"/>
            <w:tcBorders>
              <w:left w:val="single" w:sz="4" w:space="0" w:color="auto"/>
            </w:tcBorders>
          </w:tcPr>
          <w:p w:rsidR="00C11B16" w:rsidRDefault="004C7666" w:rsidP="00C11B16">
            <w:pPr>
              <w:pStyle w:val="TableCell"/>
              <w:rPr>
                <w:color w:val="auto"/>
              </w:rPr>
            </w:pPr>
            <w:r>
              <w:rPr>
                <w:color w:val="auto"/>
              </w:rPr>
              <w:t>Channel Count</w:t>
            </w:r>
          </w:p>
        </w:tc>
        <w:tc>
          <w:tcPr>
            <w:tcW w:w="4230" w:type="dxa"/>
            <w:tcBorders>
              <w:right w:val="single" w:sz="4" w:space="0" w:color="auto"/>
            </w:tcBorders>
          </w:tcPr>
          <w:p w:rsidR="00C11B16" w:rsidRDefault="00834F0C" w:rsidP="00C11B16">
            <w:pPr>
              <w:pStyle w:val="TableCellCourierNew"/>
            </w:pPr>
            <w:r>
              <w:t>IVI_</w:t>
            </w:r>
            <w:r w:rsidR="004C7666">
              <w:t>INHERENT</w:t>
            </w:r>
            <w:r>
              <w:t xml:space="preserve">_ATTR_BASE + </w:t>
            </w:r>
            <w:r w:rsidR="004C7666">
              <w:t>203</w:t>
            </w:r>
          </w:p>
        </w:tc>
      </w:tr>
      <w:tr w:rsidR="00C11B16" w:rsidTr="00C11B16">
        <w:trPr>
          <w:cantSplit/>
        </w:trPr>
        <w:tc>
          <w:tcPr>
            <w:tcW w:w="4500" w:type="dxa"/>
            <w:tcBorders>
              <w:left w:val="single" w:sz="4" w:space="0" w:color="auto"/>
            </w:tcBorders>
          </w:tcPr>
          <w:p w:rsidR="00C11B16" w:rsidRDefault="004C7666" w:rsidP="00C11B16">
            <w:pPr>
              <w:pStyle w:val="TableCell"/>
              <w:rPr>
                <w:color w:val="auto"/>
              </w:rPr>
            </w:pPr>
            <w:r>
              <w:rPr>
                <w:color w:val="auto"/>
              </w:rPr>
              <w:t xml:space="preserve">Active Trigger Source </w:t>
            </w:r>
          </w:p>
        </w:tc>
        <w:tc>
          <w:tcPr>
            <w:tcW w:w="4230" w:type="dxa"/>
            <w:tcBorders>
              <w:right w:val="single" w:sz="4" w:space="0" w:color="auto"/>
            </w:tcBorders>
          </w:tcPr>
          <w:p w:rsidR="00C11B16" w:rsidRDefault="00834F0C" w:rsidP="00C11B16">
            <w:pPr>
              <w:pStyle w:val="TableCellCourierNew"/>
            </w:pPr>
            <w:r>
              <w:t xml:space="preserve">IVI_CLASS_ATTR_BASE + </w:t>
            </w:r>
            <w:r w:rsidR="004C7666">
              <w:t>1</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Channel Enabled</w:t>
            </w:r>
          </w:p>
        </w:tc>
        <w:tc>
          <w:tcPr>
            <w:tcW w:w="4230" w:type="dxa"/>
            <w:tcBorders>
              <w:right w:val="single" w:sz="4" w:space="0" w:color="auto"/>
            </w:tcBorders>
          </w:tcPr>
          <w:p w:rsidR="00C11B16" w:rsidRDefault="00834F0C" w:rsidP="00C11B16">
            <w:pPr>
              <w:pStyle w:val="TableCellCourierNew"/>
            </w:pPr>
            <w:r>
              <w:t xml:space="preserve">IVI_CLASS_ATTR_BASE + </w:t>
            </w:r>
            <w:r w:rsidR="004C7666">
              <w:t>2</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Input Connector Selection</w:t>
            </w:r>
          </w:p>
        </w:tc>
        <w:tc>
          <w:tcPr>
            <w:tcW w:w="4230" w:type="dxa"/>
            <w:tcBorders>
              <w:right w:val="single" w:sz="4" w:space="0" w:color="auto"/>
            </w:tcBorders>
          </w:tcPr>
          <w:p w:rsidR="00C11B16" w:rsidRDefault="00C11B16" w:rsidP="00C11B16">
            <w:pPr>
              <w:pStyle w:val="TableCellCourierNew"/>
            </w:pPr>
            <w:r>
              <w:t>IVI_CLASS_ATTR_BASE +</w:t>
            </w:r>
            <w:r w:rsidR="00834F0C">
              <w:t xml:space="preserve"> </w:t>
            </w:r>
            <w:r w:rsidR="004C7666">
              <w:t>3</w:t>
            </w:r>
          </w:p>
        </w:tc>
      </w:tr>
      <w:tr w:rsidR="00004825">
        <w:trPr>
          <w:cantSplit/>
        </w:trPr>
        <w:tc>
          <w:tcPr>
            <w:tcW w:w="4500" w:type="dxa"/>
            <w:tcBorders>
              <w:left w:val="single" w:sz="4" w:space="0" w:color="auto"/>
            </w:tcBorders>
          </w:tcPr>
          <w:p w:rsidR="00004825" w:rsidRDefault="00004825">
            <w:pPr>
              <w:pStyle w:val="TableCell"/>
            </w:pPr>
            <w:r>
              <w:rPr>
                <w:color w:val="auto"/>
              </w:rPr>
              <w:t>Input Impedance</w:t>
            </w:r>
          </w:p>
        </w:tc>
        <w:tc>
          <w:tcPr>
            <w:tcW w:w="4230" w:type="dxa"/>
            <w:tcBorders>
              <w:right w:val="single" w:sz="4" w:space="0" w:color="auto"/>
            </w:tcBorders>
          </w:tcPr>
          <w:p w:rsidR="00004825" w:rsidRDefault="00BC12D3">
            <w:pPr>
              <w:pStyle w:val="TableCellCourierNew"/>
            </w:pPr>
            <w:r>
              <w:t xml:space="preserve">IVI_CLASS_ATTR_BASE + </w:t>
            </w:r>
            <w:r w:rsidR="004C7666">
              <w:t>4</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Is Idle</w:t>
            </w:r>
          </w:p>
        </w:tc>
        <w:tc>
          <w:tcPr>
            <w:tcW w:w="4230" w:type="dxa"/>
            <w:tcBorders>
              <w:right w:val="single" w:sz="4" w:space="0" w:color="auto"/>
            </w:tcBorders>
          </w:tcPr>
          <w:p w:rsidR="00C11B16" w:rsidRDefault="00834F0C" w:rsidP="00C11B16">
            <w:pPr>
              <w:pStyle w:val="TableCellCourierNew"/>
            </w:pPr>
            <w:r>
              <w:t xml:space="preserve">IVI_CLASS_ATTR_BASE + </w:t>
            </w:r>
            <w:r w:rsidR="004C7666">
              <w:t>5</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Is Measuring</w:t>
            </w:r>
          </w:p>
        </w:tc>
        <w:tc>
          <w:tcPr>
            <w:tcW w:w="4230" w:type="dxa"/>
            <w:tcBorders>
              <w:right w:val="single" w:sz="4" w:space="0" w:color="auto"/>
            </w:tcBorders>
          </w:tcPr>
          <w:p w:rsidR="00C11B16" w:rsidRDefault="00C11B16" w:rsidP="00C11B16">
            <w:pPr>
              <w:pStyle w:val="TableCellCourierNew"/>
            </w:pPr>
            <w:r>
              <w:t xml:space="preserve">IVI_CLASS_ATTR_BASE + </w:t>
            </w:r>
            <w:r w:rsidR="004C7666">
              <w:t>6</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Is Waiting For Arm</w:t>
            </w:r>
          </w:p>
        </w:tc>
        <w:tc>
          <w:tcPr>
            <w:tcW w:w="4230" w:type="dxa"/>
            <w:tcBorders>
              <w:right w:val="single" w:sz="4" w:space="0" w:color="auto"/>
            </w:tcBorders>
          </w:tcPr>
          <w:p w:rsidR="00C11B16" w:rsidRDefault="00C11B16" w:rsidP="00C11B16">
            <w:pPr>
              <w:pStyle w:val="TableCellCourierNew"/>
            </w:pPr>
            <w:r>
              <w:t xml:space="preserve">IVI_CLASS_ATTR_BASE + </w:t>
            </w:r>
            <w:r w:rsidR="004C7666">
              <w:t>7</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Is Waiting For Trigger</w:t>
            </w:r>
          </w:p>
        </w:tc>
        <w:tc>
          <w:tcPr>
            <w:tcW w:w="4230" w:type="dxa"/>
            <w:tcBorders>
              <w:right w:val="single" w:sz="4" w:space="0" w:color="auto"/>
            </w:tcBorders>
          </w:tcPr>
          <w:p w:rsidR="00C11B16" w:rsidRDefault="00FA306D" w:rsidP="00C11B16">
            <w:pPr>
              <w:pStyle w:val="TableCellCourierNew"/>
            </w:pPr>
            <w:r>
              <w:t xml:space="preserve">IVI_CLASS_ATTR_BASE + </w:t>
            </w:r>
            <w:r w:rsidR="004C7666">
              <w:t>8</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Max First Valid Point Value</w:t>
            </w:r>
          </w:p>
        </w:tc>
        <w:tc>
          <w:tcPr>
            <w:tcW w:w="4230" w:type="dxa"/>
            <w:tcBorders>
              <w:right w:val="single" w:sz="4" w:space="0" w:color="auto"/>
            </w:tcBorders>
          </w:tcPr>
          <w:p w:rsidR="00C11B16" w:rsidRDefault="00C11B16" w:rsidP="00C11B16">
            <w:pPr>
              <w:pStyle w:val="TableCellCourierNew"/>
            </w:pPr>
            <w:r>
              <w:t xml:space="preserve">IVI_CLASS_ATTR_BASE + </w:t>
            </w:r>
            <w:r w:rsidR="004C7666">
              <w:t>9</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Max Samples Per Channel</w:t>
            </w:r>
          </w:p>
        </w:tc>
        <w:tc>
          <w:tcPr>
            <w:tcW w:w="4230" w:type="dxa"/>
            <w:tcBorders>
              <w:right w:val="single" w:sz="4" w:space="0" w:color="auto"/>
            </w:tcBorders>
          </w:tcPr>
          <w:p w:rsidR="00C11B16" w:rsidRDefault="00FA306D" w:rsidP="00C11B16">
            <w:pPr>
              <w:pStyle w:val="TableCellCourierNew"/>
            </w:pPr>
            <w:r>
              <w:t>IVI_CLASS_ATTR_BASE + 1</w:t>
            </w:r>
            <w:r w:rsidR="004C7666">
              <w:t>0</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Min Record Size</w:t>
            </w:r>
          </w:p>
        </w:tc>
        <w:tc>
          <w:tcPr>
            <w:tcW w:w="4230" w:type="dxa"/>
            <w:tcBorders>
              <w:right w:val="single" w:sz="4" w:space="0" w:color="auto"/>
            </w:tcBorders>
          </w:tcPr>
          <w:p w:rsidR="00C11B16" w:rsidRDefault="00FA306D" w:rsidP="00C11B16">
            <w:pPr>
              <w:pStyle w:val="TableCellCourierNew"/>
            </w:pPr>
            <w:r>
              <w:t>IVI_CLASS_ATTR_BASE + 1</w:t>
            </w:r>
            <w:r w:rsidR="004C7666">
              <w:t>1</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Num Acquired Records</w:t>
            </w:r>
          </w:p>
        </w:tc>
        <w:tc>
          <w:tcPr>
            <w:tcW w:w="4230" w:type="dxa"/>
            <w:tcBorders>
              <w:right w:val="single" w:sz="4" w:space="0" w:color="auto"/>
            </w:tcBorders>
          </w:tcPr>
          <w:p w:rsidR="00C11B16" w:rsidRDefault="00FA306D" w:rsidP="00C11B16">
            <w:pPr>
              <w:pStyle w:val="TableCellCourierNew"/>
            </w:pPr>
            <w:r>
              <w:t>IVI_CLASS_ATTR_BASE + 1</w:t>
            </w:r>
            <w:r w:rsidR="004C7666">
              <w:t>2</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Num Records To Acquire</w:t>
            </w:r>
          </w:p>
        </w:tc>
        <w:tc>
          <w:tcPr>
            <w:tcW w:w="4230" w:type="dxa"/>
            <w:tcBorders>
              <w:right w:val="single" w:sz="4" w:space="0" w:color="auto"/>
            </w:tcBorders>
          </w:tcPr>
          <w:p w:rsidR="00C11B16" w:rsidRDefault="00C11B16" w:rsidP="00C11B16">
            <w:pPr>
              <w:pStyle w:val="TableCellCourierNew"/>
            </w:pPr>
            <w:r>
              <w:t>IVI_CL</w:t>
            </w:r>
            <w:r w:rsidR="00FA306D">
              <w:t>ASS_ATTR_BASE + 1</w:t>
            </w:r>
            <w:r w:rsidR="004C7666">
              <w:t>3</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Record Size</w:t>
            </w:r>
          </w:p>
        </w:tc>
        <w:tc>
          <w:tcPr>
            <w:tcW w:w="4230" w:type="dxa"/>
            <w:tcBorders>
              <w:right w:val="single" w:sz="4" w:space="0" w:color="auto"/>
            </w:tcBorders>
          </w:tcPr>
          <w:p w:rsidR="00C11B16" w:rsidRDefault="00FA306D" w:rsidP="00C11B16">
            <w:pPr>
              <w:pStyle w:val="TableCellCourierNew"/>
            </w:pPr>
            <w:r>
              <w:t>IVI_CLASS_ATTR_BASE + 1</w:t>
            </w:r>
            <w:r w:rsidR="004C7666">
              <w:t>4</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Sample Rate</w:t>
            </w:r>
          </w:p>
        </w:tc>
        <w:tc>
          <w:tcPr>
            <w:tcW w:w="4230" w:type="dxa"/>
            <w:tcBorders>
              <w:right w:val="single" w:sz="4" w:space="0" w:color="auto"/>
            </w:tcBorders>
          </w:tcPr>
          <w:p w:rsidR="00C11B16" w:rsidRDefault="00FA306D" w:rsidP="00C11B16">
            <w:pPr>
              <w:pStyle w:val="TableCellCourierNew"/>
            </w:pPr>
            <w:r>
              <w:t>IVI_CLASS_ATTR_BASE + 1</w:t>
            </w:r>
            <w:r w:rsidR="004C7666">
              <w:t>5</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Trigger Coupling</w:t>
            </w:r>
          </w:p>
        </w:tc>
        <w:tc>
          <w:tcPr>
            <w:tcW w:w="4230" w:type="dxa"/>
            <w:tcBorders>
              <w:right w:val="single" w:sz="4" w:space="0" w:color="auto"/>
            </w:tcBorders>
          </w:tcPr>
          <w:p w:rsidR="00C11B16" w:rsidRDefault="00FA306D" w:rsidP="00C11B16">
            <w:pPr>
              <w:pStyle w:val="TableCellCourierNew"/>
            </w:pPr>
            <w:r>
              <w:t>IVI_CLASS_ATTR_BASE + 1</w:t>
            </w:r>
            <w:r w:rsidR="004C7666">
              <w:t>6</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Trigger Delay</w:t>
            </w:r>
          </w:p>
        </w:tc>
        <w:tc>
          <w:tcPr>
            <w:tcW w:w="4230" w:type="dxa"/>
            <w:tcBorders>
              <w:right w:val="single" w:sz="4" w:space="0" w:color="auto"/>
            </w:tcBorders>
          </w:tcPr>
          <w:p w:rsidR="00C11B16" w:rsidRDefault="00FA306D" w:rsidP="00C11B16">
            <w:pPr>
              <w:pStyle w:val="TableCellCourierNew"/>
            </w:pPr>
            <w:r>
              <w:t>IVI_CLASS_ATTR_BASE + 1</w:t>
            </w:r>
            <w:r w:rsidR="004C7666">
              <w:t>7</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Trigger Hysteresis</w:t>
            </w:r>
          </w:p>
        </w:tc>
        <w:tc>
          <w:tcPr>
            <w:tcW w:w="4230" w:type="dxa"/>
            <w:tcBorders>
              <w:right w:val="single" w:sz="4" w:space="0" w:color="auto"/>
            </w:tcBorders>
          </w:tcPr>
          <w:p w:rsidR="00C11B16" w:rsidRDefault="00C11B16" w:rsidP="00C11B16">
            <w:pPr>
              <w:pStyle w:val="TableCellCourierNew"/>
            </w:pPr>
            <w:r>
              <w:t>IVI_CLASS_ATTR_BASE + 1</w:t>
            </w:r>
            <w:r w:rsidR="004C7666">
              <w:t>8</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Trigger Level</w:t>
            </w:r>
          </w:p>
        </w:tc>
        <w:tc>
          <w:tcPr>
            <w:tcW w:w="4230" w:type="dxa"/>
            <w:tcBorders>
              <w:right w:val="single" w:sz="4" w:space="0" w:color="auto"/>
            </w:tcBorders>
          </w:tcPr>
          <w:p w:rsidR="00C11B16" w:rsidRDefault="00C11B16" w:rsidP="00C11B16">
            <w:pPr>
              <w:pStyle w:val="TableCellCourierNew"/>
            </w:pPr>
            <w:r>
              <w:t>IVI_CLASS_ATTR_BASE</w:t>
            </w:r>
            <w:r w:rsidR="00FA306D">
              <w:t xml:space="preserve"> + </w:t>
            </w:r>
            <w:r w:rsidR="004C7666">
              <w:t>19</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Trigger Output Enabled</w:t>
            </w:r>
          </w:p>
        </w:tc>
        <w:tc>
          <w:tcPr>
            <w:tcW w:w="4230" w:type="dxa"/>
            <w:tcBorders>
              <w:right w:val="single" w:sz="4" w:space="0" w:color="auto"/>
            </w:tcBorders>
          </w:tcPr>
          <w:p w:rsidR="00C11B16" w:rsidRDefault="00FA306D" w:rsidP="00C11B16">
            <w:pPr>
              <w:pStyle w:val="TableCellCourierNew"/>
            </w:pPr>
            <w:r>
              <w:t>IVI_CLASS_ATTR_BASE + 2</w:t>
            </w:r>
            <w:r w:rsidR="004C7666">
              <w:t>0</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Trigger Slope</w:t>
            </w:r>
          </w:p>
        </w:tc>
        <w:tc>
          <w:tcPr>
            <w:tcW w:w="4230" w:type="dxa"/>
            <w:tcBorders>
              <w:right w:val="single" w:sz="4" w:space="0" w:color="auto"/>
            </w:tcBorders>
          </w:tcPr>
          <w:p w:rsidR="00C11B16" w:rsidRDefault="00C11B16" w:rsidP="00C11B16">
            <w:pPr>
              <w:pStyle w:val="TableCellCourierNew"/>
            </w:pPr>
            <w:r>
              <w:t xml:space="preserve">IVI_CLASS_ATTR_BASE + </w:t>
            </w:r>
            <w:r w:rsidR="00FA306D">
              <w:t>2</w:t>
            </w:r>
            <w:r w:rsidR="004C7666">
              <w:t>1</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Trigger Source Count</w:t>
            </w:r>
          </w:p>
        </w:tc>
        <w:tc>
          <w:tcPr>
            <w:tcW w:w="4230" w:type="dxa"/>
            <w:tcBorders>
              <w:right w:val="single" w:sz="4" w:space="0" w:color="auto"/>
            </w:tcBorders>
          </w:tcPr>
          <w:p w:rsidR="00C11B16" w:rsidRDefault="00FA306D" w:rsidP="00C11B16">
            <w:pPr>
              <w:pStyle w:val="TableCellCourierNew"/>
            </w:pPr>
            <w:r>
              <w:t>IVI_CLASS_ATTR_BASE + 2</w:t>
            </w:r>
            <w:r w:rsidR="004C7666">
              <w:t>2</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Trigger Type</w:t>
            </w:r>
          </w:p>
        </w:tc>
        <w:tc>
          <w:tcPr>
            <w:tcW w:w="4230" w:type="dxa"/>
            <w:tcBorders>
              <w:right w:val="single" w:sz="4" w:space="0" w:color="auto"/>
            </w:tcBorders>
          </w:tcPr>
          <w:p w:rsidR="00C11B16" w:rsidRDefault="00FA306D" w:rsidP="00C11B16">
            <w:pPr>
              <w:pStyle w:val="TableCellCourierNew"/>
            </w:pPr>
            <w:r>
              <w:t>IVI_CLASS_ATTR_BASE + 2</w:t>
            </w:r>
            <w:r w:rsidR="004C7666">
              <w:t>3</w:t>
            </w:r>
          </w:p>
        </w:tc>
      </w:tr>
      <w:tr w:rsidR="009A2C43">
        <w:trPr>
          <w:cantSplit/>
        </w:trPr>
        <w:tc>
          <w:tcPr>
            <w:tcW w:w="4500" w:type="dxa"/>
            <w:tcBorders>
              <w:left w:val="single" w:sz="4" w:space="0" w:color="auto"/>
            </w:tcBorders>
          </w:tcPr>
          <w:p w:rsidR="009A2C43" w:rsidRDefault="009A2C43">
            <w:pPr>
              <w:pStyle w:val="TableCell"/>
              <w:rPr>
                <w:color w:val="auto"/>
              </w:rPr>
            </w:pPr>
            <w:r>
              <w:rPr>
                <w:color w:val="auto"/>
              </w:rPr>
              <w:t>Vertical Coupling</w:t>
            </w:r>
          </w:p>
        </w:tc>
        <w:tc>
          <w:tcPr>
            <w:tcW w:w="4230" w:type="dxa"/>
            <w:tcBorders>
              <w:right w:val="single" w:sz="4" w:space="0" w:color="auto"/>
            </w:tcBorders>
          </w:tcPr>
          <w:p w:rsidR="009A2C43" w:rsidRDefault="009A2C43">
            <w:pPr>
              <w:pStyle w:val="TableCellCourierNew"/>
            </w:pPr>
            <w:r>
              <w:t xml:space="preserve">IVI_CLASS_ATTR_BASE + </w:t>
            </w:r>
            <w:r w:rsidR="00BC12D3">
              <w:t>2</w:t>
            </w:r>
            <w:r w:rsidR="004C7666">
              <w:t>4</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Vertical Offset</w:t>
            </w:r>
          </w:p>
        </w:tc>
        <w:tc>
          <w:tcPr>
            <w:tcW w:w="4230" w:type="dxa"/>
            <w:tcBorders>
              <w:right w:val="single" w:sz="4" w:space="0" w:color="auto"/>
            </w:tcBorders>
          </w:tcPr>
          <w:p w:rsidR="00C11B16" w:rsidRDefault="00FA306D" w:rsidP="00C11B16">
            <w:pPr>
              <w:pStyle w:val="TableCellCourierNew"/>
            </w:pPr>
            <w:r>
              <w:t>IVI_CLASS_ATTR_BASE + 2</w:t>
            </w:r>
            <w:r w:rsidR="004C7666">
              <w:t>5</w:t>
            </w:r>
          </w:p>
        </w:tc>
      </w:tr>
      <w:tr w:rsidR="009A2C43">
        <w:trPr>
          <w:cantSplit/>
        </w:trPr>
        <w:tc>
          <w:tcPr>
            <w:tcW w:w="4500" w:type="dxa"/>
            <w:tcBorders>
              <w:left w:val="single" w:sz="4" w:space="0" w:color="auto"/>
            </w:tcBorders>
          </w:tcPr>
          <w:p w:rsidR="009A2C43" w:rsidRDefault="009A2C43">
            <w:pPr>
              <w:pStyle w:val="TableCell"/>
            </w:pPr>
            <w:smartTag w:uri="urn:schemas-microsoft-com:office:smarttags" w:element="place">
              <w:smartTag w:uri="urn:schemas-microsoft-com:office:smarttags" w:element="PlaceName">
                <w:r>
                  <w:rPr>
                    <w:color w:val="auto"/>
                  </w:rPr>
                  <w:t>Vertical</w:t>
                </w:r>
              </w:smartTag>
              <w:r>
                <w:rPr>
                  <w:color w:val="auto"/>
                </w:rPr>
                <w:t xml:space="preserve"> </w:t>
              </w:r>
              <w:smartTag w:uri="urn:schemas-microsoft-com:office:smarttags" w:element="PlaceType">
                <w:r>
                  <w:rPr>
                    <w:color w:val="auto"/>
                  </w:rPr>
                  <w:t>Range</w:t>
                </w:r>
              </w:smartTag>
            </w:smartTag>
          </w:p>
        </w:tc>
        <w:tc>
          <w:tcPr>
            <w:tcW w:w="4230" w:type="dxa"/>
            <w:tcBorders>
              <w:right w:val="single" w:sz="4" w:space="0" w:color="auto"/>
            </w:tcBorders>
          </w:tcPr>
          <w:p w:rsidR="009A2C43" w:rsidRDefault="009A2C43">
            <w:pPr>
              <w:pStyle w:val="TableCellCourierNew"/>
            </w:pPr>
            <w:r>
              <w:t xml:space="preserve">IVI_CLASS_ATTR_BASE + </w:t>
            </w:r>
            <w:r w:rsidR="00FA306D">
              <w:t>2</w:t>
            </w:r>
            <w:r w:rsidR="004C7666">
              <w:t>6</w:t>
            </w:r>
          </w:p>
        </w:tc>
      </w:tr>
      <w:tr w:rsidR="009A2C43">
        <w:trPr>
          <w:cantSplit/>
        </w:trPr>
        <w:tc>
          <w:tcPr>
            <w:tcW w:w="4500" w:type="dxa"/>
            <w:tcBorders>
              <w:left w:val="single" w:sz="4" w:space="0" w:color="auto"/>
            </w:tcBorders>
          </w:tcPr>
          <w:p w:rsidR="009A2C43" w:rsidRDefault="009A2C43">
            <w:pPr>
              <w:pStyle w:val="TableCell"/>
              <w:rPr>
                <w:color w:val="auto"/>
              </w:rPr>
            </w:pPr>
          </w:p>
        </w:tc>
        <w:tc>
          <w:tcPr>
            <w:tcW w:w="4230" w:type="dxa"/>
            <w:tcBorders>
              <w:right w:val="single" w:sz="4" w:space="0" w:color="auto"/>
            </w:tcBorders>
          </w:tcPr>
          <w:p w:rsidR="009A2C43" w:rsidRDefault="009A2C43">
            <w:pPr>
              <w:pStyle w:val="TableCellCourierNew"/>
            </w:pP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Board Temperature</w:t>
            </w:r>
          </w:p>
        </w:tc>
        <w:tc>
          <w:tcPr>
            <w:tcW w:w="4230" w:type="dxa"/>
            <w:tcBorders>
              <w:right w:val="single" w:sz="4" w:space="0" w:color="auto"/>
            </w:tcBorders>
          </w:tcPr>
          <w:p w:rsidR="00C11B16" w:rsidRDefault="00C11B16" w:rsidP="00C11B16">
            <w:pPr>
              <w:pStyle w:val="TableCellCourierNew"/>
            </w:pPr>
            <w:r>
              <w:t xml:space="preserve">IVI_CLASS_ATTR_BASE + </w:t>
            </w:r>
            <w:r w:rsidR="00FA306D">
              <w:t>100</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Temperature Units</w:t>
            </w:r>
          </w:p>
        </w:tc>
        <w:tc>
          <w:tcPr>
            <w:tcW w:w="4230" w:type="dxa"/>
            <w:tcBorders>
              <w:right w:val="single" w:sz="4" w:space="0" w:color="auto"/>
            </w:tcBorders>
          </w:tcPr>
          <w:p w:rsidR="00C11B16" w:rsidRDefault="00FA306D" w:rsidP="00C11B16">
            <w:pPr>
              <w:pStyle w:val="TableCellCourierNew"/>
            </w:pPr>
            <w:r>
              <w:t>IVI_CLASS_ATTR_BASE + 101</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p>
        </w:tc>
        <w:tc>
          <w:tcPr>
            <w:tcW w:w="4230" w:type="dxa"/>
            <w:tcBorders>
              <w:right w:val="single" w:sz="4" w:space="0" w:color="auto"/>
            </w:tcBorders>
          </w:tcPr>
          <w:p w:rsidR="00C11B16" w:rsidRDefault="00C11B16" w:rsidP="00C11B16">
            <w:pPr>
              <w:pStyle w:val="TableCellCourierNew"/>
            </w:pP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Input Filter Bypass</w:t>
            </w:r>
          </w:p>
        </w:tc>
        <w:tc>
          <w:tcPr>
            <w:tcW w:w="4230" w:type="dxa"/>
            <w:tcBorders>
              <w:right w:val="single" w:sz="4" w:space="0" w:color="auto"/>
            </w:tcBorders>
          </w:tcPr>
          <w:p w:rsidR="00C11B16" w:rsidRDefault="00FA306D" w:rsidP="00C11B16">
            <w:pPr>
              <w:pStyle w:val="TableCellCourierNew"/>
            </w:pPr>
            <w:r>
              <w:t>IVI_CLASS_ATTR_BASE + 200</w:t>
            </w:r>
          </w:p>
        </w:tc>
      </w:tr>
      <w:tr w:rsidR="009A2C43" w:rsidTr="00C11B16">
        <w:trPr>
          <w:cantSplit/>
        </w:trPr>
        <w:tc>
          <w:tcPr>
            <w:tcW w:w="4500" w:type="dxa"/>
            <w:tcBorders>
              <w:left w:val="single" w:sz="4" w:space="0" w:color="auto"/>
              <w:bottom w:val="single" w:sz="6" w:space="0" w:color="auto"/>
            </w:tcBorders>
          </w:tcPr>
          <w:p w:rsidR="009A2C43" w:rsidRDefault="009A2C43">
            <w:pPr>
              <w:pStyle w:val="TableCell"/>
              <w:rPr>
                <w:color w:val="auto"/>
              </w:rPr>
            </w:pPr>
            <w:r>
              <w:rPr>
                <w:color w:val="auto"/>
              </w:rPr>
              <w:t>Input Filter Max Frequency</w:t>
            </w:r>
          </w:p>
        </w:tc>
        <w:tc>
          <w:tcPr>
            <w:tcW w:w="4230" w:type="dxa"/>
            <w:tcBorders>
              <w:bottom w:val="single" w:sz="6" w:space="0" w:color="auto"/>
              <w:right w:val="single" w:sz="4" w:space="0" w:color="auto"/>
            </w:tcBorders>
          </w:tcPr>
          <w:p w:rsidR="009A2C43" w:rsidRDefault="009A2C43">
            <w:pPr>
              <w:pStyle w:val="TableCellCourierNew"/>
            </w:pPr>
            <w:r>
              <w:t xml:space="preserve">IVI_CLASS_ATTR_BASE + </w:t>
            </w:r>
            <w:r w:rsidR="00FA306D">
              <w:t>2</w:t>
            </w:r>
            <w:r w:rsidR="00BC12D3">
              <w:t>0</w:t>
            </w:r>
            <w:r w:rsidR="00FA306D">
              <w:t>1</w:t>
            </w:r>
          </w:p>
        </w:tc>
      </w:tr>
      <w:tr w:rsidR="009A2C43" w:rsidTr="00C11B16">
        <w:trPr>
          <w:cantSplit/>
        </w:trPr>
        <w:tc>
          <w:tcPr>
            <w:tcW w:w="4500" w:type="dxa"/>
            <w:tcBorders>
              <w:top w:val="single" w:sz="6" w:space="0" w:color="auto"/>
              <w:left w:val="single" w:sz="6" w:space="0" w:color="auto"/>
              <w:bottom w:val="single" w:sz="6" w:space="0" w:color="auto"/>
              <w:right w:val="single" w:sz="6" w:space="0" w:color="auto"/>
            </w:tcBorders>
          </w:tcPr>
          <w:p w:rsidR="009A2C43" w:rsidRDefault="009A2C43">
            <w:pPr>
              <w:pStyle w:val="TableCell"/>
              <w:rPr>
                <w:color w:val="auto"/>
              </w:rPr>
            </w:pPr>
            <w:r>
              <w:rPr>
                <w:color w:val="auto"/>
              </w:rPr>
              <w:t>Input Filter Min Frequency</w:t>
            </w:r>
          </w:p>
        </w:tc>
        <w:tc>
          <w:tcPr>
            <w:tcW w:w="4230" w:type="dxa"/>
            <w:tcBorders>
              <w:top w:val="single" w:sz="6" w:space="0" w:color="auto"/>
              <w:left w:val="single" w:sz="6" w:space="0" w:color="auto"/>
              <w:bottom w:val="single" w:sz="6" w:space="0" w:color="auto"/>
              <w:right w:val="single" w:sz="6" w:space="0" w:color="auto"/>
            </w:tcBorders>
          </w:tcPr>
          <w:p w:rsidR="009A2C43" w:rsidRDefault="009A2C43">
            <w:pPr>
              <w:pStyle w:val="TableCellCourierNew"/>
            </w:pPr>
            <w:r>
              <w:t xml:space="preserve">IVI_CLASS_ATTR_BASE + </w:t>
            </w:r>
            <w:r w:rsidR="00FA306D">
              <w:t>2</w:t>
            </w:r>
            <w:r>
              <w:t>0</w:t>
            </w:r>
            <w:r w:rsidR="00FA306D">
              <w:t>2</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lastRenderedPageBreak/>
              <w:t>Channel Temperature</w:t>
            </w:r>
          </w:p>
        </w:tc>
        <w:tc>
          <w:tcPr>
            <w:tcW w:w="4230" w:type="dxa"/>
            <w:tcBorders>
              <w:right w:val="single" w:sz="4" w:space="0" w:color="auto"/>
            </w:tcBorders>
          </w:tcPr>
          <w:p w:rsidR="00C11B16" w:rsidRDefault="00FA306D" w:rsidP="00C11B16">
            <w:pPr>
              <w:pStyle w:val="TableCellCourierNew"/>
            </w:pPr>
            <w:r>
              <w:t>IVI_CLASS_ATTR_BASE + 300</w:t>
            </w:r>
          </w:p>
        </w:tc>
      </w:tr>
      <w:tr w:rsidR="00F27D01" w:rsidTr="00C11B16">
        <w:trPr>
          <w:cantSplit/>
        </w:trPr>
        <w:tc>
          <w:tcPr>
            <w:tcW w:w="4500" w:type="dxa"/>
            <w:tcBorders>
              <w:left w:val="single" w:sz="4" w:space="0" w:color="auto"/>
            </w:tcBorders>
          </w:tcPr>
          <w:p w:rsidR="00F27D01" w:rsidRDefault="00F27D01" w:rsidP="00C11B16">
            <w:pPr>
              <w:pStyle w:val="TableCell"/>
              <w:rPr>
                <w:color w:val="auto"/>
              </w:rPr>
            </w:pPr>
          </w:p>
        </w:tc>
        <w:tc>
          <w:tcPr>
            <w:tcW w:w="4230" w:type="dxa"/>
            <w:tcBorders>
              <w:right w:val="single" w:sz="4" w:space="0" w:color="auto"/>
            </w:tcBorders>
          </w:tcPr>
          <w:p w:rsidR="00F27D01" w:rsidRDefault="00F27D01" w:rsidP="00C11B16">
            <w:pPr>
              <w:pStyle w:val="TableCellCourierNew"/>
            </w:pPr>
          </w:p>
        </w:tc>
      </w:tr>
      <w:tr w:rsidR="00F27D01" w:rsidTr="003616BB">
        <w:trPr>
          <w:cantSplit/>
        </w:trPr>
        <w:tc>
          <w:tcPr>
            <w:tcW w:w="4500" w:type="dxa"/>
            <w:tcBorders>
              <w:left w:val="single" w:sz="4" w:space="0" w:color="auto"/>
            </w:tcBorders>
          </w:tcPr>
          <w:p w:rsidR="00F27D01" w:rsidRDefault="00F27D01" w:rsidP="003616BB">
            <w:pPr>
              <w:pStyle w:val="TableCell"/>
              <w:rPr>
                <w:color w:val="auto"/>
              </w:rPr>
            </w:pPr>
            <w:r>
              <w:rPr>
                <w:color w:val="auto"/>
              </w:rPr>
              <w:t>Time Interleaved Channel List</w:t>
            </w:r>
          </w:p>
        </w:tc>
        <w:tc>
          <w:tcPr>
            <w:tcW w:w="4230" w:type="dxa"/>
            <w:tcBorders>
              <w:right w:val="single" w:sz="4" w:space="0" w:color="auto"/>
            </w:tcBorders>
          </w:tcPr>
          <w:p w:rsidR="00F27D01" w:rsidRDefault="00F27D01" w:rsidP="003616BB">
            <w:pPr>
              <w:pStyle w:val="TableCellCourierNew"/>
            </w:pPr>
            <w:r>
              <w:t xml:space="preserve">IVI_CLASS_ATTR_BASE + </w:t>
            </w:r>
            <w:r w:rsidR="00FA306D">
              <w:t>4</w:t>
            </w:r>
            <w:r>
              <w:t>0</w:t>
            </w:r>
            <w:r w:rsidR="00FA306D">
              <w:t>0</w:t>
            </w:r>
          </w:p>
        </w:tc>
      </w:tr>
      <w:tr w:rsidR="00F27D01" w:rsidTr="003616BB">
        <w:trPr>
          <w:cantSplit/>
        </w:trPr>
        <w:tc>
          <w:tcPr>
            <w:tcW w:w="4500" w:type="dxa"/>
            <w:tcBorders>
              <w:left w:val="single" w:sz="4" w:space="0" w:color="auto"/>
            </w:tcBorders>
          </w:tcPr>
          <w:p w:rsidR="00F27D01" w:rsidRDefault="00F27D01" w:rsidP="003616BB">
            <w:pPr>
              <w:pStyle w:val="TableCell"/>
              <w:rPr>
                <w:color w:val="auto"/>
              </w:rPr>
            </w:pPr>
            <w:r>
              <w:rPr>
                <w:color w:val="auto"/>
              </w:rPr>
              <w:t>Time Interleaved Channel List Auto</w:t>
            </w:r>
          </w:p>
        </w:tc>
        <w:tc>
          <w:tcPr>
            <w:tcW w:w="4230" w:type="dxa"/>
            <w:tcBorders>
              <w:right w:val="single" w:sz="4" w:space="0" w:color="auto"/>
            </w:tcBorders>
          </w:tcPr>
          <w:p w:rsidR="00F27D01" w:rsidRDefault="00F27D01" w:rsidP="003616BB">
            <w:pPr>
              <w:pStyle w:val="TableCellCourierNew"/>
            </w:pPr>
            <w:r>
              <w:t xml:space="preserve">IVI_CLASS_ATTR_BASE + </w:t>
            </w:r>
            <w:r w:rsidR="00FA306D">
              <w:t>4</w:t>
            </w:r>
            <w:r>
              <w:t>0</w:t>
            </w:r>
            <w:r w:rsidR="00FA306D">
              <w:t>1</w:t>
            </w:r>
          </w:p>
        </w:tc>
      </w:tr>
      <w:tr w:rsidR="00F27D01" w:rsidTr="003616BB">
        <w:trPr>
          <w:cantSplit/>
        </w:trPr>
        <w:tc>
          <w:tcPr>
            <w:tcW w:w="4500" w:type="dxa"/>
            <w:tcBorders>
              <w:left w:val="single" w:sz="4" w:space="0" w:color="auto"/>
            </w:tcBorders>
          </w:tcPr>
          <w:p w:rsidR="00F27D01" w:rsidRDefault="00F27D01" w:rsidP="003616BB">
            <w:pPr>
              <w:pStyle w:val="TableCell"/>
              <w:rPr>
                <w:color w:val="auto"/>
              </w:rPr>
            </w:pPr>
          </w:p>
        </w:tc>
        <w:tc>
          <w:tcPr>
            <w:tcW w:w="4230" w:type="dxa"/>
            <w:tcBorders>
              <w:right w:val="single" w:sz="4" w:space="0" w:color="auto"/>
            </w:tcBorders>
          </w:tcPr>
          <w:p w:rsidR="00F27D01" w:rsidRDefault="00F27D01" w:rsidP="003616BB">
            <w:pPr>
              <w:pStyle w:val="TableCellCourierNew"/>
            </w:pPr>
          </w:p>
        </w:tc>
      </w:tr>
      <w:tr w:rsidR="00F27D01" w:rsidTr="003616BB">
        <w:trPr>
          <w:cantSplit/>
        </w:trPr>
        <w:tc>
          <w:tcPr>
            <w:tcW w:w="4500" w:type="dxa"/>
            <w:tcBorders>
              <w:left w:val="single" w:sz="4" w:space="0" w:color="auto"/>
            </w:tcBorders>
          </w:tcPr>
          <w:p w:rsidR="00F27D01" w:rsidRDefault="00F27D01" w:rsidP="003616BB">
            <w:pPr>
              <w:pStyle w:val="TableCell"/>
              <w:rPr>
                <w:color w:val="auto"/>
              </w:rPr>
            </w:pPr>
            <w:r>
              <w:rPr>
                <w:color w:val="auto"/>
              </w:rPr>
              <w:t>Data Interleaved Channel List</w:t>
            </w:r>
          </w:p>
        </w:tc>
        <w:tc>
          <w:tcPr>
            <w:tcW w:w="4230" w:type="dxa"/>
            <w:tcBorders>
              <w:right w:val="single" w:sz="4" w:space="0" w:color="auto"/>
            </w:tcBorders>
          </w:tcPr>
          <w:p w:rsidR="00F27D01" w:rsidRDefault="00F27D01" w:rsidP="003616BB">
            <w:pPr>
              <w:pStyle w:val="TableCellCourierNew"/>
            </w:pPr>
            <w:r>
              <w:t>IVI_CLASS_ATTR_BASE +</w:t>
            </w:r>
            <w:r w:rsidR="00FA306D">
              <w:t xml:space="preserve"> 500</w:t>
            </w:r>
          </w:p>
        </w:tc>
      </w:tr>
      <w:tr w:rsidR="00F27D01" w:rsidTr="003616BB">
        <w:trPr>
          <w:cantSplit/>
        </w:trPr>
        <w:tc>
          <w:tcPr>
            <w:tcW w:w="4500" w:type="dxa"/>
            <w:tcBorders>
              <w:left w:val="single" w:sz="4" w:space="0" w:color="auto"/>
            </w:tcBorders>
          </w:tcPr>
          <w:p w:rsidR="00F27D01" w:rsidRDefault="00F27D01" w:rsidP="003616BB">
            <w:pPr>
              <w:pStyle w:val="TableCell"/>
              <w:rPr>
                <w:color w:val="auto"/>
              </w:rPr>
            </w:pPr>
          </w:p>
        </w:tc>
        <w:tc>
          <w:tcPr>
            <w:tcW w:w="4230" w:type="dxa"/>
            <w:tcBorders>
              <w:right w:val="single" w:sz="4" w:space="0" w:color="auto"/>
            </w:tcBorders>
          </w:tcPr>
          <w:p w:rsidR="00F27D01" w:rsidRDefault="00F27D01" w:rsidP="003616BB">
            <w:pPr>
              <w:pStyle w:val="TableCellCourierNew"/>
            </w:pPr>
          </w:p>
        </w:tc>
      </w:tr>
      <w:tr w:rsidR="00F27D01" w:rsidTr="003616BB">
        <w:trPr>
          <w:cantSplit/>
        </w:trPr>
        <w:tc>
          <w:tcPr>
            <w:tcW w:w="4500" w:type="dxa"/>
            <w:tcBorders>
              <w:left w:val="single" w:sz="4" w:space="0" w:color="auto"/>
            </w:tcBorders>
          </w:tcPr>
          <w:p w:rsidR="00F27D01" w:rsidRDefault="00F27D01" w:rsidP="003616BB">
            <w:pPr>
              <w:pStyle w:val="TableCell"/>
            </w:pPr>
            <w:r>
              <w:rPr>
                <w:color w:val="auto"/>
              </w:rPr>
              <w:t>Reference Oscillator External Frequency</w:t>
            </w:r>
          </w:p>
        </w:tc>
        <w:tc>
          <w:tcPr>
            <w:tcW w:w="4230" w:type="dxa"/>
            <w:tcBorders>
              <w:right w:val="single" w:sz="4" w:space="0" w:color="auto"/>
            </w:tcBorders>
          </w:tcPr>
          <w:p w:rsidR="00F27D01" w:rsidRDefault="00F27D01" w:rsidP="003616BB">
            <w:pPr>
              <w:pStyle w:val="TableCellCourierNew"/>
            </w:pPr>
            <w:r>
              <w:t xml:space="preserve">IVI_CLASS_ATTR_BASE + </w:t>
            </w:r>
            <w:r w:rsidR="00FA306D">
              <w:t>6</w:t>
            </w:r>
            <w:r>
              <w:t>0</w:t>
            </w:r>
            <w:r w:rsidR="00FA306D">
              <w:t>0</w:t>
            </w:r>
          </w:p>
        </w:tc>
      </w:tr>
      <w:tr w:rsidR="00F27D01" w:rsidTr="003616BB">
        <w:trPr>
          <w:cantSplit/>
        </w:trPr>
        <w:tc>
          <w:tcPr>
            <w:tcW w:w="4500" w:type="dxa"/>
            <w:tcBorders>
              <w:left w:val="single" w:sz="4" w:space="0" w:color="auto"/>
            </w:tcBorders>
          </w:tcPr>
          <w:p w:rsidR="00F27D01" w:rsidRDefault="00F27D01" w:rsidP="003616BB">
            <w:pPr>
              <w:pStyle w:val="TableCell"/>
              <w:rPr>
                <w:color w:val="auto"/>
              </w:rPr>
            </w:pPr>
            <w:r>
              <w:rPr>
                <w:color w:val="auto"/>
              </w:rPr>
              <w:t>Reference Oscillator Output Enabled</w:t>
            </w:r>
          </w:p>
        </w:tc>
        <w:tc>
          <w:tcPr>
            <w:tcW w:w="4230" w:type="dxa"/>
            <w:tcBorders>
              <w:right w:val="single" w:sz="4" w:space="0" w:color="auto"/>
            </w:tcBorders>
          </w:tcPr>
          <w:p w:rsidR="00F27D01" w:rsidRDefault="00F27D01" w:rsidP="003616BB">
            <w:pPr>
              <w:pStyle w:val="TableCellCourierNew"/>
            </w:pPr>
            <w:r>
              <w:t xml:space="preserve">IVI_CLASS_ATTR_BASE + </w:t>
            </w:r>
            <w:r w:rsidR="00FA306D">
              <w:t>6</w:t>
            </w:r>
            <w:r>
              <w:t>0</w:t>
            </w:r>
            <w:r w:rsidR="00FA306D">
              <w:t>1</w:t>
            </w:r>
          </w:p>
        </w:tc>
      </w:tr>
      <w:tr w:rsidR="00F27D01" w:rsidTr="003616BB">
        <w:trPr>
          <w:cantSplit/>
        </w:trPr>
        <w:tc>
          <w:tcPr>
            <w:tcW w:w="4500" w:type="dxa"/>
            <w:tcBorders>
              <w:left w:val="single" w:sz="4" w:space="0" w:color="auto"/>
            </w:tcBorders>
          </w:tcPr>
          <w:p w:rsidR="00F27D01" w:rsidRDefault="00F27D01" w:rsidP="003616BB">
            <w:pPr>
              <w:pStyle w:val="TableCell"/>
            </w:pPr>
            <w:r>
              <w:rPr>
                <w:color w:val="auto"/>
              </w:rPr>
              <w:t>Reference Oscillator Source</w:t>
            </w:r>
          </w:p>
        </w:tc>
        <w:tc>
          <w:tcPr>
            <w:tcW w:w="4230" w:type="dxa"/>
            <w:tcBorders>
              <w:right w:val="single" w:sz="4" w:space="0" w:color="auto"/>
            </w:tcBorders>
          </w:tcPr>
          <w:p w:rsidR="00F27D01" w:rsidRDefault="00F27D01" w:rsidP="003616BB">
            <w:pPr>
              <w:pStyle w:val="TableCellCourierNew"/>
            </w:pPr>
            <w:r>
              <w:t xml:space="preserve">IVI_CLASS_ATTR_BASE + </w:t>
            </w:r>
            <w:r w:rsidR="00FA306D">
              <w:t>602</w:t>
            </w:r>
          </w:p>
        </w:tc>
      </w:tr>
      <w:tr w:rsidR="009A2C43">
        <w:trPr>
          <w:cantSplit/>
        </w:trPr>
        <w:tc>
          <w:tcPr>
            <w:tcW w:w="4500" w:type="dxa"/>
            <w:tcBorders>
              <w:left w:val="single" w:sz="4" w:space="0" w:color="auto"/>
            </w:tcBorders>
          </w:tcPr>
          <w:p w:rsidR="009A2C43" w:rsidRDefault="009A2C43">
            <w:pPr>
              <w:pStyle w:val="TableCell"/>
              <w:rPr>
                <w:color w:val="auto"/>
              </w:rPr>
            </w:pPr>
          </w:p>
        </w:tc>
        <w:tc>
          <w:tcPr>
            <w:tcW w:w="4230" w:type="dxa"/>
            <w:tcBorders>
              <w:right w:val="single" w:sz="4" w:space="0" w:color="auto"/>
            </w:tcBorders>
          </w:tcPr>
          <w:p w:rsidR="009A2C43" w:rsidRDefault="009A2C43">
            <w:pPr>
              <w:pStyle w:val="TableCellCourierNew"/>
            </w:pPr>
          </w:p>
        </w:tc>
      </w:tr>
      <w:tr w:rsidR="00F27D01" w:rsidTr="003616BB">
        <w:trPr>
          <w:cantSplit/>
        </w:trPr>
        <w:tc>
          <w:tcPr>
            <w:tcW w:w="4500" w:type="dxa"/>
            <w:tcBorders>
              <w:left w:val="single" w:sz="4" w:space="0" w:color="auto"/>
            </w:tcBorders>
          </w:tcPr>
          <w:p w:rsidR="00F27D01" w:rsidRDefault="00F27D01" w:rsidP="003616BB">
            <w:pPr>
              <w:pStyle w:val="TableCell"/>
            </w:pPr>
            <w:r>
              <w:rPr>
                <w:color w:val="auto"/>
              </w:rPr>
              <w:t>Sample Clock Divider</w:t>
            </w:r>
          </w:p>
        </w:tc>
        <w:tc>
          <w:tcPr>
            <w:tcW w:w="4230" w:type="dxa"/>
            <w:tcBorders>
              <w:right w:val="single" w:sz="4" w:space="0" w:color="auto"/>
            </w:tcBorders>
          </w:tcPr>
          <w:p w:rsidR="00F27D01" w:rsidRDefault="00F27D01" w:rsidP="003616BB">
            <w:pPr>
              <w:pStyle w:val="TableCellCourierNew"/>
            </w:pPr>
            <w:r>
              <w:t xml:space="preserve">IVI_CLASS_ATTR_BASE + </w:t>
            </w:r>
            <w:r w:rsidR="00FA306D">
              <w:t>7</w:t>
            </w:r>
            <w:r>
              <w:t>0</w:t>
            </w:r>
            <w:r w:rsidR="00FA306D">
              <w:t>0</w:t>
            </w:r>
          </w:p>
        </w:tc>
      </w:tr>
      <w:tr w:rsidR="009A2C43">
        <w:trPr>
          <w:cantSplit/>
        </w:trPr>
        <w:tc>
          <w:tcPr>
            <w:tcW w:w="4500" w:type="dxa"/>
            <w:tcBorders>
              <w:left w:val="single" w:sz="4" w:space="0" w:color="auto"/>
            </w:tcBorders>
          </w:tcPr>
          <w:p w:rsidR="009A2C43" w:rsidRDefault="009A2C43">
            <w:pPr>
              <w:pStyle w:val="TableCell"/>
            </w:pPr>
            <w:r>
              <w:rPr>
                <w:color w:val="auto"/>
              </w:rPr>
              <w:t>Sample Clock External Frequency</w:t>
            </w:r>
          </w:p>
        </w:tc>
        <w:tc>
          <w:tcPr>
            <w:tcW w:w="4230" w:type="dxa"/>
            <w:tcBorders>
              <w:right w:val="single" w:sz="4" w:space="0" w:color="auto"/>
            </w:tcBorders>
          </w:tcPr>
          <w:p w:rsidR="009A2C43" w:rsidRDefault="00BC12D3">
            <w:pPr>
              <w:pStyle w:val="TableCellCourierNew"/>
            </w:pPr>
            <w:r>
              <w:t xml:space="preserve">IVI_CLASS_ATTR_BASE + </w:t>
            </w:r>
            <w:r w:rsidR="00FA306D">
              <w:t>701</w:t>
            </w:r>
          </w:p>
        </w:tc>
      </w:tr>
      <w:tr w:rsidR="00F27D01" w:rsidTr="003616BB">
        <w:trPr>
          <w:cantSplit/>
        </w:trPr>
        <w:tc>
          <w:tcPr>
            <w:tcW w:w="4500" w:type="dxa"/>
            <w:tcBorders>
              <w:left w:val="single" w:sz="4" w:space="0" w:color="auto"/>
            </w:tcBorders>
          </w:tcPr>
          <w:p w:rsidR="00F27D01" w:rsidRDefault="00F27D01" w:rsidP="003616BB">
            <w:pPr>
              <w:pStyle w:val="TableCell"/>
            </w:pPr>
            <w:r>
              <w:rPr>
                <w:color w:val="auto"/>
              </w:rPr>
              <w:t>Sample Clock Output Enabled</w:t>
            </w:r>
          </w:p>
        </w:tc>
        <w:tc>
          <w:tcPr>
            <w:tcW w:w="4230" w:type="dxa"/>
            <w:tcBorders>
              <w:right w:val="single" w:sz="4" w:space="0" w:color="auto"/>
            </w:tcBorders>
          </w:tcPr>
          <w:p w:rsidR="00F27D01" w:rsidRDefault="00F27D01" w:rsidP="003616BB">
            <w:pPr>
              <w:pStyle w:val="TableCellCourierNew"/>
            </w:pPr>
            <w:r>
              <w:t xml:space="preserve">IVI_CLASS_ATTR_BASE + </w:t>
            </w:r>
            <w:r w:rsidR="00FA306D">
              <w:t>7</w:t>
            </w:r>
            <w:r>
              <w:t>02</w:t>
            </w:r>
          </w:p>
        </w:tc>
      </w:tr>
      <w:tr w:rsidR="00F27D01" w:rsidTr="003616BB">
        <w:trPr>
          <w:cantSplit/>
        </w:trPr>
        <w:tc>
          <w:tcPr>
            <w:tcW w:w="4500" w:type="dxa"/>
            <w:tcBorders>
              <w:left w:val="single" w:sz="4" w:space="0" w:color="auto"/>
            </w:tcBorders>
          </w:tcPr>
          <w:p w:rsidR="00F27D01" w:rsidRDefault="00F27D01" w:rsidP="003616BB">
            <w:pPr>
              <w:pStyle w:val="TableCell"/>
            </w:pPr>
            <w:r>
              <w:rPr>
                <w:color w:val="auto"/>
              </w:rPr>
              <w:t>Sample Clock Source</w:t>
            </w:r>
          </w:p>
        </w:tc>
        <w:tc>
          <w:tcPr>
            <w:tcW w:w="4230" w:type="dxa"/>
            <w:tcBorders>
              <w:right w:val="single" w:sz="4" w:space="0" w:color="auto"/>
            </w:tcBorders>
          </w:tcPr>
          <w:p w:rsidR="00F27D01" w:rsidRDefault="00F27D01" w:rsidP="003616BB">
            <w:pPr>
              <w:pStyle w:val="TableCellCourierNew"/>
            </w:pPr>
            <w:r>
              <w:t xml:space="preserve">IVI_CLASS_ATTR_BASE + </w:t>
            </w:r>
            <w:r w:rsidR="00FA306D">
              <w:t>7</w:t>
            </w:r>
            <w:r>
              <w:t>0</w:t>
            </w:r>
            <w:r w:rsidR="00FA306D">
              <w:t>3</w:t>
            </w:r>
          </w:p>
        </w:tc>
      </w:tr>
      <w:tr w:rsidR="00F27D01" w:rsidTr="003616BB">
        <w:trPr>
          <w:cantSplit/>
        </w:trPr>
        <w:tc>
          <w:tcPr>
            <w:tcW w:w="4500" w:type="dxa"/>
            <w:tcBorders>
              <w:left w:val="single" w:sz="4" w:space="0" w:color="auto"/>
            </w:tcBorders>
          </w:tcPr>
          <w:p w:rsidR="00F27D01" w:rsidRDefault="00F27D01" w:rsidP="003616BB">
            <w:pPr>
              <w:pStyle w:val="TableCell"/>
              <w:rPr>
                <w:color w:val="auto"/>
              </w:rPr>
            </w:pPr>
          </w:p>
        </w:tc>
        <w:tc>
          <w:tcPr>
            <w:tcW w:w="4230" w:type="dxa"/>
            <w:tcBorders>
              <w:right w:val="single" w:sz="4" w:space="0" w:color="auto"/>
            </w:tcBorders>
          </w:tcPr>
          <w:p w:rsidR="00F27D01" w:rsidRDefault="00F27D01" w:rsidP="003616BB">
            <w:pPr>
              <w:pStyle w:val="TableCellCourierNew"/>
            </w:pPr>
          </w:p>
        </w:tc>
      </w:tr>
      <w:tr w:rsidR="00F27D01" w:rsidTr="003616BB">
        <w:trPr>
          <w:cantSplit/>
        </w:trPr>
        <w:tc>
          <w:tcPr>
            <w:tcW w:w="4500" w:type="dxa"/>
            <w:tcBorders>
              <w:left w:val="single" w:sz="4" w:space="0" w:color="auto"/>
            </w:tcBorders>
          </w:tcPr>
          <w:p w:rsidR="00F27D01" w:rsidRDefault="00F27D01" w:rsidP="003616BB">
            <w:pPr>
              <w:pStyle w:val="TableCell"/>
              <w:rPr>
                <w:color w:val="auto"/>
              </w:rPr>
            </w:pPr>
            <w:r>
              <w:rPr>
                <w:color w:val="auto"/>
              </w:rPr>
              <w:t>Sample Mode</w:t>
            </w:r>
          </w:p>
        </w:tc>
        <w:tc>
          <w:tcPr>
            <w:tcW w:w="4230" w:type="dxa"/>
            <w:tcBorders>
              <w:right w:val="single" w:sz="4" w:space="0" w:color="auto"/>
            </w:tcBorders>
          </w:tcPr>
          <w:p w:rsidR="00F27D01" w:rsidRDefault="00F27D01" w:rsidP="003616BB">
            <w:pPr>
              <w:pStyle w:val="TableCellCourierNew"/>
            </w:pPr>
            <w:r>
              <w:t xml:space="preserve">IVI_CLASS_ATTR_BASE + </w:t>
            </w:r>
            <w:r w:rsidR="00FA306D">
              <w:t>800</w:t>
            </w:r>
          </w:p>
        </w:tc>
      </w:tr>
      <w:tr w:rsidR="009A2C43">
        <w:trPr>
          <w:cantSplit/>
        </w:trPr>
        <w:tc>
          <w:tcPr>
            <w:tcW w:w="4500" w:type="dxa"/>
            <w:tcBorders>
              <w:left w:val="single" w:sz="4" w:space="0" w:color="auto"/>
            </w:tcBorders>
          </w:tcPr>
          <w:p w:rsidR="009A2C43" w:rsidRDefault="009A2C43">
            <w:pPr>
              <w:pStyle w:val="TableCell"/>
              <w:rPr>
                <w:color w:val="auto"/>
              </w:rPr>
            </w:pPr>
          </w:p>
        </w:tc>
        <w:tc>
          <w:tcPr>
            <w:tcW w:w="4230" w:type="dxa"/>
            <w:tcBorders>
              <w:right w:val="single" w:sz="4" w:space="0" w:color="auto"/>
            </w:tcBorders>
          </w:tcPr>
          <w:p w:rsidR="009A2C43" w:rsidRDefault="009A2C43">
            <w:pPr>
              <w:pStyle w:val="TableCellCourierNew"/>
            </w:pPr>
          </w:p>
        </w:tc>
      </w:tr>
      <w:tr w:rsidR="00F27D01" w:rsidTr="003616BB">
        <w:trPr>
          <w:cantSplit/>
        </w:trPr>
        <w:tc>
          <w:tcPr>
            <w:tcW w:w="4500" w:type="dxa"/>
            <w:tcBorders>
              <w:left w:val="single" w:sz="4" w:space="0" w:color="auto"/>
            </w:tcBorders>
          </w:tcPr>
          <w:p w:rsidR="00F27D01" w:rsidRDefault="00F27D01" w:rsidP="003616BB">
            <w:pPr>
              <w:pStyle w:val="TableCell"/>
            </w:pPr>
            <w:smartTag w:uri="urn:schemas-microsoft-com:office:smarttags" w:element="place">
              <w:smartTag w:uri="urn:schemas-microsoft-com:office:smarttags" w:element="PlaceName">
                <w:r>
                  <w:t>Downconversion</w:t>
                </w:r>
              </w:smartTag>
              <w:r>
                <w:t xml:space="preserve"> </w:t>
              </w:r>
              <w:smartTag w:uri="urn:schemas-microsoft-com:office:smarttags" w:element="PlaceType">
                <w:r>
                  <w:t>Center</w:t>
                </w:r>
              </w:smartTag>
            </w:smartTag>
            <w:r>
              <w:t xml:space="preserve"> Frequency</w:t>
            </w:r>
          </w:p>
        </w:tc>
        <w:tc>
          <w:tcPr>
            <w:tcW w:w="4230" w:type="dxa"/>
            <w:tcBorders>
              <w:right w:val="single" w:sz="4" w:space="0" w:color="auto"/>
            </w:tcBorders>
          </w:tcPr>
          <w:p w:rsidR="00F27D01" w:rsidRDefault="00FA306D" w:rsidP="003616BB">
            <w:pPr>
              <w:pStyle w:val="TableCellCourierNew"/>
            </w:pPr>
            <w:r>
              <w:t xml:space="preserve">IVI_CLASS_ATTR_BASE + </w:t>
            </w:r>
            <w:r w:rsidR="00F27D01">
              <w:t>90</w:t>
            </w:r>
            <w:r>
              <w:t>0</w:t>
            </w:r>
          </w:p>
        </w:tc>
      </w:tr>
      <w:tr w:rsidR="00F27D01" w:rsidTr="003616BB">
        <w:trPr>
          <w:cantSplit/>
        </w:trPr>
        <w:tc>
          <w:tcPr>
            <w:tcW w:w="4500" w:type="dxa"/>
            <w:tcBorders>
              <w:left w:val="single" w:sz="4" w:space="0" w:color="auto"/>
            </w:tcBorders>
          </w:tcPr>
          <w:p w:rsidR="00F27D01" w:rsidRDefault="00F27D01" w:rsidP="003616BB">
            <w:pPr>
              <w:pStyle w:val="TableCell"/>
            </w:pPr>
            <w:r>
              <w:t>Downconversion Enabled</w:t>
            </w:r>
          </w:p>
        </w:tc>
        <w:tc>
          <w:tcPr>
            <w:tcW w:w="4230" w:type="dxa"/>
            <w:tcBorders>
              <w:right w:val="single" w:sz="4" w:space="0" w:color="auto"/>
            </w:tcBorders>
          </w:tcPr>
          <w:p w:rsidR="00F27D01" w:rsidRDefault="00F27D01" w:rsidP="003616BB">
            <w:pPr>
              <w:pStyle w:val="TableCellCourierNew"/>
            </w:pPr>
            <w:r>
              <w:t>IVI_CLASS_AT</w:t>
            </w:r>
            <w:r w:rsidR="00FA306D">
              <w:t>TR_BASE + 901</w:t>
            </w:r>
          </w:p>
        </w:tc>
      </w:tr>
      <w:tr w:rsidR="00F27D01" w:rsidTr="003616BB">
        <w:trPr>
          <w:cantSplit/>
        </w:trPr>
        <w:tc>
          <w:tcPr>
            <w:tcW w:w="4500" w:type="dxa"/>
            <w:tcBorders>
              <w:left w:val="single" w:sz="4" w:space="0" w:color="auto"/>
            </w:tcBorders>
          </w:tcPr>
          <w:p w:rsidR="00F27D01" w:rsidRDefault="00F27D01" w:rsidP="003616BB">
            <w:pPr>
              <w:pStyle w:val="TableCell"/>
            </w:pPr>
            <w:r>
              <w:t>Downconversion IQ Interleaved</w:t>
            </w:r>
          </w:p>
        </w:tc>
        <w:tc>
          <w:tcPr>
            <w:tcW w:w="4230" w:type="dxa"/>
            <w:tcBorders>
              <w:right w:val="single" w:sz="4" w:space="0" w:color="auto"/>
            </w:tcBorders>
          </w:tcPr>
          <w:p w:rsidR="00F27D01" w:rsidRDefault="00FA306D" w:rsidP="003616BB">
            <w:pPr>
              <w:pStyle w:val="TableCellCourierNew"/>
            </w:pPr>
            <w:r>
              <w:t xml:space="preserve">IVI_CLASS_ATTR_BASE + </w:t>
            </w:r>
            <w:r w:rsidR="00F27D01">
              <w:t>902</w:t>
            </w:r>
          </w:p>
        </w:tc>
      </w:tr>
      <w:tr w:rsidR="00F27D01" w:rsidTr="003616BB">
        <w:trPr>
          <w:cantSplit/>
        </w:trPr>
        <w:tc>
          <w:tcPr>
            <w:tcW w:w="4500" w:type="dxa"/>
            <w:tcBorders>
              <w:left w:val="single" w:sz="4" w:space="0" w:color="auto"/>
            </w:tcBorders>
          </w:tcPr>
          <w:p w:rsidR="00F27D01" w:rsidRDefault="00F27D01" w:rsidP="003616BB">
            <w:pPr>
              <w:pStyle w:val="TableCell"/>
            </w:pPr>
          </w:p>
        </w:tc>
        <w:tc>
          <w:tcPr>
            <w:tcW w:w="4230" w:type="dxa"/>
            <w:tcBorders>
              <w:right w:val="single" w:sz="4" w:space="0" w:color="auto"/>
            </w:tcBorders>
          </w:tcPr>
          <w:p w:rsidR="00F27D01" w:rsidRDefault="00F27D01" w:rsidP="003616BB">
            <w:pPr>
              <w:pStyle w:val="TableCellCourierNew"/>
            </w:pPr>
          </w:p>
        </w:tc>
      </w:tr>
      <w:tr w:rsidR="007509F0" w:rsidTr="003616BB">
        <w:trPr>
          <w:cantSplit/>
        </w:trPr>
        <w:tc>
          <w:tcPr>
            <w:tcW w:w="4500" w:type="dxa"/>
            <w:tcBorders>
              <w:left w:val="single" w:sz="4" w:space="0" w:color="auto"/>
            </w:tcBorders>
          </w:tcPr>
          <w:p w:rsidR="007509F0" w:rsidRDefault="007509F0" w:rsidP="003616BB">
            <w:pPr>
              <w:pStyle w:val="TableCell"/>
              <w:rPr>
                <w:color w:val="auto"/>
              </w:rPr>
            </w:pPr>
            <w:r>
              <w:rPr>
                <w:color w:val="auto"/>
              </w:rPr>
              <w:t>Active Arm Source</w:t>
            </w:r>
          </w:p>
        </w:tc>
        <w:tc>
          <w:tcPr>
            <w:tcW w:w="4230" w:type="dxa"/>
            <w:tcBorders>
              <w:right w:val="single" w:sz="4" w:space="0" w:color="auto"/>
            </w:tcBorders>
          </w:tcPr>
          <w:p w:rsidR="007509F0" w:rsidRDefault="00FA306D" w:rsidP="003616BB">
            <w:pPr>
              <w:pStyle w:val="TableCellCourierNew"/>
            </w:pPr>
            <w:r>
              <w:t>IVI_CLASS_ATTR_BASE + 1000</w:t>
            </w:r>
          </w:p>
        </w:tc>
      </w:tr>
      <w:tr w:rsidR="007509F0" w:rsidTr="003616BB">
        <w:trPr>
          <w:cantSplit/>
        </w:trPr>
        <w:tc>
          <w:tcPr>
            <w:tcW w:w="4500" w:type="dxa"/>
            <w:tcBorders>
              <w:left w:val="single" w:sz="4" w:space="0" w:color="auto"/>
            </w:tcBorders>
          </w:tcPr>
          <w:p w:rsidR="007509F0" w:rsidRDefault="007509F0" w:rsidP="003616BB">
            <w:pPr>
              <w:pStyle w:val="TableCell"/>
              <w:rPr>
                <w:color w:val="auto"/>
              </w:rPr>
            </w:pPr>
            <w:r>
              <w:rPr>
                <w:color w:val="auto"/>
              </w:rPr>
              <w:t>Arm Count</w:t>
            </w:r>
          </w:p>
        </w:tc>
        <w:tc>
          <w:tcPr>
            <w:tcW w:w="4230" w:type="dxa"/>
            <w:tcBorders>
              <w:right w:val="single" w:sz="4" w:space="0" w:color="auto"/>
            </w:tcBorders>
          </w:tcPr>
          <w:p w:rsidR="007509F0" w:rsidRDefault="00FA306D" w:rsidP="003616BB">
            <w:pPr>
              <w:pStyle w:val="TableCellCourierNew"/>
            </w:pPr>
            <w:r>
              <w:t>IVI_CLASS_ATTR_BASE + 1001</w:t>
            </w:r>
          </w:p>
        </w:tc>
      </w:tr>
      <w:tr w:rsidR="007509F0" w:rsidTr="003616BB">
        <w:trPr>
          <w:cantSplit/>
        </w:trPr>
        <w:tc>
          <w:tcPr>
            <w:tcW w:w="4500" w:type="dxa"/>
            <w:tcBorders>
              <w:left w:val="single" w:sz="4" w:space="0" w:color="auto"/>
            </w:tcBorders>
          </w:tcPr>
          <w:p w:rsidR="007509F0" w:rsidRDefault="007509F0" w:rsidP="003616BB">
            <w:pPr>
              <w:pStyle w:val="TableCell"/>
              <w:rPr>
                <w:color w:val="auto"/>
              </w:rPr>
            </w:pPr>
            <w:r>
              <w:rPr>
                <w:color w:val="auto"/>
              </w:rPr>
              <w:t>Arm Coupling</w:t>
            </w:r>
          </w:p>
        </w:tc>
        <w:tc>
          <w:tcPr>
            <w:tcW w:w="4230" w:type="dxa"/>
            <w:tcBorders>
              <w:right w:val="single" w:sz="4" w:space="0" w:color="auto"/>
            </w:tcBorders>
          </w:tcPr>
          <w:p w:rsidR="007509F0" w:rsidRDefault="00FA306D" w:rsidP="003616BB">
            <w:pPr>
              <w:pStyle w:val="TableCellCourierNew"/>
            </w:pPr>
            <w:r>
              <w:t>IVI_CLASS_ATTR_BASE + 1002</w:t>
            </w:r>
          </w:p>
        </w:tc>
      </w:tr>
      <w:tr w:rsidR="007509F0">
        <w:trPr>
          <w:cantSplit/>
        </w:trPr>
        <w:tc>
          <w:tcPr>
            <w:tcW w:w="4500" w:type="dxa"/>
            <w:tcBorders>
              <w:left w:val="single" w:sz="4" w:space="0" w:color="auto"/>
            </w:tcBorders>
          </w:tcPr>
          <w:p w:rsidR="007509F0" w:rsidRDefault="007509F0">
            <w:pPr>
              <w:pStyle w:val="TableCell"/>
              <w:rPr>
                <w:color w:val="auto"/>
              </w:rPr>
            </w:pPr>
            <w:r>
              <w:rPr>
                <w:color w:val="auto"/>
              </w:rPr>
              <w:t>Arm Delay</w:t>
            </w:r>
          </w:p>
        </w:tc>
        <w:tc>
          <w:tcPr>
            <w:tcW w:w="4230" w:type="dxa"/>
            <w:tcBorders>
              <w:right w:val="single" w:sz="4" w:space="0" w:color="auto"/>
            </w:tcBorders>
          </w:tcPr>
          <w:p w:rsidR="007509F0" w:rsidRDefault="00FA306D">
            <w:pPr>
              <w:pStyle w:val="TableCellCourierNew"/>
            </w:pPr>
            <w:r>
              <w:t>IVI_CLASS_ATTR_BASE + 1003</w:t>
            </w:r>
          </w:p>
        </w:tc>
      </w:tr>
      <w:tr w:rsidR="007509F0">
        <w:trPr>
          <w:cantSplit/>
        </w:trPr>
        <w:tc>
          <w:tcPr>
            <w:tcW w:w="4500" w:type="dxa"/>
            <w:tcBorders>
              <w:left w:val="single" w:sz="4" w:space="0" w:color="auto"/>
            </w:tcBorders>
          </w:tcPr>
          <w:p w:rsidR="007509F0" w:rsidRDefault="007509F0">
            <w:pPr>
              <w:pStyle w:val="TableCell"/>
            </w:pPr>
            <w:r>
              <w:rPr>
                <w:color w:val="auto"/>
              </w:rPr>
              <w:t>Arm Hysteresis</w:t>
            </w:r>
          </w:p>
        </w:tc>
        <w:tc>
          <w:tcPr>
            <w:tcW w:w="4230" w:type="dxa"/>
            <w:tcBorders>
              <w:right w:val="single" w:sz="4" w:space="0" w:color="auto"/>
            </w:tcBorders>
          </w:tcPr>
          <w:p w:rsidR="007509F0" w:rsidRDefault="007509F0">
            <w:pPr>
              <w:pStyle w:val="TableCellCourierNew"/>
            </w:pPr>
            <w:r>
              <w:t xml:space="preserve">IVI_CLASS_ATTR_BASE + </w:t>
            </w:r>
            <w:r w:rsidR="00FA306D">
              <w:t>1004</w:t>
            </w:r>
          </w:p>
        </w:tc>
      </w:tr>
      <w:tr w:rsidR="007509F0">
        <w:trPr>
          <w:cantSplit/>
        </w:trPr>
        <w:tc>
          <w:tcPr>
            <w:tcW w:w="4500" w:type="dxa"/>
            <w:tcBorders>
              <w:left w:val="single" w:sz="4" w:space="0" w:color="auto"/>
            </w:tcBorders>
          </w:tcPr>
          <w:p w:rsidR="007509F0" w:rsidRDefault="007509F0">
            <w:pPr>
              <w:pStyle w:val="TableCell"/>
            </w:pPr>
            <w:r>
              <w:rPr>
                <w:color w:val="auto"/>
              </w:rPr>
              <w:t>Arm Level</w:t>
            </w:r>
          </w:p>
        </w:tc>
        <w:tc>
          <w:tcPr>
            <w:tcW w:w="4230" w:type="dxa"/>
            <w:tcBorders>
              <w:right w:val="single" w:sz="4" w:space="0" w:color="auto"/>
            </w:tcBorders>
          </w:tcPr>
          <w:p w:rsidR="007509F0" w:rsidRDefault="007509F0">
            <w:pPr>
              <w:pStyle w:val="TableCellCourierNew"/>
            </w:pPr>
            <w:r>
              <w:t xml:space="preserve">IVI_CLASS_ATTR_BASE + </w:t>
            </w:r>
            <w:r w:rsidR="00FA306D">
              <w:t>1</w:t>
            </w:r>
            <w:r>
              <w:t>0</w:t>
            </w:r>
            <w:r w:rsidR="00FA306D">
              <w:t>05</w:t>
            </w:r>
          </w:p>
        </w:tc>
      </w:tr>
      <w:tr w:rsidR="007509F0">
        <w:trPr>
          <w:cantSplit/>
        </w:trPr>
        <w:tc>
          <w:tcPr>
            <w:tcW w:w="4500" w:type="dxa"/>
            <w:tcBorders>
              <w:left w:val="single" w:sz="4" w:space="0" w:color="auto"/>
            </w:tcBorders>
          </w:tcPr>
          <w:p w:rsidR="007509F0" w:rsidRDefault="007509F0">
            <w:pPr>
              <w:pStyle w:val="TableCell"/>
            </w:pPr>
            <w:r>
              <w:rPr>
                <w:color w:val="auto"/>
              </w:rPr>
              <w:t>Arm Output Enabled</w:t>
            </w:r>
          </w:p>
        </w:tc>
        <w:tc>
          <w:tcPr>
            <w:tcW w:w="4230" w:type="dxa"/>
            <w:tcBorders>
              <w:right w:val="single" w:sz="4" w:space="0" w:color="auto"/>
            </w:tcBorders>
          </w:tcPr>
          <w:p w:rsidR="007509F0" w:rsidRDefault="007509F0">
            <w:pPr>
              <w:pStyle w:val="TableCellCourierNew"/>
            </w:pPr>
            <w:r>
              <w:t xml:space="preserve">IVI_CLASS_ATTR_BASE + </w:t>
            </w:r>
            <w:r w:rsidR="00FA306D">
              <w:t>1</w:t>
            </w:r>
            <w:r>
              <w:t>0</w:t>
            </w:r>
            <w:r w:rsidR="00FA306D">
              <w:t>06</w:t>
            </w:r>
          </w:p>
        </w:tc>
      </w:tr>
      <w:tr w:rsidR="007509F0">
        <w:trPr>
          <w:cantSplit/>
        </w:trPr>
        <w:tc>
          <w:tcPr>
            <w:tcW w:w="4500" w:type="dxa"/>
            <w:tcBorders>
              <w:left w:val="single" w:sz="4" w:space="0" w:color="auto"/>
            </w:tcBorders>
          </w:tcPr>
          <w:p w:rsidR="007509F0" w:rsidRDefault="007509F0">
            <w:pPr>
              <w:pStyle w:val="TableCell"/>
              <w:rPr>
                <w:color w:val="auto"/>
              </w:rPr>
            </w:pPr>
            <w:r>
              <w:rPr>
                <w:color w:val="auto"/>
              </w:rPr>
              <w:t>Arm Slope</w:t>
            </w:r>
          </w:p>
        </w:tc>
        <w:tc>
          <w:tcPr>
            <w:tcW w:w="4230" w:type="dxa"/>
            <w:tcBorders>
              <w:right w:val="single" w:sz="4" w:space="0" w:color="auto"/>
            </w:tcBorders>
          </w:tcPr>
          <w:p w:rsidR="007509F0" w:rsidRDefault="00FA306D">
            <w:pPr>
              <w:pStyle w:val="TableCellCourierNew"/>
            </w:pPr>
            <w:r>
              <w:t>IVI_CLASS_ATTR_BASE + 1007</w:t>
            </w:r>
          </w:p>
        </w:tc>
      </w:tr>
      <w:tr w:rsidR="007509F0">
        <w:trPr>
          <w:cantSplit/>
        </w:trPr>
        <w:tc>
          <w:tcPr>
            <w:tcW w:w="4500" w:type="dxa"/>
            <w:tcBorders>
              <w:left w:val="single" w:sz="4" w:space="0" w:color="auto"/>
            </w:tcBorders>
          </w:tcPr>
          <w:p w:rsidR="007509F0" w:rsidRDefault="007509F0">
            <w:pPr>
              <w:pStyle w:val="TableCell"/>
            </w:pPr>
            <w:r>
              <w:rPr>
                <w:color w:val="auto"/>
              </w:rPr>
              <w:t>Arm Source Count</w:t>
            </w:r>
          </w:p>
        </w:tc>
        <w:tc>
          <w:tcPr>
            <w:tcW w:w="4230" w:type="dxa"/>
            <w:tcBorders>
              <w:right w:val="single" w:sz="4" w:space="0" w:color="auto"/>
            </w:tcBorders>
          </w:tcPr>
          <w:p w:rsidR="007509F0" w:rsidRDefault="007509F0">
            <w:pPr>
              <w:pStyle w:val="TableCellCourierNew"/>
            </w:pPr>
            <w:r>
              <w:t xml:space="preserve">IVI_CLASS_ATTR_BASE + </w:t>
            </w:r>
            <w:r w:rsidR="00FA306D">
              <w:t>1</w:t>
            </w:r>
            <w:r>
              <w:t>00</w:t>
            </w:r>
            <w:r w:rsidR="00FA306D">
              <w:t>8</w:t>
            </w:r>
          </w:p>
        </w:tc>
      </w:tr>
      <w:tr w:rsidR="007509F0">
        <w:trPr>
          <w:cantSplit/>
        </w:trPr>
        <w:tc>
          <w:tcPr>
            <w:tcW w:w="4500" w:type="dxa"/>
            <w:tcBorders>
              <w:left w:val="single" w:sz="4" w:space="0" w:color="auto"/>
            </w:tcBorders>
          </w:tcPr>
          <w:p w:rsidR="007509F0" w:rsidRDefault="007509F0">
            <w:pPr>
              <w:pStyle w:val="TableCell"/>
            </w:pPr>
            <w:r>
              <w:rPr>
                <w:color w:val="auto"/>
              </w:rPr>
              <w:t>Arm Type</w:t>
            </w:r>
          </w:p>
        </w:tc>
        <w:tc>
          <w:tcPr>
            <w:tcW w:w="4230" w:type="dxa"/>
            <w:tcBorders>
              <w:right w:val="single" w:sz="4" w:space="0" w:color="auto"/>
            </w:tcBorders>
          </w:tcPr>
          <w:p w:rsidR="007509F0" w:rsidRDefault="007509F0">
            <w:pPr>
              <w:pStyle w:val="TableCellCourierNew"/>
            </w:pPr>
            <w:r>
              <w:t xml:space="preserve">IVI_CLASS_ATTR_BASE + </w:t>
            </w:r>
            <w:r w:rsidR="00FA306D">
              <w:t>1</w:t>
            </w:r>
            <w:r>
              <w:t>0</w:t>
            </w:r>
            <w:r w:rsidR="00FA306D">
              <w:t>09</w:t>
            </w:r>
          </w:p>
        </w:tc>
      </w:tr>
      <w:tr w:rsidR="007509F0">
        <w:trPr>
          <w:cantSplit/>
        </w:trPr>
        <w:tc>
          <w:tcPr>
            <w:tcW w:w="4500" w:type="dxa"/>
            <w:tcBorders>
              <w:left w:val="single" w:sz="4" w:space="0" w:color="auto"/>
            </w:tcBorders>
          </w:tcPr>
          <w:p w:rsidR="007509F0" w:rsidRDefault="007509F0">
            <w:pPr>
              <w:pStyle w:val="TableCell"/>
              <w:rPr>
                <w:color w:val="auto"/>
              </w:rPr>
            </w:pPr>
          </w:p>
        </w:tc>
        <w:tc>
          <w:tcPr>
            <w:tcW w:w="4230" w:type="dxa"/>
            <w:tcBorders>
              <w:right w:val="single" w:sz="4" w:space="0" w:color="auto"/>
            </w:tcBorders>
          </w:tcPr>
          <w:p w:rsidR="007509F0" w:rsidRDefault="007509F0">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r>
              <w:rPr>
                <w:color w:val="auto"/>
              </w:rPr>
              <w:t>Arm Source List</w:t>
            </w:r>
          </w:p>
        </w:tc>
        <w:tc>
          <w:tcPr>
            <w:tcW w:w="4230" w:type="dxa"/>
            <w:tcBorders>
              <w:right w:val="single" w:sz="4" w:space="0" w:color="auto"/>
            </w:tcBorders>
          </w:tcPr>
          <w:p w:rsidR="007D4A58" w:rsidRDefault="007D4A58" w:rsidP="003616BB">
            <w:pPr>
              <w:pStyle w:val="TableCellCourierNew"/>
            </w:pPr>
            <w:r>
              <w:t>IVI_CLASS_ATTR_BASE + 1</w:t>
            </w:r>
            <w:r w:rsidR="006E7365">
              <w:t>1</w:t>
            </w:r>
            <w:r>
              <w:t>0</w:t>
            </w:r>
            <w:r w:rsidR="006E7365">
              <w:t>0</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r>
              <w:rPr>
                <w:color w:val="auto"/>
              </w:rPr>
              <w:t>Arm Source Operator</w:t>
            </w:r>
          </w:p>
        </w:tc>
        <w:tc>
          <w:tcPr>
            <w:tcW w:w="4230" w:type="dxa"/>
            <w:tcBorders>
              <w:right w:val="single" w:sz="4" w:space="0" w:color="auto"/>
            </w:tcBorders>
          </w:tcPr>
          <w:p w:rsidR="007D4A58" w:rsidRDefault="007D4A58" w:rsidP="003616BB">
            <w:pPr>
              <w:pStyle w:val="TableCellCourierNew"/>
            </w:pPr>
            <w:r>
              <w:t>IVI_CLASS_ATTR_BASE + 1</w:t>
            </w:r>
            <w:r w:rsidR="006E7365">
              <w:t>1</w:t>
            </w:r>
            <w:r>
              <w:t>0</w:t>
            </w:r>
            <w:r w:rsidR="006E7365">
              <w:t>1</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Glitch Arm Condition</w:t>
            </w:r>
          </w:p>
        </w:tc>
        <w:tc>
          <w:tcPr>
            <w:tcW w:w="4230" w:type="dxa"/>
            <w:tcBorders>
              <w:right w:val="single" w:sz="4" w:space="0" w:color="auto"/>
            </w:tcBorders>
          </w:tcPr>
          <w:p w:rsidR="007D4A58" w:rsidRDefault="007D4A58" w:rsidP="003616BB">
            <w:pPr>
              <w:pStyle w:val="TableCellCourierNew"/>
            </w:pPr>
            <w:r>
              <w:t>IVI_CLASS_ATTR_BASE + 1</w:t>
            </w:r>
            <w:r w:rsidR="006E7365">
              <w:t>2</w:t>
            </w:r>
            <w:r>
              <w:t>00</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r>
              <w:rPr>
                <w:color w:val="auto"/>
              </w:rPr>
              <w:t>Glitch Arm Polarity</w:t>
            </w:r>
          </w:p>
        </w:tc>
        <w:tc>
          <w:tcPr>
            <w:tcW w:w="4230" w:type="dxa"/>
            <w:tcBorders>
              <w:right w:val="single" w:sz="4" w:space="0" w:color="auto"/>
            </w:tcBorders>
          </w:tcPr>
          <w:p w:rsidR="007D4A58" w:rsidRDefault="007D4A58" w:rsidP="003616BB">
            <w:pPr>
              <w:pStyle w:val="TableCellCourierNew"/>
            </w:pPr>
            <w:r>
              <w:t>IVI_CLASS_ATTR_BASE + 1</w:t>
            </w:r>
            <w:r w:rsidR="006E7365">
              <w:t>2</w:t>
            </w:r>
            <w:r>
              <w:t>01</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lastRenderedPageBreak/>
              <w:t>Glitch Arm Width</w:t>
            </w:r>
          </w:p>
        </w:tc>
        <w:tc>
          <w:tcPr>
            <w:tcW w:w="4230" w:type="dxa"/>
            <w:tcBorders>
              <w:right w:val="single" w:sz="4" w:space="0" w:color="auto"/>
            </w:tcBorders>
          </w:tcPr>
          <w:p w:rsidR="007D4A58" w:rsidRDefault="007D4A58" w:rsidP="003616BB">
            <w:pPr>
              <w:pStyle w:val="TableCellCourierNew"/>
            </w:pPr>
            <w:r>
              <w:t>IVI_CLASS_ATTR_BASE + 1</w:t>
            </w:r>
            <w:r w:rsidR="006E7365">
              <w:t>2</w:t>
            </w:r>
            <w:r>
              <w:t>02</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Runt Arm High Threshold</w:t>
            </w:r>
          </w:p>
        </w:tc>
        <w:tc>
          <w:tcPr>
            <w:tcW w:w="4230" w:type="dxa"/>
            <w:tcBorders>
              <w:right w:val="single" w:sz="4" w:space="0" w:color="auto"/>
            </w:tcBorders>
          </w:tcPr>
          <w:p w:rsidR="007D4A58" w:rsidRDefault="007D4A58" w:rsidP="003616BB">
            <w:pPr>
              <w:pStyle w:val="TableCellCourierNew"/>
            </w:pPr>
            <w:r>
              <w:t>IVI_CLASS_ATTR_BASE + 1</w:t>
            </w:r>
            <w:r w:rsidR="006E7365">
              <w:t>3</w:t>
            </w:r>
            <w:r>
              <w:t>0</w:t>
            </w:r>
            <w:r w:rsidR="006E7365">
              <w:t>0</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Runt Arm Low Threshold</w:t>
            </w:r>
          </w:p>
        </w:tc>
        <w:tc>
          <w:tcPr>
            <w:tcW w:w="4230" w:type="dxa"/>
            <w:tcBorders>
              <w:right w:val="single" w:sz="4" w:space="0" w:color="auto"/>
            </w:tcBorders>
          </w:tcPr>
          <w:p w:rsidR="007D4A58" w:rsidRDefault="007D4A58" w:rsidP="003616BB">
            <w:pPr>
              <w:pStyle w:val="TableCellCourierNew"/>
            </w:pPr>
            <w:r>
              <w:t>IVI_CLASS_ATTR_BASE + 1</w:t>
            </w:r>
            <w:r w:rsidR="006E7365">
              <w:t>3</w:t>
            </w:r>
            <w:r>
              <w:t>0</w:t>
            </w:r>
            <w:r w:rsidR="006E7365">
              <w:t>1</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Runt Arm Polarity</w:t>
            </w:r>
          </w:p>
        </w:tc>
        <w:tc>
          <w:tcPr>
            <w:tcW w:w="4230" w:type="dxa"/>
            <w:tcBorders>
              <w:right w:val="single" w:sz="4" w:space="0" w:color="auto"/>
            </w:tcBorders>
          </w:tcPr>
          <w:p w:rsidR="007D4A58" w:rsidRDefault="007D4A58" w:rsidP="003616BB">
            <w:pPr>
              <w:pStyle w:val="TableCellCourierNew"/>
            </w:pPr>
            <w:r>
              <w:t>IVI_CLASS_ATTR_BASE + 1</w:t>
            </w:r>
            <w:r w:rsidR="006E7365">
              <w:t>3</w:t>
            </w:r>
            <w:r>
              <w:t>0</w:t>
            </w:r>
            <w:r w:rsidR="006E7365">
              <w:t>2</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TV Arm Event</w:t>
            </w:r>
          </w:p>
        </w:tc>
        <w:tc>
          <w:tcPr>
            <w:tcW w:w="4230" w:type="dxa"/>
            <w:tcBorders>
              <w:right w:val="single" w:sz="4" w:space="0" w:color="auto"/>
            </w:tcBorders>
          </w:tcPr>
          <w:p w:rsidR="007D4A58" w:rsidRDefault="007D4A58" w:rsidP="003616BB">
            <w:pPr>
              <w:pStyle w:val="TableCellCourierNew"/>
            </w:pPr>
            <w:r>
              <w:t>IVI_CLASS_ATTR_BASE + 1</w:t>
            </w:r>
            <w:r w:rsidR="006E7365">
              <w:t>4</w:t>
            </w:r>
            <w:r>
              <w:t>00</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TV Arm Line Number</w:t>
            </w:r>
          </w:p>
        </w:tc>
        <w:tc>
          <w:tcPr>
            <w:tcW w:w="4230" w:type="dxa"/>
            <w:tcBorders>
              <w:right w:val="single" w:sz="4" w:space="0" w:color="auto"/>
            </w:tcBorders>
          </w:tcPr>
          <w:p w:rsidR="007D4A58" w:rsidRDefault="007D4A58" w:rsidP="003616BB">
            <w:pPr>
              <w:pStyle w:val="TableCellCourierNew"/>
            </w:pPr>
            <w:r>
              <w:t>IVI_CLASS_ATTR_BASE + 1</w:t>
            </w:r>
            <w:r w:rsidR="006E7365">
              <w:t>4</w:t>
            </w:r>
            <w:r>
              <w:t>01</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TV Arm Polarity</w:t>
            </w:r>
          </w:p>
        </w:tc>
        <w:tc>
          <w:tcPr>
            <w:tcW w:w="4230" w:type="dxa"/>
            <w:tcBorders>
              <w:right w:val="single" w:sz="4" w:space="0" w:color="auto"/>
            </w:tcBorders>
          </w:tcPr>
          <w:p w:rsidR="007D4A58" w:rsidRDefault="007D4A58" w:rsidP="003616BB">
            <w:pPr>
              <w:pStyle w:val="TableCellCourierNew"/>
            </w:pPr>
            <w:r>
              <w:t>IVI_CLASS_ATTR_BASE + 1</w:t>
            </w:r>
            <w:r w:rsidR="006E7365">
              <w:t>4</w:t>
            </w:r>
            <w:r>
              <w:t>02</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TV Arm Signal Format</w:t>
            </w:r>
          </w:p>
        </w:tc>
        <w:tc>
          <w:tcPr>
            <w:tcW w:w="4230" w:type="dxa"/>
            <w:tcBorders>
              <w:right w:val="single" w:sz="4" w:space="0" w:color="auto"/>
            </w:tcBorders>
          </w:tcPr>
          <w:p w:rsidR="007D4A58" w:rsidRDefault="007D4A58" w:rsidP="003616BB">
            <w:pPr>
              <w:pStyle w:val="TableCellCourierNew"/>
            </w:pPr>
            <w:r>
              <w:t>IVI_CLASS_ATTR_BASE + 1</w:t>
            </w:r>
            <w:r w:rsidR="006E7365">
              <w:t>4</w:t>
            </w:r>
            <w:r>
              <w:t>03</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Width Arm Condition</w:t>
            </w:r>
          </w:p>
        </w:tc>
        <w:tc>
          <w:tcPr>
            <w:tcW w:w="4230" w:type="dxa"/>
            <w:tcBorders>
              <w:right w:val="single" w:sz="4" w:space="0" w:color="auto"/>
            </w:tcBorders>
          </w:tcPr>
          <w:p w:rsidR="007D4A58" w:rsidRDefault="007D4A58" w:rsidP="003616BB">
            <w:pPr>
              <w:pStyle w:val="TableCellCourierNew"/>
            </w:pPr>
            <w:r>
              <w:t>IVI_CLASS_ATTR_BASE + 1</w:t>
            </w:r>
            <w:r w:rsidR="006E7365">
              <w:t>5</w:t>
            </w:r>
            <w:r>
              <w:t>00</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Width Arm High Threshold</w:t>
            </w:r>
          </w:p>
        </w:tc>
        <w:tc>
          <w:tcPr>
            <w:tcW w:w="4230" w:type="dxa"/>
            <w:tcBorders>
              <w:right w:val="single" w:sz="4" w:space="0" w:color="auto"/>
            </w:tcBorders>
          </w:tcPr>
          <w:p w:rsidR="007D4A58" w:rsidRDefault="007D4A58" w:rsidP="003616BB">
            <w:pPr>
              <w:pStyle w:val="TableCellCourierNew"/>
            </w:pPr>
            <w:r>
              <w:t>IVI_CLASS_ATTR_BASE + 1</w:t>
            </w:r>
            <w:r w:rsidR="006E7365">
              <w:t>5</w:t>
            </w:r>
            <w:r>
              <w:t>0</w:t>
            </w:r>
            <w:r w:rsidR="006E7365">
              <w:t>1</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Width Arm Low</w:t>
            </w:r>
            <w:r w:rsidR="0035546D">
              <w:rPr>
                <w:color w:val="auto"/>
              </w:rPr>
              <w:t xml:space="preserve"> T</w:t>
            </w:r>
            <w:r>
              <w:rPr>
                <w:color w:val="auto"/>
              </w:rPr>
              <w:t>hreshold</w:t>
            </w:r>
          </w:p>
        </w:tc>
        <w:tc>
          <w:tcPr>
            <w:tcW w:w="4230" w:type="dxa"/>
            <w:tcBorders>
              <w:right w:val="single" w:sz="4" w:space="0" w:color="auto"/>
            </w:tcBorders>
          </w:tcPr>
          <w:p w:rsidR="007D4A58" w:rsidRDefault="007D4A58" w:rsidP="003616BB">
            <w:pPr>
              <w:pStyle w:val="TableCellCourierNew"/>
            </w:pPr>
            <w:r>
              <w:t>IVI_CLASS_ATTR_BASE + 1</w:t>
            </w:r>
            <w:r w:rsidR="006E7365">
              <w:t>5</w:t>
            </w:r>
            <w:r>
              <w:t>0</w:t>
            </w:r>
            <w:r w:rsidR="006E7365">
              <w:t>2</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Width Arm Polarity</w:t>
            </w:r>
          </w:p>
        </w:tc>
        <w:tc>
          <w:tcPr>
            <w:tcW w:w="4230" w:type="dxa"/>
            <w:tcBorders>
              <w:right w:val="single" w:sz="4" w:space="0" w:color="auto"/>
            </w:tcBorders>
          </w:tcPr>
          <w:p w:rsidR="007D4A58" w:rsidRDefault="007D4A58" w:rsidP="003616BB">
            <w:pPr>
              <w:pStyle w:val="TableCellCourierNew"/>
            </w:pPr>
            <w:r>
              <w:t>IVI_CLASS_ATTR_BASE + 1</w:t>
            </w:r>
            <w:r w:rsidR="006E7365">
              <w:t>5</w:t>
            </w:r>
            <w:r>
              <w:t>0</w:t>
            </w:r>
            <w:r w:rsidR="006E7365">
              <w:t>3</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Window Arm Condition</w:t>
            </w:r>
          </w:p>
        </w:tc>
        <w:tc>
          <w:tcPr>
            <w:tcW w:w="4230" w:type="dxa"/>
            <w:tcBorders>
              <w:right w:val="single" w:sz="4" w:space="0" w:color="auto"/>
            </w:tcBorders>
          </w:tcPr>
          <w:p w:rsidR="007D4A58" w:rsidRDefault="007D4A58" w:rsidP="003616BB">
            <w:pPr>
              <w:pStyle w:val="TableCellCourierNew"/>
            </w:pPr>
            <w:r>
              <w:t>IVI_CLASS_ATTR_BASE + 1</w:t>
            </w:r>
            <w:r w:rsidR="006E7365">
              <w:t>6</w:t>
            </w:r>
            <w:r>
              <w:t>00</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Window Arm High Threshold</w:t>
            </w:r>
          </w:p>
        </w:tc>
        <w:tc>
          <w:tcPr>
            <w:tcW w:w="4230" w:type="dxa"/>
            <w:tcBorders>
              <w:right w:val="single" w:sz="4" w:space="0" w:color="auto"/>
            </w:tcBorders>
          </w:tcPr>
          <w:p w:rsidR="007D4A58" w:rsidRDefault="007D4A58" w:rsidP="003616BB">
            <w:pPr>
              <w:pStyle w:val="TableCellCourierNew"/>
            </w:pPr>
            <w:r>
              <w:t>IVI_CLASS_ATTR_BASE + 1</w:t>
            </w:r>
            <w:r w:rsidR="006E7365">
              <w:t>6</w:t>
            </w:r>
            <w:r>
              <w:t>01</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Window Arm Low Threshold</w:t>
            </w:r>
          </w:p>
        </w:tc>
        <w:tc>
          <w:tcPr>
            <w:tcW w:w="4230" w:type="dxa"/>
            <w:tcBorders>
              <w:right w:val="single" w:sz="4" w:space="0" w:color="auto"/>
            </w:tcBorders>
          </w:tcPr>
          <w:p w:rsidR="007D4A58" w:rsidRDefault="007D4A58" w:rsidP="003616BB">
            <w:pPr>
              <w:pStyle w:val="TableCellCourierNew"/>
            </w:pPr>
            <w:r>
              <w:t>IVI_CLASS_ATTR_BASE + 1</w:t>
            </w:r>
            <w:r w:rsidR="006E7365">
              <w:t>6</w:t>
            </w:r>
            <w:r>
              <w:t>02</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r>
              <w:rPr>
                <w:color w:val="auto"/>
              </w:rPr>
              <w:t>Trigger Modifier</w:t>
            </w:r>
          </w:p>
        </w:tc>
        <w:tc>
          <w:tcPr>
            <w:tcW w:w="4230" w:type="dxa"/>
            <w:tcBorders>
              <w:right w:val="single" w:sz="4" w:space="0" w:color="auto"/>
            </w:tcBorders>
          </w:tcPr>
          <w:p w:rsidR="007D4A58" w:rsidRDefault="006E7365" w:rsidP="003616BB">
            <w:pPr>
              <w:pStyle w:val="TableCellCourierNew"/>
            </w:pPr>
            <w:r>
              <w:t>IVI_CLASS_ATTR_BASE + 1700</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Trigger Source List</w:t>
            </w:r>
          </w:p>
        </w:tc>
        <w:tc>
          <w:tcPr>
            <w:tcW w:w="4230" w:type="dxa"/>
            <w:tcBorders>
              <w:right w:val="single" w:sz="4" w:space="0" w:color="auto"/>
            </w:tcBorders>
          </w:tcPr>
          <w:p w:rsidR="007D4A58" w:rsidRDefault="007D4A58" w:rsidP="003616BB">
            <w:pPr>
              <w:pStyle w:val="TableCellCourierNew"/>
            </w:pPr>
            <w:r>
              <w:t>IVI_CLASS_ATTR_BASE + 1800</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Trigger Source Operator</w:t>
            </w:r>
          </w:p>
        </w:tc>
        <w:tc>
          <w:tcPr>
            <w:tcW w:w="4230" w:type="dxa"/>
            <w:tcBorders>
              <w:right w:val="single" w:sz="4" w:space="0" w:color="auto"/>
            </w:tcBorders>
          </w:tcPr>
          <w:p w:rsidR="007D4A58" w:rsidRDefault="007D4A58" w:rsidP="003616BB">
            <w:pPr>
              <w:pStyle w:val="TableCellCourierNew"/>
            </w:pPr>
            <w:r>
              <w:t>IVI_CLASS_ATTR_BASE + 1801</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Pretrigger Samples</w:t>
            </w:r>
          </w:p>
        </w:tc>
        <w:tc>
          <w:tcPr>
            <w:tcW w:w="4230" w:type="dxa"/>
            <w:tcBorders>
              <w:right w:val="single" w:sz="4" w:space="0" w:color="auto"/>
            </w:tcBorders>
          </w:tcPr>
          <w:p w:rsidR="007D4A58" w:rsidRDefault="007D4A58" w:rsidP="003616BB">
            <w:pPr>
              <w:pStyle w:val="TableCellCourierNew"/>
            </w:pPr>
            <w:r>
              <w:t>IVI_CLASS_ATTR_BASE + 1</w:t>
            </w:r>
            <w:r w:rsidR="006E7365">
              <w:t>9</w:t>
            </w:r>
            <w:r>
              <w:t>00</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r>
              <w:rPr>
                <w:color w:val="auto"/>
              </w:rPr>
              <w:t>Trigger Holdoff</w:t>
            </w:r>
          </w:p>
        </w:tc>
        <w:tc>
          <w:tcPr>
            <w:tcW w:w="4230" w:type="dxa"/>
            <w:tcBorders>
              <w:right w:val="single" w:sz="4" w:space="0" w:color="auto"/>
            </w:tcBorders>
          </w:tcPr>
          <w:p w:rsidR="007D4A58" w:rsidRDefault="007D4A58" w:rsidP="003616BB">
            <w:pPr>
              <w:pStyle w:val="TableCellCourierNew"/>
            </w:pPr>
            <w:r>
              <w:t>IVI_CLASS_ATTR_BASE +</w:t>
            </w:r>
            <w:r w:rsidR="006E7365">
              <w:t xml:space="preserve"> 2000</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509F0" w:rsidTr="003616BB">
        <w:trPr>
          <w:cantSplit/>
        </w:trPr>
        <w:tc>
          <w:tcPr>
            <w:tcW w:w="4500" w:type="dxa"/>
            <w:tcBorders>
              <w:left w:val="single" w:sz="4" w:space="0" w:color="auto"/>
            </w:tcBorders>
          </w:tcPr>
          <w:p w:rsidR="007509F0" w:rsidRDefault="007509F0" w:rsidP="003616BB">
            <w:pPr>
              <w:pStyle w:val="TableCell"/>
            </w:pPr>
            <w:r>
              <w:rPr>
                <w:color w:val="auto"/>
              </w:rPr>
              <w:t>Glitch Trigger Condition</w:t>
            </w:r>
          </w:p>
        </w:tc>
        <w:tc>
          <w:tcPr>
            <w:tcW w:w="4230" w:type="dxa"/>
            <w:tcBorders>
              <w:right w:val="single" w:sz="4" w:space="0" w:color="auto"/>
            </w:tcBorders>
          </w:tcPr>
          <w:p w:rsidR="007509F0" w:rsidRDefault="007509F0" w:rsidP="003616BB">
            <w:pPr>
              <w:pStyle w:val="TableCellCourierNew"/>
            </w:pPr>
            <w:r>
              <w:t xml:space="preserve">IVI_CLASS_ATTR_BASE + </w:t>
            </w:r>
            <w:r w:rsidR="006E7365">
              <w:t>2100</w:t>
            </w:r>
          </w:p>
        </w:tc>
      </w:tr>
      <w:tr w:rsidR="007509F0" w:rsidTr="003616BB">
        <w:trPr>
          <w:cantSplit/>
        </w:trPr>
        <w:tc>
          <w:tcPr>
            <w:tcW w:w="4500" w:type="dxa"/>
            <w:tcBorders>
              <w:left w:val="single" w:sz="4" w:space="0" w:color="auto"/>
            </w:tcBorders>
          </w:tcPr>
          <w:p w:rsidR="007509F0" w:rsidRDefault="007509F0" w:rsidP="003616BB">
            <w:pPr>
              <w:pStyle w:val="TableCell"/>
              <w:rPr>
                <w:color w:val="auto"/>
              </w:rPr>
            </w:pPr>
            <w:r>
              <w:rPr>
                <w:color w:val="auto"/>
              </w:rPr>
              <w:t>Glitch Trigger Polarity</w:t>
            </w:r>
          </w:p>
        </w:tc>
        <w:tc>
          <w:tcPr>
            <w:tcW w:w="4230" w:type="dxa"/>
            <w:tcBorders>
              <w:right w:val="single" w:sz="4" w:space="0" w:color="auto"/>
            </w:tcBorders>
          </w:tcPr>
          <w:p w:rsidR="007509F0" w:rsidRDefault="007509F0" w:rsidP="003616BB">
            <w:pPr>
              <w:pStyle w:val="TableCellCourierNew"/>
            </w:pPr>
            <w:r>
              <w:t xml:space="preserve">IVI_CLASS_ATTR_BASE + </w:t>
            </w:r>
            <w:r w:rsidR="006E7365">
              <w:t>2101</w:t>
            </w:r>
          </w:p>
        </w:tc>
      </w:tr>
      <w:tr w:rsidR="007509F0" w:rsidTr="003616BB">
        <w:trPr>
          <w:cantSplit/>
        </w:trPr>
        <w:tc>
          <w:tcPr>
            <w:tcW w:w="4500" w:type="dxa"/>
            <w:tcBorders>
              <w:left w:val="single" w:sz="4" w:space="0" w:color="auto"/>
            </w:tcBorders>
          </w:tcPr>
          <w:p w:rsidR="007509F0" w:rsidRDefault="007509F0" w:rsidP="003616BB">
            <w:pPr>
              <w:pStyle w:val="TableCell"/>
            </w:pPr>
            <w:r>
              <w:rPr>
                <w:color w:val="auto"/>
              </w:rPr>
              <w:t>Glitch Trigger Width</w:t>
            </w:r>
          </w:p>
        </w:tc>
        <w:tc>
          <w:tcPr>
            <w:tcW w:w="4230" w:type="dxa"/>
            <w:tcBorders>
              <w:right w:val="single" w:sz="4" w:space="0" w:color="auto"/>
            </w:tcBorders>
          </w:tcPr>
          <w:p w:rsidR="007509F0" w:rsidRDefault="007509F0" w:rsidP="003616BB">
            <w:pPr>
              <w:pStyle w:val="TableCellCourierNew"/>
            </w:pPr>
            <w:r>
              <w:t xml:space="preserve">IVI_CLASS_ATTR_BASE + </w:t>
            </w:r>
            <w:r w:rsidR="006E7365">
              <w:t>2102</w:t>
            </w:r>
          </w:p>
        </w:tc>
      </w:tr>
      <w:tr w:rsidR="007509F0">
        <w:trPr>
          <w:cantSplit/>
        </w:trPr>
        <w:tc>
          <w:tcPr>
            <w:tcW w:w="4500" w:type="dxa"/>
            <w:tcBorders>
              <w:left w:val="single" w:sz="4" w:space="0" w:color="auto"/>
            </w:tcBorders>
          </w:tcPr>
          <w:p w:rsidR="007509F0" w:rsidRDefault="007509F0">
            <w:pPr>
              <w:pStyle w:val="TableCell"/>
              <w:rPr>
                <w:color w:val="auto"/>
              </w:rPr>
            </w:pPr>
          </w:p>
        </w:tc>
        <w:tc>
          <w:tcPr>
            <w:tcW w:w="4230" w:type="dxa"/>
            <w:tcBorders>
              <w:right w:val="single" w:sz="4" w:space="0" w:color="auto"/>
            </w:tcBorders>
          </w:tcPr>
          <w:p w:rsidR="007509F0" w:rsidRDefault="007509F0">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Runt Trigger High Threshold</w:t>
            </w:r>
          </w:p>
        </w:tc>
        <w:tc>
          <w:tcPr>
            <w:tcW w:w="4230" w:type="dxa"/>
            <w:tcBorders>
              <w:right w:val="single" w:sz="4" w:space="0" w:color="auto"/>
            </w:tcBorders>
          </w:tcPr>
          <w:p w:rsidR="007D4A58" w:rsidRDefault="007D4A58" w:rsidP="003616BB">
            <w:pPr>
              <w:pStyle w:val="TableCellCourierNew"/>
            </w:pPr>
            <w:r>
              <w:t xml:space="preserve">IVI_CLASS_ATTR_BASE + </w:t>
            </w:r>
            <w:r w:rsidR="006E7365">
              <w:t>2200</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Runt Trigger Low Threshold</w:t>
            </w:r>
          </w:p>
        </w:tc>
        <w:tc>
          <w:tcPr>
            <w:tcW w:w="4230" w:type="dxa"/>
            <w:tcBorders>
              <w:right w:val="single" w:sz="4" w:space="0" w:color="auto"/>
            </w:tcBorders>
          </w:tcPr>
          <w:p w:rsidR="007D4A58" w:rsidRDefault="007D4A58" w:rsidP="003616BB">
            <w:pPr>
              <w:pStyle w:val="TableCellCourierNew"/>
            </w:pPr>
            <w:r>
              <w:t xml:space="preserve">IVI_CLASS_ATTR_BASE + </w:t>
            </w:r>
            <w:r w:rsidR="006E7365">
              <w:t>2201</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Runt Trigger Polarity</w:t>
            </w:r>
          </w:p>
        </w:tc>
        <w:tc>
          <w:tcPr>
            <w:tcW w:w="4230" w:type="dxa"/>
            <w:tcBorders>
              <w:right w:val="single" w:sz="4" w:space="0" w:color="auto"/>
            </w:tcBorders>
          </w:tcPr>
          <w:p w:rsidR="007D4A58" w:rsidRDefault="007D4A58" w:rsidP="003616BB">
            <w:pPr>
              <w:pStyle w:val="TableCellCourierNew"/>
            </w:pPr>
            <w:r>
              <w:t xml:space="preserve">IVI_CLASS_ATTR_BASE + </w:t>
            </w:r>
            <w:r w:rsidR="006E7365">
              <w:t>2202</w:t>
            </w:r>
          </w:p>
        </w:tc>
      </w:tr>
      <w:tr w:rsidR="007D4A58">
        <w:trPr>
          <w:cantSplit/>
        </w:trPr>
        <w:tc>
          <w:tcPr>
            <w:tcW w:w="4500" w:type="dxa"/>
            <w:tcBorders>
              <w:left w:val="single" w:sz="4" w:space="0" w:color="auto"/>
            </w:tcBorders>
          </w:tcPr>
          <w:p w:rsidR="007D4A58" w:rsidRDefault="007D4A58">
            <w:pPr>
              <w:pStyle w:val="TableCell"/>
              <w:rPr>
                <w:color w:val="auto"/>
              </w:rPr>
            </w:pPr>
          </w:p>
        </w:tc>
        <w:tc>
          <w:tcPr>
            <w:tcW w:w="4230" w:type="dxa"/>
            <w:tcBorders>
              <w:right w:val="single" w:sz="4" w:space="0" w:color="auto"/>
            </w:tcBorders>
          </w:tcPr>
          <w:p w:rsidR="007D4A58" w:rsidRDefault="007D4A58">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TV Trigger Event</w:t>
            </w:r>
          </w:p>
        </w:tc>
        <w:tc>
          <w:tcPr>
            <w:tcW w:w="4230" w:type="dxa"/>
            <w:tcBorders>
              <w:right w:val="single" w:sz="4" w:space="0" w:color="auto"/>
            </w:tcBorders>
          </w:tcPr>
          <w:p w:rsidR="007D4A58" w:rsidRDefault="007D4A58" w:rsidP="003616BB">
            <w:pPr>
              <w:pStyle w:val="TableCellCourierNew"/>
            </w:pPr>
            <w:r>
              <w:t xml:space="preserve">IVI_CLASS_ATTR_BASE + </w:t>
            </w:r>
            <w:r w:rsidR="006E7365">
              <w:t>2300</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lastRenderedPageBreak/>
              <w:t>TV Trigger Line Number</w:t>
            </w:r>
          </w:p>
        </w:tc>
        <w:tc>
          <w:tcPr>
            <w:tcW w:w="4230" w:type="dxa"/>
            <w:tcBorders>
              <w:right w:val="single" w:sz="4" w:space="0" w:color="auto"/>
            </w:tcBorders>
          </w:tcPr>
          <w:p w:rsidR="007D4A58" w:rsidRDefault="007D4A58" w:rsidP="003616BB">
            <w:pPr>
              <w:pStyle w:val="TableCellCourierNew"/>
            </w:pPr>
            <w:r>
              <w:t xml:space="preserve">IVI_CLASS_ATTR_BASE + </w:t>
            </w:r>
            <w:r w:rsidR="006E7365">
              <w:t>2301</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TV Trigger Polarity</w:t>
            </w:r>
          </w:p>
        </w:tc>
        <w:tc>
          <w:tcPr>
            <w:tcW w:w="4230" w:type="dxa"/>
            <w:tcBorders>
              <w:right w:val="single" w:sz="4" w:space="0" w:color="auto"/>
            </w:tcBorders>
          </w:tcPr>
          <w:p w:rsidR="007D4A58" w:rsidRDefault="007D4A58" w:rsidP="003616BB">
            <w:pPr>
              <w:pStyle w:val="TableCellCourierNew"/>
            </w:pPr>
            <w:r>
              <w:t xml:space="preserve">IVI_CLASS_ATTR_BASE + </w:t>
            </w:r>
            <w:r w:rsidR="006E7365">
              <w:t>2302</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TV Trigger Signal Format</w:t>
            </w:r>
          </w:p>
        </w:tc>
        <w:tc>
          <w:tcPr>
            <w:tcW w:w="4230" w:type="dxa"/>
            <w:tcBorders>
              <w:right w:val="single" w:sz="4" w:space="0" w:color="auto"/>
            </w:tcBorders>
          </w:tcPr>
          <w:p w:rsidR="007D4A58" w:rsidRDefault="007D4A58" w:rsidP="003616BB">
            <w:pPr>
              <w:pStyle w:val="TableCellCourierNew"/>
            </w:pPr>
            <w:r>
              <w:t xml:space="preserve">IVI_CLASS_ATTR_BASE + </w:t>
            </w:r>
            <w:r w:rsidR="006E7365">
              <w:t>2303</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509F0">
        <w:trPr>
          <w:cantSplit/>
        </w:trPr>
        <w:tc>
          <w:tcPr>
            <w:tcW w:w="4500" w:type="dxa"/>
            <w:tcBorders>
              <w:left w:val="single" w:sz="4" w:space="0" w:color="auto"/>
            </w:tcBorders>
          </w:tcPr>
          <w:p w:rsidR="007509F0" w:rsidRDefault="007509F0">
            <w:pPr>
              <w:pStyle w:val="TableCell"/>
            </w:pPr>
            <w:r>
              <w:rPr>
                <w:color w:val="auto"/>
              </w:rPr>
              <w:t>Width Trigger Condition</w:t>
            </w:r>
          </w:p>
        </w:tc>
        <w:tc>
          <w:tcPr>
            <w:tcW w:w="4230" w:type="dxa"/>
            <w:tcBorders>
              <w:right w:val="single" w:sz="4" w:space="0" w:color="auto"/>
            </w:tcBorders>
          </w:tcPr>
          <w:p w:rsidR="007509F0" w:rsidRDefault="007509F0">
            <w:pPr>
              <w:pStyle w:val="TableCellCourierNew"/>
            </w:pPr>
            <w:r>
              <w:t xml:space="preserve">IVI_CLASS_ATTR_BASE + </w:t>
            </w:r>
            <w:r w:rsidR="006E7365">
              <w:t>2400</w:t>
            </w:r>
          </w:p>
        </w:tc>
      </w:tr>
      <w:tr w:rsidR="007509F0">
        <w:trPr>
          <w:cantSplit/>
        </w:trPr>
        <w:tc>
          <w:tcPr>
            <w:tcW w:w="4500" w:type="dxa"/>
            <w:tcBorders>
              <w:left w:val="single" w:sz="4" w:space="0" w:color="auto"/>
            </w:tcBorders>
          </w:tcPr>
          <w:p w:rsidR="007509F0" w:rsidRDefault="007509F0">
            <w:pPr>
              <w:pStyle w:val="TableCell"/>
            </w:pPr>
            <w:r>
              <w:rPr>
                <w:color w:val="auto"/>
              </w:rPr>
              <w:t>Width Trigger High Threshold</w:t>
            </w:r>
          </w:p>
        </w:tc>
        <w:tc>
          <w:tcPr>
            <w:tcW w:w="4230" w:type="dxa"/>
            <w:tcBorders>
              <w:right w:val="single" w:sz="4" w:space="0" w:color="auto"/>
            </w:tcBorders>
          </w:tcPr>
          <w:p w:rsidR="007509F0" w:rsidRDefault="007509F0">
            <w:pPr>
              <w:pStyle w:val="TableCellCourierNew"/>
            </w:pPr>
            <w:r>
              <w:t xml:space="preserve">IVI_CLASS_ATTR_BASE + </w:t>
            </w:r>
            <w:r w:rsidR="006E7365">
              <w:t>2401</w:t>
            </w:r>
          </w:p>
        </w:tc>
      </w:tr>
      <w:tr w:rsidR="007509F0">
        <w:trPr>
          <w:cantSplit/>
        </w:trPr>
        <w:tc>
          <w:tcPr>
            <w:tcW w:w="4500" w:type="dxa"/>
            <w:tcBorders>
              <w:left w:val="single" w:sz="4" w:space="0" w:color="auto"/>
            </w:tcBorders>
          </w:tcPr>
          <w:p w:rsidR="007509F0" w:rsidRDefault="007509F0">
            <w:pPr>
              <w:pStyle w:val="TableCell"/>
            </w:pPr>
            <w:r>
              <w:rPr>
                <w:color w:val="auto"/>
              </w:rPr>
              <w:t>Width Trigger Low Threshold</w:t>
            </w:r>
          </w:p>
        </w:tc>
        <w:tc>
          <w:tcPr>
            <w:tcW w:w="4230" w:type="dxa"/>
            <w:tcBorders>
              <w:right w:val="single" w:sz="4" w:space="0" w:color="auto"/>
            </w:tcBorders>
          </w:tcPr>
          <w:p w:rsidR="007509F0" w:rsidRDefault="007509F0">
            <w:pPr>
              <w:pStyle w:val="TableCellCourierNew"/>
            </w:pPr>
            <w:r>
              <w:t xml:space="preserve">IVI_CLASS_ATTR_BASE + </w:t>
            </w:r>
            <w:r w:rsidR="006E7365">
              <w:t>2402</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Width Trigger Polarity</w:t>
            </w:r>
          </w:p>
        </w:tc>
        <w:tc>
          <w:tcPr>
            <w:tcW w:w="4230" w:type="dxa"/>
            <w:tcBorders>
              <w:right w:val="single" w:sz="4" w:space="0" w:color="auto"/>
            </w:tcBorders>
          </w:tcPr>
          <w:p w:rsidR="007D4A58" w:rsidRDefault="007D4A58" w:rsidP="003616BB">
            <w:pPr>
              <w:pStyle w:val="TableCellCourierNew"/>
            </w:pPr>
            <w:r>
              <w:t xml:space="preserve">IVI_CLASS_ATTR_BASE + </w:t>
            </w:r>
            <w:r w:rsidR="006E7365">
              <w:t>2403</w:t>
            </w:r>
          </w:p>
        </w:tc>
      </w:tr>
      <w:tr w:rsidR="007509F0">
        <w:trPr>
          <w:cantSplit/>
        </w:trPr>
        <w:tc>
          <w:tcPr>
            <w:tcW w:w="4500" w:type="dxa"/>
            <w:tcBorders>
              <w:left w:val="single" w:sz="4" w:space="0" w:color="auto"/>
            </w:tcBorders>
          </w:tcPr>
          <w:p w:rsidR="007509F0" w:rsidRDefault="007509F0">
            <w:pPr>
              <w:pStyle w:val="TableCell"/>
              <w:rPr>
                <w:color w:val="auto"/>
              </w:rPr>
            </w:pPr>
          </w:p>
        </w:tc>
        <w:tc>
          <w:tcPr>
            <w:tcW w:w="4230" w:type="dxa"/>
            <w:tcBorders>
              <w:right w:val="single" w:sz="4" w:space="0" w:color="auto"/>
            </w:tcBorders>
          </w:tcPr>
          <w:p w:rsidR="007509F0" w:rsidRDefault="007509F0">
            <w:pPr>
              <w:pStyle w:val="TableCellCourierNew"/>
            </w:pPr>
          </w:p>
        </w:tc>
      </w:tr>
      <w:tr w:rsidR="007509F0">
        <w:trPr>
          <w:cantSplit/>
        </w:trPr>
        <w:tc>
          <w:tcPr>
            <w:tcW w:w="4500" w:type="dxa"/>
            <w:tcBorders>
              <w:left w:val="single" w:sz="4" w:space="0" w:color="auto"/>
            </w:tcBorders>
          </w:tcPr>
          <w:p w:rsidR="007509F0" w:rsidRDefault="007509F0">
            <w:pPr>
              <w:pStyle w:val="TableCell"/>
            </w:pPr>
            <w:r>
              <w:rPr>
                <w:color w:val="auto"/>
              </w:rPr>
              <w:t>Window Trigger Condition</w:t>
            </w:r>
          </w:p>
        </w:tc>
        <w:tc>
          <w:tcPr>
            <w:tcW w:w="4230" w:type="dxa"/>
            <w:tcBorders>
              <w:right w:val="single" w:sz="4" w:space="0" w:color="auto"/>
            </w:tcBorders>
          </w:tcPr>
          <w:p w:rsidR="007509F0" w:rsidRDefault="007509F0">
            <w:pPr>
              <w:pStyle w:val="TableCellCourierNew"/>
            </w:pPr>
            <w:r>
              <w:t xml:space="preserve">IVI_CLASS_ATTR_BASE + </w:t>
            </w:r>
            <w:r w:rsidR="006E7365">
              <w:t>2500</w:t>
            </w:r>
          </w:p>
        </w:tc>
      </w:tr>
      <w:tr w:rsidR="007509F0" w:rsidTr="007D4A58">
        <w:trPr>
          <w:cantSplit/>
        </w:trPr>
        <w:tc>
          <w:tcPr>
            <w:tcW w:w="4500" w:type="dxa"/>
            <w:tcBorders>
              <w:left w:val="single" w:sz="4" w:space="0" w:color="auto"/>
              <w:bottom w:val="single" w:sz="6" w:space="0" w:color="auto"/>
            </w:tcBorders>
          </w:tcPr>
          <w:p w:rsidR="007509F0" w:rsidRDefault="007509F0">
            <w:pPr>
              <w:pStyle w:val="TableCell"/>
            </w:pPr>
            <w:r>
              <w:rPr>
                <w:color w:val="auto"/>
              </w:rPr>
              <w:t>Window Trigger High Threshold</w:t>
            </w:r>
          </w:p>
        </w:tc>
        <w:tc>
          <w:tcPr>
            <w:tcW w:w="4230" w:type="dxa"/>
            <w:tcBorders>
              <w:bottom w:val="single" w:sz="6" w:space="0" w:color="auto"/>
              <w:right w:val="single" w:sz="4" w:space="0" w:color="auto"/>
            </w:tcBorders>
          </w:tcPr>
          <w:p w:rsidR="007509F0" w:rsidRDefault="007509F0">
            <w:pPr>
              <w:pStyle w:val="TableCellCourierNew"/>
            </w:pPr>
            <w:r>
              <w:t xml:space="preserve">IVI_CLASS_ATTR_BASE + </w:t>
            </w:r>
            <w:r w:rsidR="006E7365">
              <w:t>2501</w:t>
            </w:r>
          </w:p>
        </w:tc>
      </w:tr>
      <w:tr w:rsidR="007509F0" w:rsidTr="007D4A58">
        <w:trPr>
          <w:cantSplit/>
        </w:trPr>
        <w:tc>
          <w:tcPr>
            <w:tcW w:w="4500" w:type="dxa"/>
            <w:tcBorders>
              <w:top w:val="single" w:sz="6" w:space="0" w:color="auto"/>
              <w:left w:val="single" w:sz="6" w:space="0" w:color="auto"/>
              <w:bottom w:val="single" w:sz="6" w:space="0" w:color="auto"/>
              <w:right w:val="single" w:sz="6" w:space="0" w:color="auto"/>
            </w:tcBorders>
          </w:tcPr>
          <w:p w:rsidR="007509F0" w:rsidRDefault="007509F0">
            <w:pPr>
              <w:pStyle w:val="TableCell"/>
            </w:pPr>
            <w:r>
              <w:rPr>
                <w:color w:val="auto"/>
              </w:rPr>
              <w:t>Window Trigger Low Threshold</w:t>
            </w:r>
          </w:p>
        </w:tc>
        <w:tc>
          <w:tcPr>
            <w:tcW w:w="4230" w:type="dxa"/>
            <w:tcBorders>
              <w:top w:val="single" w:sz="6" w:space="0" w:color="auto"/>
              <w:left w:val="single" w:sz="6" w:space="0" w:color="auto"/>
              <w:bottom w:val="single" w:sz="6" w:space="0" w:color="auto"/>
              <w:right w:val="single" w:sz="6" w:space="0" w:color="auto"/>
            </w:tcBorders>
          </w:tcPr>
          <w:p w:rsidR="007509F0" w:rsidRDefault="007509F0">
            <w:pPr>
              <w:pStyle w:val="TableCellCourierNew"/>
            </w:pPr>
            <w:r>
              <w:t xml:space="preserve">IVI_CLASS_ATTR_BASE + </w:t>
            </w:r>
            <w:r w:rsidR="006E7365">
              <w:t>2502</w:t>
            </w:r>
          </w:p>
        </w:tc>
      </w:tr>
    </w:tbl>
    <w:p w:rsidR="00004825" w:rsidRDefault="00004825">
      <w:pPr>
        <w:pStyle w:val="Body1"/>
      </w:pPr>
    </w:p>
    <w:p w:rsidR="00004825" w:rsidRDefault="00004825">
      <w:pPr>
        <w:pStyle w:val="Body1"/>
        <w:rPr>
          <w:sz w:val="12"/>
          <w:szCs w:val="12"/>
        </w:rPr>
      </w:pPr>
    </w:p>
    <w:p w:rsidR="00004825" w:rsidRDefault="00004825">
      <w:pPr>
        <w:pStyle w:val="Heading1"/>
      </w:pPr>
      <w:bookmarkStart w:id="1440" w:name="_Toc406941930"/>
      <w:bookmarkStart w:id="1441" w:name="_Toc411871214"/>
      <w:bookmarkStart w:id="1442" w:name="_Toc418325378"/>
      <w:bookmarkStart w:id="1443" w:name="_Toc460747752"/>
      <w:bookmarkStart w:id="1444" w:name="_Toc170810261"/>
      <w:bookmarkStart w:id="1445" w:name="_Toc304583932"/>
      <w:bookmarkStart w:id="1446" w:name="_Toc306374783"/>
      <w:r>
        <w:lastRenderedPageBreak/>
        <w:t>IviDigitizer Attribute Value Definitions</w:t>
      </w:r>
      <w:bookmarkEnd w:id="1440"/>
      <w:bookmarkEnd w:id="1441"/>
      <w:bookmarkEnd w:id="1442"/>
      <w:bookmarkEnd w:id="1443"/>
      <w:bookmarkEnd w:id="1444"/>
      <w:bookmarkEnd w:id="1445"/>
      <w:bookmarkEnd w:id="1446"/>
    </w:p>
    <w:p w:rsidR="00004825" w:rsidRDefault="00004825">
      <w:pPr>
        <w:pStyle w:val="Body1"/>
      </w:pPr>
      <w:r>
        <w:t>This section specifies the actual value for each defined attribute value.</w:t>
      </w:r>
    </w:p>
    <w:p w:rsidR="00004825" w:rsidRDefault="00004825" w:rsidP="00924A7B">
      <w:pPr>
        <w:pStyle w:val="FunctionHead"/>
      </w:pPr>
      <w:r>
        <w:t>Arm Coupling</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AC</w:t>
            </w:r>
          </w:p>
        </w:tc>
        <w:tc>
          <w:tcPr>
            <w:tcW w:w="1080" w:type="dxa"/>
          </w:tcPr>
          <w:p w:rsidR="00A244CB" w:rsidRDefault="00A244CB">
            <w:pPr>
              <w:pStyle w:val="TableCell"/>
            </w:pPr>
            <w:r>
              <w:t>.NET</w:t>
            </w:r>
          </w:p>
        </w:tc>
        <w:tc>
          <w:tcPr>
            <w:tcW w:w="5114" w:type="dxa"/>
          </w:tcPr>
          <w:p w:rsidR="00A244CB" w:rsidRDefault="00A244CB">
            <w:pPr>
              <w:pStyle w:val="TableCellCourierNew"/>
            </w:pPr>
            <w:r>
              <w:t>TriggerCoupling.AC</w:t>
            </w:r>
          </w:p>
        </w:tc>
        <w:tc>
          <w:tcPr>
            <w:tcW w:w="806" w:type="dxa"/>
            <w:gridSpan w:val="2"/>
          </w:tcPr>
          <w:p w:rsidR="00A244CB" w:rsidRDefault="00A244CB">
            <w:pPr>
              <w:pStyle w:val="TableCell"/>
            </w:pPr>
            <w:r>
              <w:t>0</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IVIDIGITIZER_VAL_TRIGGER_COUPLING_AC</w:t>
            </w:r>
          </w:p>
        </w:tc>
        <w:tc>
          <w:tcPr>
            <w:tcW w:w="806" w:type="dxa"/>
            <w:gridSpan w:val="2"/>
          </w:tcPr>
          <w:p w:rsidR="00A244CB" w:rsidRDefault="00A244CB">
            <w:pPr>
              <w:pStyle w:val="TableCell"/>
            </w:pPr>
            <w:r>
              <w:t>0</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IviDigitizerTriggerCouplingAC</w:t>
            </w:r>
          </w:p>
        </w:tc>
        <w:tc>
          <w:tcPr>
            <w:tcW w:w="806" w:type="dxa"/>
            <w:gridSpan w:val="2"/>
          </w:tcPr>
          <w:p w:rsidR="00A244CB" w:rsidRDefault="00A244CB">
            <w:pPr>
              <w:pStyle w:val="TableCell"/>
            </w:pPr>
            <w:r>
              <w:t>0</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DC</w:t>
            </w:r>
          </w:p>
        </w:tc>
        <w:tc>
          <w:tcPr>
            <w:tcW w:w="1080" w:type="dxa"/>
          </w:tcPr>
          <w:p w:rsidR="00A244CB" w:rsidRDefault="00A244CB">
            <w:pPr>
              <w:pStyle w:val="TableCell"/>
            </w:pPr>
            <w:r>
              <w:t>.NET</w:t>
            </w:r>
          </w:p>
        </w:tc>
        <w:tc>
          <w:tcPr>
            <w:tcW w:w="5114" w:type="dxa"/>
          </w:tcPr>
          <w:p w:rsidR="00A244CB" w:rsidRDefault="00A244CB">
            <w:pPr>
              <w:pStyle w:val="TableCellCourierNew"/>
            </w:pPr>
            <w:r>
              <w:t>TriggerCoupling.DC</w:t>
            </w:r>
          </w:p>
        </w:tc>
        <w:tc>
          <w:tcPr>
            <w:tcW w:w="806" w:type="dxa"/>
            <w:gridSpan w:val="2"/>
          </w:tcPr>
          <w:p w:rsidR="00A244CB" w:rsidRDefault="00A244CB">
            <w:pPr>
              <w:pStyle w:val="TableCell"/>
            </w:pPr>
            <w:r>
              <w:t>1</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IVIDIGITIZER_VAL_TRIGGER_COUPLING_DC</w:t>
            </w:r>
          </w:p>
        </w:tc>
        <w:tc>
          <w:tcPr>
            <w:tcW w:w="806" w:type="dxa"/>
            <w:gridSpan w:val="2"/>
          </w:tcPr>
          <w:p w:rsidR="00A244CB" w:rsidRDefault="00A244CB">
            <w:pPr>
              <w:pStyle w:val="TableCell"/>
            </w:pPr>
            <w:r>
              <w:t>1</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IviDigitizerTriggerCouplingDC</w:t>
            </w:r>
          </w:p>
        </w:tc>
        <w:tc>
          <w:tcPr>
            <w:tcW w:w="806" w:type="dxa"/>
            <w:gridSpan w:val="2"/>
          </w:tcPr>
          <w:p w:rsidR="00A244CB" w:rsidRDefault="00A244CB">
            <w:pPr>
              <w:pStyle w:val="TableCell"/>
            </w:pPr>
            <w:r>
              <w:t>1</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HF Reject</w:t>
            </w:r>
          </w:p>
        </w:tc>
        <w:tc>
          <w:tcPr>
            <w:tcW w:w="1080" w:type="dxa"/>
          </w:tcPr>
          <w:p w:rsidR="00A244CB" w:rsidRDefault="00A244CB">
            <w:pPr>
              <w:pStyle w:val="TableCell"/>
            </w:pPr>
            <w:r>
              <w:t>.NET</w:t>
            </w:r>
          </w:p>
        </w:tc>
        <w:tc>
          <w:tcPr>
            <w:tcW w:w="5114" w:type="dxa"/>
          </w:tcPr>
          <w:p w:rsidR="00A244CB" w:rsidRDefault="00A244CB">
            <w:pPr>
              <w:pStyle w:val="TableCellCourierNew"/>
            </w:pPr>
            <w:r>
              <w:t>TriggerCoupling.HFReject</w:t>
            </w:r>
          </w:p>
        </w:tc>
        <w:tc>
          <w:tcPr>
            <w:tcW w:w="806" w:type="dxa"/>
            <w:gridSpan w:val="2"/>
          </w:tcPr>
          <w:p w:rsidR="00A244CB" w:rsidRDefault="00A244CB">
            <w:pPr>
              <w:pStyle w:val="TableCell"/>
            </w:pPr>
            <w:r>
              <w:t>2</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IVIDIGITIZER_VAL_TRIGGER_COUPLING_HF_REJECT</w:t>
            </w:r>
          </w:p>
        </w:tc>
        <w:tc>
          <w:tcPr>
            <w:tcW w:w="806" w:type="dxa"/>
            <w:gridSpan w:val="2"/>
          </w:tcPr>
          <w:p w:rsidR="00A244CB" w:rsidRDefault="00A244CB">
            <w:pPr>
              <w:pStyle w:val="TableCell"/>
            </w:pPr>
            <w:r>
              <w:t>2</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IviDigitizerTriggerCouplingHFReject</w:t>
            </w:r>
          </w:p>
        </w:tc>
        <w:tc>
          <w:tcPr>
            <w:tcW w:w="806" w:type="dxa"/>
            <w:gridSpan w:val="2"/>
          </w:tcPr>
          <w:p w:rsidR="00A244CB" w:rsidRDefault="00A244CB">
            <w:pPr>
              <w:pStyle w:val="TableCell"/>
            </w:pPr>
            <w:r>
              <w:t>2</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LF Reject</w:t>
            </w:r>
          </w:p>
        </w:tc>
        <w:tc>
          <w:tcPr>
            <w:tcW w:w="1080" w:type="dxa"/>
          </w:tcPr>
          <w:p w:rsidR="00A244CB" w:rsidRDefault="00A244CB">
            <w:pPr>
              <w:pStyle w:val="TableCell"/>
            </w:pPr>
            <w:r>
              <w:t>.NET</w:t>
            </w:r>
          </w:p>
        </w:tc>
        <w:tc>
          <w:tcPr>
            <w:tcW w:w="5114" w:type="dxa"/>
          </w:tcPr>
          <w:p w:rsidR="00A244CB" w:rsidRDefault="00A244CB">
            <w:pPr>
              <w:pStyle w:val="TableCellCourierNew"/>
            </w:pPr>
            <w:r>
              <w:t>TriggerCoupling.LFReject</w:t>
            </w:r>
          </w:p>
        </w:tc>
        <w:tc>
          <w:tcPr>
            <w:tcW w:w="806" w:type="dxa"/>
            <w:gridSpan w:val="2"/>
          </w:tcPr>
          <w:p w:rsidR="00A244CB" w:rsidRDefault="00A244CB">
            <w:pPr>
              <w:pStyle w:val="TableCell"/>
            </w:pPr>
            <w:r>
              <w:t>3</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IVIDIGITIZER_VAL_TRIGGER_COUPLING_LF_REJECT</w:t>
            </w:r>
          </w:p>
        </w:tc>
        <w:tc>
          <w:tcPr>
            <w:tcW w:w="806" w:type="dxa"/>
            <w:gridSpan w:val="2"/>
          </w:tcPr>
          <w:p w:rsidR="00A244CB" w:rsidRDefault="00A244CB">
            <w:pPr>
              <w:pStyle w:val="TableCell"/>
            </w:pPr>
            <w:r>
              <w:t>3</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IviDigitizerTriggerCouplingLFReject</w:t>
            </w:r>
          </w:p>
        </w:tc>
        <w:tc>
          <w:tcPr>
            <w:tcW w:w="806" w:type="dxa"/>
            <w:gridSpan w:val="2"/>
          </w:tcPr>
          <w:p w:rsidR="00A244CB" w:rsidRDefault="00A244CB">
            <w:pPr>
              <w:pStyle w:val="TableCell"/>
            </w:pPr>
            <w:r>
              <w:t>3</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Noise Reject</w:t>
            </w:r>
          </w:p>
        </w:tc>
        <w:tc>
          <w:tcPr>
            <w:tcW w:w="1080" w:type="dxa"/>
          </w:tcPr>
          <w:p w:rsidR="00A244CB" w:rsidRDefault="00A244CB">
            <w:pPr>
              <w:pStyle w:val="TableCell"/>
            </w:pPr>
            <w:r>
              <w:t>.NET</w:t>
            </w:r>
          </w:p>
        </w:tc>
        <w:tc>
          <w:tcPr>
            <w:tcW w:w="5114" w:type="dxa"/>
          </w:tcPr>
          <w:p w:rsidR="00A244CB" w:rsidRDefault="00A244CB">
            <w:pPr>
              <w:pStyle w:val="TableCellCourierNew"/>
            </w:pPr>
            <w:r>
              <w:t>TriggerCoupling.NoiseReject</w:t>
            </w:r>
          </w:p>
        </w:tc>
        <w:tc>
          <w:tcPr>
            <w:tcW w:w="806" w:type="dxa"/>
            <w:gridSpan w:val="2"/>
          </w:tcPr>
          <w:p w:rsidR="00A244CB" w:rsidRDefault="00A244CB">
            <w:pPr>
              <w:pStyle w:val="TableCell"/>
            </w:pPr>
            <w:r>
              <w:t>4</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IVIDIGITIZER_VAL_TRIGGER_COUPLING_NOISE_REJECT</w:t>
            </w:r>
          </w:p>
        </w:tc>
        <w:tc>
          <w:tcPr>
            <w:tcW w:w="806" w:type="dxa"/>
            <w:gridSpan w:val="2"/>
          </w:tcPr>
          <w:p w:rsidR="00A244CB" w:rsidRDefault="00A244CB">
            <w:pPr>
              <w:pStyle w:val="TableCell"/>
            </w:pPr>
            <w:r>
              <w:t>4</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IviDigitizerTriggerCouplingNoiseReject</w:t>
            </w:r>
          </w:p>
        </w:tc>
        <w:tc>
          <w:tcPr>
            <w:tcW w:w="806" w:type="dxa"/>
            <w:gridSpan w:val="2"/>
          </w:tcPr>
          <w:p w:rsidR="00A244CB" w:rsidRDefault="00A244CB">
            <w:pPr>
              <w:pStyle w:val="TableCell"/>
            </w:pPr>
            <w:r>
              <w:t>4</w:t>
            </w:r>
          </w:p>
        </w:tc>
      </w:tr>
    </w:tbl>
    <w:p w:rsidR="00004825" w:rsidRDefault="00004825" w:rsidP="00924A7B">
      <w:pPr>
        <w:pStyle w:val="FunctionHead"/>
      </w:pPr>
      <w:r>
        <w:t>Arm Slope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Negative</w:t>
            </w:r>
          </w:p>
        </w:tc>
        <w:tc>
          <w:tcPr>
            <w:tcW w:w="1080" w:type="dxa"/>
          </w:tcPr>
          <w:p w:rsidR="00A244CB" w:rsidRDefault="00A244CB">
            <w:pPr>
              <w:pStyle w:val="TableCell"/>
            </w:pPr>
            <w:r>
              <w:t>.NET</w:t>
            </w:r>
          </w:p>
        </w:tc>
        <w:tc>
          <w:tcPr>
            <w:tcW w:w="5114" w:type="dxa"/>
          </w:tcPr>
          <w:p w:rsidR="00A244CB" w:rsidRDefault="00A244CB">
            <w:pPr>
              <w:pStyle w:val="TableCellCourierNew"/>
            </w:pPr>
            <w:r>
              <w:t>Slope.Negative</w:t>
            </w:r>
          </w:p>
        </w:tc>
        <w:tc>
          <w:tcPr>
            <w:tcW w:w="806" w:type="dxa"/>
            <w:gridSpan w:val="2"/>
          </w:tcPr>
          <w:p w:rsidR="00A244CB" w:rsidRDefault="00A244CB">
            <w:pPr>
              <w:pStyle w:val="TableCell"/>
            </w:pPr>
            <w:r>
              <w:t>1</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IVIDIGITIZER_VAL_TRIGGER_SLOPE_NEGATIVE</w:t>
            </w:r>
          </w:p>
        </w:tc>
        <w:tc>
          <w:tcPr>
            <w:tcW w:w="806" w:type="dxa"/>
            <w:gridSpan w:val="2"/>
          </w:tcPr>
          <w:p w:rsidR="00A244CB" w:rsidRDefault="00A244CB">
            <w:pPr>
              <w:pStyle w:val="TableCell"/>
            </w:pPr>
            <w:r>
              <w:t>0</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IviDigitizerTriggerSlopeNegative</w:t>
            </w:r>
          </w:p>
        </w:tc>
        <w:tc>
          <w:tcPr>
            <w:tcW w:w="806" w:type="dxa"/>
            <w:gridSpan w:val="2"/>
          </w:tcPr>
          <w:p w:rsidR="00A244CB" w:rsidRDefault="00A244CB">
            <w:pPr>
              <w:pStyle w:val="TableCell"/>
            </w:pPr>
            <w:r>
              <w:t>0</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Positive</w:t>
            </w:r>
          </w:p>
        </w:tc>
        <w:tc>
          <w:tcPr>
            <w:tcW w:w="1080" w:type="dxa"/>
          </w:tcPr>
          <w:p w:rsidR="00A244CB" w:rsidRDefault="00A244CB">
            <w:pPr>
              <w:pStyle w:val="TableCell"/>
            </w:pPr>
            <w:r>
              <w:t>.NET</w:t>
            </w:r>
          </w:p>
        </w:tc>
        <w:tc>
          <w:tcPr>
            <w:tcW w:w="5114" w:type="dxa"/>
          </w:tcPr>
          <w:p w:rsidR="00A244CB" w:rsidRDefault="00A244CB">
            <w:pPr>
              <w:pStyle w:val="TableCellCourierNew"/>
            </w:pPr>
            <w:r>
              <w:t>Slope.Positive</w:t>
            </w:r>
          </w:p>
        </w:tc>
        <w:tc>
          <w:tcPr>
            <w:tcW w:w="806" w:type="dxa"/>
            <w:gridSpan w:val="2"/>
          </w:tcPr>
          <w:p w:rsidR="00A244CB" w:rsidRDefault="00A244CB">
            <w:pPr>
              <w:pStyle w:val="TableCell"/>
            </w:pPr>
            <w:r>
              <w:t>0</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IVIDIGITIZER_VAL_TRIGGER_SLOPE_POSITIVE</w:t>
            </w:r>
          </w:p>
        </w:tc>
        <w:tc>
          <w:tcPr>
            <w:tcW w:w="806" w:type="dxa"/>
            <w:gridSpan w:val="2"/>
          </w:tcPr>
          <w:p w:rsidR="00A244CB" w:rsidRDefault="00A244CB">
            <w:pPr>
              <w:pStyle w:val="TableCell"/>
            </w:pPr>
            <w:r>
              <w:t>1</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IviDigitizerTriggerSlopePositive</w:t>
            </w:r>
          </w:p>
        </w:tc>
        <w:tc>
          <w:tcPr>
            <w:tcW w:w="806" w:type="dxa"/>
            <w:gridSpan w:val="2"/>
          </w:tcPr>
          <w:p w:rsidR="00A244CB" w:rsidRDefault="00A244CB">
            <w:pPr>
              <w:pStyle w:val="TableCell"/>
            </w:pPr>
            <w:r>
              <w:t>1</w:t>
            </w:r>
          </w:p>
        </w:tc>
      </w:tr>
    </w:tbl>
    <w:p w:rsidR="00004825" w:rsidRDefault="00004825" w:rsidP="00924A7B">
      <w:pPr>
        <w:pStyle w:val="FunctionHead"/>
      </w:pPr>
      <w:r>
        <w:t>Arm Source Operator</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AND</w:t>
            </w:r>
          </w:p>
        </w:tc>
        <w:tc>
          <w:tcPr>
            <w:tcW w:w="1080" w:type="dxa"/>
          </w:tcPr>
          <w:p w:rsidR="00A244CB" w:rsidRDefault="00A244CB">
            <w:pPr>
              <w:pStyle w:val="TableCell"/>
            </w:pPr>
            <w:r>
              <w:t>.NET</w:t>
            </w:r>
          </w:p>
        </w:tc>
        <w:tc>
          <w:tcPr>
            <w:tcW w:w="5114" w:type="dxa"/>
          </w:tcPr>
          <w:p w:rsidR="00A244CB" w:rsidRDefault="00A244CB" w:rsidP="00F24ED1">
            <w:pPr>
              <w:pStyle w:val="TableCellCourierNew"/>
            </w:pPr>
            <w:r>
              <w:t>ArmSourceOperator.A</w:t>
            </w:r>
            <w:r w:rsidR="00F24ED1">
              <w:t>nd</w:t>
            </w:r>
          </w:p>
        </w:tc>
        <w:tc>
          <w:tcPr>
            <w:tcW w:w="806" w:type="dxa"/>
            <w:gridSpan w:val="2"/>
          </w:tcPr>
          <w:p w:rsidR="00A244CB" w:rsidRDefault="00A244CB">
            <w:pPr>
              <w:pStyle w:val="TableCell"/>
            </w:pPr>
            <w:r>
              <w:t>0</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IVIDIGITIZER_VAL_ARM_SOURCE_OPERATOR_AND</w:t>
            </w:r>
          </w:p>
        </w:tc>
        <w:tc>
          <w:tcPr>
            <w:tcW w:w="806" w:type="dxa"/>
            <w:gridSpan w:val="2"/>
          </w:tcPr>
          <w:p w:rsidR="00A244CB" w:rsidRDefault="00A244CB">
            <w:pPr>
              <w:pStyle w:val="TableCell"/>
            </w:pPr>
            <w:r>
              <w:t>0</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IviDigitizerArmSourceOperatorAND</w:t>
            </w:r>
          </w:p>
        </w:tc>
        <w:tc>
          <w:tcPr>
            <w:tcW w:w="806" w:type="dxa"/>
            <w:gridSpan w:val="2"/>
          </w:tcPr>
          <w:p w:rsidR="00A244CB" w:rsidRDefault="00A244CB">
            <w:pPr>
              <w:pStyle w:val="TableCell"/>
            </w:pPr>
            <w:r>
              <w:t>0</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OR</w:t>
            </w:r>
          </w:p>
        </w:tc>
        <w:tc>
          <w:tcPr>
            <w:tcW w:w="1080" w:type="dxa"/>
          </w:tcPr>
          <w:p w:rsidR="00A244CB" w:rsidRDefault="00A244CB">
            <w:pPr>
              <w:pStyle w:val="TableCell"/>
            </w:pPr>
            <w:r>
              <w:t>.NET</w:t>
            </w:r>
          </w:p>
        </w:tc>
        <w:tc>
          <w:tcPr>
            <w:tcW w:w="5114" w:type="dxa"/>
          </w:tcPr>
          <w:p w:rsidR="00A244CB" w:rsidRDefault="00A244CB" w:rsidP="00F24ED1">
            <w:pPr>
              <w:pStyle w:val="TableCellCourierNew"/>
            </w:pPr>
            <w:r>
              <w:t>ArmSourceOperator.O</w:t>
            </w:r>
            <w:r w:rsidR="00F24ED1">
              <w:t>r</w:t>
            </w:r>
          </w:p>
        </w:tc>
        <w:tc>
          <w:tcPr>
            <w:tcW w:w="806" w:type="dxa"/>
            <w:gridSpan w:val="2"/>
          </w:tcPr>
          <w:p w:rsidR="00A244CB" w:rsidRDefault="00A244CB">
            <w:pPr>
              <w:pStyle w:val="TableCell"/>
            </w:pPr>
            <w:r>
              <w:t>1</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IVIDIGITIZER_VAL_ARM_SOURCE_OPERATOR_OR</w:t>
            </w:r>
          </w:p>
        </w:tc>
        <w:tc>
          <w:tcPr>
            <w:tcW w:w="806" w:type="dxa"/>
            <w:gridSpan w:val="2"/>
          </w:tcPr>
          <w:p w:rsidR="00A244CB" w:rsidRDefault="00A244CB">
            <w:pPr>
              <w:pStyle w:val="TableCell"/>
            </w:pPr>
            <w:r>
              <w:t>1</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IviDigitizerArmSourceOperatorOR</w:t>
            </w:r>
          </w:p>
        </w:tc>
        <w:tc>
          <w:tcPr>
            <w:tcW w:w="806" w:type="dxa"/>
            <w:gridSpan w:val="2"/>
          </w:tcPr>
          <w:p w:rsidR="00A244CB" w:rsidRDefault="00A244CB">
            <w:pPr>
              <w:pStyle w:val="TableCell"/>
            </w:pPr>
            <w:r>
              <w:t>1</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None</w:t>
            </w:r>
          </w:p>
        </w:tc>
        <w:tc>
          <w:tcPr>
            <w:tcW w:w="1080" w:type="dxa"/>
          </w:tcPr>
          <w:p w:rsidR="00A244CB" w:rsidRDefault="00A244CB">
            <w:pPr>
              <w:pStyle w:val="TableCell"/>
            </w:pPr>
            <w:r>
              <w:t>.NET</w:t>
            </w:r>
          </w:p>
        </w:tc>
        <w:tc>
          <w:tcPr>
            <w:tcW w:w="5114" w:type="dxa"/>
          </w:tcPr>
          <w:p w:rsidR="00A244CB" w:rsidRDefault="00A244CB">
            <w:pPr>
              <w:pStyle w:val="TableCellCourierNew"/>
            </w:pPr>
            <w:r>
              <w:t>ArmSourceOperator.None</w:t>
            </w:r>
          </w:p>
        </w:tc>
        <w:tc>
          <w:tcPr>
            <w:tcW w:w="806" w:type="dxa"/>
            <w:gridSpan w:val="2"/>
          </w:tcPr>
          <w:p w:rsidR="00A244CB" w:rsidRDefault="00A244CB">
            <w:pPr>
              <w:pStyle w:val="TableCell"/>
            </w:pPr>
            <w:r>
              <w:t>2</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IVIDIGITIZER_VAL_ARM_SOURCE_OPERATOR_NONE</w:t>
            </w:r>
          </w:p>
        </w:tc>
        <w:tc>
          <w:tcPr>
            <w:tcW w:w="806" w:type="dxa"/>
            <w:gridSpan w:val="2"/>
          </w:tcPr>
          <w:p w:rsidR="00A244CB" w:rsidRDefault="00A244CB">
            <w:pPr>
              <w:pStyle w:val="TableCell"/>
            </w:pPr>
            <w:r>
              <w:t>2</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IviDigitizerArmSourceOperatorNone</w:t>
            </w:r>
          </w:p>
        </w:tc>
        <w:tc>
          <w:tcPr>
            <w:tcW w:w="806" w:type="dxa"/>
            <w:gridSpan w:val="2"/>
          </w:tcPr>
          <w:p w:rsidR="00A244CB" w:rsidRDefault="00A244CB">
            <w:pPr>
              <w:pStyle w:val="TableCell"/>
            </w:pPr>
            <w:r>
              <w:t>2</w:t>
            </w:r>
          </w:p>
        </w:tc>
      </w:tr>
    </w:tbl>
    <w:p w:rsidR="009044C7" w:rsidRDefault="009044C7" w:rsidP="004B5C3D">
      <w:pPr>
        <w:pStyle w:val="FunctionHead"/>
      </w:pPr>
    </w:p>
    <w:p w:rsidR="00004825" w:rsidRDefault="009044C7" w:rsidP="004B5C3D">
      <w:pPr>
        <w:pStyle w:val="FunctionHead"/>
      </w:pPr>
      <w:r>
        <w:br w:type="page"/>
      </w:r>
      <w:r w:rsidR="00004825">
        <w:lastRenderedPageBreak/>
        <w:t>Arm Type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726"/>
        <w:gridCol w:w="1080"/>
        <w:gridCol w:w="5114"/>
        <w:gridCol w:w="800"/>
        <w:gridCol w:w="6"/>
      </w:tblGrid>
      <w:tr w:rsidR="00004825" w:rsidTr="004B5C3D">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Arm Edge</w:t>
            </w:r>
          </w:p>
        </w:tc>
        <w:tc>
          <w:tcPr>
            <w:tcW w:w="1080" w:type="dxa"/>
          </w:tcPr>
          <w:p w:rsidR="00A244CB" w:rsidRDefault="00A244CB">
            <w:pPr>
              <w:pStyle w:val="TableCell"/>
            </w:pPr>
            <w:r>
              <w:t>.NET</w:t>
            </w:r>
          </w:p>
        </w:tc>
        <w:tc>
          <w:tcPr>
            <w:tcW w:w="5114" w:type="dxa"/>
          </w:tcPr>
          <w:p w:rsidR="00A244CB" w:rsidRDefault="00A244CB">
            <w:pPr>
              <w:pStyle w:val="TableCellCourierNew"/>
            </w:pPr>
            <w:r>
              <w:t>Arm</w:t>
            </w:r>
            <w:r w:rsidR="00B64A3E">
              <w:t>Type.</w:t>
            </w:r>
            <w:r>
              <w:t>Edge</w:t>
            </w:r>
          </w:p>
        </w:tc>
        <w:tc>
          <w:tcPr>
            <w:tcW w:w="806" w:type="dxa"/>
            <w:gridSpan w:val="2"/>
          </w:tcPr>
          <w:p w:rsidR="00A244CB" w:rsidRDefault="00B64A3E">
            <w:pPr>
              <w:pStyle w:val="TableCell"/>
            </w:pPr>
            <w:r>
              <w:t>0</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IVIDIGITIZER_VAL_EDGE_ARM</w:t>
            </w:r>
          </w:p>
        </w:tc>
        <w:tc>
          <w:tcPr>
            <w:tcW w:w="806" w:type="dxa"/>
            <w:gridSpan w:val="2"/>
          </w:tcPr>
          <w:p w:rsidR="00A244CB" w:rsidRDefault="00A244CB">
            <w:pPr>
              <w:pStyle w:val="TableCell"/>
            </w:pPr>
            <w:r>
              <w:t>1</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IviDigitizerArmEdge</w:t>
            </w:r>
          </w:p>
        </w:tc>
        <w:tc>
          <w:tcPr>
            <w:tcW w:w="806" w:type="dxa"/>
            <w:gridSpan w:val="2"/>
          </w:tcPr>
          <w:p w:rsidR="00A244CB" w:rsidRDefault="00A244CB">
            <w:pPr>
              <w:pStyle w:val="TableCell"/>
            </w:pPr>
            <w:r>
              <w:t>1</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Arm Width</w:t>
            </w:r>
          </w:p>
        </w:tc>
        <w:tc>
          <w:tcPr>
            <w:tcW w:w="1080" w:type="dxa"/>
          </w:tcPr>
          <w:p w:rsidR="00A244CB" w:rsidRDefault="00A244CB">
            <w:pPr>
              <w:pStyle w:val="TableCell"/>
            </w:pPr>
            <w:r>
              <w:t>.NET</w:t>
            </w:r>
          </w:p>
        </w:tc>
        <w:tc>
          <w:tcPr>
            <w:tcW w:w="5114" w:type="dxa"/>
          </w:tcPr>
          <w:p w:rsidR="00A244CB" w:rsidRDefault="00A244CB">
            <w:pPr>
              <w:pStyle w:val="TableCellCourierNew"/>
            </w:pPr>
            <w:r>
              <w:t>Arm</w:t>
            </w:r>
            <w:r w:rsidR="00B64A3E">
              <w:t>Type.</w:t>
            </w:r>
            <w:r>
              <w:t>Width</w:t>
            </w:r>
          </w:p>
        </w:tc>
        <w:tc>
          <w:tcPr>
            <w:tcW w:w="806" w:type="dxa"/>
            <w:gridSpan w:val="2"/>
          </w:tcPr>
          <w:p w:rsidR="00A244CB" w:rsidRDefault="00B64A3E">
            <w:pPr>
              <w:pStyle w:val="TableCell"/>
            </w:pPr>
            <w:r>
              <w:t>1</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IVIDIGITIZER_VAL_WIDTH_ARM</w:t>
            </w:r>
          </w:p>
        </w:tc>
        <w:tc>
          <w:tcPr>
            <w:tcW w:w="806" w:type="dxa"/>
            <w:gridSpan w:val="2"/>
          </w:tcPr>
          <w:p w:rsidR="00A244CB" w:rsidRDefault="00A244CB">
            <w:pPr>
              <w:pStyle w:val="TableCell"/>
            </w:pPr>
            <w:r>
              <w:t>2</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IviDigitizerArmWidth</w:t>
            </w:r>
          </w:p>
        </w:tc>
        <w:tc>
          <w:tcPr>
            <w:tcW w:w="806" w:type="dxa"/>
            <w:gridSpan w:val="2"/>
          </w:tcPr>
          <w:p w:rsidR="00A244CB" w:rsidRDefault="00A244CB">
            <w:pPr>
              <w:pStyle w:val="TableCell"/>
            </w:pPr>
            <w:r>
              <w:t>2</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Arm Runt</w:t>
            </w:r>
          </w:p>
        </w:tc>
        <w:tc>
          <w:tcPr>
            <w:tcW w:w="1080" w:type="dxa"/>
          </w:tcPr>
          <w:p w:rsidR="00A244CB" w:rsidRDefault="00A244CB">
            <w:pPr>
              <w:pStyle w:val="TableCell"/>
            </w:pPr>
            <w:r>
              <w:t>.NET</w:t>
            </w:r>
          </w:p>
        </w:tc>
        <w:tc>
          <w:tcPr>
            <w:tcW w:w="5114" w:type="dxa"/>
          </w:tcPr>
          <w:p w:rsidR="00A244CB" w:rsidRDefault="00A244CB">
            <w:pPr>
              <w:pStyle w:val="TableCellCourierNew"/>
            </w:pPr>
            <w:r>
              <w:t>Arm</w:t>
            </w:r>
            <w:r w:rsidR="00B64A3E">
              <w:t>Type.</w:t>
            </w:r>
            <w:r>
              <w:t>Runt</w:t>
            </w:r>
          </w:p>
        </w:tc>
        <w:tc>
          <w:tcPr>
            <w:tcW w:w="806" w:type="dxa"/>
            <w:gridSpan w:val="2"/>
          </w:tcPr>
          <w:p w:rsidR="00A244CB" w:rsidRDefault="00B64A3E">
            <w:pPr>
              <w:pStyle w:val="TableCell"/>
            </w:pPr>
            <w:r>
              <w:t>2</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IVIDIGITIZER_VAL_RUNT_ARM</w:t>
            </w:r>
          </w:p>
        </w:tc>
        <w:tc>
          <w:tcPr>
            <w:tcW w:w="806" w:type="dxa"/>
            <w:gridSpan w:val="2"/>
          </w:tcPr>
          <w:p w:rsidR="00A244CB" w:rsidRDefault="00A244CB">
            <w:pPr>
              <w:pStyle w:val="TableCell"/>
            </w:pPr>
            <w:r>
              <w:t>3</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IviDigitizerArmRunt</w:t>
            </w:r>
          </w:p>
        </w:tc>
        <w:tc>
          <w:tcPr>
            <w:tcW w:w="806" w:type="dxa"/>
            <w:gridSpan w:val="2"/>
          </w:tcPr>
          <w:p w:rsidR="00A244CB" w:rsidRDefault="00A244CB">
            <w:pPr>
              <w:pStyle w:val="TableCell"/>
            </w:pPr>
            <w:r>
              <w:t>3</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Arm Glitch</w:t>
            </w:r>
          </w:p>
        </w:tc>
        <w:tc>
          <w:tcPr>
            <w:tcW w:w="1080" w:type="dxa"/>
          </w:tcPr>
          <w:p w:rsidR="00A244CB" w:rsidRDefault="00A244CB">
            <w:pPr>
              <w:pStyle w:val="TableCell"/>
            </w:pPr>
            <w:r>
              <w:t>.NET</w:t>
            </w:r>
          </w:p>
        </w:tc>
        <w:tc>
          <w:tcPr>
            <w:tcW w:w="5114" w:type="dxa"/>
          </w:tcPr>
          <w:p w:rsidR="00A244CB" w:rsidRDefault="00A244CB">
            <w:pPr>
              <w:pStyle w:val="TableCellCourierNew"/>
            </w:pPr>
            <w:r>
              <w:t>Arm</w:t>
            </w:r>
            <w:r w:rsidR="00B64A3E">
              <w:t>Type.</w:t>
            </w:r>
            <w:r>
              <w:t>Glitch</w:t>
            </w:r>
          </w:p>
        </w:tc>
        <w:tc>
          <w:tcPr>
            <w:tcW w:w="806" w:type="dxa"/>
            <w:gridSpan w:val="2"/>
          </w:tcPr>
          <w:p w:rsidR="00A244CB" w:rsidRDefault="00B64A3E">
            <w:pPr>
              <w:pStyle w:val="TableCell"/>
            </w:pPr>
            <w:r>
              <w:t>3</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IVIDIGITIZER_VAL_GLITCH_ARM</w:t>
            </w:r>
          </w:p>
        </w:tc>
        <w:tc>
          <w:tcPr>
            <w:tcW w:w="806" w:type="dxa"/>
            <w:gridSpan w:val="2"/>
          </w:tcPr>
          <w:p w:rsidR="00A244CB" w:rsidRDefault="00A244CB">
            <w:pPr>
              <w:pStyle w:val="TableCell"/>
            </w:pPr>
            <w:r>
              <w:t>4</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IviDigitizerArmGlitch</w:t>
            </w:r>
          </w:p>
        </w:tc>
        <w:tc>
          <w:tcPr>
            <w:tcW w:w="806" w:type="dxa"/>
            <w:gridSpan w:val="2"/>
          </w:tcPr>
          <w:p w:rsidR="00A244CB" w:rsidRDefault="00A244CB">
            <w:pPr>
              <w:pStyle w:val="TableCell"/>
            </w:pPr>
            <w:r>
              <w:t>4</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Arm TV</w:t>
            </w:r>
          </w:p>
        </w:tc>
        <w:tc>
          <w:tcPr>
            <w:tcW w:w="1080" w:type="dxa"/>
          </w:tcPr>
          <w:p w:rsidR="00A244CB" w:rsidRDefault="00A244CB">
            <w:pPr>
              <w:pStyle w:val="TableCell"/>
            </w:pPr>
            <w:r>
              <w:t>.NET</w:t>
            </w:r>
          </w:p>
        </w:tc>
        <w:tc>
          <w:tcPr>
            <w:tcW w:w="5114" w:type="dxa"/>
          </w:tcPr>
          <w:p w:rsidR="00A244CB" w:rsidRDefault="00A244CB">
            <w:pPr>
              <w:pStyle w:val="TableCellCourierNew"/>
            </w:pPr>
            <w:r>
              <w:t>Arm</w:t>
            </w:r>
            <w:r w:rsidR="00B64A3E">
              <w:t>Type.</w:t>
            </w:r>
            <w:r>
              <w:t>TV</w:t>
            </w:r>
          </w:p>
        </w:tc>
        <w:tc>
          <w:tcPr>
            <w:tcW w:w="806" w:type="dxa"/>
            <w:gridSpan w:val="2"/>
          </w:tcPr>
          <w:p w:rsidR="00A244CB" w:rsidRDefault="00B64A3E">
            <w:pPr>
              <w:pStyle w:val="TableCell"/>
            </w:pPr>
            <w:r>
              <w:t>4</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IVIDIGITIZER_VAL_TV_ARM</w:t>
            </w:r>
          </w:p>
        </w:tc>
        <w:tc>
          <w:tcPr>
            <w:tcW w:w="806" w:type="dxa"/>
            <w:gridSpan w:val="2"/>
          </w:tcPr>
          <w:p w:rsidR="00A244CB" w:rsidRDefault="00A244CB">
            <w:pPr>
              <w:pStyle w:val="TableCell"/>
            </w:pPr>
            <w:r>
              <w:t>5</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IviDigitizerArmTV</w:t>
            </w:r>
          </w:p>
        </w:tc>
        <w:tc>
          <w:tcPr>
            <w:tcW w:w="806" w:type="dxa"/>
            <w:gridSpan w:val="2"/>
          </w:tcPr>
          <w:p w:rsidR="00A244CB" w:rsidRDefault="00A244CB">
            <w:pPr>
              <w:pStyle w:val="TableCell"/>
            </w:pPr>
            <w:r>
              <w:t>5</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Arm Window</w:t>
            </w:r>
          </w:p>
        </w:tc>
        <w:tc>
          <w:tcPr>
            <w:tcW w:w="1080" w:type="dxa"/>
          </w:tcPr>
          <w:p w:rsidR="00A244CB" w:rsidRDefault="00A244CB">
            <w:pPr>
              <w:pStyle w:val="TableCell"/>
            </w:pPr>
            <w:r>
              <w:t>.NET</w:t>
            </w:r>
          </w:p>
        </w:tc>
        <w:tc>
          <w:tcPr>
            <w:tcW w:w="5114" w:type="dxa"/>
          </w:tcPr>
          <w:p w:rsidR="00A244CB" w:rsidRDefault="00A244CB">
            <w:pPr>
              <w:pStyle w:val="TableCellCourierNew"/>
            </w:pPr>
            <w:r>
              <w:t>Arm</w:t>
            </w:r>
            <w:r w:rsidR="00B64A3E">
              <w:t>Type.</w:t>
            </w:r>
            <w:r>
              <w:t>Window</w:t>
            </w:r>
          </w:p>
        </w:tc>
        <w:tc>
          <w:tcPr>
            <w:tcW w:w="806" w:type="dxa"/>
            <w:gridSpan w:val="2"/>
          </w:tcPr>
          <w:p w:rsidR="00A244CB" w:rsidRDefault="00B64A3E">
            <w:pPr>
              <w:pStyle w:val="TableCell"/>
            </w:pPr>
            <w:r>
              <w:t>5</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IVIDIGITIZER_VAL_WINDOW_ARM</w:t>
            </w:r>
          </w:p>
        </w:tc>
        <w:tc>
          <w:tcPr>
            <w:tcW w:w="806" w:type="dxa"/>
            <w:gridSpan w:val="2"/>
          </w:tcPr>
          <w:p w:rsidR="00A244CB" w:rsidRDefault="00A244CB">
            <w:pPr>
              <w:pStyle w:val="TableCell"/>
            </w:pPr>
            <w:r>
              <w:t>6</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IviDigitizerArmWindow</w:t>
            </w:r>
          </w:p>
        </w:tc>
        <w:tc>
          <w:tcPr>
            <w:tcW w:w="806" w:type="dxa"/>
            <w:gridSpan w:val="2"/>
          </w:tcPr>
          <w:p w:rsidR="00A244CB" w:rsidRDefault="00A244CB">
            <w:pPr>
              <w:pStyle w:val="TableCell"/>
            </w:pPr>
            <w:r>
              <w:t>6</w:t>
            </w:r>
          </w:p>
        </w:tc>
      </w:tr>
    </w:tbl>
    <w:p w:rsidR="00004825" w:rsidRDefault="00004825" w:rsidP="009044C7">
      <w:pPr>
        <w:pStyle w:val="FunctionHead"/>
      </w:pPr>
      <w:r>
        <w:t>Glitch Arm Condition</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726"/>
        <w:gridCol w:w="1080"/>
        <w:gridCol w:w="5114"/>
        <w:gridCol w:w="800"/>
        <w:gridCol w:w="6"/>
      </w:tblGrid>
      <w:tr w:rsidR="00004825" w:rsidTr="009044C7">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B64A3E"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B64A3E" w:rsidRDefault="00B64A3E" w:rsidP="00A83440">
            <w:pPr>
              <w:pStyle w:val="TableCell"/>
            </w:pPr>
            <w:r>
              <w:t>Less Than</w:t>
            </w:r>
          </w:p>
        </w:tc>
        <w:tc>
          <w:tcPr>
            <w:tcW w:w="1080" w:type="dxa"/>
          </w:tcPr>
          <w:p w:rsidR="00B64A3E" w:rsidRDefault="00B64A3E">
            <w:pPr>
              <w:pStyle w:val="TableCell"/>
            </w:pPr>
            <w:r>
              <w:t>.NET</w:t>
            </w:r>
          </w:p>
        </w:tc>
        <w:tc>
          <w:tcPr>
            <w:tcW w:w="5114" w:type="dxa"/>
          </w:tcPr>
          <w:p w:rsidR="00B64A3E" w:rsidRDefault="00B64A3E">
            <w:pPr>
              <w:pStyle w:val="TableCellCourierNew"/>
            </w:pPr>
            <w:r>
              <w:t>GlitchCondition.LessThan</w:t>
            </w:r>
          </w:p>
        </w:tc>
        <w:tc>
          <w:tcPr>
            <w:tcW w:w="806" w:type="dxa"/>
            <w:gridSpan w:val="2"/>
          </w:tcPr>
          <w:p w:rsidR="00B64A3E" w:rsidRDefault="00B64A3E">
            <w:pPr>
              <w:pStyle w:val="TableCell"/>
            </w:pPr>
            <w:r>
              <w:t>0</w:t>
            </w:r>
          </w:p>
        </w:tc>
      </w:tr>
      <w:tr w:rsidR="00B64A3E"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B64A3E" w:rsidRDefault="00B64A3E">
            <w:pPr>
              <w:pStyle w:val="TableCell"/>
            </w:pPr>
          </w:p>
        </w:tc>
        <w:tc>
          <w:tcPr>
            <w:tcW w:w="1080" w:type="dxa"/>
          </w:tcPr>
          <w:p w:rsidR="00B64A3E" w:rsidRDefault="00B64A3E">
            <w:pPr>
              <w:pStyle w:val="TableCell"/>
            </w:pPr>
            <w:r>
              <w:t>C</w:t>
            </w:r>
          </w:p>
        </w:tc>
        <w:tc>
          <w:tcPr>
            <w:tcW w:w="5114" w:type="dxa"/>
          </w:tcPr>
          <w:p w:rsidR="00B64A3E" w:rsidRDefault="00B64A3E">
            <w:pPr>
              <w:pStyle w:val="TableCellCourierNew"/>
            </w:pPr>
            <w:r>
              <w:t>IVIDIGITIZER_VAL_GLITCH_LESS_THAN</w:t>
            </w:r>
          </w:p>
        </w:tc>
        <w:tc>
          <w:tcPr>
            <w:tcW w:w="806" w:type="dxa"/>
            <w:gridSpan w:val="2"/>
          </w:tcPr>
          <w:p w:rsidR="00B64A3E" w:rsidRDefault="00B64A3E">
            <w:pPr>
              <w:pStyle w:val="TableCell"/>
            </w:pPr>
            <w:r>
              <w:t>1</w:t>
            </w:r>
          </w:p>
        </w:tc>
      </w:tr>
      <w:tr w:rsidR="00B64A3E"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B64A3E" w:rsidRDefault="00B64A3E">
            <w:pPr>
              <w:pStyle w:val="TableCell"/>
            </w:pPr>
          </w:p>
        </w:tc>
        <w:tc>
          <w:tcPr>
            <w:tcW w:w="1080" w:type="dxa"/>
          </w:tcPr>
          <w:p w:rsidR="00B64A3E" w:rsidRDefault="00B64A3E">
            <w:pPr>
              <w:pStyle w:val="TableCell"/>
            </w:pPr>
            <w:r>
              <w:t>COM</w:t>
            </w:r>
          </w:p>
        </w:tc>
        <w:tc>
          <w:tcPr>
            <w:tcW w:w="5114" w:type="dxa"/>
          </w:tcPr>
          <w:p w:rsidR="00B64A3E" w:rsidRDefault="00B64A3E">
            <w:pPr>
              <w:pStyle w:val="TableCell"/>
              <w:rPr>
                <w:rFonts w:ascii="Courier New" w:hAnsi="Courier New" w:cs="Courier New"/>
                <w:sz w:val="18"/>
                <w:szCs w:val="18"/>
              </w:rPr>
            </w:pPr>
            <w:r>
              <w:rPr>
                <w:rFonts w:ascii="Courier New" w:hAnsi="Courier New" w:cs="Courier New"/>
                <w:sz w:val="18"/>
                <w:szCs w:val="18"/>
              </w:rPr>
              <w:t>IviDigitizerGlitchConditionLessThan</w:t>
            </w:r>
          </w:p>
        </w:tc>
        <w:tc>
          <w:tcPr>
            <w:tcW w:w="806" w:type="dxa"/>
            <w:gridSpan w:val="2"/>
          </w:tcPr>
          <w:p w:rsidR="00B64A3E" w:rsidRDefault="00B64A3E">
            <w:pPr>
              <w:pStyle w:val="TableCell"/>
            </w:pPr>
            <w:r>
              <w:t>1</w:t>
            </w:r>
          </w:p>
        </w:tc>
      </w:tr>
      <w:tr w:rsidR="00B64A3E"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B64A3E" w:rsidRDefault="00B64A3E" w:rsidP="00A83440">
            <w:pPr>
              <w:pStyle w:val="TableCell"/>
            </w:pPr>
            <w:r>
              <w:t>Greater Than</w:t>
            </w:r>
          </w:p>
        </w:tc>
        <w:tc>
          <w:tcPr>
            <w:tcW w:w="1080" w:type="dxa"/>
          </w:tcPr>
          <w:p w:rsidR="00B64A3E" w:rsidRDefault="00B64A3E">
            <w:pPr>
              <w:pStyle w:val="TableCell"/>
            </w:pPr>
            <w:r>
              <w:t>.NET</w:t>
            </w:r>
          </w:p>
        </w:tc>
        <w:tc>
          <w:tcPr>
            <w:tcW w:w="5114" w:type="dxa"/>
          </w:tcPr>
          <w:p w:rsidR="00B64A3E" w:rsidRDefault="00B64A3E">
            <w:pPr>
              <w:pStyle w:val="TableCellCourierNew"/>
            </w:pPr>
            <w:r>
              <w:t>GlitchCondition.GreaterThan</w:t>
            </w:r>
          </w:p>
        </w:tc>
        <w:tc>
          <w:tcPr>
            <w:tcW w:w="806" w:type="dxa"/>
            <w:gridSpan w:val="2"/>
          </w:tcPr>
          <w:p w:rsidR="00B64A3E" w:rsidRDefault="00B64A3E">
            <w:pPr>
              <w:pStyle w:val="TableCell"/>
            </w:pPr>
            <w:r>
              <w:t>1</w:t>
            </w:r>
          </w:p>
        </w:tc>
      </w:tr>
      <w:tr w:rsidR="00B64A3E"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B64A3E" w:rsidRDefault="00B64A3E">
            <w:pPr>
              <w:pStyle w:val="TableCell"/>
            </w:pPr>
          </w:p>
        </w:tc>
        <w:tc>
          <w:tcPr>
            <w:tcW w:w="1080" w:type="dxa"/>
          </w:tcPr>
          <w:p w:rsidR="00B64A3E" w:rsidRDefault="00B64A3E">
            <w:pPr>
              <w:pStyle w:val="TableCell"/>
            </w:pPr>
            <w:r>
              <w:t>C</w:t>
            </w:r>
          </w:p>
        </w:tc>
        <w:tc>
          <w:tcPr>
            <w:tcW w:w="5114" w:type="dxa"/>
          </w:tcPr>
          <w:p w:rsidR="00B64A3E" w:rsidRDefault="00B64A3E">
            <w:pPr>
              <w:pStyle w:val="TableCellCourierNew"/>
            </w:pPr>
            <w:r>
              <w:t>IVIDIGITIZER_VAL_GLITCH_GREATER_THAN</w:t>
            </w:r>
          </w:p>
        </w:tc>
        <w:tc>
          <w:tcPr>
            <w:tcW w:w="806" w:type="dxa"/>
            <w:gridSpan w:val="2"/>
          </w:tcPr>
          <w:p w:rsidR="00B64A3E" w:rsidRDefault="00B64A3E">
            <w:pPr>
              <w:pStyle w:val="TableCell"/>
            </w:pPr>
            <w:r>
              <w:t>2</w:t>
            </w:r>
          </w:p>
        </w:tc>
      </w:tr>
      <w:tr w:rsidR="00B64A3E"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B64A3E" w:rsidRDefault="00B64A3E">
            <w:pPr>
              <w:pStyle w:val="TableCell"/>
            </w:pPr>
          </w:p>
        </w:tc>
        <w:tc>
          <w:tcPr>
            <w:tcW w:w="1080" w:type="dxa"/>
          </w:tcPr>
          <w:p w:rsidR="00B64A3E" w:rsidRDefault="00B64A3E">
            <w:pPr>
              <w:pStyle w:val="TableCell"/>
            </w:pPr>
            <w:r>
              <w:t>COM</w:t>
            </w:r>
          </w:p>
        </w:tc>
        <w:tc>
          <w:tcPr>
            <w:tcW w:w="5114" w:type="dxa"/>
          </w:tcPr>
          <w:p w:rsidR="00B64A3E" w:rsidRDefault="00B64A3E">
            <w:pPr>
              <w:pStyle w:val="TableCell"/>
              <w:rPr>
                <w:rFonts w:ascii="Courier New" w:hAnsi="Courier New" w:cs="Courier New"/>
                <w:sz w:val="18"/>
                <w:szCs w:val="18"/>
              </w:rPr>
            </w:pPr>
            <w:r>
              <w:rPr>
                <w:rFonts w:ascii="Courier New" w:hAnsi="Courier New" w:cs="Courier New"/>
                <w:sz w:val="18"/>
                <w:szCs w:val="18"/>
              </w:rPr>
              <w:t>IviDigitizerGlitchConditionGreaterThan</w:t>
            </w:r>
          </w:p>
        </w:tc>
        <w:tc>
          <w:tcPr>
            <w:tcW w:w="806" w:type="dxa"/>
            <w:gridSpan w:val="2"/>
          </w:tcPr>
          <w:p w:rsidR="00B64A3E" w:rsidRDefault="00B64A3E">
            <w:pPr>
              <w:pStyle w:val="TableCell"/>
            </w:pPr>
            <w:r>
              <w:t>2</w:t>
            </w:r>
          </w:p>
        </w:tc>
      </w:tr>
    </w:tbl>
    <w:p w:rsidR="00216466" w:rsidRDefault="00216466" w:rsidP="00216466">
      <w:pPr>
        <w:pStyle w:val="FunctionHead"/>
      </w:pPr>
      <w:r>
        <w:t>Glitch Arm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726"/>
        <w:gridCol w:w="1080"/>
        <w:gridCol w:w="5114"/>
        <w:gridCol w:w="800"/>
        <w:gridCol w:w="6"/>
      </w:tblGrid>
      <w:tr w:rsidR="00216466" w:rsidTr="00216466">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216466" w:rsidRDefault="00216466" w:rsidP="00551A44">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216466" w:rsidRDefault="00216466" w:rsidP="00551A44">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216466" w:rsidRDefault="00216466" w:rsidP="00551A44">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216466" w:rsidRDefault="00216466" w:rsidP="00551A44">
            <w:pPr>
              <w:pStyle w:val="TableHead"/>
              <w:rPr>
                <w:i/>
                <w:iCs/>
              </w:rPr>
            </w:pPr>
            <w:r>
              <w:rPr>
                <w:i/>
                <w:iCs/>
              </w:rPr>
              <w:t>Actual Value</w:t>
            </w:r>
          </w:p>
        </w:tc>
      </w:tr>
      <w:tr w:rsidR="00B64A3E" w:rsidTr="00216466">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B64A3E" w:rsidRDefault="00B64A3E" w:rsidP="00551A44">
            <w:pPr>
              <w:pStyle w:val="TableCell"/>
            </w:pPr>
            <w:r>
              <w:t>Positive</w:t>
            </w:r>
          </w:p>
        </w:tc>
        <w:tc>
          <w:tcPr>
            <w:tcW w:w="1080" w:type="dxa"/>
          </w:tcPr>
          <w:p w:rsidR="00B64A3E" w:rsidRDefault="00B64A3E" w:rsidP="00551A44">
            <w:pPr>
              <w:pStyle w:val="TableCell"/>
            </w:pPr>
            <w:r>
              <w:t>.NET</w:t>
            </w:r>
          </w:p>
        </w:tc>
        <w:tc>
          <w:tcPr>
            <w:tcW w:w="5114" w:type="dxa"/>
          </w:tcPr>
          <w:p w:rsidR="00B64A3E" w:rsidRDefault="00B64A3E" w:rsidP="00551A44">
            <w:pPr>
              <w:pStyle w:val="TableCellCourierNew"/>
            </w:pPr>
            <w:r>
              <w:t>GlitchPolarity.Positive</w:t>
            </w:r>
          </w:p>
        </w:tc>
        <w:tc>
          <w:tcPr>
            <w:tcW w:w="806" w:type="dxa"/>
            <w:gridSpan w:val="2"/>
          </w:tcPr>
          <w:p w:rsidR="00B64A3E" w:rsidRDefault="00B64A3E" w:rsidP="00551A44">
            <w:pPr>
              <w:pStyle w:val="TableCell"/>
            </w:pPr>
            <w:r>
              <w:t>0</w:t>
            </w:r>
          </w:p>
        </w:tc>
      </w:tr>
      <w:tr w:rsidR="00B64A3E" w:rsidTr="00216466">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B64A3E" w:rsidRDefault="00B64A3E" w:rsidP="00551A44">
            <w:pPr>
              <w:pStyle w:val="TableCell"/>
            </w:pPr>
          </w:p>
        </w:tc>
        <w:tc>
          <w:tcPr>
            <w:tcW w:w="1080" w:type="dxa"/>
          </w:tcPr>
          <w:p w:rsidR="00B64A3E" w:rsidRDefault="00B64A3E" w:rsidP="00551A44">
            <w:pPr>
              <w:pStyle w:val="TableCell"/>
            </w:pPr>
            <w:r>
              <w:t>C</w:t>
            </w:r>
          </w:p>
        </w:tc>
        <w:tc>
          <w:tcPr>
            <w:tcW w:w="5114" w:type="dxa"/>
          </w:tcPr>
          <w:p w:rsidR="00B64A3E" w:rsidRDefault="00B64A3E" w:rsidP="00551A44">
            <w:pPr>
              <w:pStyle w:val="TableCellCourierNew"/>
            </w:pPr>
            <w:r>
              <w:t>IVIDIGITIZER_VAL_GLITCH_POSITIVE</w:t>
            </w:r>
          </w:p>
        </w:tc>
        <w:tc>
          <w:tcPr>
            <w:tcW w:w="806" w:type="dxa"/>
            <w:gridSpan w:val="2"/>
          </w:tcPr>
          <w:p w:rsidR="00B64A3E" w:rsidRDefault="00B64A3E" w:rsidP="00551A44">
            <w:pPr>
              <w:pStyle w:val="TableCell"/>
            </w:pPr>
            <w:r>
              <w:t>1</w:t>
            </w:r>
          </w:p>
        </w:tc>
      </w:tr>
      <w:tr w:rsidR="00B64A3E" w:rsidTr="00216466">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B64A3E" w:rsidRDefault="00B64A3E" w:rsidP="00551A44">
            <w:pPr>
              <w:pStyle w:val="TableCell"/>
            </w:pPr>
          </w:p>
        </w:tc>
        <w:tc>
          <w:tcPr>
            <w:tcW w:w="1080" w:type="dxa"/>
          </w:tcPr>
          <w:p w:rsidR="00B64A3E" w:rsidRDefault="00B64A3E" w:rsidP="00551A44">
            <w:pPr>
              <w:pStyle w:val="TableCell"/>
            </w:pPr>
            <w:r>
              <w:t>COM</w:t>
            </w:r>
          </w:p>
        </w:tc>
        <w:tc>
          <w:tcPr>
            <w:tcW w:w="5114" w:type="dxa"/>
          </w:tcPr>
          <w:p w:rsidR="00B64A3E" w:rsidRDefault="00B64A3E" w:rsidP="00551A44">
            <w:pPr>
              <w:pStyle w:val="TableCell"/>
              <w:rPr>
                <w:rFonts w:ascii="Courier New" w:hAnsi="Courier New" w:cs="Courier New"/>
                <w:sz w:val="18"/>
                <w:szCs w:val="18"/>
              </w:rPr>
            </w:pPr>
            <w:r>
              <w:rPr>
                <w:rFonts w:ascii="Courier New" w:hAnsi="Courier New" w:cs="Courier New"/>
                <w:sz w:val="18"/>
                <w:szCs w:val="18"/>
              </w:rPr>
              <w:t>IviDigitizerGlitchPolarityPositive</w:t>
            </w:r>
          </w:p>
        </w:tc>
        <w:tc>
          <w:tcPr>
            <w:tcW w:w="806" w:type="dxa"/>
            <w:gridSpan w:val="2"/>
          </w:tcPr>
          <w:p w:rsidR="00B64A3E" w:rsidRDefault="00B64A3E" w:rsidP="00551A44">
            <w:pPr>
              <w:pStyle w:val="TableCell"/>
            </w:pPr>
            <w:r>
              <w:t>1</w:t>
            </w:r>
          </w:p>
        </w:tc>
      </w:tr>
      <w:tr w:rsidR="00B64A3E" w:rsidTr="00216466">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B64A3E" w:rsidRDefault="00B64A3E" w:rsidP="00551A44">
            <w:pPr>
              <w:pStyle w:val="TableCell"/>
            </w:pPr>
            <w:r>
              <w:t>Negative</w:t>
            </w:r>
          </w:p>
        </w:tc>
        <w:tc>
          <w:tcPr>
            <w:tcW w:w="1080" w:type="dxa"/>
          </w:tcPr>
          <w:p w:rsidR="00B64A3E" w:rsidRDefault="00B64A3E" w:rsidP="00551A44">
            <w:pPr>
              <w:pStyle w:val="TableCell"/>
            </w:pPr>
            <w:r>
              <w:t>.NET</w:t>
            </w:r>
          </w:p>
        </w:tc>
        <w:tc>
          <w:tcPr>
            <w:tcW w:w="5114" w:type="dxa"/>
          </w:tcPr>
          <w:p w:rsidR="00B64A3E" w:rsidRDefault="00B64A3E" w:rsidP="00551A44">
            <w:pPr>
              <w:pStyle w:val="TableCellCourierNew"/>
            </w:pPr>
            <w:r>
              <w:t>GlitchPolarity.Negative</w:t>
            </w:r>
          </w:p>
        </w:tc>
        <w:tc>
          <w:tcPr>
            <w:tcW w:w="806" w:type="dxa"/>
            <w:gridSpan w:val="2"/>
          </w:tcPr>
          <w:p w:rsidR="00B64A3E" w:rsidRDefault="00B64A3E" w:rsidP="00551A44">
            <w:pPr>
              <w:pStyle w:val="TableCell"/>
            </w:pPr>
            <w:r>
              <w:t>1</w:t>
            </w:r>
          </w:p>
        </w:tc>
      </w:tr>
      <w:tr w:rsidR="00B64A3E" w:rsidTr="00216466">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B64A3E" w:rsidRDefault="00B64A3E" w:rsidP="00551A44">
            <w:pPr>
              <w:pStyle w:val="TableCell"/>
            </w:pPr>
          </w:p>
        </w:tc>
        <w:tc>
          <w:tcPr>
            <w:tcW w:w="1080" w:type="dxa"/>
          </w:tcPr>
          <w:p w:rsidR="00B64A3E" w:rsidRDefault="00B64A3E" w:rsidP="00551A44">
            <w:pPr>
              <w:pStyle w:val="TableCell"/>
            </w:pPr>
            <w:r>
              <w:t>C</w:t>
            </w:r>
          </w:p>
        </w:tc>
        <w:tc>
          <w:tcPr>
            <w:tcW w:w="5114" w:type="dxa"/>
          </w:tcPr>
          <w:p w:rsidR="00B64A3E" w:rsidRDefault="00B64A3E" w:rsidP="00551A44">
            <w:pPr>
              <w:pStyle w:val="TableCellCourierNew"/>
            </w:pPr>
            <w:r>
              <w:t>IVIDIGITIZER_VAL_GLITCH_NEGATIVE</w:t>
            </w:r>
          </w:p>
        </w:tc>
        <w:tc>
          <w:tcPr>
            <w:tcW w:w="806" w:type="dxa"/>
            <w:gridSpan w:val="2"/>
          </w:tcPr>
          <w:p w:rsidR="00B64A3E" w:rsidRDefault="00B64A3E" w:rsidP="00551A44">
            <w:pPr>
              <w:pStyle w:val="TableCell"/>
            </w:pPr>
            <w:r>
              <w:t>2</w:t>
            </w:r>
          </w:p>
        </w:tc>
      </w:tr>
      <w:tr w:rsidR="00B64A3E" w:rsidTr="00216466">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B64A3E" w:rsidRDefault="00B64A3E" w:rsidP="00551A44">
            <w:pPr>
              <w:pStyle w:val="TableCell"/>
            </w:pPr>
          </w:p>
        </w:tc>
        <w:tc>
          <w:tcPr>
            <w:tcW w:w="1080" w:type="dxa"/>
          </w:tcPr>
          <w:p w:rsidR="00B64A3E" w:rsidRDefault="00B64A3E" w:rsidP="00551A44">
            <w:pPr>
              <w:pStyle w:val="TableCell"/>
            </w:pPr>
            <w:r>
              <w:t>COM</w:t>
            </w:r>
          </w:p>
        </w:tc>
        <w:tc>
          <w:tcPr>
            <w:tcW w:w="5114" w:type="dxa"/>
          </w:tcPr>
          <w:p w:rsidR="00B64A3E" w:rsidRDefault="00B64A3E" w:rsidP="00551A44">
            <w:pPr>
              <w:pStyle w:val="TableCell"/>
              <w:rPr>
                <w:rFonts w:ascii="Courier New" w:hAnsi="Courier New" w:cs="Courier New"/>
                <w:sz w:val="18"/>
                <w:szCs w:val="18"/>
              </w:rPr>
            </w:pPr>
            <w:r>
              <w:rPr>
                <w:rFonts w:ascii="Courier New" w:hAnsi="Courier New" w:cs="Courier New"/>
                <w:sz w:val="18"/>
                <w:szCs w:val="18"/>
              </w:rPr>
              <w:t>IviDigitizerGlitchPolarityNegative</w:t>
            </w:r>
          </w:p>
        </w:tc>
        <w:tc>
          <w:tcPr>
            <w:tcW w:w="806" w:type="dxa"/>
            <w:gridSpan w:val="2"/>
          </w:tcPr>
          <w:p w:rsidR="00B64A3E" w:rsidRDefault="00B64A3E" w:rsidP="00551A44">
            <w:pPr>
              <w:pStyle w:val="TableCell"/>
            </w:pPr>
            <w:r>
              <w:t>2</w:t>
            </w:r>
          </w:p>
        </w:tc>
      </w:tr>
      <w:tr w:rsidR="00B64A3E" w:rsidTr="00216466">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B64A3E" w:rsidRDefault="00B64A3E" w:rsidP="00551A44">
            <w:pPr>
              <w:pStyle w:val="TableCell"/>
            </w:pPr>
            <w:r>
              <w:t>Either</w:t>
            </w:r>
          </w:p>
        </w:tc>
        <w:tc>
          <w:tcPr>
            <w:tcW w:w="1080" w:type="dxa"/>
          </w:tcPr>
          <w:p w:rsidR="00B64A3E" w:rsidRDefault="00B64A3E" w:rsidP="00551A44">
            <w:pPr>
              <w:pStyle w:val="TableCell"/>
            </w:pPr>
            <w:r>
              <w:t>.NET</w:t>
            </w:r>
          </w:p>
        </w:tc>
        <w:tc>
          <w:tcPr>
            <w:tcW w:w="5114" w:type="dxa"/>
          </w:tcPr>
          <w:p w:rsidR="00B64A3E" w:rsidRDefault="00B64A3E" w:rsidP="00551A44">
            <w:pPr>
              <w:pStyle w:val="TableCellCourierNew"/>
            </w:pPr>
            <w:r>
              <w:t>GlitchPolarity.Either</w:t>
            </w:r>
          </w:p>
        </w:tc>
        <w:tc>
          <w:tcPr>
            <w:tcW w:w="806" w:type="dxa"/>
            <w:gridSpan w:val="2"/>
          </w:tcPr>
          <w:p w:rsidR="00B64A3E" w:rsidRDefault="00B64A3E" w:rsidP="00551A44">
            <w:pPr>
              <w:pStyle w:val="TableCell"/>
            </w:pPr>
            <w:r>
              <w:t>2</w:t>
            </w:r>
          </w:p>
        </w:tc>
      </w:tr>
      <w:tr w:rsidR="00B64A3E" w:rsidTr="00216466">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B64A3E" w:rsidRDefault="00B64A3E" w:rsidP="00551A44">
            <w:pPr>
              <w:pStyle w:val="TableCell"/>
            </w:pPr>
          </w:p>
        </w:tc>
        <w:tc>
          <w:tcPr>
            <w:tcW w:w="1080" w:type="dxa"/>
          </w:tcPr>
          <w:p w:rsidR="00B64A3E" w:rsidRDefault="00B64A3E" w:rsidP="00551A44">
            <w:pPr>
              <w:pStyle w:val="TableCell"/>
            </w:pPr>
            <w:r>
              <w:t>C</w:t>
            </w:r>
          </w:p>
        </w:tc>
        <w:tc>
          <w:tcPr>
            <w:tcW w:w="5114" w:type="dxa"/>
          </w:tcPr>
          <w:p w:rsidR="00B64A3E" w:rsidRDefault="00B64A3E" w:rsidP="00551A44">
            <w:pPr>
              <w:pStyle w:val="TableCellCourierNew"/>
            </w:pPr>
            <w:r>
              <w:t>IVIDIGITIZER_VAL_GLITCH_EITHER</w:t>
            </w:r>
          </w:p>
        </w:tc>
        <w:tc>
          <w:tcPr>
            <w:tcW w:w="806" w:type="dxa"/>
            <w:gridSpan w:val="2"/>
          </w:tcPr>
          <w:p w:rsidR="00B64A3E" w:rsidRDefault="00B64A3E" w:rsidP="00551A44">
            <w:pPr>
              <w:pStyle w:val="TableCell"/>
            </w:pPr>
            <w:r>
              <w:t>3</w:t>
            </w:r>
          </w:p>
        </w:tc>
      </w:tr>
      <w:tr w:rsidR="00B64A3E" w:rsidTr="00216466">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B64A3E" w:rsidRDefault="00B64A3E" w:rsidP="00551A44">
            <w:pPr>
              <w:pStyle w:val="TableCell"/>
            </w:pPr>
          </w:p>
        </w:tc>
        <w:tc>
          <w:tcPr>
            <w:tcW w:w="1080" w:type="dxa"/>
          </w:tcPr>
          <w:p w:rsidR="00B64A3E" w:rsidRDefault="00B64A3E" w:rsidP="00551A44">
            <w:pPr>
              <w:pStyle w:val="TableCell"/>
            </w:pPr>
            <w:r>
              <w:t>COM</w:t>
            </w:r>
          </w:p>
        </w:tc>
        <w:tc>
          <w:tcPr>
            <w:tcW w:w="5114" w:type="dxa"/>
          </w:tcPr>
          <w:p w:rsidR="00B64A3E" w:rsidRDefault="00B64A3E" w:rsidP="00551A44">
            <w:pPr>
              <w:pStyle w:val="TableCell"/>
              <w:rPr>
                <w:rFonts w:ascii="Courier New" w:hAnsi="Courier New" w:cs="Courier New"/>
                <w:sz w:val="18"/>
                <w:szCs w:val="18"/>
              </w:rPr>
            </w:pPr>
            <w:r>
              <w:rPr>
                <w:rFonts w:ascii="Courier New" w:hAnsi="Courier New" w:cs="Courier New"/>
                <w:sz w:val="18"/>
                <w:szCs w:val="18"/>
              </w:rPr>
              <w:t>IviDigitizerGlitchPolarityEither</w:t>
            </w:r>
          </w:p>
        </w:tc>
        <w:tc>
          <w:tcPr>
            <w:tcW w:w="806" w:type="dxa"/>
            <w:gridSpan w:val="2"/>
          </w:tcPr>
          <w:p w:rsidR="00B64A3E" w:rsidRDefault="00B64A3E" w:rsidP="00551A44">
            <w:pPr>
              <w:pStyle w:val="TableCell"/>
            </w:pPr>
            <w:r>
              <w:t>3</w:t>
            </w:r>
          </w:p>
        </w:tc>
      </w:tr>
    </w:tbl>
    <w:p w:rsidR="00551A44" w:rsidRDefault="00551A44" w:rsidP="009044C7">
      <w:pPr>
        <w:pStyle w:val="FunctionHead"/>
      </w:pPr>
    </w:p>
    <w:p w:rsidR="00004825" w:rsidRDefault="00551A44" w:rsidP="009044C7">
      <w:pPr>
        <w:pStyle w:val="FunctionHead"/>
      </w:pPr>
      <w:r>
        <w:br w:type="page"/>
      </w:r>
      <w:r w:rsidR="00004825">
        <w:lastRenderedPageBreak/>
        <w:t>Glitch Trigger Condition</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86"/>
        <w:gridCol w:w="1080"/>
        <w:gridCol w:w="5654"/>
        <w:gridCol w:w="800"/>
        <w:gridCol w:w="6"/>
      </w:tblGrid>
      <w:tr w:rsidR="00004825" w:rsidTr="00877728">
        <w:trPr>
          <w:gridAfter w:val="1"/>
          <w:wAfter w:w="6" w:type="dxa"/>
          <w:cantSplit/>
          <w:tblHeader/>
        </w:trPr>
        <w:tc>
          <w:tcPr>
            <w:tcW w:w="118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65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rsidR="00B64A3E" w:rsidRDefault="00B64A3E" w:rsidP="00A83440">
            <w:pPr>
              <w:pStyle w:val="TableCell"/>
            </w:pPr>
            <w:r>
              <w:t>Less Than</w:t>
            </w:r>
          </w:p>
        </w:tc>
        <w:tc>
          <w:tcPr>
            <w:tcW w:w="1080" w:type="dxa"/>
          </w:tcPr>
          <w:p w:rsidR="00B64A3E" w:rsidRDefault="00B64A3E">
            <w:pPr>
              <w:pStyle w:val="TableCell"/>
            </w:pPr>
            <w:r>
              <w:t>.NET</w:t>
            </w:r>
          </w:p>
        </w:tc>
        <w:tc>
          <w:tcPr>
            <w:tcW w:w="5654" w:type="dxa"/>
          </w:tcPr>
          <w:p w:rsidR="00B64A3E" w:rsidRDefault="00B64A3E">
            <w:pPr>
              <w:pStyle w:val="TableCellCourierNew"/>
            </w:pPr>
            <w:r>
              <w:t>GlitchCondition.LessThan</w:t>
            </w:r>
          </w:p>
        </w:tc>
        <w:tc>
          <w:tcPr>
            <w:tcW w:w="806" w:type="dxa"/>
            <w:gridSpan w:val="2"/>
          </w:tcPr>
          <w:p w:rsidR="00B64A3E" w:rsidRDefault="00B64A3E">
            <w:pPr>
              <w:pStyle w:val="TableCell"/>
            </w:pPr>
            <w:r>
              <w:t>0</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rsidR="00B64A3E" w:rsidRDefault="00B64A3E">
            <w:pPr>
              <w:pStyle w:val="TableCell"/>
            </w:pPr>
          </w:p>
        </w:tc>
        <w:tc>
          <w:tcPr>
            <w:tcW w:w="1080" w:type="dxa"/>
          </w:tcPr>
          <w:p w:rsidR="00B64A3E" w:rsidRDefault="00B64A3E">
            <w:pPr>
              <w:pStyle w:val="TableCell"/>
            </w:pPr>
            <w:r>
              <w:t>C</w:t>
            </w:r>
          </w:p>
        </w:tc>
        <w:tc>
          <w:tcPr>
            <w:tcW w:w="5654" w:type="dxa"/>
          </w:tcPr>
          <w:p w:rsidR="00B64A3E" w:rsidRDefault="00B64A3E">
            <w:pPr>
              <w:pStyle w:val="TableCellCourierNew"/>
            </w:pPr>
            <w:r>
              <w:t>IVIDIGITIZER_VAL_GLITCH_LESS_THAN</w:t>
            </w:r>
          </w:p>
        </w:tc>
        <w:tc>
          <w:tcPr>
            <w:tcW w:w="806" w:type="dxa"/>
            <w:gridSpan w:val="2"/>
          </w:tcPr>
          <w:p w:rsidR="00B64A3E" w:rsidRDefault="00B64A3E">
            <w:pPr>
              <w:pStyle w:val="TableCell"/>
            </w:pPr>
            <w:r>
              <w:t>1</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rsidR="00B64A3E" w:rsidRDefault="00B64A3E">
            <w:pPr>
              <w:pStyle w:val="TableCell"/>
            </w:pPr>
          </w:p>
        </w:tc>
        <w:tc>
          <w:tcPr>
            <w:tcW w:w="1080" w:type="dxa"/>
          </w:tcPr>
          <w:p w:rsidR="00B64A3E" w:rsidRDefault="00B64A3E">
            <w:pPr>
              <w:pStyle w:val="TableCell"/>
            </w:pPr>
            <w:r>
              <w:t>COM</w:t>
            </w:r>
          </w:p>
        </w:tc>
        <w:tc>
          <w:tcPr>
            <w:tcW w:w="5654" w:type="dxa"/>
          </w:tcPr>
          <w:p w:rsidR="00B64A3E" w:rsidRDefault="00B64A3E">
            <w:pPr>
              <w:pStyle w:val="TableCell"/>
              <w:rPr>
                <w:rFonts w:ascii="Courier New" w:hAnsi="Courier New" w:cs="Courier New"/>
                <w:sz w:val="18"/>
                <w:szCs w:val="18"/>
              </w:rPr>
            </w:pPr>
            <w:r>
              <w:rPr>
                <w:rFonts w:ascii="Courier New" w:hAnsi="Courier New" w:cs="Courier New"/>
                <w:sz w:val="18"/>
                <w:szCs w:val="18"/>
              </w:rPr>
              <w:t>IviDigitizerGlitchConditionLessThan</w:t>
            </w:r>
          </w:p>
        </w:tc>
        <w:tc>
          <w:tcPr>
            <w:tcW w:w="806" w:type="dxa"/>
            <w:gridSpan w:val="2"/>
          </w:tcPr>
          <w:p w:rsidR="00B64A3E" w:rsidRDefault="00B64A3E">
            <w:pPr>
              <w:pStyle w:val="TableCell"/>
            </w:pPr>
            <w:r>
              <w:t>1</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rsidR="00B64A3E" w:rsidRDefault="00B64A3E" w:rsidP="00A83440">
            <w:pPr>
              <w:pStyle w:val="TableCell"/>
            </w:pPr>
            <w:r>
              <w:t>Greater Than</w:t>
            </w:r>
          </w:p>
        </w:tc>
        <w:tc>
          <w:tcPr>
            <w:tcW w:w="1080" w:type="dxa"/>
          </w:tcPr>
          <w:p w:rsidR="00B64A3E" w:rsidRDefault="00B64A3E">
            <w:pPr>
              <w:pStyle w:val="TableCell"/>
            </w:pPr>
            <w:r>
              <w:t>.NET</w:t>
            </w:r>
          </w:p>
        </w:tc>
        <w:tc>
          <w:tcPr>
            <w:tcW w:w="5654" w:type="dxa"/>
          </w:tcPr>
          <w:p w:rsidR="00B64A3E" w:rsidRDefault="00B64A3E">
            <w:pPr>
              <w:pStyle w:val="TableCellCourierNew"/>
            </w:pPr>
            <w:r>
              <w:t>GlitchCondition.GreaterThan</w:t>
            </w:r>
          </w:p>
        </w:tc>
        <w:tc>
          <w:tcPr>
            <w:tcW w:w="806" w:type="dxa"/>
            <w:gridSpan w:val="2"/>
          </w:tcPr>
          <w:p w:rsidR="00B64A3E" w:rsidRDefault="00B64A3E">
            <w:pPr>
              <w:pStyle w:val="TableCell"/>
            </w:pPr>
            <w:r>
              <w:t>1</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rsidR="00B64A3E" w:rsidRDefault="00B64A3E">
            <w:pPr>
              <w:pStyle w:val="TableCell"/>
            </w:pPr>
          </w:p>
        </w:tc>
        <w:tc>
          <w:tcPr>
            <w:tcW w:w="1080" w:type="dxa"/>
          </w:tcPr>
          <w:p w:rsidR="00B64A3E" w:rsidRDefault="00B64A3E">
            <w:pPr>
              <w:pStyle w:val="TableCell"/>
            </w:pPr>
            <w:r>
              <w:t>C</w:t>
            </w:r>
          </w:p>
        </w:tc>
        <w:tc>
          <w:tcPr>
            <w:tcW w:w="5654" w:type="dxa"/>
          </w:tcPr>
          <w:p w:rsidR="00B64A3E" w:rsidRDefault="00B64A3E">
            <w:pPr>
              <w:pStyle w:val="TableCellCourierNew"/>
            </w:pPr>
            <w:r>
              <w:t>IVIDIGITIZER_VAL_GLITCH_GREATER_THAN</w:t>
            </w:r>
          </w:p>
        </w:tc>
        <w:tc>
          <w:tcPr>
            <w:tcW w:w="806" w:type="dxa"/>
            <w:gridSpan w:val="2"/>
          </w:tcPr>
          <w:p w:rsidR="00B64A3E" w:rsidRDefault="00B64A3E">
            <w:pPr>
              <w:pStyle w:val="TableCell"/>
            </w:pPr>
            <w:r>
              <w:t>2</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rsidR="00B64A3E" w:rsidRDefault="00B64A3E">
            <w:pPr>
              <w:pStyle w:val="TableCell"/>
            </w:pPr>
          </w:p>
        </w:tc>
        <w:tc>
          <w:tcPr>
            <w:tcW w:w="1080" w:type="dxa"/>
          </w:tcPr>
          <w:p w:rsidR="00B64A3E" w:rsidRDefault="00B64A3E">
            <w:pPr>
              <w:pStyle w:val="TableCell"/>
            </w:pPr>
            <w:r>
              <w:t>COM</w:t>
            </w:r>
          </w:p>
        </w:tc>
        <w:tc>
          <w:tcPr>
            <w:tcW w:w="5654" w:type="dxa"/>
          </w:tcPr>
          <w:p w:rsidR="00B64A3E" w:rsidRDefault="00B64A3E">
            <w:pPr>
              <w:pStyle w:val="TableCell"/>
              <w:rPr>
                <w:rFonts w:ascii="Courier New" w:hAnsi="Courier New" w:cs="Courier New"/>
                <w:sz w:val="18"/>
                <w:szCs w:val="18"/>
              </w:rPr>
            </w:pPr>
            <w:r>
              <w:rPr>
                <w:rFonts w:ascii="Courier New" w:hAnsi="Courier New" w:cs="Courier New"/>
                <w:sz w:val="18"/>
                <w:szCs w:val="18"/>
              </w:rPr>
              <w:t>IviDigitizerGlitchConditionGreaterThan</w:t>
            </w:r>
          </w:p>
        </w:tc>
        <w:tc>
          <w:tcPr>
            <w:tcW w:w="806" w:type="dxa"/>
            <w:gridSpan w:val="2"/>
          </w:tcPr>
          <w:p w:rsidR="00B64A3E" w:rsidRDefault="00B64A3E">
            <w:pPr>
              <w:pStyle w:val="TableCell"/>
            </w:pPr>
            <w:r>
              <w:t>2</w:t>
            </w:r>
          </w:p>
        </w:tc>
      </w:tr>
    </w:tbl>
    <w:p w:rsidR="00216466" w:rsidRDefault="00216466" w:rsidP="00216466">
      <w:pPr>
        <w:pStyle w:val="FunctionHead"/>
      </w:pPr>
      <w:r>
        <w:t>Glitch</w:t>
      </w:r>
      <w:r w:rsidR="00551A44">
        <w:t xml:space="preserve"> Trigger</w:t>
      </w:r>
      <w:r>
        <w:t xml:space="preserve">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86"/>
        <w:gridCol w:w="1080"/>
        <w:gridCol w:w="5654"/>
        <w:gridCol w:w="800"/>
        <w:gridCol w:w="6"/>
      </w:tblGrid>
      <w:tr w:rsidR="00216466" w:rsidTr="00877728">
        <w:trPr>
          <w:gridAfter w:val="1"/>
          <w:wAfter w:w="6" w:type="dxa"/>
          <w:cantSplit/>
          <w:tblHeader/>
        </w:trPr>
        <w:tc>
          <w:tcPr>
            <w:tcW w:w="1186" w:type="dxa"/>
            <w:tcBorders>
              <w:top w:val="single" w:sz="4" w:space="0" w:color="auto"/>
              <w:left w:val="single" w:sz="6" w:space="0" w:color="auto"/>
              <w:bottom w:val="double" w:sz="6" w:space="0" w:color="auto"/>
            </w:tcBorders>
            <w:shd w:val="clear" w:color="auto" w:fill="C0C0C0"/>
          </w:tcPr>
          <w:p w:rsidR="00216466" w:rsidRDefault="00216466" w:rsidP="00551A44">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216466" w:rsidRDefault="00216466" w:rsidP="00551A44">
            <w:pPr>
              <w:pStyle w:val="TableHead"/>
              <w:rPr>
                <w:i/>
                <w:iCs/>
              </w:rPr>
            </w:pPr>
            <w:r>
              <w:rPr>
                <w:i/>
                <w:iCs/>
              </w:rPr>
              <w:t>Language</w:t>
            </w:r>
          </w:p>
        </w:tc>
        <w:tc>
          <w:tcPr>
            <w:tcW w:w="5654" w:type="dxa"/>
            <w:tcBorders>
              <w:top w:val="single" w:sz="4" w:space="0" w:color="auto"/>
              <w:bottom w:val="double" w:sz="6" w:space="0" w:color="auto"/>
            </w:tcBorders>
            <w:shd w:val="clear" w:color="auto" w:fill="C0C0C0"/>
          </w:tcPr>
          <w:p w:rsidR="00216466" w:rsidRDefault="00216466" w:rsidP="00551A44">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216466" w:rsidRDefault="00216466" w:rsidP="00551A44">
            <w:pPr>
              <w:pStyle w:val="TableHead"/>
              <w:rPr>
                <w:i/>
                <w:iCs/>
              </w:rPr>
            </w:pPr>
            <w:r>
              <w:rPr>
                <w:i/>
                <w:iCs/>
              </w:rPr>
              <w:t>Actual Value</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rsidR="00B64A3E" w:rsidRDefault="00B64A3E" w:rsidP="00551A44">
            <w:pPr>
              <w:pStyle w:val="TableCell"/>
            </w:pPr>
            <w:r>
              <w:t>Positive</w:t>
            </w:r>
          </w:p>
        </w:tc>
        <w:tc>
          <w:tcPr>
            <w:tcW w:w="1080" w:type="dxa"/>
          </w:tcPr>
          <w:p w:rsidR="00B64A3E" w:rsidRDefault="00B64A3E" w:rsidP="00551A44">
            <w:pPr>
              <w:pStyle w:val="TableCell"/>
            </w:pPr>
            <w:r>
              <w:t>.NET</w:t>
            </w:r>
          </w:p>
        </w:tc>
        <w:tc>
          <w:tcPr>
            <w:tcW w:w="5654" w:type="dxa"/>
          </w:tcPr>
          <w:p w:rsidR="00B64A3E" w:rsidRDefault="00B64A3E" w:rsidP="00551A44">
            <w:pPr>
              <w:pStyle w:val="TableCellCourierNew"/>
            </w:pPr>
            <w:r>
              <w:t>GlitchPolarity.Positive</w:t>
            </w:r>
          </w:p>
        </w:tc>
        <w:tc>
          <w:tcPr>
            <w:tcW w:w="806" w:type="dxa"/>
            <w:gridSpan w:val="2"/>
          </w:tcPr>
          <w:p w:rsidR="00B64A3E" w:rsidRDefault="00B64A3E" w:rsidP="00551A44">
            <w:pPr>
              <w:pStyle w:val="TableCell"/>
            </w:pPr>
            <w:r>
              <w:t>0</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rsidR="00B64A3E" w:rsidRDefault="00B64A3E" w:rsidP="00551A44">
            <w:pPr>
              <w:pStyle w:val="TableCell"/>
            </w:pPr>
          </w:p>
        </w:tc>
        <w:tc>
          <w:tcPr>
            <w:tcW w:w="1080" w:type="dxa"/>
          </w:tcPr>
          <w:p w:rsidR="00B64A3E" w:rsidRDefault="00B64A3E" w:rsidP="00551A44">
            <w:pPr>
              <w:pStyle w:val="TableCell"/>
            </w:pPr>
            <w:r>
              <w:t>C</w:t>
            </w:r>
          </w:p>
        </w:tc>
        <w:tc>
          <w:tcPr>
            <w:tcW w:w="5654" w:type="dxa"/>
          </w:tcPr>
          <w:p w:rsidR="00B64A3E" w:rsidRDefault="00B64A3E" w:rsidP="00551A44">
            <w:pPr>
              <w:pStyle w:val="TableCellCourierNew"/>
            </w:pPr>
            <w:r>
              <w:t>IVIDIGITIZER_VAL_GLITCH_POSITIVE</w:t>
            </w:r>
          </w:p>
        </w:tc>
        <w:tc>
          <w:tcPr>
            <w:tcW w:w="806" w:type="dxa"/>
            <w:gridSpan w:val="2"/>
          </w:tcPr>
          <w:p w:rsidR="00B64A3E" w:rsidRDefault="00B64A3E" w:rsidP="00551A44">
            <w:pPr>
              <w:pStyle w:val="TableCell"/>
            </w:pPr>
            <w:r>
              <w:t>1</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rsidR="00B64A3E" w:rsidRDefault="00B64A3E" w:rsidP="00551A44">
            <w:pPr>
              <w:pStyle w:val="TableCell"/>
            </w:pPr>
          </w:p>
        </w:tc>
        <w:tc>
          <w:tcPr>
            <w:tcW w:w="1080" w:type="dxa"/>
          </w:tcPr>
          <w:p w:rsidR="00B64A3E" w:rsidRDefault="00B64A3E" w:rsidP="00551A44">
            <w:pPr>
              <w:pStyle w:val="TableCell"/>
            </w:pPr>
            <w:r>
              <w:t>COM</w:t>
            </w:r>
          </w:p>
        </w:tc>
        <w:tc>
          <w:tcPr>
            <w:tcW w:w="5654" w:type="dxa"/>
          </w:tcPr>
          <w:p w:rsidR="00B64A3E" w:rsidRDefault="00B64A3E" w:rsidP="00551A44">
            <w:pPr>
              <w:pStyle w:val="TableCell"/>
              <w:rPr>
                <w:rFonts w:ascii="Courier New" w:hAnsi="Courier New" w:cs="Courier New"/>
                <w:sz w:val="18"/>
                <w:szCs w:val="18"/>
              </w:rPr>
            </w:pPr>
            <w:r>
              <w:rPr>
                <w:rFonts w:ascii="Courier New" w:hAnsi="Courier New" w:cs="Courier New"/>
                <w:sz w:val="18"/>
                <w:szCs w:val="18"/>
              </w:rPr>
              <w:t>IviDigitizerGlitchPolarityPositive</w:t>
            </w:r>
          </w:p>
        </w:tc>
        <w:tc>
          <w:tcPr>
            <w:tcW w:w="806" w:type="dxa"/>
            <w:gridSpan w:val="2"/>
          </w:tcPr>
          <w:p w:rsidR="00B64A3E" w:rsidRDefault="00B64A3E" w:rsidP="00551A44">
            <w:pPr>
              <w:pStyle w:val="TableCell"/>
            </w:pPr>
            <w:r>
              <w:t>1</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rsidR="00B64A3E" w:rsidRDefault="00B64A3E" w:rsidP="00551A44">
            <w:pPr>
              <w:pStyle w:val="TableCell"/>
            </w:pPr>
            <w:r>
              <w:t>Negative</w:t>
            </w:r>
          </w:p>
        </w:tc>
        <w:tc>
          <w:tcPr>
            <w:tcW w:w="1080" w:type="dxa"/>
          </w:tcPr>
          <w:p w:rsidR="00B64A3E" w:rsidRDefault="00B64A3E" w:rsidP="00551A44">
            <w:pPr>
              <w:pStyle w:val="TableCell"/>
            </w:pPr>
            <w:r>
              <w:t>.NET</w:t>
            </w:r>
          </w:p>
        </w:tc>
        <w:tc>
          <w:tcPr>
            <w:tcW w:w="5654" w:type="dxa"/>
          </w:tcPr>
          <w:p w:rsidR="00B64A3E" w:rsidRDefault="00B64A3E" w:rsidP="00551A44">
            <w:pPr>
              <w:pStyle w:val="TableCellCourierNew"/>
            </w:pPr>
            <w:r>
              <w:t>GlitchPolarity.Negative</w:t>
            </w:r>
          </w:p>
        </w:tc>
        <w:tc>
          <w:tcPr>
            <w:tcW w:w="806" w:type="dxa"/>
            <w:gridSpan w:val="2"/>
          </w:tcPr>
          <w:p w:rsidR="00B64A3E" w:rsidRDefault="00B64A3E" w:rsidP="00551A44">
            <w:pPr>
              <w:pStyle w:val="TableCell"/>
            </w:pPr>
            <w:r>
              <w:t>1</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rsidR="00B64A3E" w:rsidRDefault="00B64A3E" w:rsidP="00551A44">
            <w:pPr>
              <w:pStyle w:val="TableCell"/>
            </w:pPr>
          </w:p>
        </w:tc>
        <w:tc>
          <w:tcPr>
            <w:tcW w:w="1080" w:type="dxa"/>
          </w:tcPr>
          <w:p w:rsidR="00B64A3E" w:rsidRDefault="00B64A3E" w:rsidP="00551A44">
            <w:pPr>
              <w:pStyle w:val="TableCell"/>
            </w:pPr>
            <w:r>
              <w:t>C</w:t>
            </w:r>
          </w:p>
        </w:tc>
        <w:tc>
          <w:tcPr>
            <w:tcW w:w="5654" w:type="dxa"/>
          </w:tcPr>
          <w:p w:rsidR="00B64A3E" w:rsidRDefault="00B64A3E" w:rsidP="00551A44">
            <w:pPr>
              <w:pStyle w:val="TableCellCourierNew"/>
            </w:pPr>
            <w:r>
              <w:t>IVIDIGITIZER_VAL_GLITCH_NEGATIVE</w:t>
            </w:r>
          </w:p>
        </w:tc>
        <w:tc>
          <w:tcPr>
            <w:tcW w:w="806" w:type="dxa"/>
            <w:gridSpan w:val="2"/>
          </w:tcPr>
          <w:p w:rsidR="00B64A3E" w:rsidRDefault="00B64A3E" w:rsidP="00551A44">
            <w:pPr>
              <w:pStyle w:val="TableCell"/>
            </w:pPr>
            <w:r>
              <w:t>2</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rsidR="00B64A3E" w:rsidRDefault="00B64A3E" w:rsidP="00551A44">
            <w:pPr>
              <w:pStyle w:val="TableCell"/>
            </w:pPr>
          </w:p>
        </w:tc>
        <w:tc>
          <w:tcPr>
            <w:tcW w:w="1080" w:type="dxa"/>
          </w:tcPr>
          <w:p w:rsidR="00B64A3E" w:rsidRDefault="00B64A3E" w:rsidP="00551A44">
            <w:pPr>
              <w:pStyle w:val="TableCell"/>
            </w:pPr>
            <w:r>
              <w:t>COM</w:t>
            </w:r>
          </w:p>
        </w:tc>
        <w:tc>
          <w:tcPr>
            <w:tcW w:w="5654" w:type="dxa"/>
          </w:tcPr>
          <w:p w:rsidR="00B64A3E" w:rsidRDefault="00B64A3E" w:rsidP="00551A44">
            <w:pPr>
              <w:pStyle w:val="TableCell"/>
              <w:rPr>
                <w:rFonts w:ascii="Courier New" w:hAnsi="Courier New" w:cs="Courier New"/>
                <w:sz w:val="18"/>
                <w:szCs w:val="18"/>
              </w:rPr>
            </w:pPr>
            <w:r>
              <w:rPr>
                <w:rFonts w:ascii="Courier New" w:hAnsi="Courier New" w:cs="Courier New"/>
                <w:sz w:val="18"/>
                <w:szCs w:val="18"/>
              </w:rPr>
              <w:t>IviDigitizerGlitchPolarityNegative</w:t>
            </w:r>
          </w:p>
        </w:tc>
        <w:tc>
          <w:tcPr>
            <w:tcW w:w="806" w:type="dxa"/>
            <w:gridSpan w:val="2"/>
          </w:tcPr>
          <w:p w:rsidR="00B64A3E" w:rsidRDefault="00B64A3E" w:rsidP="00551A44">
            <w:pPr>
              <w:pStyle w:val="TableCell"/>
            </w:pPr>
            <w:r>
              <w:t>2</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rsidR="00B64A3E" w:rsidRDefault="00B64A3E" w:rsidP="00551A44">
            <w:pPr>
              <w:pStyle w:val="TableCell"/>
            </w:pPr>
            <w:r>
              <w:t>Either</w:t>
            </w:r>
          </w:p>
        </w:tc>
        <w:tc>
          <w:tcPr>
            <w:tcW w:w="1080" w:type="dxa"/>
          </w:tcPr>
          <w:p w:rsidR="00B64A3E" w:rsidRDefault="00B64A3E" w:rsidP="00551A44">
            <w:pPr>
              <w:pStyle w:val="TableCell"/>
            </w:pPr>
            <w:r>
              <w:t>.NET</w:t>
            </w:r>
          </w:p>
        </w:tc>
        <w:tc>
          <w:tcPr>
            <w:tcW w:w="5654" w:type="dxa"/>
          </w:tcPr>
          <w:p w:rsidR="00B64A3E" w:rsidRDefault="00B64A3E" w:rsidP="00551A44">
            <w:pPr>
              <w:pStyle w:val="TableCellCourierNew"/>
            </w:pPr>
            <w:r>
              <w:t>GlitchPolarity.Either</w:t>
            </w:r>
          </w:p>
        </w:tc>
        <w:tc>
          <w:tcPr>
            <w:tcW w:w="806" w:type="dxa"/>
            <w:gridSpan w:val="2"/>
          </w:tcPr>
          <w:p w:rsidR="00B64A3E" w:rsidRDefault="005E7305" w:rsidP="00551A44">
            <w:pPr>
              <w:pStyle w:val="TableCell"/>
            </w:pPr>
            <w:r>
              <w:t>2</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rsidR="00B64A3E" w:rsidRDefault="00B64A3E" w:rsidP="00551A44">
            <w:pPr>
              <w:pStyle w:val="TableCell"/>
            </w:pPr>
          </w:p>
        </w:tc>
        <w:tc>
          <w:tcPr>
            <w:tcW w:w="1080" w:type="dxa"/>
          </w:tcPr>
          <w:p w:rsidR="00B64A3E" w:rsidRDefault="00B64A3E" w:rsidP="00551A44">
            <w:pPr>
              <w:pStyle w:val="TableCell"/>
            </w:pPr>
            <w:r>
              <w:t>C</w:t>
            </w:r>
          </w:p>
        </w:tc>
        <w:tc>
          <w:tcPr>
            <w:tcW w:w="5654" w:type="dxa"/>
          </w:tcPr>
          <w:p w:rsidR="00B64A3E" w:rsidRDefault="00B64A3E" w:rsidP="00551A44">
            <w:pPr>
              <w:pStyle w:val="TableCellCourierNew"/>
            </w:pPr>
            <w:r>
              <w:t>IVIDIGITIZER_VAL_GLITCH_EITHER</w:t>
            </w:r>
          </w:p>
        </w:tc>
        <w:tc>
          <w:tcPr>
            <w:tcW w:w="806" w:type="dxa"/>
            <w:gridSpan w:val="2"/>
          </w:tcPr>
          <w:p w:rsidR="00B64A3E" w:rsidRDefault="00B64A3E" w:rsidP="00551A44">
            <w:pPr>
              <w:pStyle w:val="TableCell"/>
            </w:pPr>
            <w:r>
              <w:t>3</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rsidR="00B64A3E" w:rsidRDefault="00B64A3E" w:rsidP="00551A44">
            <w:pPr>
              <w:pStyle w:val="TableCell"/>
            </w:pPr>
          </w:p>
        </w:tc>
        <w:tc>
          <w:tcPr>
            <w:tcW w:w="1080" w:type="dxa"/>
          </w:tcPr>
          <w:p w:rsidR="00B64A3E" w:rsidRDefault="00B64A3E" w:rsidP="00551A44">
            <w:pPr>
              <w:pStyle w:val="TableCell"/>
            </w:pPr>
            <w:r>
              <w:t>COM</w:t>
            </w:r>
          </w:p>
        </w:tc>
        <w:tc>
          <w:tcPr>
            <w:tcW w:w="5654" w:type="dxa"/>
          </w:tcPr>
          <w:p w:rsidR="00B64A3E" w:rsidRDefault="00B64A3E" w:rsidP="00551A44">
            <w:pPr>
              <w:pStyle w:val="TableCell"/>
              <w:rPr>
                <w:rFonts w:ascii="Courier New" w:hAnsi="Courier New" w:cs="Courier New"/>
                <w:sz w:val="18"/>
                <w:szCs w:val="18"/>
              </w:rPr>
            </w:pPr>
            <w:r>
              <w:rPr>
                <w:rFonts w:ascii="Courier New" w:hAnsi="Courier New" w:cs="Courier New"/>
                <w:sz w:val="18"/>
                <w:szCs w:val="18"/>
              </w:rPr>
              <w:t>IviDigitizerGlitchPolarityEither</w:t>
            </w:r>
          </w:p>
        </w:tc>
        <w:tc>
          <w:tcPr>
            <w:tcW w:w="806" w:type="dxa"/>
            <w:gridSpan w:val="2"/>
          </w:tcPr>
          <w:p w:rsidR="00B64A3E" w:rsidRDefault="00B64A3E" w:rsidP="00551A44">
            <w:pPr>
              <w:pStyle w:val="TableCell"/>
            </w:pPr>
            <w:r>
              <w:t>3</w:t>
            </w:r>
          </w:p>
        </w:tc>
      </w:tr>
    </w:tbl>
    <w:p w:rsidR="000F5018" w:rsidRDefault="000F5018" w:rsidP="009044C7">
      <w:pPr>
        <w:pStyle w:val="FunctionHead"/>
      </w:pPr>
      <w:r>
        <w:t>Is Idle, Is Measuring, Is Waiting For Arm, Is Waiting For Trigger</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86"/>
        <w:gridCol w:w="1080"/>
        <w:gridCol w:w="5654"/>
        <w:gridCol w:w="800"/>
        <w:gridCol w:w="6"/>
      </w:tblGrid>
      <w:tr w:rsidR="000F5018" w:rsidTr="00877728">
        <w:trPr>
          <w:gridAfter w:val="1"/>
          <w:wAfter w:w="6" w:type="dxa"/>
          <w:cantSplit/>
          <w:tblHeader/>
        </w:trPr>
        <w:tc>
          <w:tcPr>
            <w:tcW w:w="1186" w:type="dxa"/>
            <w:tcBorders>
              <w:top w:val="single" w:sz="4" w:space="0" w:color="auto"/>
              <w:left w:val="single" w:sz="6" w:space="0" w:color="auto"/>
              <w:bottom w:val="double" w:sz="6" w:space="0" w:color="auto"/>
            </w:tcBorders>
            <w:shd w:val="clear" w:color="auto" w:fill="C0C0C0"/>
          </w:tcPr>
          <w:p w:rsidR="000F5018" w:rsidRDefault="000F5018" w:rsidP="002812F0">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F5018" w:rsidRDefault="000F5018" w:rsidP="002812F0">
            <w:pPr>
              <w:pStyle w:val="TableHead"/>
              <w:rPr>
                <w:i/>
                <w:iCs/>
              </w:rPr>
            </w:pPr>
            <w:r>
              <w:rPr>
                <w:i/>
                <w:iCs/>
              </w:rPr>
              <w:t>Language</w:t>
            </w:r>
          </w:p>
        </w:tc>
        <w:tc>
          <w:tcPr>
            <w:tcW w:w="5654" w:type="dxa"/>
            <w:tcBorders>
              <w:top w:val="single" w:sz="4" w:space="0" w:color="auto"/>
              <w:bottom w:val="double" w:sz="6" w:space="0" w:color="auto"/>
            </w:tcBorders>
            <w:shd w:val="clear" w:color="auto" w:fill="C0C0C0"/>
          </w:tcPr>
          <w:p w:rsidR="000F5018" w:rsidRDefault="000F5018" w:rsidP="002812F0">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F5018" w:rsidRDefault="000F5018" w:rsidP="002812F0">
            <w:pPr>
              <w:pStyle w:val="TableHead"/>
              <w:rPr>
                <w:i/>
                <w:iCs/>
              </w:rPr>
            </w:pPr>
            <w:r>
              <w:rPr>
                <w:i/>
                <w:iCs/>
              </w:rPr>
              <w:t>Actual Value</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rsidR="00D24A42" w:rsidRDefault="00D24A42" w:rsidP="002812F0">
            <w:pPr>
              <w:pStyle w:val="TableCell"/>
            </w:pPr>
            <w:r>
              <w:t>True</w:t>
            </w:r>
          </w:p>
        </w:tc>
        <w:tc>
          <w:tcPr>
            <w:tcW w:w="1080" w:type="dxa"/>
          </w:tcPr>
          <w:p w:rsidR="00D24A42" w:rsidRDefault="00D24A42" w:rsidP="002812F0">
            <w:pPr>
              <w:pStyle w:val="TableCell"/>
            </w:pPr>
            <w:r>
              <w:t>.NET</w:t>
            </w:r>
          </w:p>
        </w:tc>
        <w:tc>
          <w:tcPr>
            <w:tcW w:w="5654" w:type="dxa"/>
          </w:tcPr>
          <w:p w:rsidR="00D24A42" w:rsidRDefault="00D24A42" w:rsidP="000F5018">
            <w:pPr>
              <w:pStyle w:val="TableCellCourierNew"/>
            </w:pPr>
            <w:r>
              <w:t>AcqusitionStatusResult.True</w:t>
            </w:r>
          </w:p>
        </w:tc>
        <w:tc>
          <w:tcPr>
            <w:tcW w:w="806" w:type="dxa"/>
            <w:gridSpan w:val="2"/>
          </w:tcPr>
          <w:p w:rsidR="00D24A42" w:rsidRDefault="00D24A42" w:rsidP="002812F0">
            <w:pPr>
              <w:pStyle w:val="TableCell"/>
            </w:pPr>
            <w:r>
              <w:t>0</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rsidR="00D24A42" w:rsidRDefault="00D24A42" w:rsidP="002812F0">
            <w:pPr>
              <w:pStyle w:val="TableCell"/>
            </w:pPr>
          </w:p>
        </w:tc>
        <w:tc>
          <w:tcPr>
            <w:tcW w:w="1080" w:type="dxa"/>
          </w:tcPr>
          <w:p w:rsidR="00D24A42" w:rsidRDefault="00D24A42" w:rsidP="002812F0">
            <w:pPr>
              <w:pStyle w:val="TableCell"/>
            </w:pPr>
            <w:r>
              <w:t>C</w:t>
            </w:r>
          </w:p>
        </w:tc>
        <w:tc>
          <w:tcPr>
            <w:tcW w:w="5654" w:type="dxa"/>
          </w:tcPr>
          <w:p w:rsidR="00D24A42" w:rsidRDefault="00D24A42" w:rsidP="000F5018">
            <w:pPr>
              <w:pStyle w:val="TableCellCourierNew"/>
            </w:pPr>
            <w:r>
              <w:t>IVIDIGITIZER_VAL_ACQUISITION_STATUS_RESULT_TRUE</w:t>
            </w:r>
          </w:p>
        </w:tc>
        <w:tc>
          <w:tcPr>
            <w:tcW w:w="806" w:type="dxa"/>
            <w:gridSpan w:val="2"/>
          </w:tcPr>
          <w:p w:rsidR="00D24A42" w:rsidRDefault="00D24A42" w:rsidP="002812F0">
            <w:pPr>
              <w:pStyle w:val="TableCell"/>
            </w:pPr>
            <w:r>
              <w:t>1</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rsidR="00D24A42" w:rsidRDefault="00D24A42" w:rsidP="002812F0">
            <w:pPr>
              <w:pStyle w:val="TableCell"/>
            </w:pPr>
          </w:p>
        </w:tc>
        <w:tc>
          <w:tcPr>
            <w:tcW w:w="1080" w:type="dxa"/>
          </w:tcPr>
          <w:p w:rsidR="00D24A42" w:rsidRDefault="00D24A42" w:rsidP="002812F0">
            <w:pPr>
              <w:pStyle w:val="TableCell"/>
            </w:pPr>
            <w:r>
              <w:t>COM</w:t>
            </w:r>
          </w:p>
        </w:tc>
        <w:tc>
          <w:tcPr>
            <w:tcW w:w="5654" w:type="dxa"/>
          </w:tcPr>
          <w:p w:rsidR="00D24A42" w:rsidRDefault="00D24A42" w:rsidP="000F5018">
            <w:pPr>
              <w:pStyle w:val="TableCell"/>
              <w:rPr>
                <w:rFonts w:ascii="Courier New" w:hAnsi="Courier New" w:cs="Courier New"/>
                <w:sz w:val="18"/>
                <w:szCs w:val="18"/>
              </w:rPr>
            </w:pPr>
            <w:r>
              <w:rPr>
                <w:rFonts w:ascii="Courier New" w:hAnsi="Courier New" w:cs="Courier New"/>
                <w:sz w:val="18"/>
                <w:szCs w:val="18"/>
              </w:rPr>
              <w:t>IviDigitizerAcqusitionStatusResultTrue</w:t>
            </w:r>
          </w:p>
        </w:tc>
        <w:tc>
          <w:tcPr>
            <w:tcW w:w="806" w:type="dxa"/>
            <w:gridSpan w:val="2"/>
          </w:tcPr>
          <w:p w:rsidR="00D24A42" w:rsidRDefault="00D24A42" w:rsidP="002812F0">
            <w:pPr>
              <w:pStyle w:val="TableCell"/>
            </w:pPr>
            <w:r>
              <w:t>1</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rsidR="00D24A42" w:rsidRDefault="00D24A42" w:rsidP="002812F0">
            <w:pPr>
              <w:pStyle w:val="TableCell"/>
            </w:pPr>
            <w:r>
              <w:t>False</w:t>
            </w:r>
          </w:p>
        </w:tc>
        <w:tc>
          <w:tcPr>
            <w:tcW w:w="1080" w:type="dxa"/>
          </w:tcPr>
          <w:p w:rsidR="00D24A42" w:rsidRDefault="00D24A42" w:rsidP="002812F0">
            <w:pPr>
              <w:pStyle w:val="TableCell"/>
            </w:pPr>
            <w:r>
              <w:t>.NET</w:t>
            </w:r>
          </w:p>
        </w:tc>
        <w:tc>
          <w:tcPr>
            <w:tcW w:w="5654" w:type="dxa"/>
          </w:tcPr>
          <w:p w:rsidR="00D24A42" w:rsidRDefault="00D24A42" w:rsidP="002812F0">
            <w:pPr>
              <w:pStyle w:val="TableCellCourierNew"/>
            </w:pPr>
            <w:r>
              <w:t>AcqusitionStatusResult.False</w:t>
            </w:r>
          </w:p>
        </w:tc>
        <w:tc>
          <w:tcPr>
            <w:tcW w:w="806" w:type="dxa"/>
            <w:gridSpan w:val="2"/>
          </w:tcPr>
          <w:p w:rsidR="00D24A42" w:rsidRDefault="00D24A42" w:rsidP="002812F0">
            <w:pPr>
              <w:pStyle w:val="TableCell"/>
            </w:pPr>
            <w:r>
              <w:t>1</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rsidR="00D24A42" w:rsidRDefault="00D24A42" w:rsidP="002812F0">
            <w:pPr>
              <w:pStyle w:val="TableCell"/>
            </w:pPr>
          </w:p>
        </w:tc>
        <w:tc>
          <w:tcPr>
            <w:tcW w:w="1080" w:type="dxa"/>
          </w:tcPr>
          <w:p w:rsidR="00D24A42" w:rsidRDefault="00D24A42" w:rsidP="002812F0">
            <w:pPr>
              <w:pStyle w:val="TableCell"/>
            </w:pPr>
            <w:r>
              <w:t>C</w:t>
            </w:r>
          </w:p>
        </w:tc>
        <w:tc>
          <w:tcPr>
            <w:tcW w:w="5654" w:type="dxa"/>
          </w:tcPr>
          <w:p w:rsidR="00D24A42" w:rsidRDefault="00D24A42" w:rsidP="002812F0">
            <w:pPr>
              <w:pStyle w:val="TableCellCourierNew"/>
            </w:pPr>
            <w:r>
              <w:t>IVIDIGITIZER_VAL_ACQUISITION_STATUS_RESULT_FALSE</w:t>
            </w:r>
          </w:p>
        </w:tc>
        <w:tc>
          <w:tcPr>
            <w:tcW w:w="806" w:type="dxa"/>
            <w:gridSpan w:val="2"/>
          </w:tcPr>
          <w:p w:rsidR="00D24A42" w:rsidRDefault="00D24A42" w:rsidP="002812F0">
            <w:pPr>
              <w:pStyle w:val="TableCell"/>
            </w:pPr>
            <w:r>
              <w:t>2</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rsidR="00D24A42" w:rsidRDefault="00D24A42" w:rsidP="002812F0">
            <w:pPr>
              <w:pStyle w:val="TableCell"/>
            </w:pPr>
          </w:p>
        </w:tc>
        <w:tc>
          <w:tcPr>
            <w:tcW w:w="1080" w:type="dxa"/>
          </w:tcPr>
          <w:p w:rsidR="00D24A42" w:rsidRDefault="00D24A42" w:rsidP="002812F0">
            <w:pPr>
              <w:pStyle w:val="TableCell"/>
            </w:pPr>
            <w:r>
              <w:t>COM</w:t>
            </w:r>
          </w:p>
        </w:tc>
        <w:tc>
          <w:tcPr>
            <w:tcW w:w="5654" w:type="dxa"/>
          </w:tcPr>
          <w:p w:rsidR="00D24A42" w:rsidRDefault="00D24A42" w:rsidP="000F5018">
            <w:pPr>
              <w:pStyle w:val="TableCell"/>
              <w:rPr>
                <w:rFonts w:ascii="Courier New" w:hAnsi="Courier New" w:cs="Courier New"/>
                <w:sz w:val="18"/>
                <w:szCs w:val="18"/>
              </w:rPr>
            </w:pPr>
            <w:r>
              <w:rPr>
                <w:rFonts w:ascii="Courier New" w:hAnsi="Courier New" w:cs="Courier New"/>
                <w:sz w:val="18"/>
                <w:szCs w:val="18"/>
              </w:rPr>
              <w:t>IviDigitizerAcqusitionStatusResultFalse</w:t>
            </w:r>
          </w:p>
        </w:tc>
        <w:tc>
          <w:tcPr>
            <w:tcW w:w="806" w:type="dxa"/>
            <w:gridSpan w:val="2"/>
          </w:tcPr>
          <w:p w:rsidR="00D24A42" w:rsidRDefault="00D24A42" w:rsidP="002812F0">
            <w:pPr>
              <w:pStyle w:val="TableCell"/>
            </w:pPr>
            <w:r>
              <w:t>2</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rsidR="00D24A42" w:rsidRDefault="00D24A42" w:rsidP="002812F0">
            <w:pPr>
              <w:pStyle w:val="TableCell"/>
            </w:pPr>
            <w:r>
              <w:t>Unknown</w:t>
            </w:r>
          </w:p>
        </w:tc>
        <w:tc>
          <w:tcPr>
            <w:tcW w:w="1080" w:type="dxa"/>
          </w:tcPr>
          <w:p w:rsidR="00D24A42" w:rsidRDefault="00D24A42" w:rsidP="002812F0">
            <w:pPr>
              <w:pStyle w:val="TableCell"/>
            </w:pPr>
            <w:r>
              <w:t>.NET</w:t>
            </w:r>
          </w:p>
        </w:tc>
        <w:tc>
          <w:tcPr>
            <w:tcW w:w="5654" w:type="dxa"/>
          </w:tcPr>
          <w:p w:rsidR="00D24A42" w:rsidRDefault="00D24A42" w:rsidP="000F5018">
            <w:pPr>
              <w:pStyle w:val="TableCellCourierNew"/>
            </w:pPr>
            <w:r>
              <w:t>AcqusitionStatusResult.Unknown</w:t>
            </w:r>
          </w:p>
        </w:tc>
        <w:tc>
          <w:tcPr>
            <w:tcW w:w="806" w:type="dxa"/>
            <w:gridSpan w:val="2"/>
          </w:tcPr>
          <w:p w:rsidR="00D24A42" w:rsidRDefault="00D24A42" w:rsidP="002812F0">
            <w:pPr>
              <w:pStyle w:val="TableCell"/>
            </w:pPr>
            <w:r>
              <w:t>2</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rsidR="00D24A42" w:rsidRDefault="00D24A42" w:rsidP="002812F0">
            <w:pPr>
              <w:pStyle w:val="TableCell"/>
            </w:pPr>
          </w:p>
        </w:tc>
        <w:tc>
          <w:tcPr>
            <w:tcW w:w="1080" w:type="dxa"/>
          </w:tcPr>
          <w:p w:rsidR="00D24A42" w:rsidRDefault="00D24A42" w:rsidP="002812F0">
            <w:pPr>
              <w:pStyle w:val="TableCell"/>
            </w:pPr>
            <w:r>
              <w:t>C</w:t>
            </w:r>
          </w:p>
        </w:tc>
        <w:tc>
          <w:tcPr>
            <w:tcW w:w="5654" w:type="dxa"/>
          </w:tcPr>
          <w:p w:rsidR="00D24A42" w:rsidRDefault="00D24A42" w:rsidP="000F5018">
            <w:pPr>
              <w:pStyle w:val="TableCellCourierNew"/>
            </w:pPr>
            <w:r>
              <w:t>IVIDIGITIZER_VAL_ACQUISITION_STATUS_RESULT_UNKNOWN</w:t>
            </w:r>
          </w:p>
        </w:tc>
        <w:tc>
          <w:tcPr>
            <w:tcW w:w="806" w:type="dxa"/>
            <w:gridSpan w:val="2"/>
          </w:tcPr>
          <w:p w:rsidR="00D24A42" w:rsidRDefault="00D24A42" w:rsidP="002812F0">
            <w:pPr>
              <w:pStyle w:val="TableCell"/>
            </w:pPr>
            <w:r>
              <w:t>3</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rsidR="00D24A42" w:rsidRDefault="00D24A42" w:rsidP="002812F0">
            <w:pPr>
              <w:pStyle w:val="TableCell"/>
            </w:pPr>
          </w:p>
        </w:tc>
        <w:tc>
          <w:tcPr>
            <w:tcW w:w="1080" w:type="dxa"/>
          </w:tcPr>
          <w:p w:rsidR="00D24A42" w:rsidRDefault="00D24A42" w:rsidP="002812F0">
            <w:pPr>
              <w:pStyle w:val="TableCell"/>
            </w:pPr>
            <w:r>
              <w:t>COM</w:t>
            </w:r>
          </w:p>
        </w:tc>
        <w:tc>
          <w:tcPr>
            <w:tcW w:w="5654" w:type="dxa"/>
          </w:tcPr>
          <w:p w:rsidR="00D24A42" w:rsidRDefault="00D24A42" w:rsidP="000F5018">
            <w:pPr>
              <w:pStyle w:val="TableCell"/>
              <w:rPr>
                <w:rFonts w:ascii="Courier New" w:hAnsi="Courier New" w:cs="Courier New"/>
                <w:sz w:val="18"/>
                <w:szCs w:val="18"/>
              </w:rPr>
            </w:pPr>
            <w:r>
              <w:rPr>
                <w:rFonts w:ascii="Courier New" w:hAnsi="Courier New" w:cs="Courier New"/>
                <w:sz w:val="18"/>
                <w:szCs w:val="18"/>
              </w:rPr>
              <w:t>IviDigitizerAcqusitionStatusResultUnknown</w:t>
            </w:r>
          </w:p>
        </w:tc>
        <w:tc>
          <w:tcPr>
            <w:tcW w:w="806" w:type="dxa"/>
            <w:gridSpan w:val="2"/>
          </w:tcPr>
          <w:p w:rsidR="00D24A42" w:rsidRDefault="00D24A42" w:rsidP="002812F0">
            <w:pPr>
              <w:pStyle w:val="TableCell"/>
            </w:pPr>
            <w:r>
              <w:t>3</w:t>
            </w:r>
          </w:p>
        </w:tc>
      </w:tr>
    </w:tbl>
    <w:p w:rsidR="00004825" w:rsidRDefault="00004825" w:rsidP="009044C7">
      <w:pPr>
        <w:pStyle w:val="FunctionHead"/>
      </w:pPr>
      <w:r>
        <w:lastRenderedPageBreak/>
        <w:t>Reference Oscillator Source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229"/>
        <w:gridCol w:w="1134"/>
        <w:gridCol w:w="5573"/>
        <w:gridCol w:w="784"/>
        <w:gridCol w:w="6"/>
      </w:tblGrid>
      <w:tr w:rsidR="00004825" w:rsidTr="005440B2">
        <w:trPr>
          <w:gridAfter w:val="1"/>
          <w:wAfter w:w="6" w:type="dxa"/>
          <w:cantSplit/>
          <w:tblHeader/>
        </w:trPr>
        <w:tc>
          <w:tcPr>
            <w:tcW w:w="122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134"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573"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84"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D24A42" w:rsidTr="005440B2">
        <w:tblPrEx>
          <w:tblBorders>
            <w:top w:val="single" w:sz="6" w:space="0" w:color="auto"/>
            <w:left w:val="single" w:sz="6" w:space="0" w:color="auto"/>
            <w:bottom w:val="single" w:sz="6" w:space="0" w:color="auto"/>
            <w:right w:val="single" w:sz="6" w:space="0" w:color="auto"/>
          </w:tblBorders>
        </w:tblPrEx>
        <w:trPr>
          <w:cantSplit/>
          <w:trHeight w:val="158"/>
        </w:trPr>
        <w:tc>
          <w:tcPr>
            <w:tcW w:w="1229" w:type="dxa"/>
            <w:vMerge w:val="restart"/>
          </w:tcPr>
          <w:p w:rsidR="00D24A42" w:rsidRDefault="00D24A42" w:rsidP="00A83440">
            <w:pPr>
              <w:pStyle w:val="TableCell"/>
            </w:pPr>
            <w:r>
              <w:t>Internal</w:t>
            </w:r>
          </w:p>
        </w:tc>
        <w:tc>
          <w:tcPr>
            <w:tcW w:w="1134" w:type="dxa"/>
          </w:tcPr>
          <w:p w:rsidR="00D24A42" w:rsidRDefault="00D24A42">
            <w:pPr>
              <w:pStyle w:val="TableCell"/>
            </w:pPr>
            <w:r>
              <w:t>.NET</w:t>
            </w:r>
          </w:p>
        </w:tc>
        <w:tc>
          <w:tcPr>
            <w:tcW w:w="5573" w:type="dxa"/>
          </w:tcPr>
          <w:p w:rsidR="00D24A42" w:rsidRDefault="00D24A42">
            <w:pPr>
              <w:pStyle w:val="TableCellCourierNew"/>
            </w:pPr>
            <w:r>
              <w:t>ReferenceOscillatorSource.Internal</w:t>
            </w:r>
          </w:p>
        </w:tc>
        <w:tc>
          <w:tcPr>
            <w:tcW w:w="790" w:type="dxa"/>
            <w:gridSpan w:val="2"/>
          </w:tcPr>
          <w:p w:rsidR="00D24A42" w:rsidRDefault="00D24A42">
            <w:pPr>
              <w:pStyle w:val="TableCell"/>
            </w:pPr>
            <w:r>
              <w:t>0</w:t>
            </w:r>
          </w:p>
        </w:tc>
      </w:tr>
      <w:tr w:rsidR="00D24A42" w:rsidTr="005440B2">
        <w:tblPrEx>
          <w:tblBorders>
            <w:top w:val="single" w:sz="6" w:space="0" w:color="auto"/>
            <w:left w:val="single" w:sz="6" w:space="0" w:color="auto"/>
            <w:bottom w:val="single" w:sz="6" w:space="0" w:color="auto"/>
            <w:right w:val="single" w:sz="6" w:space="0" w:color="auto"/>
          </w:tblBorders>
        </w:tblPrEx>
        <w:trPr>
          <w:cantSplit/>
          <w:trHeight w:val="158"/>
        </w:trPr>
        <w:tc>
          <w:tcPr>
            <w:tcW w:w="1229" w:type="dxa"/>
            <w:vMerge/>
          </w:tcPr>
          <w:p w:rsidR="00D24A42" w:rsidRDefault="00D24A42">
            <w:pPr>
              <w:pStyle w:val="TableCell"/>
            </w:pPr>
          </w:p>
        </w:tc>
        <w:tc>
          <w:tcPr>
            <w:tcW w:w="1134" w:type="dxa"/>
          </w:tcPr>
          <w:p w:rsidR="00D24A42" w:rsidRDefault="00D24A42">
            <w:pPr>
              <w:pStyle w:val="TableCell"/>
            </w:pPr>
            <w:r>
              <w:t>C</w:t>
            </w:r>
          </w:p>
        </w:tc>
        <w:tc>
          <w:tcPr>
            <w:tcW w:w="5573" w:type="dxa"/>
          </w:tcPr>
          <w:p w:rsidR="00D24A42" w:rsidRDefault="00D24A42">
            <w:pPr>
              <w:pStyle w:val="TableCellCourierNew"/>
            </w:pPr>
            <w:r>
              <w:t>IVIDIGITIZER_VAL_REFERENCE_OSCILLATOR_SOURCE_INTERNAL</w:t>
            </w:r>
          </w:p>
        </w:tc>
        <w:tc>
          <w:tcPr>
            <w:tcW w:w="790" w:type="dxa"/>
            <w:gridSpan w:val="2"/>
          </w:tcPr>
          <w:p w:rsidR="00D24A42" w:rsidRDefault="00D24A42">
            <w:pPr>
              <w:pStyle w:val="TableCell"/>
            </w:pPr>
            <w:r>
              <w:t>0</w:t>
            </w:r>
          </w:p>
        </w:tc>
      </w:tr>
      <w:tr w:rsidR="00D24A42" w:rsidTr="005440B2">
        <w:tblPrEx>
          <w:tblBorders>
            <w:top w:val="single" w:sz="6" w:space="0" w:color="auto"/>
            <w:left w:val="single" w:sz="6" w:space="0" w:color="auto"/>
            <w:bottom w:val="single" w:sz="6" w:space="0" w:color="auto"/>
            <w:right w:val="single" w:sz="6" w:space="0" w:color="auto"/>
          </w:tblBorders>
        </w:tblPrEx>
        <w:trPr>
          <w:cantSplit/>
          <w:trHeight w:val="157"/>
        </w:trPr>
        <w:tc>
          <w:tcPr>
            <w:tcW w:w="1229" w:type="dxa"/>
            <w:vMerge/>
          </w:tcPr>
          <w:p w:rsidR="00D24A42" w:rsidRDefault="00D24A42">
            <w:pPr>
              <w:pStyle w:val="TableCell"/>
            </w:pPr>
          </w:p>
        </w:tc>
        <w:tc>
          <w:tcPr>
            <w:tcW w:w="1134" w:type="dxa"/>
          </w:tcPr>
          <w:p w:rsidR="00D24A42" w:rsidRDefault="00D24A42">
            <w:pPr>
              <w:pStyle w:val="TableCell"/>
            </w:pPr>
            <w:r>
              <w:t>COM</w:t>
            </w:r>
          </w:p>
        </w:tc>
        <w:tc>
          <w:tcPr>
            <w:tcW w:w="5573"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IviDigitizerReferenceOscillatorSourceInternal</w:t>
            </w:r>
          </w:p>
        </w:tc>
        <w:tc>
          <w:tcPr>
            <w:tcW w:w="790" w:type="dxa"/>
            <w:gridSpan w:val="2"/>
          </w:tcPr>
          <w:p w:rsidR="00D24A42" w:rsidRDefault="00D24A42">
            <w:pPr>
              <w:pStyle w:val="TableCell"/>
            </w:pPr>
            <w:r>
              <w:t>0</w:t>
            </w:r>
          </w:p>
        </w:tc>
      </w:tr>
      <w:tr w:rsidR="00D24A42" w:rsidTr="005440B2">
        <w:tblPrEx>
          <w:tblBorders>
            <w:top w:val="single" w:sz="6" w:space="0" w:color="auto"/>
            <w:left w:val="single" w:sz="6" w:space="0" w:color="auto"/>
            <w:bottom w:val="single" w:sz="6" w:space="0" w:color="auto"/>
            <w:right w:val="single" w:sz="6" w:space="0" w:color="auto"/>
          </w:tblBorders>
        </w:tblPrEx>
        <w:trPr>
          <w:cantSplit/>
          <w:trHeight w:val="158"/>
        </w:trPr>
        <w:tc>
          <w:tcPr>
            <w:tcW w:w="1229" w:type="dxa"/>
            <w:vMerge w:val="restart"/>
          </w:tcPr>
          <w:p w:rsidR="00D24A42" w:rsidRDefault="00D24A42" w:rsidP="00A83440">
            <w:pPr>
              <w:pStyle w:val="TableCell"/>
            </w:pPr>
            <w:r>
              <w:t>External</w:t>
            </w:r>
          </w:p>
        </w:tc>
        <w:tc>
          <w:tcPr>
            <w:tcW w:w="1134" w:type="dxa"/>
          </w:tcPr>
          <w:p w:rsidR="00D24A42" w:rsidRDefault="00D24A42">
            <w:pPr>
              <w:pStyle w:val="TableCell"/>
            </w:pPr>
            <w:r>
              <w:t>.NET</w:t>
            </w:r>
          </w:p>
        </w:tc>
        <w:tc>
          <w:tcPr>
            <w:tcW w:w="5573" w:type="dxa"/>
          </w:tcPr>
          <w:p w:rsidR="00D24A42" w:rsidRDefault="00D24A42">
            <w:pPr>
              <w:pStyle w:val="TableCellCourierNew"/>
            </w:pPr>
            <w:r>
              <w:t>ReferenceOscillatorSource.External</w:t>
            </w:r>
          </w:p>
        </w:tc>
        <w:tc>
          <w:tcPr>
            <w:tcW w:w="790" w:type="dxa"/>
            <w:gridSpan w:val="2"/>
          </w:tcPr>
          <w:p w:rsidR="00D24A42" w:rsidRDefault="00D24A42">
            <w:pPr>
              <w:pStyle w:val="TableCell"/>
            </w:pPr>
            <w:r>
              <w:t>1</w:t>
            </w:r>
          </w:p>
        </w:tc>
      </w:tr>
      <w:tr w:rsidR="00D24A42" w:rsidTr="005440B2">
        <w:tblPrEx>
          <w:tblBorders>
            <w:top w:val="single" w:sz="6" w:space="0" w:color="auto"/>
            <w:left w:val="single" w:sz="6" w:space="0" w:color="auto"/>
            <w:bottom w:val="single" w:sz="6" w:space="0" w:color="auto"/>
            <w:right w:val="single" w:sz="6" w:space="0" w:color="auto"/>
          </w:tblBorders>
        </w:tblPrEx>
        <w:trPr>
          <w:cantSplit/>
          <w:trHeight w:val="158"/>
        </w:trPr>
        <w:tc>
          <w:tcPr>
            <w:tcW w:w="1229" w:type="dxa"/>
            <w:vMerge/>
          </w:tcPr>
          <w:p w:rsidR="00D24A42" w:rsidRDefault="00D24A42">
            <w:pPr>
              <w:pStyle w:val="TableCell"/>
            </w:pPr>
          </w:p>
        </w:tc>
        <w:tc>
          <w:tcPr>
            <w:tcW w:w="1134" w:type="dxa"/>
          </w:tcPr>
          <w:p w:rsidR="00D24A42" w:rsidRDefault="00D24A42">
            <w:pPr>
              <w:pStyle w:val="TableCell"/>
            </w:pPr>
            <w:r>
              <w:t>C</w:t>
            </w:r>
          </w:p>
        </w:tc>
        <w:tc>
          <w:tcPr>
            <w:tcW w:w="5573" w:type="dxa"/>
          </w:tcPr>
          <w:p w:rsidR="00D24A42" w:rsidRDefault="00D24A42">
            <w:pPr>
              <w:pStyle w:val="TableCellCourierNew"/>
            </w:pPr>
            <w:r>
              <w:t>IVIDIGITIZER_VAL_REFERENCE_OSCILLATOR_SOURCE_EXTERNAL</w:t>
            </w:r>
          </w:p>
        </w:tc>
        <w:tc>
          <w:tcPr>
            <w:tcW w:w="790" w:type="dxa"/>
            <w:gridSpan w:val="2"/>
          </w:tcPr>
          <w:p w:rsidR="00D24A42" w:rsidRDefault="00D24A42">
            <w:pPr>
              <w:pStyle w:val="TableCell"/>
            </w:pPr>
            <w:r>
              <w:t>1</w:t>
            </w:r>
          </w:p>
        </w:tc>
      </w:tr>
      <w:tr w:rsidR="00D24A42" w:rsidTr="005440B2">
        <w:tblPrEx>
          <w:tblBorders>
            <w:top w:val="single" w:sz="6" w:space="0" w:color="auto"/>
            <w:left w:val="single" w:sz="6" w:space="0" w:color="auto"/>
            <w:bottom w:val="single" w:sz="6" w:space="0" w:color="auto"/>
            <w:right w:val="single" w:sz="6" w:space="0" w:color="auto"/>
          </w:tblBorders>
        </w:tblPrEx>
        <w:trPr>
          <w:cantSplit/>
          <w:trHeight w:val="157"/>
        </w:trPr>
        <w:tc>
          <w:tcPr>
            <w:tcW w:w="1229" w:type="dxa"/>
            <w:vMerge/>
          </w:tcPr>
          <w:p w:rsidR="00D24A42" w:rsidRDefault="00D24A42">
            <w:pPr>
              <w:pStyle w:val="TableCell"/>
            </w:pPr>
          </w:p>
        </w:tc>
        <w:tc>
          <w:tcPr>
            <w:tcW w:w="1134" w:type="dxa"/>
          </w:tcPr>
          <w:p w:rsidR="00D24A42" w:rsidRDefault="00D24A42">
            <w:pPr>
              <w:pStyle w:val="TableCell"/>
            </w:pPr>
            <w:r>
              <w:t>COM</w:t>
            </w:r>
          </w:p>
        </w:tc>
        <w:tc>
          <w:tcPr>
            <w:tcW w:w="5573"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IviDigitizerReferenceOscillatorSourceExternal</w:t>
            </w:r>
          </w:p>
        </w:tc>
        <w:tc>
          <w:tcPr>
            <w:tcW w:w="790" w:type="dxa"/>
            <w:gridSpan w:val="2"/>
          </w:tcPr>
          <w:p w:rsidR="00D24A42" w:rsidRDefault="00D24A42">
            <w:pPr>
              <w:pStyle w:val="TableCell"/>
            </w:pPr>
            <w:r>
              <w:t>1</w:t>
            </w:r>
          </w:p>
        </w:tc>
      </w:tr>
      <w:tr w:rsidR="00B04EBC" w:rsidTr="005440B2">
        <w:tblPrEx>
          <w:tblBorders>
            <w:top w:val="single" w:sz="6" w:space="0" w:color="auto"/>
            <w:left w:val="single" w:sz="6" w:space="0" w:color="auto"/>
            <w:bottom w:val="single" w:sz="6" w:space="0" w:color="auto"/>
            <w:right w:val="single" w:sz="6" w:space="0" w:color="auto"/>
          </w:tblBorders>
        </w:tblPrEx>
        <w:trPr>
          <w:cantSplit/>
          <w:trHeight w:val="157"/>
          <w:ins w:id="1447" w:author="MAUMARY,YVES (A-Switzerland,ex1)" w:date="2011-10-14T15:38:00Z"/>
        </w:trPr>
        <w:tc>
          <w:tcPr>
            <w:tcW w:w="1229" w:type="dxa"/>
            <w:vMerge w:val="restart"/>
          </w:tcPr>
          <w:p w:rsidR="00B04EBC" w:rsidRDefault="003A064B" w:rsidP="003A064B">
            <w:pPr>
              <w:pStyle w:val="TableCell"/>
              <w:rPr>
                <w:ins w:id="1448" w:author="MAUMARY,YVES (A-Switzerland,ex1)" w:date="2011-10-14T15:38:00Z"/>
              </w:rPr>
            </w:pPr>
            <w:ins w:id="1449" w:author="MAUMARY,YVES (A-Switzerland,ex1)" w:date="2011-10-14T15:38:00Z">
              <w:r>
                <w:t>PXI</w:t>
              </w:r>
              <w:r w:rsidR="00B04EBC">
                <w:t>C</w:t>
              </w:r>
              <w:r>
                <w:t>lk</w:t>
              </w:r>
              <w:r w:rsidR="00B04EBC">
                <w:t>10</w:t>
              </w:r>
            </w:ins>
          </w:p>
        </w:tc>
        <w:tc>
          <w:tcPr>
            <w:tcW w:w="1134" w:type="dxa"/>
          </w:tcPr>
          <w:p w:rsidR="00B04EBC" w:rsidRDefault="00B04EBC">
            <w:pPr>
              <w:pStyle w:val="TableCell"/>
              <w:rPr>
                <w:ins w:id="1450" w:author="MAUMARY,YVES (A-Switzerland,ex1)" w:date="2011-10-14T15:38:00Z"/>
              </w:rPr>
            </w:pPr>
            <w:ins w:id="1451" w:author="MAUMARY,YVES (A-Switzerland,ex1)" w:date="2011-10-14T15:38:00Z">
              <w:r>
                <w:t>.NET</w:t>
              </w:r>
            </w:ins>
          </w:p>
        </w:tc>
        <w:tc>
          <w:tcPr>
            <w:tcW w:w="5573" w:type="dxa"/>
          </w:tcPr>
          <w:p w:rsidR="00B04EBC" w:rsidRDefault="00B04EBC" w:rsidP="003A064B">
            <w:pPr>
              <w:pStyle w:val="TableCellCourierNew"/>
              <w:rPr>
                <w:ins w:id="1452" w:author="MAUMARY,YVES (A-Switzerland,ex1)" w:date="2011-10-14T15:38:00Z"/>
              </w:rPr>
            </w:pPr>
            <w:ins w:id="1453" w:author="MAUMARY,YVES (A-Switzerland,ex1)" w:date="2011-10-14T15:38:00Z">
              <w:r>
                <w:t>ReferenceOscillatorSource.PXI</w:t>
              </w:r>
              <w:r w:rsidR="003A064B">
                <w:t>Clk</w:t>
              </w:r>
              <w:r>
                <w:t>10</w:t>
              </w:r>
            </w:ins>
          </w:p>
        </w:tc>
        <w:tc>
          <w:tcPr>
            <w:tcW w:w="790" w:type="dxa"/>
            <w:gridSpan w:val="2"/>
          </w:tcPr>
          <w:p w:rsidR="00B04EBC" w:rsidRDefault="002532CD">
            <w:pPr>
              <w:pStyle w:val="TableCell"/>
              <w:rPr>
                <w:ins w:id="1454" w:author="MAUMARY,YVES (A-Switzerland,ex1)" w:date="2011-10-14T15:38:00Z"/>
              </w:rPr>
            </w:pPr>
            <w:ins w:id="1455" w:author="MAUMARY,YVES (A-Switzerland,ex1)" w:date="2011-10-14T15:38:00Z">
              <w:r>
                <w:t>2</w:t>
              </w:r>
            </w:ins>
          </w:p>
        </w:tc>
      </w:tr>
      <w:tr w:rsidR="00B04EBC" w:rsidTr="005440B2">
        <w:tblPrEx>
          <w:tblBorders>
            <w:top w:val="single" w:sz="6" w:space="0" w:color="auto"/>
            <w:left w:val="single" w:sz="6" w:space="0" w:color="auto"/>
            <w:bottom w:val="single" w:sz="6" w:space="0" w:color="auto"/>
            <w:right w:val="single" w:sz="6" w:space="0" w:color="auto"/>
          </w:tblBorders>
        </w:tblPrEx>
        <w:trPr>
          <w:cantSplit/>
          <w:trHeight w:val="157"/>
          <w:ins w:id="1456" w:author="MAUMARY,YVES (A-Switzerland,ex1)" w:date="2011-10-14T15:38:00Z"/>
        </w:trPr>
        <w:tc>
          <w:tcPr>
            <w:tcW w:w="1229" w:type="dxa"/>
            <w:vMerge/>
          </w:tcPr>
          <w:p w:rsidR="00B04EBC" w:rsidRDefault="00B04EBC">
            <w:pPr>
              <w:pStyle w:val="TableCell"/>
              <w:rPr>
                <w:ins w:id="1457" w:author="MAUMARY,YVES (A-Switzerland,ex1)" w:date="2011-10-14T15:38:00Z"/>
              </w:rPr>
            </w:pPr>
          </w:p>
        </w:tc>
        <w:tc>
          <w:tcPr>
            <w:tcW w:w="1134" w:type="dxa"/>
          </w:tcPr>
          <w:p w:rsidR="00B04EBC" w:rsidRDefault="00B04EBC">
            <w:pPr>
              <w:pStyle w:val="TableCell"/>
              <w:rPr>
                <w:ins w:id="1458" w:author="MAUMARY,YVES (A-Switzerland,ex1)" w:date="2011-10-14T15:38:00Z"/>
              </w:rPr>
            </w:pPr>
            <w:ins w:id="1459" w:author="MAUMARY,YVES (A-Switzerland,ex1)" w:date="2011-10-14T15:38:00Z">
              <w:r>
                <w:t>C</w:t>
              </w:r>
            </w:ins>
          </w:p>
        </w:tc>
        <w:tc>
          <w:tcPr>
            <w:tcW w:w="5573" w:type="dxa"/>
          </w:tcPr>
          <w:p w:rsidR="00B04EBC" w:rsidRDefault="00B04EBC" w:rsidP="002532CD">
            <w:pPr>
              <w:pStyle w:val="TableCellCourierNew"/>
              <w:rPr>
                <w:ins w:id="1460" w:author="MAUMARY,YVES (A-Switzerland,ex1)" w:date="2011-10-14T15:38:00Z"/>
              </w:rPr>
            </w:pPr>
            <w:ins w:id="1461" w:author="MAUMARY,YVES (A-Switzerland,ex1)" w:date="2011-10-14T15:38:00Z">
              <w:r>
                <w:t>IVIDIGITIZER_VAL_REFERENCE_OSCILLATOR_SOURCE_PXI_CLK10</w:t>
              </w:r>
            </w:ins>
          </w:p>
        </w:tc>
        <w:tc>
          <w:tcPr>
            <w:tcW w:w="790" w:type="dxa"/>
            <w:gridSpan w:val="2"/>
          </w:tcPr>
          <w:p w:rsidR="00B04EBC" w:rsidRDefault="002532CD">
            <w:pPr>
              <w:pStyle w:val="TableCell"/>
              <w:rPr>
                <w:ins w:id="1462" w:author="MAUMARY,YVES (A-Switzerland,ex1)" w:date="2011-10-14T15:38:00Z"/>
              </w:rPr>
            </w:pPr>
            <w:ins w:id="1463" w:author="MAUMARY,YVES (A-Switzerland,ex1)" w:date="2011-10-14T15:38:00Z">
              <w:r>
                <w:t>2</w:t>
              </w:r>
            </w:ins>
          </w:p>
        </w:tc>
      </w:tr>
      <w:tr w:rsidR="00B04EBC" w:rsidTr="005440B2">
        <w:tblPrEx>
          <w:tblBorders>
            <w:top w:val="single" w:sz="6" w:space="0" w:color="auto"/>
            <w:left w:val="single" w:sz="6" w:space="0" w:color="auto"/>
            <w:bottom w:val="single" w:sz="6" w:space="0" w:color="auto"/>
            <w:right w:val="single" w:sz="6" w:space="0" w:color="auto"/>
          </w:tblBorders>
        </w:tblPrEx>
        <w:trPr>
          <w:cantSplit/>
          <w:trHeight w:val="157"/>
          <w:ins w:id="1464" w:author="MAUMARY,YVES (A-Switzerland,ex1)" w:date="2011-10-14T15:38:00Z"/>
        </w:trPr>
        <w:tc>
          <w:tcPr>
            <w:tcW w:w="1229" w:type="dxa"/>
            <w:vMerge/>
          </w:tcPr>
          <w:p w:rsidR="00B04EBC" w:rsidRDefault="00B04EBC">
            <w:pPr>
              <w:pStyle w:val="TableCell"/>
              <w:rPr>
                <w:ins w:id="1465" w:author="MAUMARY,YVES (A-Switzerland,ex1)" w:date="2011-10-14T15:38:00Z"/>
              </w:rPr>
            </w:pPr>
          </w:p>
        </w:tc>
        <w:tc>
          <w:tcPr>
            <w:tcW w:w="1134" w:type="dxa"/>
          </w:tcPr>
          <w:p w:rsidR="00B04EBC" w:rsidRDefault="00B04EBC">
            <w:pPr>
              <w:pStyle w:val="TableCell"/>
              <w:rPr>
                <w:ins w:id="1466" w:author="MAUMARY,YVES (A-Switzerland,ex1)" w:date="2011-10-14T15:38:00Z"/>
              </w:rPr>
            </w:pPr>
            <w:ins w:id="1467" w:author="MAUMARY,YVES (A-Switzerland,ex1)" w:date="2011-10-14T15:38:00Z">
              <w:r>
                <w:t>COM</w:t>
              </w:r>
            </w:ins>
          </w:p>
        </w:tc>
        <w:tc>
          <w:tcPr>
            <w:tcW w:w="5573" w:type="dxa"/>
          </w:tcPr>
          <w:p w:rsidR="00B04EBC" w:rsidRDefault="00B04EBC" w:rsidP="003A064B">
            <w:pPr>
              <w:pStyle w:val="TableCell"/>
              <w:rPr>
                <w:ins w:id="1468" w:author="MAUMARY,YVES (A-Switzerland,ex1)" w:date="2011-10-14T15:38:00Z"/>
                <w:rFonts w:ascii="Courier New" w:hAnsi="Courier New" w:cs="Courier New"/>
                <w:sz w:val="18"/>
                <w:szCs w:val="18"/>
              </w:rPr>
            </w:pPr>
            <w:ins w:id="1469" w:author="MAUMARY,YVES (A-Switzerland,ex1)" w:date="2011-10-14T15:38:00Z">
              <w:r>
                <w:rPr>
                  <w:rFonts w:ascii="Courier New" w:hAnsi="Courier New" w:cs="Courier New"/>
                  <w:sz w:val="18"/>
                  <w:szCs w:val="18"/>
                </w:rPr>
                <w:t>IviDigitizerReferenceOscillatorSourcePXIC</w:t>
              </w:r>
              <w:r w:rsidR="003A064B">
                <w:rPr>
                  <w:rFonts w:ascii="Courier New" w:hAnsi="Courier New" w:cs="Courier New"/>
                  <w:sz w:val="18"/>
                  <w:szCs w:val="18"/>
                </w:rPr>
                <w:t>lk</w:t>
              </w:r>
              <w:r>
                <w:rPr>
                  <w:rFonts w:ascii="Courier New" w:hAnsi="Courier New" w:cs="Courier New"/>
                  <w:sz w:val="18"/>
                  <w:szCs w:val="18"/>
                </w:rPr>
                <w:t>10</w:t>
              </w:r>
            </w:ins>
          </w:p>
        </w:tc>
        <w:tc>
          <w:tcPr>
            <w:tcW w:w="790" w:type="dxa"/>
            <w:gridSpan w:val="2"/>
          </w:tcPr>
          <w:p w:rsidR="00B04EBC" w:rsidRDefault="002532CD">
            <w:pPr>
              <w:pStyle w:val="TableCell"/>
              <w:rPr>
                <w:ins w:id="1470" w:author="MAUMARY,YVES (A-Switzerland,ex1)" w:date="2011-10-14T15:38:00Z"/>
              </w:rPr>
            </w:pPr>
            <w:ins w:id="1471" w:author="MAUMARY,YVES (A-Switzerland,ex1)" w:date="2011-10-14T15:38:00Z">
              <w:r>
                <w:t>2</w:t>
              </w:r>
            </w:ins>
          </w:p>
        </w:tc>
      </w:tr>
      <w:tr w:rsidR="002532CD" w:rsidTr="005440B2">
        <w:tblPrEx>
          <w:tblBorders>
            <w:top w:val="single" w:sz="6" w:space="0" w:color="auto"/>
            <w:left w:val="single" w:sz="6" w:space="0" w:color="auto"/>
            <w:bottom w:val="single" w:sz="6" w:space="0" w:color="auto"/>
            <w:right w:val="single" w:sz="6" w:space="0" w:color="auto"/>
          </w:tblBorders>
        </w:tblPrEx>
        <w:trPr>
          <w:cantSplit/>
          <w:trHeight w:val="157"/>
          <w:ins w:id="1472" w:author="MAUMARY,YVES (A-Switzerland,ex1)" w:date="2011-10-14T15:38:00Z"/>
        </w:trPr>
        <w:tc>
          <w:tcPr>
            <w:tcW w:w="1229" w:type="dxa"/>
            <w:vMerge w:val="restart"/>
          </w:tcPr>
          <w:p w:rsidR="002532CD" w:rsidRDefault="000E1C78" w:rsidP="003A064B">
            <w:pPr>
              <w:pStyle w:val="TableCell"/>
              <w:rPr>
                <w:ins w:id="1473" w:author="MAUMARY,YVES (A-Switzerland,ex1)" w:date="2011-10-14T15:38:00Z"/>
              </w:rPr>
            </w:pPr>
            <w:ins w:id="1474" w:author="MAUMARY,YVES (A-Switzerland,ex1)" w:date="2011-10-14T15:38:00Z">
              <w:r>
                <w:t>PXI</w:t>
              </w:r>
              <w:r w:rsidR="003A064B">
                <w:t>e</w:t>
              </w:r>
              <w:r w:rsidR="002532CD">
                <w:t>C</w:t>
              </w:r>
              <w:r w:rsidR="003A064B">
                <w:t>lk</w:t>
              </w:r>
              <w:r w:rsidR="002532CD">
                <w:t>100</w:t>
              </w:r>
            </w:ins>
          </w:p>
        </w:tc>
        <w:tc>
          <w:tcPr>
            <w:tcW w:w="1134" w:type="dxa"/>
          </w:tcPr>
          <w:p w:rsidR="002532CD" w:rsidRDefault="002532CD">
            <w:pPr>
              <w:pStyle w:val="TableCell"/>
              <w:rPr>
                <w:ins w:id="1475" w:author="MAUMARY,YVES (A-Switzerland,ex1)" w:date="2011-10-14T15:38:00Z"/>
              </w:rPr>
            </w:pPr>
            <w:ins w:id="1476" w:author="MAUMARY,YVES (A-Switzerland,ex1)" w:date="2011-10-14T15:38:00Z">
              <w:r>
                <w:t>.NET</w:t>
              </w:r>
            </w:ins>
          </w:p>
        </w:tc>
        <w:tc>
          <w:tcPr>
            <w:tcW w:w="5573" w:type="dxa"/>
          </w:tcPr>
          <w:p w:rsidR="002532CD" w:rsidRDefault="000E1C78" w:rsidP="003A064B">
            <w:pPr>
              <w:pStyle w:val="TableCellCourierNew"/>
              <w:rPr>
                <w:ins w:id="1477" w:author="MAUMARY,YVES (A-Switzerland,ex1)" w:date="2011-10-14T15:38:00Z"/>
              </w:rPr>
            </w:pPr>
            <w:ins w:id="1478" w:author="MAUMARY,YVES (A-Switzerland,ex1)" w:date="2011-10-14T15:38:00Z">
              <w:r>
                <w:t>ReferenceOscillatorSource.PXI</w:t>
              </w:r>
              <w:r w:rsidR="003A064B">
                <w:t>eClk</w:t>
              </w:r>
              <w:r w:rsidR="002532CD">
                <w:t>100</w:t>
              </w:r>
            </w:ins>
          </w:p>
        </w:tc>
        <w:tc>
          <w:tcPr>
            <w:tcW w:w="790" w:type="dxa"/>
            <w:gridSpan w:val="2"/>
          </w:tcPr>
          <w:p w:rsidR="002532CD" w:rsidRDefault="000E1C78">
            <w:pPr>
              <w:pStyle w:val="TableCell"/>
              <w:rPr>
                <w:ins w:id="1479" w:author="MAUMARY,YVES (A-Switzerland,ex1)" w:date="2011-10-14T15:38:00Z"/>
              </w:rPr>
            </w:pPr>
            <w:ins w:id="1480" w:author="MAUMARY,YVES (A-Switzerland,ex1)" w:date="2011-10-14T15:38:00Z">
              <w:r>
                <w:t>3</w:t>
              </w:r>
            </w:ins>
          </w:p>
        </w:tc>
      </w:tr>
      <w:tr w:rsidR="002532CD" w:rsidTr="005440B2">
        <w:tblPrEx>
          <w:tblBorders>
            <w:top w:val="single" w:sz="6" w:space="0" w:color="auto"/>
            <w:left w:val="single" w:sz="6" w:space="0" w:color="auto"/>
            <w:bottom w:val="single" w:sz="6" w:space="0" w:color="auto"/>
            <w:right w:val="single" w:sz="6" w:space="0" w:color="auto"/>
          </w:tblBorders>
        </w:tblPrEx>
        <w:trPr>
          <w:cantSplit/>
          <w:trHeight w:val="157"/>
          <w:ins w:id="1481" w:author="MAUMARY,YVES (A-Switzerland,ex1)" w:date="2011-10-14T15:38:00Z"/>
        </w:trPr>
        <w:tc>
          <w:tcPr>
            <w:tcW w:w="1229" w:type="dxa"/>
            <w:vMerge/>
          </w:tcPr>
          <w:p w:rsidR="002532CD" w:rsidRDefault="002532CD">
            <w:pPr>
              <w:pStyle w:val="TableCell"/>
              <w:rPr>
                <w:ins w:id="1482" w:author="MAUMARY,YVES (A-Switzerland,ex1)" w:date="2011-10-14T15:38:00Z"/>
              </w:rPr>
            </w:pPr>
          </w:p>
        </w:tc>
        <w:tc>
          <w:tcPr>
            <w:tcW w:w="1134" w:type="dxa"/>
          </w:tcPr>
          <w:p w:rsidR="002532CD" w:rsidRDefault="002532CD">
            <w:pPr>
              <w:pStyle w:val="TableCell"/>
              <w:rPr>
                <w:ins w:id="1483" w:author="MAUMARY,YVES (A-Switzerland,ex1)" w:date="2011-10-14T15:38:00Z"/>
              </w:rPr>
            </w:pPr>
            <w:ins w:id="1484" w:author="MAUMARY,YVES (A-Switzerland,ex1)" w:date="2011-10-14T15:38:00Z">
              <w:r>
                <w:t>C</w:t>
              </w:r>
            </w:ins>
          </w:p>
        </w:tc>
        <w:tc>
          <w:tcPr>
            <w:tcW w:w="5573" w:type="dxa"/>
          </w:tcPr>
          <w:p w:rsidR="002532CD" w:rsidRDefault="002532CD" w:rsidP="002532CD">
            <w:pPr>
              <w:pStyle w:val="TableCellCourierNew"/>
              <w:rPr>
                <w:ins w:id="1485" w:author="MAUMARY,YVES (A-Switzerland,ex1)" w:date="2011-10-14T15:38:00Z"/>
              </w:rPr>
            </w:pPr>
            <w:ins w:id="1486" w:author="MAUMARY,YVES (A-Switzerland,ex1)" w:date="2011-10-14T15:38:00Z">
              <w:r>
                <w:t>IVIDIGITIZER_VAL_</w:t>
              </w:r>
              <w:r w:rsidR="000E1C78">
                <w:t>REFERENCE_OSCILLATOR_SOURCE_PXI</w:t>
              </w:r>
              <w:r w:rsidR="003A064B">
                <w:t>E</w:t>
              </w:r>
              <w:r>
                <w:t>_CLK100</w:t>
              </w:r>
            </w:ins>
          </w:p>
        </w:tc>
        <w:tc>
          <w:tcPr>
            <w:tcW w:w="790" w:type="dxa"/>
            <w:gridSpan w:val="2"/>
          </w:tcPr>
          <w:p w:rsidR="002532CD" w:rsidRDefault="000E1C78">
            <w:pPr>
              <w:pStyle w:val="TableCell"/>
              <w:rPr>
                <w:ins w:id="1487" w:author="MAUMARY,YVES (A-Switzerland,ex1)" w:date="2011-10-14T15:38:00Z"/>
              </w:rPr>
            </w:pPr>
            <w:ins w:id="1488" w:author="MAUMARY,YVES (A-Switzerland,ex1)" w:date="2011-10-14T15:38:00Z">
              <w:r>
                <w:t>3</w:t>
              </w:r>
            </w:ins>
          </w:p>
        </w:tc>
      </w:tr>
      <w:tr w:rsidR="002532CD" w:rsidTr="005440B2">
        <w:tblPrEx>
          <w:tblBorders>
            <w:top w:val="single" w:sz="6" w:space="0" w:color="auto"/>
            <w:left w:val="single" w:sz="6" w:space="0" w:color="auto"/>
            <w:bottom w:val="single" w:sz="6" w:space="0" w:color="auto"/>
            <w:right w:val="single" w:sz="6" w:space="0" w:color="auto"/>
          </w:tblBorders>
        </w:tblPrEx>
        <w:trPr>
          <w:cantSplit/>
          <w:trHeight w:val="157"/>
          <w:ins w:id="1489" w:author="MAUMARY,YVES (A-Switzerland,ex1)" w:date="2011-10-14T15:38:00Z"/>
        </w:trPr>
        <w:tc>
          <w:tcPr>
            <w:tcW w:w="1229" w:type="dxa"/>
            <w:vMerge/>
          </w:tcPr>
          <w:p w:rsidR="002532CD" w:rsidRDefault="002532CD">
            <w:pPr>
              <w:pStyle w:val="TableCell"/>
              <w:rPr>
                <w:ins w:id="1490" w:author="MAUMARY,YVES (A-Switzerland,ex1)" w:date="2011-10-14T15:38:00Z"/>
              </w:rPr>
            </w:pPr>
          </w:p>
        </w:tc>
        <w:tc>
          <w:tcPr>
            <w:tcW w:w="1134" w:type="dxa"/>
          </w:tcPr>
          <w:p w:rsidR="002532CD" w:rsidRDefault="002532CD">
            <w:pPr>
              <w:pStyle w:val="TableCell"/>
              <w:rPr>
                <w:ins w:id="1491" w:author="MAUMARY,YVES (A-Switzerland,ex1)" w:date="2011-10-14T15:38:00Z"/>
              </w:rPr>
            </w:pPr>
            <w:ins w:id="1492" w:author="MAUMARY,YVES (A-Switzerland,ex1)" w:date="2011-10-14T15:38:00Z">
              <w:r>
                <w:t>COM</w:t>
              </w:r>
            </w:ins>
          </w:p>
        </w:tc>
        <w:tc>
          <w:tcPr>
            <w:tcW w:w="5573" w:type="dxa"/>
          </w:tcPr>
          <w:p w:rsidR="002532CD" w:rsidRDefault="002532CD" w:rsidP="003A064B">
            <w:pPr>
              <w:pStyle w:val="TableCell"/>
              <w:rPr>
                <w:ins w:id="1493" w:author="MAUMARY,YVES (A-Switzerland,ex1)" w:date="2011-10-14T15:38:00Z"/>
                <w:rFonts w:ascii="Courier New" w:hAnsi="Courier New" w:cs="Courier New"/>
                <w:sz w:val="18"/>
                <w:szCs w:val="18"/>
              </w:rPr>
            </w:pPr>
            <w:ins w:id="1494" w:author="MAUMARY,YVES (A-Switzerland,ex1)" w:date="2011-10-14T15:38:00Z">
              <w:r>
                <w:rPr>
                  <w:rFonts w:ascii="Courier New" w:hAnsi="Courier New" w:cs="Courier New"/>
                  <w:sz w:val="18"/>
                  <w:szCs w:val="18"/>
                </w:rPr>
                <w:t>IviDigiti</w:t>
              </w:r>
              <w:r w:rsidR="000E1C78">
                <w:rPr>
                  <w:rFonts w:ascii="Courier New" w:hAnsi="Courier New" w:cs="Courier New"/>
                  <w:sz w:val="18"/>
                  <w:szCs w:val="18"/>
                </w:rPr>
                <w:t>zerReferenceOscillatorSourcePXI</w:t>
              </w:r>
              <w:r w:rsidR="003A064B">
                <w:rPr>
                  <w:rFonts w:ascii="Courier New" w:hAnsi="Courier New" w:cs="Courier New"/>
                  <w:sz w:val="18"/>
                  <w:szCs w:val="18"/>
                </w:rPr>
                <w:t>eClk</w:t>
              </w:r>
              <w:r>
                <w:rPr>
                  <w:rFonts w:ascii="Courier New" w:hAnsi="Courier New" w:cs="Courier New"/>
                  <w:sz w:val="18"/>
                  <w:szCs w:val="18"/>
                </w:rPr>
                <w:t>100</w:t>
              </w:r>
            </w:ins>
          </w:p>
        </w:tc>
        <w:tc>
          <w:tcPr>
            <w:tcW w:w="790" w:type="dxa"/>
            <w:gridSpan w:val="2"/>
          </w:tcPr>
          <w:p w:rsidR="002532CD" w:rsidRDefault="000E1C78">
            <w:pPr>
              <w:pStyle w:val="TableCell"/>
              <w:rPr>
                <w:ins w:id="1495" w:author="MAUMARY,YVES (A-Switzerland,ex1)" w:date="2011-10-14T15:38:00Z"/>
              </w:rPr>
            </w:pPr>
            <w:ins w:id="1496" w:author="MAUMARY,YVES (A-Switzerland,ex1)" w:date="2011-10-14T15:38:00Z">
              <w:r>
                <w:t>3</w:t>
              </w:r>
            </w:ins>
          </w:p>
        </w:tc>
      </w:tr>
    </w:tbl>
    <w:p w:rsidR="00004825" w:rsidRDefault="00004825" w:rsidP="009044C7">
      <w:pPr>
        <w:pStyle w:val="FunctionHead"/>
      </w:pPr>
      <w:r>
        <w:t>Runt Arm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006"/>
        <w:gridCol w:w="1080"/>
        <w:gridCol w:w="5834"/>
        <w:gridCol w:w="800"/>
        <w:gridCol w:w="6"/>
      </w:tblGrid>
      <w:tr w:rsidR="00004825" w:rsidTr="009044C7">
        <w:trPr>
          <w:gridAfter w:val="1"/>
          <w:wAfter w:w="6" w:type="dxa"/>
          <w:cantSplit/>
          <w:tblHeader/>
        </w:trPr>
        <w:tc>
          <w:tcPr>
            <w:tcW w:w="100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83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rsidR="00D24A42" w:rsidRDefault="00D24A42" w:rsidP="00A83440">
            <w:pPr>
              <w:pStyle w:val="TableCell"/>
            </w:pPr>
            <w:r>
              <w:t>Positive</w:t>
            </w:r>
          </w:p>
        </w:tc>
        <w:tc>
          <w:tcPr>
            <w:tcW w:w="1080" w:type="dxa"/>
          </w:tcPr>
          <w:p w:rsidR="00D24A42" w:rsidRDefault="00D24A42">
            <w:pPr>
              <w:pStyle w:val="TableCell"/>
            </w:pPr>
            <w:r>
              <w:t>.NET</w:t>
            </w:r>
          </w:p>
        </w:tc>
        <w:tc>
          <w:tcPr>
            <w:tcW w:w="5834" w:type="dxa"/>
          </w:tcPr>
          <w:p w:rsidR="00D24A42" w:rsidRDefault="00D24A42">
            <w:pPr>
              <w:pStyle w:val="TableCellCourierNew"/>
            </w:pPr>
            <w:r>
              <w:t>RuntPolarity.Positive</w:t>
            </w:r>
          </w:p>
        </w:tc>
        <w:tc>
          <w:tcPr>
            <w:tcW w:w="806" w:type="dxa"/>
            <w:gridSpan w:val="2"/>
          </w:tcPr>
          <w:p w:rsidR="00D24A42" w:rsidRDefault="00D24A42">
            <w:pPr>
              <w:pStyle w:val="TableCell"/>
            </w:pPr>
            <w:r>
              <w:t>0</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rsidR="00D24A42" w:rsidRDefault="00D24A42">
            <w:pPr>
              <w:pStyle w:val="TableCell"/>
            </w:pPr>
          </w:p>
        </w:tc>
        <w:tc>
          <w:tcPr>
            <w:tcW w:w="1080" w:type="dxa"/>
          </w:tcPr>
          <w:p w:rsidR="00D24A42" w:rsidRDefault="00D24A42">
            <w:pPr>
              <w:pStyle w:val="TableCell"/>
            </w:pPr>
            <w:r>
              <w:t>C</w:t>
            </w:r>
          </w:p>
        </w:tc>
        <w:tc>
          <w:tcPr>
            <w:tcW w:w="5834" w:type="dxa"/>
          </w:tcPr>
          <w:p w:rsidR="00D24A42" w:rsidRDefault="00D24A42">
            <w:pPr>
              <w:pStyle w:val="TableCellCourierNew"/>
            </w:pPr>
            <w:r>
              <w:t>IVIDIGITIZER_VAL_RUNT_POSITIVE</w:t>
            </w:r>
          </w:p>
        </w:tc>
        <w:tc>
          <w:tcPr>
            <w:tcW w:w="806" w:type="dxa"/>
            <w:gridSpan w:val="2"/>
          </w:tcPr>
          <w:p w:rsidR="00D24A42" w:rsidRDefault="00D24A42">
            <w:pPr>
              <w:pStyle w:val="TableCell"/>
            </w:pPr>
            <w:r>
              <w:t>1</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rsidR="00D24A42" w:rsidRDefault="00D24A42">
            <w:pPr>
              <w:pStyle w:val="TableCell"/>
            </w:pPr>
          </w:p>
        </w:tc>
        <w:tc>
          <w:tcPr>
            <w:tcW w:w="1080" w:type="dxa"/>
          </w:tcPr>
          <w:p w:rsidR="00D24A42" w:rsidRDefault="00D24A42">
            <w:pPr>
              <w:pStyle w:val="TableCell"/>
            </w:pPr>
            <w:r>
              <w:t>COM</w:t>
            </w:r>
          </w:p>
        </w:tc>
        <w:tc>
          <w:tcPr>
            <w:tcW w:w="583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IviDigitizerRuntPolarityPositive</w:t>
            </w:r>
          </w:p>
        </w:tc>
        <w:tc>
          <w:tcPr>
            <w:tcW w:w="806" w:type="dxa"/>
            <w:gridSpan w:val="2"/>
          </w:tcPr>
          <w:p w:rsidR="00D24A42" w:rsidRDefault="00D24A42">
            <w:pPr>
              <w:pStyle w:val="TableCell"/>
            </w:pPr>
            <w:r>
              <w:t>1</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rsidR="00D24A42" w:rsidRDefault="00D24A42" w:rsidP="00A83440">
            <w:pPr>
              <w:pStyle w:val="TableCell"/>
            </w:pPr>
            <w:r>
              <w:t>Negative</w:t>
            </w:r>
          </w:p>
        </w:tc>
        <w:tc>
          <w:tcPr>
            <w:tcW w:w="1080" w:type="dxa"/>
          </w:tcPr>
          <w:p w:rsidR="00D24A42" w:rsidRDefault="00D24A42">
            <w:pPr>
              <w:pStyle w:val="TableCell"/>
            </w:pPr>
            <w:r>
              <w:t>.NET</w:t>
            </w:r>
          </w:p>
        </w:tc>
        <w:tc>
          <w:tcPr>
            <w:tcW w:w="5834" w:type="dxa"/>
          </w:tcPr>
          <w:p w:rsidR="00D24A42" w:rsidRDefault="00D24A42">
            <w:pPr>
              <w:pStyle w:val="TableCellCourierNew"/>
            </w:pPr>
            <w:r>
              <w:t>RuntPolarity.Negative</w:t>
            </w:r>
          </w:p>
        </w:tc>
        <w:tc>
          <w:tcPr>
            <w:tcW w:w="806" w:type="dxa"/>
            <w:gridSpan w:val="2"/>
          </w:tcPr>
          <w:p w:rsidR="00D24A42" w:rsidRDefault="00D24A42">
            <w:pPr>
              <w:pStyle w:val="TableCell"/>
            </w:pPr>
            <w:r>
              <w:t>1</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rsidR="00D24A42" w:rsidRDefault="00D24A42">
            <w:pPr>
              <w:pStyle w:val="TableCell"/>
            </w:pPr>
          </w:p>
        </w:tc>
        <w:tc>
          <w:tcPr>
            <w:tcW w:w="1080" w:type="dxa"/>
          </w:tcPr>
          <w:p w:rsidR="00D24A42" w:rsidRDefault="00D24A42">
            <w:pPr>
              <w:pStyle w:val="TableCell"/>
            </w:pPr>
            <w:r>
              <w:t>C</w:t>
            </w:r>
          </w:p>
        </w:tc>
        <w:tc>
          <w:tcPr>
            <w:tcW w:w="5834" w:type="dxa"/>
          </w:tcPr>
          <w:p w:rsidR="00D24A42" w:rsidRDefault="00D24A42">
            <w:pPr>
              <w:pStyle w:val="TableCellCourierNew"/>
            </w:pPr>
            <w:r>
              <w:t>IVIDIGITIZER_VAL_RUNT_NEGATIVE</w:t>
            </w:r>
          </w:p>
        </w:tc>
        <w:tc>
          <w:tcPr>
            <w:tcW w:w="806" w:type="dxa"/>
            <w:gridSpan w:val="2"/>
          </w:tcPr>
          <w:p w:rsidR="00D24A42" w:rsidRDefault="00D24A42">
            <w:pPr>
              <w:pStyle w:val="TableCell"/>
            </w:pPr>
            <w:r>
              <w:t>2</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rsidR="00D24A42" w:rsidRDefault="00D24A42">
            <w:pPr>
              <w:pStyle w:val="TableCell"/>
            </w:pPr>
          </w:p>
        </w:tc>
        <w:tc>
          <w:tcPr>
            <w:tcW w:w="1080" w:type="dxa"/>
          </w:tcPr>
          <w:p w:rsidR="00D24A42" w:rsidRDefault="00D24A42">
            <w:pPr>
              <w:pStyle w:val="TableCell"/>
            </w:pPr>
            <w:r>
              <w:t>COM</w:t>
            </w:r>
          </w:p>
        </w:tc>
        <w:tc>
          <w:tcPr>
            <w:tcW w:w="583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IviDigitizerRuntPolarityNegative</w:t>
            </w:r>
          </w:p>
        </w:tc>
        <w:tc>
          <w:tcPr>
            <w:tcW w:w="806" w:type="dxa"/>
            <w:gridSpan w:val="2"/>
          </w:tcPr>
          <w:p w:rsidR="00D24A42" w:rsidRDefault="00D24A42">
            <w:pPr>
              <w:pStyle w:val="TableCell"/>
            </w:pPr>
            <w:r>
              <w:t>2</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rsidR="00D24A42" w:rsidRDefault="00D24A42" w:rsidP="00A83440">
            <w:pPr>
              <w:pStyle w:val="TableCell"/>
            </w:pPr>
            <w:r>
              <w:t>Either</w:t>
            </w:r>
          </w:p>
        </w:tc>
        <w:tc>
          <w:tcPr>
            <w:tcW w:w="1080" w:type="dxa"/>
          </w:tcPr>
          <w:p w:rsidR="00D24A42" w:rsidRDefault="00D24A42">
            <w:pPr>
              <w:pStyle w:val="TableCell"/>
            </w:pPr>
            <w:r>
              <w:t>.NET</w:t>
            </w:r>
          </w:p>
        </w:tc>
        <w:tc>
          <w:tcPr>
            <w:tcW w:w="5834" w:type="dxa"/>
          </w:tcPr>
          <w:p w:rsidR="00D24A42" w:rsidRDefault="00D24A42">
            <w:pPr>
              <w:pStyle w:val="TableCellCourierNew"/>
            </w:pPr>
            <w:r>
              <w:t>RuntPolarity.Either</w:t>
            </w:r>
          </w:p>
        </w:tc>
        <w:tc>
          <w:tcPr>
            <w:tcW w:w="806" w:type="dxa"/>
            <w:gridSpan w:val="2"/>
          </w:tcPr>
          <w:p w:rsidR="00D24A42" w:rsidRDefault="00D24A42">
            <w:pPr>
              <w:pStyle w:val="TableCell"/>
            </w:pPr>
            <w:r>
              <w:t>2</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rsidR="00D24A42" w:rsidRDefault="00D24A42">
            <w:pPr>
              <w:pStyle w:val="TableCell"/>
            </w:pPr>
          </w:p>
        </w:tc>
        <w:tc>
          <w:tcPr>
            <w:tcW w:w="1080" w:type="dxa"/>
          </w:tcPr>
          <w:p w:rsidR="00D24A42" w:rsidRDefault="00D24A42">
            <w:pPr>
              <w:pStyle w:val="TableCell"/>
            </w:pPr>
            <w:r>
              <w:t>C</w:t>
            </w:r>
          </w:p>
        </w:tc>
        <w:tc>
          <w:tcPr>
            <w:tcW w:w="5834" w:type="dxa"/>
          </w:tcPr>
          <w:p w:rsidR="00D24A42" w:rsidRDefault="00D24A42">
            <w:pPr>
              <w:pStyle w:val="TableCellCourierNew"/>
            </w:pPr>
            <w:r>
              <w:t>IVIDIGITIZER_VAL_RUNT_EITHER</w:t>
            </w:r>
          </w:p>
        </w:tc>
        <w:tc>
          <w:tcPr>
            <w:tcW w:w="806" w:type="dxa"/>
            <w:gridSpan w:val="2"/>
          </w:tcPr>
          <w:p w:rsidR="00D24A42" w:rsidRDefault="00D24A42">
            <w:pPr>
              <w:pStyle w:val="TableCell"/>
            </w:pPr>
            <w:r>
              <w:t>3</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rsidR="00D24A42" w:rsidRDefault="00D24A42">
            <w:pPr>
              <w:pStyle w:val="TableCell"/>
            </w:pPr>
          </w:p>
        </w:tc>
        <w:tc>
          <w:tcPr>
            <w:tcW w:w="1080" w:type="dxa"/>
          </w:tcPr>
          <w:p w:rsidR="00D24A42" w:rsidRDefault="00D24A42">
            <w:pPr>
              <w:pStyle w:val="TableCell"/>
            </w:pPr>
            <w:r>
              <w:t>COM</w:t>
            </w:r>
          </w:p>
        </w:tc>
        <w:tc>
          <w:tcPr>
            <w:tcW w:w="583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IviDigitizerRuntPolarityEither</w:t>
            </w:r>
          </w:p>
        </w:tc>
        <w:tc>
          <w:tcPr>
            <w:tcW w:w="806" w:type="dxa"/>
            <w:gridSpan w:val="2"/>
          </w:tcPr>
          <w:p w:rsidR="00D24A42" w:rsidRDefault="00D24A42">
            <w:pPr>
              <w:pStyle w:val="TableCell"/>
            </w:pPr>
            <w:r>
              <w:t>3</w:t>
            </w:r>
          </w:p>
        </w:tc>
      </w:tr>
    </w:tbl>
    <w:p w:rsidR="00004825" w:rsidRDefault="00004825" w:rsidP="009044C7">
      <w:pPr>
        <w:pStyle w:val="FunctionHead"/>
      </w:pPr>
      <w:r>
        <w:t>Runt Trigger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006"/>
        <w:gridCol w:w="1080"/>
        <w:gridCol w:w="5834"/>
        <w:gridCol w:w="800"/>
        <w:gridCol w:w="6"/>
      </w:tblGrid>
      <w:tr w:rsidR="00004825" w:rsidTr="009044C7">
        <w:trPr>
          <w:gridAfter w:val="1"/>
          <w:wAfter w:w="6" w:type="dxa"/>
          <w:cantSplit/>
          <w:tblHeader/>
        </w:trPr>
        <w:tc>
          <w:tcPr>
            <w:tcW w:w="100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83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rsidR="00D24A42" w:rsidRDefault="00D24A42" w:rsidP="00A83440">
            <w:pPr>
              <w:pStyle w:val="TableCell"/>
            </w:pPr>
            <w:r>
              <w:t>Positive</w:t>
            </w:r>
          </w:p>
        </w:tc>
        <w:tc>
          <w:tcPr>
            <w:tcW w:w="1080" w:type="dxa"/>
          </w:tcPr>
          <w:p w:rsidR="00D24A42" w:rsidRDefault="00D24A42">
            <w:pPr>
              <w:pStyle w:val="TableCell"/>
            </w:pPr>
            <w:r>
              <w:t>.NET</w:t>
            </w:r>
          </w:p>
        </w:tc>
        <w:tc>
          <w:tcPr>
            <w:tcW w:w="5834" w:type="dxa"/>
          </w:tcPr>
          <w:p w:rsidR="00D24A42" w:rsidRDefault="00D24A42">
            <w:pPr>
              <w:pStyle w:val="TableCellCourierNew"/>
            </w:pPr>
            <w:r>
              <w:t>RuntPolarity.Positive</w:t>
            </w:r>
          </w:p>
        </w:tc>
        <w:tc>
          <w:tcPr>
            <w:tcW w:w="806" w:type="dxa"/>
            <w:gridSpan w:val="2"/>
          </w:tcPr>
          <w:p w:rsidR="00D24A42" w:rsidRDefault="00D24A42">
            <w:pPr>
              <w:pStyle w:val="TableCell"/>
            </w:pPr>
            <w:r>
              <w:t>0</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rsidR="00D24A42" w:rsidRDefault="00D24A42">
            <w:pPr>
              <w:pStyle w:val="TableCell"/>
            </w:pPr>
          </w:p>
        </w:tc>
        <w:tc>
          <w:tcPr>
            <w:tcW w:w="1080" w:type="dxa"/>
          </w:tcPr>
          <w:p w:rsidR="00D24A42" w:rsidRDefault="00D24A42">
            <w:pPr>
              <w:pStyle w:val="TableCell"/>
            </w:pPr>
            <w:r>
              <w:t>C</w:t>
            </w:r>
          </w:p>
        </w:tc>
        <w:tc>
          <w:tcPr>
            <w:tcW w:w="5834" w:type="dxa"/>
          </w:tcPr>
          <w:p w:rsidR="00D24A42" w:rsidRDefault="00D24A42">
            <w:pPr>
              <w:pStyle w:val="TableCellCourierNew"/>
            </w:pPr>
            <w:r>
              <w:t>IVIDIGITIZER_VAL_RUNT_POSITIVE</w:t>
            </w:r>
          </w:p>
        </w:tc>
        <w:tc>
          <w:tcPr>
            <w:tcW w:w="806" w:type="dxa"/>
            <w:gridSpan w:val="2"/>
          </w:tcPr>
          <w:p w:rsidR="00D24A42" w:rsidRDefault="00D24A42">
            <w:pPr>
              <w:pStyle w:val="TableCell"/>
            </w:pPr>
            <w:r>
              <w:t>1</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rsidR="00D24A42" w:rsidRDefault="00D24A42">
            <w:pPr>
              <w:pStyle w:val="TableCell"/>
            </w:pPr>
          </w:p>
        </w:tc>
        <w:tc>
          <w:tcPr>
            <w:tcW w:w="1080" w:type="dxa"/>
          </w:tcPr>
          <w:p w:rsidR="00D24A42" w:rsidRDefault="00D24A42">
            <w:pPr>
              <w:pStyle w:val="TableCell"/>
            </w:pPr>
            <w:r>
              <w:t>COM</w:t>
            </w:r>
          </w:p>
        </w:tc>
        <w:tc>
          <w:tcPr>
            <w:tcW w:w="583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IviDigitizerRuntPolarityPositive</w:t>
            </w:r>
          </w:p>
        </w:tc>
        <w:tc>
          <w:tcPr>
            <w:tcW w:w="806" w:type="dxa"/>
            <w:gridSpan w:val="2"/>
          </w:tcPr>
          <w:p w:rsidR="00D24A42" w:rsidRDefault="00D24A42">
            <w:pPr>
              <w:pStyle w:val="TableCell"/>
            </w:pPr>
            <w:r>
              <w:t>1</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rsidR="00D24A42" w:rsidRDefault="00D24A42" w:rsidP="00A83440">
            <w:pPr>
              <w:pStyle w:val="TableCell"/>
            </w:pPr>
            <w:r>
              <w:t>Negative</w:t>
            </w:r>
          </w:p>
        </w:tc>
        <w:tc>
          <w:tcPr>
            <w:tcW w:w="1080" w:type="dxa"/>
          </w:tcPr>
          <w:p w:rsidR="00D24A42" w:rsidRDefault="00D24A42">
            <w:pPr>
              <w:pStyle w:val="TableCell"/>
            </w:pPr>
            <w:r>
              <w:t>.NET</w:t>
            </w:r>
          </w:p>
        </w:tc>
        <w:tc>
          <w:tcPr>
            <w:tcW w:w="5834" w:type="dxa"/>
          </w:tcPr>
          <w:p w:rsidR="00D24A42" w:rsidRDefault="00D24A42">
            <w:pPr>
              <w:pStyle w:val="TableCellCourierNew"/>
            </w:pPr>
            <w:r>
              <w:t>RuntPolarity.Negative</w:t>
            </w:r>
          </w:p>
        </w:tc>
        <w:tc>
          <w:tcPr>
            <w:tcW w:w="806" w:type="dxa"/>
            <w:gridSpan w:val="2"/>
          </w:tcPr>
          <w:p w:rsidR="00D24A42" w:rsidRDefault="00D24A42">
            <w:pPr>
              <w:pStyle w:val="TableCell"/>
            </w:pPr>
            <w:r>
              <w:t>1</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rsidR="00D24A42" w:rsidRDefault="00D24A42">
            <w:pPr>
              <w:pStyle w:val="TableCell"/>
            </w:pPr>
          </w:p>
        </w:tc>
        <w:tc>
          <w:tcPr>
            <w:tcW w:w="1080" w:type="dxa"/>
          </w:tcPr>
          <w:p w:rsidR="00D24A42" w:rsidRDefault="00D24A42">
            <w:pPr>
              <w:pStyle w:val="TableCell"/>
            </w:pPr>
            <w:r>
              <w:t>C</w:t>
            </w:r>
          </w:p>
        </w:tc>
        <w:tc>
          <w:tcPr>
            <w:tcW w:w="5834" w:type="dxa"/>
          </w:tcPr>
          <w:p w:rsidR="00D24A42" w:rsidRDefault="00D24A42">
            <w:pPr>
              <w:pStyle w:val="TableCellCourierNew"/>
            </w:pPr>
            <w:r>
              <w:t>IVIDIGITIZER_VAL_RUNT_NEGATIVE</w:t>
            </w:r>
          </w:p>
        </w:tc>
        <w:tc>
          <w:tcPr>
            <w:tcW w:w="806" w:type="dxa"/>
            <w:gridSpan w:val="2"/>
          </w:tcPr>
          <w:p w:rsidR="00D24A42" w:rsidRDefault="00D24A42">
            <w:pPr>
              <w:pStyle w:val="TableCell"/>
            </w:pPr>
            <w:r>
              <w:t>2</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rsidR="00D24A42" w:rsidRDefault="00D24A42">
            <w:pPr>
              <w:pStyle w:val="TableCell"/>
            </w:pPr>
          </w:p>
        </w:tc>
        <w:tc>
          <w:tcPr>
            <w:tcW w:w="1080" w:type="dxa"/>
          </w:tcPr>
          <w:p w:rsidR="00D24A42" w:rsidRDefault="00D24A42">
            <w:pPr>
              <w:pStyle w:val="TableCell"/>
            </w:pPr>
            <w:r>
              <w:t>COM</w:t>
            </w:r>
          </w:p>
        </w:tc>
        <w:tc>
          <w:tcPr>
            <w:tcW w:w="583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IviDigitizerRuntPolarityNegative</w:t>
            </w:r>
          </w:p>
        </w:tc>
        <w:tc>
          <w:tcPr>
            <w:tcW w:w="806" w:type="dxa"/>
            <w:gridSpan w:val="2"/>
          </w:tcPr>
          <w:p w:rsidR="00D24A42" w:rsidRDefault="00D24A42">
            <w:pPr>
              <w:pStyle w:val="TableCell"/>
            </w:pPr>
            <w:r>
              <w:t>2</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rsidR="00D24A42" w:rsidRDefault="00D24A42" w:rsidP="00A83440">
            <w:pPr>
              <w:pStyle w:val="TableCell"/>
            </w:pPr>
            <w:r>
              <w:lastRenderedPageBreak/>
              <w:t>Either</w:t>
            </w:r>
          </w:p>
        </w:tc>
        <w:tc>
          <w:tcPr>
            <w:tcW w:w="1080" w:type="dxa"/>
          </w:tcPr>
          <w:p w:rsidR="00D24A42" w:rsidRDefault="00D24A42">
            <w:pPr>
              <w:pStyle w:val="TableCell"/>
            </w:pPr>
            <w:r>
              <w:t>.NET</w:t>
            </w:r>
          </w:p>
        </w:tc>
        <w:tc>
          <w:tcPr>
            <w:tcW w:w="5834" w:type="dxa"/>
          </w:tcPr>
          <w:p w:rsidR="00D24A42" w:rsidRDefault="00D24A42">
            <w:pPr>
              <w:pStyle w:val="TableCellCourierNew"/>
            </w:pPr>
            <w:r>
              <w:t>RuntPolarity.Either</w:t>
            </w:r>
          </w:p>
        </w:tc>
        <w:tc>
          <w:tcPr>
            <w:tcW w:w="806" w:type="dxa"/>
            <w:gridSpan w:val="2"/>
          </w:tcPr>
          <w:p w:rsidR="00D24A42" w:rsidRDefault="00D24A42">
            <w:pPr>
              <w:pStyle w:val="TableCell"/>
            </w:pPr>
            <w:r>
              <w:t>2</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rsidR="00D24A42" w:rsidRDefault="00D24A42">
            <w:pPr>
              <w:pStyle w:val="TableCell"/>
            </w:pPr>
          </w:p>
        </w:tc>
        <w:tc>
          <w:tcPr>
            <w:tcW w:w="1080" w:type="dxa"/>
          </w:tcPr>
          <w:p w:rsidR="00D24A42" w:rsidRDefault="00D24A42">
            <w:pPr>
              <w:pStyle w:val="TableCell"/>
            </w:pPr>
            <w:r>
              <w:t>C</w:t>
            </w:r>
          </w:p>
        </w:tc>
        <w:tc>
          <w:tcPr>
            <w:tcW w:w="5834" w:type="dxa"/>
          </w:tcPr>
          <w:p w:rsidR="00D24A42" w:rsidRDefault="00D24A42">
            <w:pPr>
              <w:pStyle w:val="TableCellCourierNew"/>
            </w:pPr>
            <w:r>
              <w:t>IVIDIGITIZER_VAL_RUNT_EITHER</w:t>
            </w:r>
          </w:p>
        </w:tc>
        <w:tc>
          <w:tcPr>
            <w:tcW w:w="806" w:type="dxa"/>
            <w:gridSpan w:val="2"/>
          </w:tcPr>
          <w:p w:rsidR="00D24A42" w:rsidRDefault="00D24A42">
            <w:pPr>
              <w:pStyle w:val="TableCell"/>
            </w:pPr>
            <w:r>
              <w:t>3</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rsidR="00D24A42" w:rsidRDefault="00D24A42">
            <w:pPr>
              <w:pStyle w:val="TableCell"/>
            </w:pPr>
          </w:p>
        </w:tc>
        <w:tc>
          <w:tcPr>
            <w:tcW w:w="1080" w:type="dxa"/>
          </w:tcPr>
          <w:p w:rsidR="00D24A42" w:rsidRDefault="00D24A42">
            <w:pPr>
              <w:pStyle w:val="TableCell"/>
            </w:pPr>
            <w:r>
              <w:t>COM</w:t>
            </w:r>
          </w:p>
        </w:tc>
        <w:tc>
          <w:tcPr>
            <w:tcW w:w="583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IviDigitizerRuntPolarityEither</w:t>
            </w:r>
          </w:p>
        </w:tc>
        <w:tc>
          <w:tcPr>
            <w:tcW w:w="806" w:type="dxa"/>
            <w:gridSpan w:val="2"/>
          </w:tcPr>
          <w:p w:rsidR="00D24A42" w:rsidRDefault="00D24A42">
            <w:pPr>
              <w:pStyle w:val="TableCell"/>
            </w:pPr>
            <w:r>
              <w:t>3</w:t>
            </w:r>
          </w:p>
        </w:tc>
      </w:tr>
    </w:tbl>
    <w:p w:rsidR="00004825" w:rsidRDefault="00004825" w:rsidP="009044C7">
      <w:pPr>
        <w:pStyle w:val="FunctionHead"/>
      </w:pPr>
      <w:r>
        <w:t>Sample Clock Source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006"/>
        <w:gridCol w:w="1080"/>
        <w:gridCol w:w="5834"/>
        <w:gridCol w:w="800"/>
        <w:gridCol w:w="6"/>
      </w:tblGrid>
      <w:tr w:rsidR="00004825" w:rsidTr="00877728">
        <w:trPr>
          <w:gridAfter w:val="1"/>
          <w:wAfter w:w="6" w:type="dxa"/>
          <w:cantSplit/>
          <w:tblHeader/>
        </w:trPr>
        <w:tc>
          <w:tcPr>
            <w:tcW w:w="100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83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rsidR="00D24A42" w:rsidRDefault="00D24A42" w:rsidP="00A83440">
            <w:pPr>
              <w:pStyle w:val="TableCell"/>
            </w:pPr>
            <w:r>
              <w:t>Internal</w:t>
            </w:r>
          </w:p>
        </w:tc>
        <w:tc>
          <w:tcPr>
            <w:tcW w:w="1080" w:type="dxa"/>
          </w:tcPr>
          <w:p w:rsidR="00D24A42" w:rsidRDefault="00D24A42">
            <w:pPr>
              <w:pStyle w:val="TableCell"/>
            </w:pPr>
            <w:r>
              <w:t>.NET</w:t>
            </w:r>
          </w:p>
        </w:tc>
        <w:tc>
          <w:tcPr>
            <w:tcW w:w="5834" w:type="dxa"/>
          </w:tcPr>
          <w:p w:rsidR="00D24A42" w:rsidRDefault="00D24A42">
            <w:pPr>
              <w:pStyle w:val="TableCellCourierNew"/>
            </w:pPr>
            <w:r>
              <w:t>SampleClockSource.Internal</w:t>
            </w:r>
          </w:p>
        </w:tc>
        <w:tc>
          <w:tcPr>
            <w:tcW w:w="806" w:type="dxa"/>
            <w:gridSpan w:val="2"/>
          </w:tcPr>
          <w:p w:rsidR="00D24A42" w:rsidRDefault="00D24A42">
            <w:pPr>
              <w:pStyle w:val="TableCell"/>
            </w:pPr>
            <w:r>
              <w:t>0</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rsidR="00D24A42" w:rsidRDefault="00D24A42">
            <w:pPr>
              <w:pStyle w:val="TableCell"/>
            </w:pPr>
          </w:p>
        </w:tc>
        <w:tc>
          <w:tcPr>
            <w:tcW w:w="1080" w:type="dxa"/>
          </w:tcPr>
          <w:p w:rsidR="00D24A42" w:rsidRDefault="00D24A42">
            <w:pPr>
              <w:pStyle w:val="TableCell"/>
            </w:pPr>
            <w:r>
              <w:t>C</w:t>
            </w:r>
          </w:p>
        </w:tc>
        <w:tc>
          <w:tcPr>
            <w:tcW w:w="5834" w:type="dxa"/>
          </w:tcPr>
          <w:p w:rsidR="00D24A42" w:rsidRDefault="00D24A42">
            <w:pPr>
              <w:pStyle w:val="TableCellCourierNew"/>
            </w:pPr>
            <w:r>
              <w:t>IVIDIGITIZER_VAL_SAMPLE_CLOCK_SOURCE_INTERNAL</w:t>
            </w:r>
          </w:p>
        </w:tc>
        <w:tc>
          <w:tcPr>
            <w:tcW w:w="806" w:type="dxa"/>
            <w:gridSpan w:val="2"/>
          </w:tcPr>
          <w:p w:rsidR="00D24A42" w:rsidRDefault="00D24A42">
            <w:pPr>
              <w:pStyle w:val="TableCell"/>
            </w:pPr>
            <w:r>
              <w:t>0</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rsidR="00D24A42" w:rsidRDefault="00D24A42">
            <w:pPr>
              <w:pStyle w:val="TableCell"/>
            </w:pPr>
          </w:p>
        </w:tc>
        <w:tc>
          <w:tcPr>
            <w:tcW w:w="1080" w:type="dxa"/>
          </w:tcPr>
          <w:p w:rsidR="00D24A42" w:rsidRDefault="00D24A42">
            <w:pPr>
              <w:pStyle w:val="TableCell"/>
            </w:pPr>
            <w:r>
              <w:t>COM</w:t>
            </w:r>
          </w:p>
        </w:tc>
        <w:tc>
          <w:tcPr>
            <w:tcW w:w="583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IviDigitizerSampleClockSourceInternal</w:t>
            </w:r>
          </w:p>
        </w:tc>
        <w:tc>
          <w:tcPr>
            <w:tcW w:w="806" w:type="dxa"/>
            <w:gridSpan w:val="2"/>
          </w:tcPr>
          <w:p w:rsidR="00D24A42" w:rsidRDefault="00D24A42">
            <w:pPr>
              <w:pStyle w:val="TableCell"/>
            </w:pPr>
            <w:r>
              <w:t>0</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rsidR="00D24A42" w:rsidRDefault="00D24A42" w:rsidP="00A83440">
            <w:pPr>
              <w:pStyle w:val="TableCell"/>
            </w:pPr>
            <w:r>
              <w:t>External</w:t>
            </w:r>
          </w:p>
        </w:tc>
        <w:tc>
          <w:tcPr>
            <w:tcW w:w="1080" w:type="dxa"/>
          </w:tcPr>
          <w:p w:rsidR="00D24A42" w:rsidRDefault="00D24A42">
            <w:pPr>
              <w:pStyle w:val="TableCell"/>
            </w:pPr>
            <w:r>
              <w:t>.NET</w:t>
            </w:r>
          </w:p>
        </w:tc>
        <w:tc>
          <w:tcPr>
            <w:tcW w:w="5834" w:type="dxa"/>
          </w:tcPr>
          <w:p w:rsidR="00D24A42" w:rsidRDefault="00D24A42">
            <w:pPr>
              <w:pStyle w:val="TableCellCourierNew"/>
            </w:pPr>
            <w:r>
              <w:t>SampleClockSource.External</w:t>
            </w:r>
          </w:p>
        </w:tc>
        <w:tc>
          <w:tcPr>
            <w:tcW w:w="806" w:type="dxa"/>
            <w:gridSpan w:val="2"/>
          </w:tcPr>
          <w:p w:rsidR="00D24A42" w:rsidRDefault="00D24A42">
            <w:pPr>
              <w:pStyle w:val="TableCell"/>
            </w:pPr>
            <w:r>
              <w:t>1</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rsidR="00D24A42" w:rsidRDefault="00D24A42">
            <w:pPr>
              <w:pStyle w:val="TableCell"/>
            </w:pPr>
          </w:p>
        </w:tc>
        <w:tc>
          <w:tcPr>
            <w:tcW w:w="1080" w:type="dxa"/>
          </w:tcPr>
          <w:p w:rsidR="00D24A42" w:rsidRDefault="00D24A42">
            <w:pPr>
              <w:pStyle w:val="TableCell"/>
            </w:pPr>
            <w:r>
              <w:t>C</w:t>
            </w:r>
          </w:p>
        </w:tc>
        <w:tc>
          <w:tcPr>
            <w:tcW w:w="5834" w:type="dxa"/>
          </w:tcPr>
          <w:p w:rsidR="00D24A42" w:rsidRDefault="00D24A42">
            <w:pPr>
              <w:pStyle w:val="TableCellCourierNew"/>
            </w:pPr>
            <w:r>
              <w:t>IVIDIGITIZER_VAL_SAMPLE_CLOCK_SOURCE_EXTERNAL</w:t>
            </w:r>
          </w:p>
        </w:tc>
        <w:tc>
          <w:tcPr>
            <w:tcW w:w="806" w:type="dxa"/>
            <w:gridSpan w:val="2"/>
          </w:tcPr>
          <w:p w:rsidR="00D24A42" w:rsidRDefault="00D24A42">
            <w:pPr>
              <w:pStyle w:val="TableCell"/>
            </w:pPr>
            <w:r>
              <w:t>1</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rsidR="00D24A42" w:rsidRDefault="00D24A42">
            <w:pPr>
              <w:pStyle w:val="TableCell"/>
            </w:pPr>
          </w:p>
        </w:tc>
        <w:tc>
          <w:tcPr>
            <w:tcW w:w="1080" w:type="dxa"/>
          </w:tcPr>
          <w:p w:rsidR="00D24A42" w:rsidRDefault="00D24A42">
            <w:pPr>
              <w:pStyle w:val="TableCell"/>
            </w:pPr>
            <w:r>
              <w:t>COM</w:t>
            </w:r>
          </w:p>
        </w:tc>
        <w:tc>
          <w:tcPr>
            <w:tcW w:w="583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IviDigitizerSampleClockSourceExternal</w:t>
            </w:r>
          </w:p>
        </w:tc>
        <w:tc>
          <w:tcPr>
            <w:tcW w:w="806" w:type="dxa"/>
            <w:gridSpan w:val="2"/>
          </w:tcPr>
          <w:p w:rsidR="00D24A42" w:rsidRDefault="00D24A42">
            <w:pPr>
              <w:pStyle w:val="TableCell"/>
            </w:pPr>
            <w:r>
              <w:t>1</w:t>
            </w:r>
          </w:p>
        </w:tc>
      </w:tr>
    </w:tbl>
    <w:p w:rsidR="0087158C" w:rsidRDefault="0087158C" w:rsidP="00DD35D8">
      <w:pPr>
        <w:pStyle w:val="FunctionHead"/>
      </w:pPr>
      <w:r>
        <w:t>Sample Mode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546"/>
        <w:gridCol w:w="1080"/>
        <w:gridCol w:w="5294"/>
        <w:gridCol w:w="800"/>
        <w:gridCol w:w="6"/>
      </w:tblGrid>
      <w:tr w:rsidR="0087158C" w:rsidTr="00877728">
        <w:trPr>
          <w:gridAfter w:val="1"/>
          <w:wAfter w:w="6" w:type="dxa"/>
          <w:cantSplit/>
          <w:tblHeader/>
        </w:trPr>
        <w:tc>
          <w:tcPr>
            <w:tcW w:w="1546" w:type="dxa"/>
            <w:tcBorders>
              <w:top w:val="single" w:sz="4" w:space="0" w:color="auto"/>
              <w:left w:val="single" w:sz="6" w:space="0" w:color="auto"/>
              <w:bottom w:val="double" w:sz="6" w:space="0" w:color="auto"/>
            </w:tcBorders>
            <w:shd w:val="clear" w:color="auto" w:fill="C0C0C0"/>
          </w:tcPr>
          <w:p w:rsidR="0087158C" w:rsidRDefault="0087158C" w:rsidP="0094340A">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87158C" w:rsidRDefault="0087158C" w:rsidP="0094340A">
            <w:pPr>
              <w:pStyle w:val="TableHead"/>
              <w:rPr>
                <w:i/>
                <w:iCs/>
              </w:rPr>
            </w:pPr>
            <w:r>
              <w:rPr>
                <w:i/>
                <w:iCs/>
              </w:rPr>
              <w:t>Language</w:t>
            </w:r>
          </w:p>
        </w:tc>
        <w:tc>
          <w:tcPr>
            <w:tcW w:w="5294" w:type="dxa"/>
            <w:tcBorders>
              <w:top w:val="single" w:sz="4" w:space="0" w:color="auto"/>
              <w:bottom w:val="double" w:sz="6" w:space="0" w:color="auto"/>
            </w:tcBorders>
            <w:shd w:val="clear" w:color="auto" w:fill="C0C0C0"/>
          </w:tcPr>
          <w:p w:rsidR="0087158C" w:rsidRDefault="0087158C" w:rsidP="0094340A">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87158C" w:rsidRDefault="0087158C" w:rsidP="0094340A">
            <w:pPr>
              <w:pStyle w:val="TableHead"/>
              <w:rPr>
                <w:i/>
                <w:iCs/>
              </w:rPr>
            </w:pPr>
            <w:r>
              <w:rPr>
                <w:i/>
                <w:iCs/>
              </w:rPr>
              <w:t>Actual Value</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546" w:type="dxa"/>
            <w:vMerge w:val="restart"/>
          </w:tcPr>
          <w:p w:rsidR="00D24A42" w:rsidRDefault="00D24A42" w:rsidP="0087158C">
            <w:pPr>
              <w:pStyle w:val="TableCell"/>
            </w:pPr>
            <w:r>
              <w:t>Real Time</w:t>
            </w:r>
          </w:p>
        </w:tc>
        <w:tc>
          <w:tcPr>
            <w:tcW w:w="1080" w:type="dxa"/>
          </w:tcPr>
          <w:p w:rsidR="00D24A42" w:rsidRDefault="00D24A42" w:rsidP="0094340A">
            <w:pPr>
              <w:pStyle w:val="TableCell"/>
            </w:pPr>
            <w:r>
              <w:t>.NET</w:t>
            </w:r>
          </w:p>
        </w:tc>
        <w:tc>
          <w:tcPr>
            <w:tcW w:w="5294" w:type="dxa"/>
          </w:tcPr>
          <w:p w:rsidR="00D24A42" w:rsidRDefault="00D24A42" w:rsidP="0094340A">
            <w:pPr>
              <w:pStyle w:val="TableCellCourierNew"/>
            </w:pPr>
            <w:r>
              <w:t>Sampl</w:t>
            </w:r>
            <w:r w:rsidR="001B22E8">
              <w:t>e</w:t>
            </w:r>
            <w:r>
              <w:t>Mode.RealTime</w:t>
            </w:r>
          </w:p>
        </w:tc>
        <w:tc>
          <w:tcPr>
            <w:tcW w:w="806" w:type="dxa"/>
            <w:gridSpan w:val="2"/>
          </w:tcPr>
          <w:p w:rsidR="00D24A42" w:rsidRDefault="00D24A42" w:rsidP="0094340A">
            <w:pPr>
              <w:pStyle w:val="TableCell"/>
            </w:pPr>
            <w:r>
              <w:t>0</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546" w:type="dxa"/>
            <w:vMerge/>
          </w:tcPr>
          <w:p w:rsidR="00D24A42" w:rsidRDefault="00D24A42" w:rsidP="0087158C">
            <w:pPr>
              <w:pStyle w:val="TableCell"/>
            </w:pPr>
          </w:p>
        </w:tc>
        <w:tc>
          <w:tcPr>
            <w:tcW w:w="1080" w:type="dxa"/>
          </w:tcPr>
          <w:p w:rsidR="00D24A42" w:rsidRDefault="00D24A42" w:rsidP="0094340A">
            <w:pPr>
              <w:pStyle w:val="TableCell"/>
            </w:pPr>
            <w:r>
              <w:t>C</w:t>
            </w:r>
          </w:p>
        </w:tc>
        <w:tc>
          <w:tcPr>
            <w:tcW w:w="5294" w:type="dxa"/>
          </w:tcPr>
          <w:p w:rsidR="00D24A42" w:rsidRDefault="00D24A42" w:rsidP="0094340A">
            <w:pPr>
              <w:pStyle w:val="TableCellCourierNew"/>
            </w:pPr>
            <w:r>
              <w:t>IVIDIGITIZER_VAL_SAMPLE_MODE_REAL_TIME</w:t>
            </w:r>
          </w:p>
        </w:tc>
        <w:tc>
          <w:tcPr>
            <w:tcW w:w="806" w:type="dxa"/>
            <w:gridSpan w:val="2"/>
          </w:tcPr>
          <w:p w:rsidR="00D24A42" w:rsidRDefault="00D24A42" w:rsidP="0094340A">
            <w:pPr>
              <w:pStyle w:val="TableCell"/>
            </w:pPr>
            <w:r>
              <w:t>0</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546" w:type="dxa"/>
            <w:vMerge/>
          </w:tcPr>
          <w:p w:rsidR="00D24A42" w:rsidRDefault="00D24A42" w:rsidP="0094340A">
            <w:pPr>
              <w:pStyle w:val="TableCell"/>
            </w:pPr>
          </w:p>
        </w:tc>
        <w:tc>
          <w:tcPr>
            <w:tcW w:w="1080" w:type="dxa"/>
          </w:tcPr>
          <w:p w:rsidR="00D24A42" w:rsidRDefault="00D24A42" w:rsidP="0094340A">
            <w:pPr>
              <w:pStyle w:val="TableCell"/>
            </w:pPr>
            <w:r>
              <w:t>COM</w:t>
            </w:r>
          </w:p>
        </w:tc>
        <w:tc>
          <w:tcPr>
            <w:tcW w:w="5294" w:type="dxa"/>
          </w:tcPr>
          <w:p w:rsidR="00D24A42" w:rsidRDefault="00D24A42" w:rsidP="00B94C52">
            <w:pPr>
              <w:pStyle w:val="TableCell"/>
              <w:rPr>
                <w:rFonts w:ascii="Courier New" w:hAnsi="Courier New" w:cs="Courier New"/>
                <w:sz w:val="18"/>
                <w:szCs w:val="18"/>
              </w:rPr>
            </w:pPr>
            <w:r>
              <w:rPr>
                <w:rFonts w:ascii="Courier New" w:hAnsi="Courier New" w:cs="Courier New"/>
                <w:sz w:val="18"/>
                <w:szCs w:val="18"/>
              </w:rPr>
              <w:t>IviDigitizerSampl</w:t>
            </w:r>
            <w:r w:rsidR="001B22E8">
              <w:rPr>
                <w:rFonts w:ascii="Courier New" w:hAnsi="Courier New" w:cs="Courier New"/>
                <w:sz w:val="18"/>
                <w:szCs w:val="18"/>
              </w:rPr>
              <w:t>e</w:t>
            </w:r>
            <w:r>
              <w:rPr>
                <w:rFonts w:ascii="Courier New" w:hAnsi="Courier New" w:cs="Courier New"/>
                <w:sz w:val="18"/>
                <w:szCs w:val="18"/>
              </w:rPr>
              <w:t>ModeRealTime</w:t>
            </w:r>
          </w:p>
        </w:tc>
        <w:tc>
          <w:tcPr>
            <w:tcW w:w="806" w:type="dxa"/>
            <w:gridSpan w:val="2"/>
          </w:tcPr>
          <w:p w:rsidR="00D24A42" w:rsidRDefault="00D24A42" w:rsidP="0094340A">
            <w:pPr>
              <w:pStyle w:val="TableCell"/>
            </w:pPr>
            <w:r>
              <w:t>0</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546" w:type="dxa"/>
            <w:vMerge w:val="restart"/>
          </w:tcPr>
          <w:p w:rsidR="00D24A42" w:rsidRDefault="00D24A42" w:rsidP="0094340A">
            <w:pPr>
              <w:pStyle w:val="TableCell"/>
            </w:pPr>
            <w:r>
              <w:t>Equivalent Time</w:t>
            </w:r>
          </w:p>
        </w:tc>
        <w:tc>
          <w:tcPr>
            <w:tcW w:w="1080" w:type="dxa"/>
          </w:tcPr>
          <w:p w:rsidR="00D24A42" w:rsidRDefault="00D24A42" w:rsidP="0094340A">
            <w:pPr>
              <w:pStyle w:val="TableCell"/>
            </w:pPr>
            <w:r>
              <w:t>.NET</w:t>
            </w:r>
          </w:p>
        </w:tc>
        <w:tc>
          <w:tcPr>
            <w:tcW w:w="5294" w:type="dxa"/>
          </w:tcPr>
          <w:p w:rsidR="00D24A42" w:rsidRDefault="00D24A42" w:rsidP="0094340A">
            <w:pPr>
              <w:pStyle w:val="TableCellCourierNew"/>
            </w:pPr>
            <w:r>
              <w:t>SampleMode.EquivalentTime</w:t>
            </w:r>
          </w:p>
        </w:tc>
        <w:tc>
          <w:tcPr>
            <w:tcW w:w="806" w:type="dxa"/>
            <w:gridSpan w:val="2"/>
          </w:tcPr>
          <w:p w:rsidR="00D24A42" w:rsidRDefault="00D24A42" w:rsidP="0094340A">
            <w:pPr>
              <w:pStyle w:val="TableCell"/>
            </w:pPr>
            <w:r>
              <w:t>1</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546" w:type="dxa"/>
            <w:vMerge/>
          </w:tcPr>
          <w:p w:rsidR="00D24A42" w:rsidRDefault="00D24A42" w:rsidP="0094340A">
            <w:pPr>
              <w:pStyle w:val="TableCell"/>
            </w:pPr>
          </w:p>
        </w:tc>
        <w:tc>
          <w:tcPr>
            <w:tcW w:w="1080" w:type="dxa"/>
          </w:tcPr>
          <w:p w:rsidR="00D24A42" w:rsidRDefault="00D24A42" w:rsidP="0094340A">
            <w:pPr>
              <w:pStyle w:val="TableCell"/>
            </w:pPr>
            <w:r>
              <w:t>C</w:t>
            </w:r>
          </w:p>
        </w:tc>
        <w:tc>
          <w:tcPr>
            <w:tcW w:w="5294" w:type="dxa"/>
          </w:tcPr>
          <w:p w:rsidR="00D24A42" w:rsidRDefault="00D24A42" w:rsidP="0094340A">
            <w:pPr>
              <w:pStyle w:val="TableCellCourierNew"/>
            </w:pPr>
            <w:r>
              <w:t>IVIDIGITIZER_VAL_SAMPLE_MODE_EQUIVALENT_TIME</w:t>
            </w:r>
          </w:p>
        </w:tc>
        <w:tc>
          <w:tcPr>
            <w:tcW w:w="806" w:type="dxa"/>
            <w:gridSpan w:val="2"/>
          </w:tcPr>
          <w:p w:rsidR="00D24A42" w:rsidRDefault="00D24A42" w:rsidP="0094340A">
            <w:pPr>
              <w:pStyle w:val="TableCell"/>
            </w:pPr>
            <w:r>
              <w:t>1</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546" w:type="dxa"/>
            <w:vMerge/>
          </w:tcPr>
          <w:p w:rsidR="00D24A42" w:rsidRDefault="00D24A42" w:rsidP="0094340A">
            <w:pPr>
              <w:pStyle w:val="TableCell"/>
            </w:pPr>
          </w:p>
        </w:tc>
        <w:tc>
          <w:tcPr>
            <w:tcW w:w="1080" w:type="dxa"/>
          </w:tcPr>
          <w:p w:rsidR="00D24A42" w:rsidRDefault="00D24A42" w:rsidP="0094340A">
            <w:pPr>
              <w:pStyle w:val="TableCell"/>
            </w:pPr>
            <w:r>
              <w:t>COM</w:t>
            </w:r>
          </w:p>
        </w:tc>
        <w:tc>
          <w:tcPr>
            <w:tcW w:w="5294" w:type="dxa"/>
          </w:tcPr>
          <w:p w:rsidR="00D24A42" w:rsidRDefault="00D24A42" w:rsidP="0094340A">
            <w:pPr>
              <w:pStyle w:val="TableCell"/>
              <w:rPr>
                <w:rFonts w:ascii="Courier New" w:hAnsi="Courier New" w:cs="Courier New"/>
                <w:sz w:val="18"/>
                <w:szCs w:val="18"/>
              </w:rPr>
            </w:pPr>
            <w:r>
              <w:rPr>
                <w:rFonts w:ascii="Courier New" w:hAnsi="Courier New" w:cs="Courier New"/>
                <w:sz w:val="18"/>
                <w:szCs w:val="18"/>
              </w:rPr>
              <w:t>IviDigitizerSampleModeEquivalentTime</w:t>
            </w:r>
          </w:p>
        </w:tc>
        <w:tc>
          <w:tcPr>
            <w:tcW w:w="806" w:type="dxa"/>
            <w:gridSpan w:val="2"/>
          </w:tcPr>
          <w:p w:rsidR="00D24A42" w:rsidRDefault="00D24A42" w:rsidP="0094340A">
            <w:pPr>
              <w:pStyle w:val="TableCell"/>
            </w:pPr>
            <w:r>
              <w:t>1</w:t>
            </w:r>
          </w:p>
        </w:tc>
      </w:tr>
    </w:tbl>
    <w:p w:rsidR="00877728" w:rsidRDefault="00877728" w:rsidP="00DD35D8">
      <w:pPr>
        <w:pStyle w:val="FunctionHead"/>
      </w:pPr>
    </w:p>
    <w:p w:rsidR="00004825" w:rsidRDefault="00877728" w:rsidP="00DD35D8">
      <w:pPr>
        <w:pStyle w:val="FunctionHead"/>
      </w:pPr>
      <w:r>
        <w:br w:type="page"/>
      </w:r>
      <w:r w:rsidR="00004825">
        <w:lastRenderedPageBreak/>
        <w:t>Temperature Units</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726"/>
        <w:gridCol w:w="1080"/>
        <w:gridCol w:w="5114"/>
        <w:gridCol w:w="800"/>
        <w:gridCol w:w="6"/>
      </w:tblGrid>
      <w:tr w:rsidR="00004825" w:rsidTr="00DD35D8">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Celsius</w:t>
            </w:r>
          </w:p>
        </w:tc>
        <w:tc>
          <w:tcPr>
            <w:tcW w:w="1080" w:type="dxa"/>
          </w:tcPr>
          <w:p w:rsidR="00D24A42" w:rsidRDefault="00D24A42">
            <w:pPr>
              <w:pStyle w:val="TableCell"/>
            </w:pPr>
            <w:r>
              <w:t>.NET</w:t>
            </w:r>
          </w:p>
        </w:tc>
        <w:tc>
          <w:tcPr>
            <w:tcW w:w="5114" w:type="dxa"/>
          </w:tcPr>
          <w:p w:rsidR="00D24A42" w:rsidRDefault="00D24A42">
            <w:pPr>
              <w:pStyle w:val="TableCellCourierNew"/>
            </w:pPr>
            <w:r>
              <w:t>TemperatureUnits.Celsius</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IVIDIGITIZER_VAL_CELSIUS</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IviDigitizerTemperatureUnitsCelsius</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Fahrenheit</w:t>
            </w:r>
          </w:p>
        </w:tc>
        <w:tc>
          <w:tcPr>
            <w:tcW w:w="1080" w:type="dxa"/>
          </w:tcPr>
          <w:p w:rsidR="00D24A42" w:rsidRDefault="00D24A42">
            <w:pPr>
              <w:pStyle w:val="TableCell"/>
            </w:pPr>
            <w:r>
              <w:t>.NET</w:t>
            </w:r>
          </w:p>
        </w:tc>
        <w:tc>
          <w:tcPr>
            <w:tcW w:w="5114" w:type="dxa"/>
          </w:tcPr>
          <w:p w:rsidR="00D24A42" w:rsidRDefault="00D24A42">
            <w:pPr>
              <w:pStyle w:val="TableCellCourierNew"/>
            </w:pPr>
            <w:r>
              <w:t>TemperatureUnits.Fahrenheit</w:t>
            </w:r>
          </w:p>
        </w:tc>
        <w:tc>
          <w:tcPr>
            <w:tcW w:w="806" w:type="dxa"/>
            <w:gridSpan w:val="2"/>
          </w:tcPr>
          <w:p w:rsidR="00D24A42" w:rsidRDefault="005E7305">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IVIDIGITIZER_VAL_FAHRENHEIT</w:t>
            </w:r>
          </w:p>
        </w:tc>
        <w:tc>
          <w:tcPr>
            <w:tcW w:w="806" w:type="dxa"/>
            <w:gridSpan w:val="2"/>
          </w:tcPr>
          <w:p w:rsidR="00D24A42" w:rsidRDefault="00D24A42">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IviDigitizerTemperatureUnitsFahrenheit</w:t>
            </w:r>
          </w:p>
        </w:tc>
        <w:tc>
          <w:tcPr>
            <w:tcW w:w="806" w:type="dxa"/>
            <w:gridSpan w:val="2"/>
          </w:tcPr>
          <w:p w:rsidR="00D24A42" w:rsidRDefault="00D24A42">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Kelvin</w:t>
            </w:r>
          </w:p>
        </w:tc>
        <w:tc>
          <w:tcPr>
            <w:tcW w:w="1080" w:type="dxa"/>
          </w:tcPr>
          <w:p w:rsidR="00D24A42" w:rsidRDefault="00D24A42">
            <w:pPr>
              <w:pStyle w:val="TableCell"/>
            </w:pPr>
            <w:r>
              <w:t>.NET</w:t>
            </w:r>
          </w:p>
        </w:tc>
        <w:tc>
          <w:tcPr>
            <w:tcW w:w="5114" w:type="dxa"/>
          </w:tcPr>
          <w:p w:rsidR="00D24A42" w:rsidRDefault="00D24A42">
            <w:pPr>
              <w:pStyle w:val="TableCellCourierNew"/>
            </w:pPr>
            <w:r>
              <w:t>TemperatureUnits.Kelvin</w:t>
            </w:r>
          </w:p>
        </w:tc>
        <w:tc>
          <w:tcPr>
            <w:tcW w:w="806" w:type="dxa"/>
            <w:gridSpan w:val="2"/>
          </w:tcPr>
          <w:p w:rsidR="00D24A42" w:rsidRDefault="00D24A42">
            <w:pPr>
              <w:pStyle w:val="TableCell"/>
            </w:pPr>
            <w:r>
              <w:t>2</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IVIDIGITIZER_VAL_KELVIN</w:t>
            </w:r>
          </w:p>
        </w:tc>
        <w:tc>
          <w:tcPr>
            <w:tcW w:w="806" w:type="dxa"/>
            <w:gridSpan w:val="2"/>
          </w:tcPr>
          <w:p w:rsidR="00D24A42" w:rsidRDefault="00D24A42">
            <w:pPr>
              <w:pStyle w:val="TableCell"/>
            </w:pPr>
            <w:r>
              <w:t>2</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IviDigitizerTemperatureUnitsKelvin</w:t>
            </w:r>
          </w:p>
        </w:tc>
        <w:tc>
          <w:tcPr>
            <w:tcW w:w="806" w:type="dxa"/>
            <w:gridSpan w:val="2"/>
          </w:tcPr>
          <w:p w:rsidR="00D24A42" w:rsidRDefault="00D24A42">
            <w:pPr>
              <w:pStyle w:val="TableCell"/>
            </w:pPr>
            <w:r>
              <w:t>2</w:t>
            </w:r>
          </w:p>
        </w:tc>
      </w:tr>
    </w:tbl>
    <w:p w:rsidR="00004825" w:rsidRDefault="00004825" w:rsidP="00DD35D8">
      <w:pPr>
        <w:pStyle w:val="FunctionHead"/>
      </w:pPr>
      <w:r>
        <w:t>Trigger Coupling</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726"/>
        <w:gridCol w:w="1080"/>
        <w:gridCol w:w="5114"/>
        <w:gridCol w:w="800"/>
        <w:gridCol w:w="6"/>
      </w:tblGrid>
      <w:tr w:rsidR="00004825" w:rsidTr="00DD35D8">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AC</w:t>
            </w:r>
          </w:p>
        </w:tc>
        <w:tc>
          <w:tcPr>
            <w:tcW w:w="1080" w:type="dxa"/>
          </w:tcPr>
          <w:p w:rsidR="00D24A42" w:rsidRDefault="00D24A42">
            <w:pPr>
              <w:pStyle w:val="TableCell"/>
            </w:pPr>
            <w:r>
              <w:t>.NET</w:t>
            </w:r>
          </w:p>
        </w:tc>
        <w:tc>
          <w:tcPr>
            <w:tcW w:w="5114" w:type="dxa"/>
          </w:tcPr>
          <w:p w:rsidR="00D24A42" w:rsidRDefault="00D24A42">
            <w:pPr>
              <w:pStyle w:val="TableCellCourierNew"/>
            </w:pPr>
            <w:r>
              <w:t>TriggerCoupling.AC</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IVIDIGITIZER_VAL_TRIGGER_COUPLING_AC</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IviDigitizerTriggerCouplingAC</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DC</w:t>
            </w:r>
          </w:p>
        </w:tc>
        <w:tc>
          <w:tcPr>
            <w:tcW w:w="1080" w:type="dxa"/>
          </w:tcPr>
          <w:p w:rsidR="00D24A42" w:rsidRDefault="00D24A42">
            <w:pPr>
              <w:pStyle w:val="TableCell"/>
            </w:pPr>
            <w:r>
              <w:t>.NET</w:t>
            </w:r>
          </w:p>
        </w:tc>
        <w:tc>
          <w:tcPr>
            <w:tcW w:w="5114" w:type="dxa"/>
          </w:tcPr>
          <w:p w:rsidR="00D24A42" w:rsidRDefault="00D24A42">
            <w:pPr>
              <w:pStyle w:val="TableCellCourierNew"/>
            </w:pPr>
            <w:r>
              <w:t>TriggerCoupling.DC</w:t>
            </w:r>
          </w:p>
        </w:tc>
        <w:tc>
          <w:tcPr>
            <w:tcW w:w="806" w:type="dxa"/>
            <w:gridSpan w:val="2"/>
          </w:tcPr>
          <w:p w:rsidR="00D24A42" w:rsidRDefault="00D24A42">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IVIDIGITIZER_VAL_TRIGGER_COUPLING_DC</w:t>
            </w:r>
          </w:p>
        </w:tc>
        <w:tc>
          <w:tcPr>
            <w:tcW w:w="806" w:type="dxa"/>
            <w:gridSpan w:val="2"/>
          </w:tcPr>
          <w:p w:rsidR="00D24A42" w:rsidRDefault="00D24A42">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IviDigitizerTriggerCouplingDC</w:t>
            </w:r>
          </w:p>
        </w:tc>
        <w:tc>
          <w:tcPr>
            <w:tcW w:w="806" w:type="dxa"/>
            <w:gridSpan w:val="2"/>
          </w:tcPr>
          <w:p w:rsidR="00D24A42" w:rsidRDefault="00D24A42">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HF Reject</w:t>
            </w:r>
          </w:p>
        </w:tc>
        <w:tc>
          <w:tcPr>
            <w:tcW w:w="1080" w:type="dxa"/>
          </w:tcPr>
          <w:p w:rsidR="00D24A42" w:rsidRDefault="00D24A42">
            <w:pPr>
              <w:pStyle w:val="TableCell"/>
            </w:pPr>
            <w:r>
              <w:t>.NET</w:t>
            </w:r>
          </w:p>
        </w:tc>
        <w:tc>
          <w:tcPr>
            <w:tcW w:w="5114" w:type="dxa"/>
          </w:tcPr>
          <w:p w:rsidR="00D24A42" w:rsidRDefault="00D24A42">
            <w:pPr>
              <w:pStyle w:val="TableCellCourierNew"/>
            </w:pPr>
            <w:r>
              <w:t>TriggerCoupling.HFReject</w:t>
            </w:r>
          </w:p>
        </w:tc>
        <w:tc>
          <w:tcPr>
            <w:tcW w:w="806" w:type="dxa"/>
            <w:gridSpan w:val="2"/>
          </w:tcPr>
          <w:p w:rsidR="00D24A42" w:rsidRDefault="00D24A42">
            <w:pPr>
              <w:pStyle w:val="TableCell"/>
            </w:pPr>
            <w:r>
              <w:t>2</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IVIDIGITIZER_VAL_TRIGGER_COUPLING_HF_REJECT</w:t>
            </w:r>
          </w:p>
        </w:tc>
        <w:tc>
          <w:tcPr>
            <w:tcW w:w="806" w:type="dxa"/>
            <w:gridSpan w:val="2"/>
          </w:tcPr>
          <w:p w:rsidR="00D24A42" w:rsidRDefault="00D24A42">
            <w:pPr>
              <w:pStyle w:val="TableCell"/>
            </w:pPr>
            <w:r>
              <w:t>2</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IviDigitizerTriggerCouplingHFReject</w:t>
            </w:r>
          </w:p>
        </w:tc>
        <w:tc>
          <w:tcPr>
            <w:tcW w:w="806" w:type="dxa"/>
            <w:gridSpan w:val="2"/>
          </w:tcPr>
          <w:p w:rsidR="00D24A42" w:rsidRDefault="00D24A42">
            <w:pPr>
              <w:pStyle w:val="TableCell"/>
            </w:pPr>
            <w:r>
              <w:t>2</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LF Reject</w:t>
            </w:r>
          </w:p>
        </w:tc>
        <w:tc>
          <w:tcPr>
            <w:tcW w:w="1080" w:type="dxa"/>
          </w:tcPr>
          <w:p w:rsidR="00D24A42" w:rsidRDefault="00D24A42">
            <w:pPr>
              <w:pStyle w:val="TableCell"/>
            </w:pPr>
            <w:r>
              <w:t>.NET</w:t>
            </w:r>
          </w:p>
        </w:tc>
        <w:tc>
          <w:tcPr>
            <w:tcW w:w="5114" w:type="dxa"/>
          </w:tcPr>
          <w:p w:rsidR="00D24A42" w:rsidRDefault="00D24A42">
            <w:pPr>
              <w:pStyle w:val="TableCellCourierNew"/>
            </w:pPr>
            <w:r>
              <w:t>TriggerCoupling.LFReject</w:t>
            </w:r>
          </w:p>
        </w:tc>
        <w:tc>
          <w:tcPr>
            <w:tcW w:w="806" w:type="dxa"/>
            <w:gridSpan w:val="2"/>
          </w:tcPr>
          <w:p w:rsidR="00D24A42" w:rsidRDefault="00D24A42">
            <w:pPr>
              <w:pStyle w:val="TableCell"/>
            </w:pPr>
            <w:r>
              <w:t>3</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IVIDIGITIZER_VAL_TRIGGER_COUPLING_LF_REJECT</w:t>
            </w:r>
          </w:p>
        </w:tc>
        <w:tc>
          <w:tcPr>
            <w:tcW w:w="806" w:type="dxa"/>
            <w:gridSpan w:val="2"/>
          </w:tcPr>
          <w:p w:rsidR="00D24A42" w:rsidRDefault="00D24A42">
            <w:pPr>
              <w:pStyle w:val="TableCell"/>
            </w:pPr>
            <w:r>
              <w:t>3</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IviDigitizerTriggerCouplingLFReject</w:t>
            </w:r>
          </w:p>
        </w:tc>
        <w:tc>
          <w:tcPr>
            <w:tcW w:w="806" w:type="dxa"/>
            <w:gridSpan w:val="2"/>
          </w:tcPr>
          <w:p w:rsidR="00D24A42" w:rsidRDefault="00D24A42">
            <w:pPr>
              <w:pStyle w:val="TableCell"/>
            </w:pPr>
            <w:r>
              <w:t>3</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Noise Reject</w:t>
            </w:r>
          </w:p>
        </w:tc>
        <w:tc>
          <w:tcPr>
            <w:tcW w:w="1080" w:type="dxa"/>
          </w:tcPr>
          <w:p w:rsidR="00D24A42" w:rsidRDefault="00D24A42">
            <w:pPr>
              <w:pStyle w:val="TableCell"/>
            </w:pPr>
            <w:r>
              <w:t>.NET</w:t>
            </w:r>
          </w:p>
        </w:tc>
        <w:tc>
          <w:tcPr>
            <w:tcW w:w="5114" w:type="dxa"/>
          </w:tcPr>
          <w:p w:rsidR="00D24A42" w:rsidRDefault="00D24A42">
            <w:pPr>
              <w:pStyle w:val="TableCellCourierNew"/>
            </w:pPr>
            <w:r>
              <w:t>TriggerCoupling.NoiseReject</w:t>
            </w:r>
          </w:p>
        </w:tc>
        <w:tc>
          <w:tcPr>
            <w:tcW w:w="806" w:type="dxa"/>
            <w:gridSpan w:val="2"/>
          </w:tcPr>
          <w:p w:rsidR="00D24A42" w:rsidRDefault="00D24A42">
            <w:pPr>
              <w:pStyle w:val="TableCell"/>
            </w:pPr>
            <w:r>
              <w:t>4</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IVIDIGITIZER_VAL_TRIGGER_COUPLING_NOISE_REJECT</w:t>
            </w:r>
          </w:p>
        </w:tc>
        <w:tc>
          <w:tcPr>
            <w:tcW w:w="806" w:type="dxa"/>
            <w:gridSpan w:val="2"/>
          </w:tcPr>
          <w:p w:rsidR="00D24A42" w:rsidRDefault="00D24A42">
            <w:pPr>
              <w:pStyle w:val="TableCell"/>
            </w:pPr>
            <w:r>
              <w:t>4</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IviDigitizerTriggerCouplingNoiseReject</w:t>
            </w:r>
          </w:p>
        </w:tc>
        <w:tc>
          <w:tcPr>
            <w:tcW w:w="806" w:type="dxa"/>
            <w:gridSpan w:val="2"/>
          </w:tcPr>
          <w:p w:rsidR="00D24A42" w:rsidRDefault="00D24A42">
            <w:pPr>
              <w:pStyle w:val="TableCell"/>
            </w:pPr>
            <w:r>
              <w:t>4</w:t>
            </w:r>
          </w:p>
        </w:tc>
      </w:tr>
    </w:tbl>
    <w:p w:rsidR="00877728" w:rsidRDefault="00877728" w:rsidP="00877728">
      <w:pPr>
        <w:pStyle w:val="AttrFuncSubheading"/>
      </w:pPr>
      <w:r>
        <w:t>Trigger Modifier</w:t>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10"/>
        <w:gridCol w:w="1080"/>
        <w:gridCol w:w="5130"/>
        <w:gridCol w:w="810"/>
      </w:tblGrid>
      <w:tr w:rsidR="00877728" w:rsidRPr="00002A2C" w:rsidTr="001A382F">
        <w:trPr>
          <w:cantSplit/>
          <w:tblHeader/>
        </w:trPr>
        <w:tc>
          <w:tcPr>
            <w:tcW w:w="1710" w:type="dxa"/>
            <w:tcBorders>
              <w:left w:val="single" w:sz="6" w:space="0" w:color="auto"/>
              <w:bottom w:val="double" w:sz="6" w:space="0" w:color="auto"/>
              <w:right w:val="single" w:sz="6" w:space="0" w:color="auto"/>
            </w:tcBorders>
            <w:shd w:val="clear" w:color="auto" w:fill="C0C0C0"/>
          </w:tcPr>
          <w:p w:rsidR="00877728" w:rsidRPr="00002A2C" w:rsidRDefault="00877728" w:rsidP="007C7E03">
            <w:pPr>
              <w:pStyle w:val="TableHead"/>
              <w:rPr>
                <w:i/>
              </w:rPr>
            </w:pPr>
            <w:r w:rsidRPr="00002A2C">
              <w:rPr>
                <w:i/>
              </w:rPr>
              <w:t>Value Name</w:t>
            </w:r>
          </w:p>
        </w:tc>
        <w:tc>
          <w:tcPr>
            <w:tcW w:w="1080" w:type="dxa"/>
            <w:tcBorders>
              <w:left w:val="single" w:sz="6" w:space="0" w:color="auto"/>
              <w:bottom w:val="double" w:sz="6" w:space="0" w:color="auto"/>
              <w:right w:val="single" w:sz="6" w:space="0" w:color="auto"/>
            </w:tcBorders>
            <w:shd w:val="clear" w:color="auto" w:fill="C0C0C0"/>
          </w:tcPr>
          <w:p w:rsidR="00877728" w:rsidRPr="00002A2C" w:rsidRDefault="00877728" w:rsidP="007C7E03">
            <w:pPr>
              <w:pStyle w:val="TableHead"/>
              <w:rPr>
                <w:i/>
              </w:rPr>
            </w:pPr>
            <w:r w:rsidRPr="00002A2C">
              <w:rPr>
                <w:i/>
              </w:rPr>
              <w:t>Language</w:t>
            </w:r>
          </w:p>
        </w:tc>
        <w:tc>
          <w:tcPr>
            <w:tcW w:w="5130" w:type="dxa"/>
            <w:tcBorders>
              <w:left w:val="single" w:sz="6" w:space="0" w:color="auto"/>
              <w:bottom w:val="double" w:sz="6" w:space="0" w:color="auto"/>
              <w:right w:val="single" w:sz="6" w:space="0" w:color="auto"/>
            </w:tcBorders>
            <w:shd w:val="clear" w:color="auto" w:fill="C0C0C0"/>
          </w:tcPr>
          <w:p w:rsidR="00877728" w:rsidRPr="00002A2C" w:rsidRDefault="00877728" w:rsidP="007C7E03">
            <w:pPr>
              <w:pStyle w:val="TableHead"/>
              <w:rPr>
                <w:i/>
              </w:rPr>
            </w:pPr>
            <w:r w:rsidRPr="00002A2C">
              <w:rPr>
                <w:i/>
              </w:rPr>
              <w:t>Identifier</w:t>
            </w:r>
          </w:p>
        </w:tc>
        <w:tc>
          <w:tcPr>
            <w:tcW w:w="810" w:type="dxa"/>
            <w:tcBorders>
              <w:left w:val="single" w:sz="6" w:space="0" w:color="auto"/>
              <w:bottom w:val="double" w:sz="6" w:space="0" w:color="auto"/>
              <w:right w:val="single" w:sz="6" w:space="0" w:color="auto"/>
            </w:tcBorders>
            <w:shd w:val="clear" w:color="auto" w:fill="C0C0C0"/>
          </w:tcPr>
          <w:p w:rsidR="00877728" w:rsidRPr="00002A2C" w:rsidRDefault="00877728" w:rsidP="007C7E03">
            <w:pPr>
              <w:pStyle w:val="TableHead"/>
              <w:rPr>
                <w:i/>
              </w:rPr>
            </w:pPr>
            <w:r w:rsidRPr="00002A2C">
              <w:rPr>
                <w:i/>
              </w:rPr>
              <w:t>Actual Value</w:t>
            </w:r>
          </w:p>
        </w:tc>
      </w:tr>
      <w:tr w:rsidR="00D24A42" w:rsidTr="001A382F">
        <w:trPr>
          <w:cantSplit/>
          <w:tblHeader/>
        </w:trPr>
        <w:tc>
          <w:tcPr>
            <w:tcW w:w="1710" w:type="dxa"/>
            <w:vMerge w:val="restart"/>
          </w:tcPr>
          <w:p w:rsidR="00D24A42" w:rsidRDefault="00D24A42" w:rsidP="007C7E03">
            <w:pPr>
              <w:pStyle w:val="TableCell"/>
            </w:pPr>
            <w:r>
              <w:t>No Trigger Modifier</w:t>
            </w:r>
          </w:p>
        </w:tc>
        <w:tc>
          <w:tcPr>
            <w:tcW w:w="1080" w:type="dxa"/>
          </w:tcPr>
          <w:p w:rsidR="00D24A42" w:rsidRDefault="00D24A42" w:rsidP="007C7E03">
            <w:pPr>
              <w:pStyle w:val="TableCell"/>
            </w:pPr>
            <w:r>
              <w:t>.NET</w:t>
            </w:r>
          </w:p>
        </w:tc>
        <w:tc>
          <w:tcPr>
            <w:tcW w:w="5130" w:type="dxa"/>
          </w:tcPr>
          <w:p w:rsidR="00D24A42" w:rsidRDefault="00D24A42" w:rsidP="007C7E03">
            <w:pPr>
              <w:pStyle w:val="TableCellCourierNew"/>
            </w:pPr>
            <w:r>
              <w:t>TriggerModifier.None</w:t>
            </w:r>
          </w:p>
        </w:tc>
        <w:tc>
          <w:tcPr>
            <w:tcW w:w="810" w:type="dxa"/>
          </w:tcPr>
          <w:p w:rsidR="00D24A42" w:rsidRDefault="00D24A42" w:rsidP="007C7E03">
            <w:pPr>
              <w:pStyle w:val="TableCellCourierNew"/>
              <w:rPr>
                <w:lang w:val="fr-FR"/>
              </w:rPr>
            </w:pPr>
            <w:r>
              <w:rPr>
                <w:lang w:val="fr-FR"/>
              </w:rPr>
              <w:t>0</w:t>
            </w:r>
          </w:p>
        </w:tc>
      </w:tr>
      <w:tr w:rsidR="00D24A42" w:rsidTr="001A382F">
        <w:trPr>
          <w:cantSplit/>
          <w:tblHeader/>
        </w:trPr>
        <w:tc>
          <w:tcPr>
            <w:tcW w:w="1710" w:type="dxa"/>
            <w:vMerge/>
          </w:tcPr>
          <w:p w:rsidR="00D24A42" w:rsidRDefault="00D24A42" w:rsidP="007C7E03">
            <w:pPr>
              <w:pStyle w:val="TableCell"/>
            </w:pPr>
          </w:p>
        </w:tc>
        <w:tc>
          <w:tcPr>
            <w:tcW w:w="1080" w:type="dxa"/>
          </w:tcPr>
          <w:p w:rsidR="00D24A42" w:rsidRDefault="00D24A42" w:rsidP="007C7E03">
            <w:pPr>
              <w:pStyle w:val="TableCell"/>
            </w:pPr>
            <w:r>
              <w:t>C</w:t>
            </w:r>
          </w:p>
        </w:tc>
        <w:tc>
          <w:tcPr>
            <w:tcW w:w="5130" w:type="dxa"/>
          </w:tcPr>
          <w:p w:rsidR="00D24A42" w:rsidRDefault="00D24A42" w:rsidP="007C7E03">
            <w:pPr>
              <w:pStyle w:val="TableCellCourierNew"/>
            </w:pPr>
            <w:r>
              <w:t>IVIDIGITIZER_VAL_TRIGGER_MODIFIER_NONE</w:t>
            </w:r>
          </w:p>
        </w:tc>
        <w:tc>
          <w:tcPr>
            <w:tcW w:w="810" w:type="dxa"/>
          </w:tcPr>
          <w:p w:rsidR="00D24A42" w:rsidRDefault="00D24A42" w:rsidP="007C7E03">
            <w:pPr>
              <w:pStyle w:val="TableCellCourierNew"/>
              <w:rPr>
                <w:lang w:val="fr-FR"/>
              </w:rPr>
            </w:pPr>
            <w:r>
              <w:rPr>
                <w:lang w:val="fr-FR"/>
              </w:rPr>
              <w:t>1</w:t>
            </w:r>
          </w:p>
        </w:tc>
      </w:tr>
      <w:tr w:rsidR="00D24A42" w:rsidTr="001A382F">
        <w:trPr>
          <w:cantSplit/>
          <w:tblHeader/>
        </w:trPr>
        <w:tc>
          <w:tcPr>
            <w:tcW w:w="1710" w:type="dxa"/>
            <w:vMerge/>
          </w:tcPr>
          <w:p w:rsidR="00D24A42" w:rsidRDefault="00D24A42" w:rsidP="007C7E03">
            <w:pPr>
              <w:rPr>
                <w:color w:val="000000"/>
              </w:rPr>
            </w:pPr>
          </w:p>
        </w:tc>
        <w:tc>
          <w:tcPr>
            <w:tcW w:w="1080" w:type="dxa"/>
          </w:tcPr>
          <w:p w:rsidR="00D24A42" w:rsidRDefault="00D24A42" w:rsidP="007C7E03">
            <w:pPr>
              <w:pStyle w:val="TableCell"/>
            </w:pPr>
            <w:r>
              <w:t>COM</w:t>
            </w:r>
          </w:p>
        </w:tc>
        <w:tc>
          <w:tcPr>
            <w:tcW w:w="5130" w:type="dxa"/>
          </w:tcPr>
          <w:p w:rsidR="00D24A42" w:rsidRDefault="00D24A42" w:rsidP="007C7E03">
            <w:pPr>
              <w:pStyle w:val="TableCellCourierNew"/>
            </w:pPr>
            <w:r>
              <w:t>IvidigitizerTriggerModifierNone</w:t>
            </w:r>
          </w:p>
        </w:tc>
        <w:tc>
          <w:tcPr>
            <w:tcW w:w="810" w:type="dxa"/>
          </w:tcPr>
          <w:p w:rsidR="00D24A42" w:rsidRDefault="00D24A42" w:rsidP="007C7E03">
            <w:pPr>
              <w:pStyle w:val="TableCellCourierNew"/>
              <w:rPr>
                <w:lang w:val="fr-FR"/>
              </w:rPr>
            </w:pPr>
            <w:r>
              <w:rPr>
                <w:lang w:val="fr-FR"/>
              </w:rPr>
              <w:t>1</w:t>
            </w:r>
          </w:p>
        </w:tc>
      </w:tr>
      <w:tr w:rsidR="00D24A42" w:rsidTr="001A382F">
        <w:trPr>
          <w:cantSplit/>
          <w:tblHeader/>
        </w:trPr>
        <w:tc>
          <w:tcPr>
            <w:tcW w:w="1710" w:type="dxa"/>
            <w:vMerge w:val="restart"/>
          </w:tcPr>
          <w:p w:rsidR="00D24A42" w:rsidRDefault="00D24A42" w:rsidP="007C7E03">
            <w:pPr>
              <w:pStyle w:val="TableCell"/>
              <w:rPr>
                <w:lang w:val="fr-FR"/>
              </w:rPr>
            </w:pPr>
            <w:r>
              <w:rPr>
                <w:lang w:val="fr-FR"/>
              </w:rPr>
              <w:t>Auto</w:t>
            </w:r>
          </w:p>
        </w:tc>
        <w:tc>
          <w:tcPr>
            <w:tcW w:w="1080" w:type="dxa"/>
          </w:tcPr>
          <w:p w:rsidR="00D24A42" w:rsidRDefault="00D24A42" w:rsidP="007C7E03">
            <w:pPr>
              <w:pStyle w:val="TableCell"/>
              <w:rPr>
                <w:lang w:val="fr-FR"/>
              </w:rPr>
            </w:pPr>
            <w:r>
              <w:t>.NET</w:t>
            </w:r>
          </w:p>
        </w:tc>
        <w:tc>
          <w:tcPr>
            <w:tcW w:w="5130" w:type="dxa"/>
          </w:tcPr>
          <w:p w:rsidR="00D24A42" w:rsidRPr="005D3730" w:rsidRDefault="00D24A42" w:rsidP="007C7E03">
            <w:pPr>
              <w:pStyle w:val="TableCellCourierNew"/>
            </w:pPr>
            <w:r>
              <w:rPr>
                <w:lang w:val="fr-FR"/>
              </w:rPr>
              <w:t>TriggerModifier.Auto</w:t>
            </w:r>
          </w:p>
        </w:tc>
        <w:tc>
          <w:tcPr>
            <w:tcW w:w="810" w:type="dxa"/>
          </w:tcPr>
          <w:p w:rsidR="00D24A42" w:rsidRDefault="00D24A42" w:rsidP="007C7E03">
            <w:pPr>
              <w:pStyle w:val="TableCellCourierNew"/>
            </w:pPr>
            <w:r>
              <w:t>1</w:t>
            </w:r>
          </w:p>
        </w:tc>
      </w:tr>
      <w:tr w:rsidR="00D24A42" w:rsidTr="001A382F">
        <w:trPr>
          <w:cantSplit/>
          <w:tblHeader/>
        </w:trPr>
        <w:tc>
          <w:tcPr>
            <w:tcW w:w="1710" w:type="dxa"/>
            <w:vMerge/>
          </w:tcPr>
          <w:p w:rsidR="00D24A42" w:rsidRDefault="00D24A42" w:rsidP="007C7E03">
            <w:pPr>
              <w:pStyle w:val="TableCell"/>
              <w:rPr>
                <w:lang w:val="fr-FR"/>
              </w:rPr>
            </w:pPr>
          </w:p>
        </w:tc>
        <w:tc>
          <w:tcPr>
            <w:tcW w:w="1080" w:type="dxa"/>
          </w:tcPr>
          <w:p w:rsidR="00D24A42" w:rsidRDefault="00D24A42" w:rsidP="007C7E03">
            <w:pPr>
              <w:pStyle w:val="TableCell"/>
              <w:rPr>
                <w:lang w:val="fr-FR"/>
              </w:rPr>
            </w:pPr>
            <w:r>
              <w:rPr>
                <w:lang w:val="fr-FR"/>
              </w:rPr>
              <w:t>C</w:t>
            </w:r>
          </w:p>
        </w:tc>
        <w:tc>
          <w:tcPr>
            <w:tcW w:w="5130" w:type="dxa"/>
          </w:tcPr>
          <w:p w:rsidR="00D24A42" w:rsidRPr="005D3730" w:rsidRDefault="00D24A42" w:rsidP="007C7E03">
            <w:pPr>
              <w:pStyle w:val="TableCellCourierNew"/>
            </w:pPr>
            <w:r w:rsidRPr="005D3730">
              <w:t>IVIDIGITIZER_VAL_TRIGGER_MODIFIER_AUTO</w:t>
            </w:r>
          </w:p>
        </w:tc>
        <w:tc>
          <w:tcPr>
            <w:tcW w:w="810" w:type="dxa"/>
          </w:tcPr>
          <w:p w:rsidR="00D24A42" w:rsidRDefault="00D24A42" w:rsidP="007C7E03">
            <w:pPr>
              <w:pStyle w:val="TableCellCourierNew"/>
            </w:pPr>
            <w:r>
              <w:t>2</w:t>
            </w:r>
          </w:p>
        </w:tc>
      </w:tr>
      <w:tr w:rsidR="00D24A42" w:rsidTr="001A382F">
        <w:trPr>
          <w:cantSplit/>
          <w:tblHeader/>
        </w:trPr>
        <w:tc>
          <w:tcPr>
            <w:tcW w:w="1710" w:type="dxa"/>
            <w:vMerge/>
          </w:tcPr>
          <w:p w:rsidR="00D24A42" w:rsidRDefault="00D24A42" w:rsidP="007C7E03">
            <w:pPr>
              <w:rPr>
                <w:color w:val="000000"/>
                <w:lang w:val="fr-FR"/>
              </w:rPr>
            </w:pPr>
          </w:p>
        </w:tc>
        <w:tc>
          <w:tcPr>
            <w:tcW w:w="1080" w:type="dxa"/>
          </w:tcPr>
          <w:p w:rsidR="00D24A42" w:rsidRDefault="00D24A42" w:rsidP="007C7E03">
            <w:pPr>
              <w:pStyle w:val="TableCell"/>
              <w:rPr>
                <w:lang w:val="fr-FR"/>
              </w:rPr>
            </w:pPr>
            <w:r>
              <w:rPr>
                <w:lang w:val="fr-FR"/>
              </w:rPr>
              <w:t>COM</w:t>
            </w:r>
          </w:p>
        </w:tc>
        <w:tc>
          <w:tcPr>
            <w:tcW w:w="5130" w:type="dxa"/>
          </w:tcPr>
          <w:p w:rsidR="00D24A42" w:rsidRDefault="00D24A42" w:rsidP="007C7E03">
            <w:pPr>
              <w:pStyle w:val="TableCellCourierNew"/>
              <w:rPr>
                <w:lang w:val="fr-FR"/>
              </w:rPr>
            </w:pPr>
            <w:r>
              <w:rPr>
                <w:lang w:val="fr-FR"/>
              </w:rPr>
              <w:t>IviDigitizerTriggerModifierAuto</w:t>
            </w:r>
          </w:p>
        </w:tc>
        <w:tc>
          <w:tcPr>
            <w:tcW w:w="810" w:type="dxa"/>
          </w:tcPr>
          <w:p w:rsidR="00D24A42" w:rsidRDefault="00D24A42" w:rsidP="007C7E03">
            <w:pPr>
              <w:pStyle w:val="TableCellCourierNew"/>
            </w:pPr>
            <w:r>
              <w:t>2</w:t>
            </w:r>
          </w:p>
        </w:tc>
      </w:tr>
      <w:tr w:rsidR="00D24A42" w:rsidTr="001A382F">
        <w:trPr>
          <w:cantSplit/>
          <w:tblHeader/>
        </w:trPr>
        <w:tc>
          <w:tcPr>
            <w:tcW w:w="1710" w:type="dxa"/>
            <w:vMerge w:val="restart"/>
          </w:tcPr>
          <w:p w:rsidR="00D24A42" w:rsidRDefault="00D24A42" w:rsidP="007C7E03">
            <w:pPr>
              <w:pStyle w:val="TableCell"/>
            </w:pPr>
            <w:r>
              <w:t>Auto Level</w:t>
            </w:r>
          </w:p>
        </w:tc>
        <w:tc>
          <w:tcPr>
            <w:tcW w:w="1080" w:type="dxa"/>
          </w:tcPr>
          <w:p w:rsidR="00D24A42" w:rsidRDefault="00D24A42" w:rsidP="007C7E03">
            <w:pPr>
              <w:pStyle w:val="TableCell"/>
            </w:pPr>
            <w:r>
              <w:t>.NET</w:t>
            </w:r>
          </w:p>
        </w:tc>
        <w:tc>
          <w:tcPr>
            <w:tcW w:w="5130" w:type="dxa"/>
          </w:tcPr>
          <w:p w:rsidR="00D24A42" w:rsidRDefault="00D24A42" w:rsidP="007C7E03">
            <w:pPr>
              <w:pStyle w:val="TableCellCourierNew"/>
            </w:pPr>
            <w:r>
              <w:t>TriggerModifier.AutoLevel</w:t>
            </w:r>
          </w:p>
        </w:tc>
        <w:tc>
          <w:tcPr>
            <w:tcW w:w="810" w:type="dxa"/>
          </w:tcPr>
          <w:p w:rsidR="00D24A42" w:rsidRDefault="00D24A42" w:rsidP="007C7E03">
            <w:pPr>
              <w:pStyle w:val="TableCellCourierNew"/>
            </w:pPr>
            <w:r>
              <w:t>2</w:t>
            </w:r>
          </w:p>
        </w:tc>
      </w:tr>
      <w:tr w:rsidR="00D24A42" w:rsidTr="001A382F">
        <w:trPr>
          <w:cantSplit/>
          <w:tblHeader/>
        </w:trPr>
        <w:tc>
          <w:tcPr>
            <w:tcW w:w="1710" w:type="dxa"/>
            <w:vMerge/>
          </w:tcPr>
          <w:p w:rsidR="00D24A42" w:rsidRDefault="00D24A42" w:rsidP="007C7E03">
            <w:pPr>
              <w:pStyle w:val="TableCell"/>
            </w:pPr>
          </w:p>
        </w:tc>
        <w:tc>
          <w:tcPr>
            <w:tcW w:w="1080" w:type="dxa"/>
          </w:tcPr>
          <w:p w:rsidR="00D24A42" w:rsidRDefault="00D24A42" w:rsidP="007C7E03">
            <w:pPr>
              <w:pStyle w:val="TableCell"/>
            </w:pPr>
            <w:r>
              <w:t>C</w:t>
            </w:r>
          </w:p>
        </w:tc>
        <w:tc>
          <w:tcPr>
            <w:tcW w:w="5130" w:type="dxa"/>
          </w:tcPr>
          <w:p w:rsidR="00D24A42" w:rsidRDefault="00D24A42" w:rsidP="007C7E03">
            <w:pPr>
              <w:pStyle w:val="TableCellCourierNew"/>
            </w:pPr>
            <w:r>
              <w:t>IVIDIGITIZER_VAL_TRIGGER_MODIFIER_AUTO_LEVEL</w:t>
            </w:r>
          </w:p>
        </w:tc>
        <w:tc>
          <w:tcPr>
            <w:tcW w:w="810" w:type="dxa"/>
          </w:tcPr>
          <w:p w:rsidR="00D24A42" w:rsidRDefault="00D24A42" w:rsidP="007C7E03">
            <w:pPr>
              <w:pStyle w:val="TableCellCourierNew"/>
            </w:pPr>
            <w:r>
              <w:t>3</w:t>
            </w:r>
          </w:p>
        </w:tc>
      </w:tr>
      <w:tr w:rsidR="00D24A42" w:rsidTr="001A382F">
        <w:trPr>
          <w:cantSplit/>
          <w:tblHeader/>
        </w:trPr>
        <w:tc>
          <w:tcPr>
            <w:tcW w:w="1710" w:type="dxa"/>
            <w:vMerge/>
          </w:tcPr>
          <w:p w:rsidR="00D24A42" w:rsidRDefault="00D24A42" w:rsidP="007C7E03">
            <w:pPr>
              <w:rPr>
                <w:color w:val="000000"/>
              </w:rPr>
            </w:pPr>
          </w:p>
        </w:tc>
        <w:tc>
          <w:tcPr>
            <w:tcW w:w="1080" w:type="dxa"/>
          </w:tcPr>
          <w:p w:rsidR="00D24A42" w:rsidRDefault="00D24A42" w:rsidP="007C7E03">
            <w:pPr>
              <w:pStyle w:val="TableCell"/>
            </w:pPr>
            <w:r>
              <w:t>COM</w:t>
            </w:r>
          </w:p>
        </w:tc>
        <w:tc>
          <w:tcPr>
            <w:tcW w:w="5130" w:type="dxa"/>
          </w:tcPr>
          <w:p w:rsidR="00D24A42" w:rsidRDefault="00D24A42" w:rsidP="007C7E03">
            <w:pPr>
              <w:pStyle w:val="TableCellCourierNew"/>
            </w:pPr>
            <w:r>
              <w:t>IviDigitizerTriggerModifierAutoLevel</w:t>
            </w:r>
          </w:p>
        </w:tc>
        <w:tc>
          <w:tcPr>
            <w:tcW w:w="810" w:type="dxa"/>
          </w:tcPr>
          <w:p w:rsidR="00D24A42" w:rsidRDefault="00D24A42" w:rsidP="007C7E03">
            <w:pPr>
              <w:pStyle w:val="TableCellCourierNew"/>
            </w:pPr>
            <w:r>
              <w:t>3</w:t>
            </w:r>
          </w:p>
        </w:tc>
      </w:tr>
      <w:tr w:rsidR="00D24A42" w:rsidTr="001A382F">
        <w:trPr>
          <w:cantSplit/>
          <w:tblHeader/>
        </w:trPr>
        <w:tc>
          <w:tcPr>
            <w:tcW w:w="1710" w:type="dxa"/>
          </w:tcPr>
          <w:p w:rsidR="00D24A42" w:rsidRDefault="00D24A42" w:rsidP="007C7E03">
            <w:pPr>
              <w:pStyle w:val="TableCell"/>
            </w:pPr>
            <w:r>
              <w:t xml:space="preserve">Trigger Modifier </w:t>
            </w:r>
            <w:r>
              <w:br/>
              <w:t>Class Ext Base</w:t>
            </w:r>
          </w:p>
        </w:tc>
        <w:tc>
          <w:tcPr>
            <w:tcW w:w="1080" w:type="dxa"/>
          </w:tcPr>
          <w:p w:rsidR="00D24A42" w:rsidRDefault="00D24A42" w:rsidP="007C7E03">
            <w:pPr>
              <w:pStyle w:val="TableCell"/>
            </w:pPr>
            <w:r>
              <w:t>C</w:t>
            </w:r>
          </w:p>
        </w:tc>
        <w:tc>
          <w:tcPr>
            <w:tcW w:w="5130" w:type="dxa"/>
          </w:tcPr>
          <w:p w:rsidR="00D24A42" w:rsidRDefault="00D24A42" w:rsidP="007C7E03">
            <w:pPr>
              <w:pStyle w:val="TableCellCourierNew"/>
            </w:pPr>
            <w:r>
              <w:t>IVIDIGITIZER_VAL_TRIGGER_MOD_</w:t>
            </w:r>
            <w:r>
              <w:br/>
              <w:t>CLASS_EXT_BASE</w:t>
            </w:r>
          </w:p>
        </w:tc>
        <w:tc>
          <w:tcPr>
            <w:tcW w:w="810" w:type="dxa"/>
          </w:tcPr>
          <w:p w:rsidR="00D24A42" w:rsidRDefault="00D24A42" w:rsidP="007C7E03">
            <w:pPr>
              <w:pStyle w:val="TableCellCourierNew"/>
            </w:pPr>
            <w:r>
              <w:t>100</w:t>
            </w:r>
          </w:p>
        </w:tc>
      </w:tr>
      <w:tr w:rsidR="00D24A42" w:rsidTr="001A382F">
        <w:trPr>
          <w:cantSplit/>
          <w:tblHeader/>
        </w:trPr>
        <w:tc>
          <w:tcPr>
            <w:tcW w:w="1710" w:type="dxa"/>
          </w:tcPr>
          <w:p w:rsidR="00D24A42" w:rsidRDefault="00D24A42" w:rsidP="007C7E03">
            <w:pPr>
              <w:pStyle w:val="TableCell"/>
            </w:pPr>
            <w:r>
              <w:t xml:space="preserve">Trigger Modifier </w:t>
            </w:r>
            <w:r>
              <w:br/>
              <w:t>Specific Ext Base</w:t>
            </w:r>
          </w:p>
        </w:tc>
        <w:tc>
          <w:tcPr>
            <w:tcW w:w="1080" w:type="dxa"/>
          </w:tcPr>
          <w:p w:rsidR="00D24A42" w:rsidRDefault="00D24A42" w:rsidP="007C7E03">
            <w:pPr>
              <w:pStyle w:val="TableCell"/>
            </w:pPr>
            <w:r>
              <w:t>C</w:t>
            </w:r>
          </w:p>
        </w:tc>
        <w:tc>
          <w:tcPr>
            <w:tcW w:w="5130" w:type="dxa"/>
          </w:tcPr>
          <w:p w:rsidR="00D24A42" w:rsidRDefault="00D24A42" w:rsidP="007C7E03">
            <w:pPr>
              <w:pStyle w:val="TableCellCourierNew"/>
            </w:pPr>
            <w:r>
              <w:t>IVIDIGITIZER_VAL_TRIGGER_MOD_</w:t>
            </w:r>
            <w:r>
              <w:br/>
              <w:t>SPECIFIC_EXT_BASE</w:t>
            </w:r>
          </w:p>
        </w:tc>
        <w:tc>
          <w:tcPr>
            <w:tcW w:w="810" w:type="dxa"/>
          </w:tcPr>
          <w:p w:rsidR="00D24A42" w:rsidRDefault="00D24A42" w:rsidP="007C7E03">
            <w:pPr>
              <w:pStyle w:val="TableCellCourierNew"/>
            </w:pPr>
            <w:r>
              <w:t>1000</w:t>
            </w:r>
          </w:p>
        </w:tc>
      </w:tr>
    </w:tbl>
    <w:p w:rsidR="00004825" w:rsidRDefault="00004825" w:rsidP="00DD35D8">
      <w:pPr>
        <w:pStyle w:val="FunctionHead"/>
      </w:pPr>
      <w:r>
        <w:t>Trigger Slope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726"/>
        <w:gridCol w:w="1080"/>
        <w:gridCol w:w="5114"/>
        <w:gridCol w:w="800"/>
        <w:gridCol w:w="6"/>
      </w:tblGrid>
      <w:tr w:rsidR="00004825" w:rsidTr="00DD35D8">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Negative</w:t>
            </w:r>
          </w:p>
        </w:tc>
        <w:tc>
          <w:tcPr>
            <w:tcW w:w="1080" w:type="dxa"/>
          </w:tcPr>
          <w:p w:rsidR="00D24A42" w:rsidRDefault="00D24A42">
            <w:pPr>
              <w:pStyle w:val="TableCell"/>
            </w:pPr>
            <w:r>
              <w:t>.NET</w:t>
            </w:r>
          </w:p>
        </w:tc>
        <w:tc>
          <w:tcPr>
            <w:tcW w:w="5114" w:type="dxa"/>
          </w:tcPr>
          <w:p w:rsidR="00D24A42" w:rsidRDefault="00D24A42">
            <w:pPr>
              <w:pStyle w:val="TableCellCourierNew"/>
            </w:pPr>
            <w:r>
              <w:t>Slope.Negative</w:t>
            </w:r>
          </w:p>
        </w:tc>
        <w:tc>
          <w:tcPr>
            <w:tcW w:w="806" w:type="dxa"/>
            <w:gridSpan w:val="2"/>
          </w:tcPr>
          <w:p w:rsidR="00D24A42" w:rsidRDefault="00D24A42">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IVIDIGITIZER_VAL_TRIGGER_SLOPE_NEGATIVE</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IviDigitizerTriggerSlopeNegative</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Positive</w:t>
            </w:r>
          </w:p>
        </w:tc>
        <w:tc>
          <w:tcPr>
            <w:tcW w:w="1080" w:type="dxa"/>
          </w:tcPr>
          <w:p w:rsidR="00D24A42" w:rsidRDefault="00D24A42">
            <w:pPr>
              <w:pStyle w:val="TableCell"/>
            </w:pPr>
            <w:r>
              <w:t>.NET</w:t>
            </w:r>
          </w:p>
        </w:tc>
        <w:tc>
          <w:tcPr>
            <w:tcW w:w="5114" w:type="dxa"/>
          </w:tcPr>
          <w:p w:rsidR="00D24A42" w:rsidRDefault="00D24A42" w:rsidP="00D24A42">
            <w:pPr>
              <w:pStyle w:val="TableCellCourierNew"/>
            </w:pPr>
            <w:r>
              <w:t>Slope.Positive</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IVIDIGITIZER_VAL_TRIGGER_SLOPE_POSITIVE</w:t>
            </w:r>
          </w:p>
        </w:tc>
        <w:tc>
          <w:tcPr>
            <w:tcW w:w="806" w:type="dxa"/>
            <w:gridSpan w:val="2"/>
          </w:tcPr>
          <w:p w:rsidR="00D24A42" w:rsidRDefault="00D24A42">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IviDigitizerTriggerSlopePositive</w:t>
            </w:r>
          </w:p>
        </w:tc>
        <w:tc>
          <w:tcPr>
            <w:tcW w:w="806" w:type="dxa"/>
            <w:gridSpan w:val="2"/>
          </w:tcPr>
          <w:p w:rsidR="00D24A42" w:rsidRDefault="00D24A42">
            <w:pPr>
              <w:pStyle w:val="TableCell"/>
            </w:pPr>
            <w:r>
              <w:t>1</w:t>
            </w:r>
          </w:p>
        </w:tc>
      </w:tr>
    </w:tbl>
    <w:p w:rsidR="00004825" w:rsidRDefault="00004825" w:rsidP="00DD35D8">
      <w:pPr>
        <w:pStyle w:val="FunctionHead"/>
      </w:pPr>
      <w:r>
        <w:t>Trigger Source Operator</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726"/>
        <w:gridCol w:w="1080"/>
        <w:gridCol w:w="5114"/>
        <w:gridCol w:w="800"/>
        <w:gridCol w:w="6"/>
      </w:tblGrid>
      <w:tr w:rsidR="00004825" w:rsidTr="00DD35D8">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AND</w:t>
            </w:r>
          </w:p>
        </w:tc>
        <w:tc>
          <w:tcPr>
            <w:tcW w:w="1080" w:type="dxa"/>
          </w:tcPr>
          <w:p w:rsidR="00D24A42" w:rsidRDefault="00D24A42">
            <w:pPr>
              <w:pStyle w:val="TableCell"/>
            </w:pPr>
            <w:r>
              <w:t>.NET</w:t>
            </w:r>
          </w:p>
        </w:tc>
        <w:tc>
          <w:tcPr>
            <w:tcW w:w="5114" w:type="dxa"/>
          </w:tcPr>
          <w:p w:rsidR="00D24A42" w:rsidRDefault="00905469" w:rsidP="00F24ED1">
            <w:pPr>
              <w:pStyle w:val="TableCellCourierNew"/>
            </w:pPr>
            <w:r>
              <w:t>TriggerSourceOperator.A</w:t>
            </w:r>
            <w:r w:rsidR="00F24ED1">
              <w:t>nd</w:t>
            </w:r>
          </w:p>
        </w:tc>
        <w:tc>
          <w:tcPr>
            <w:tcW w:w="806" w:type="dxa"/>
            <w:gridSpan w:val="2"/>
          </w:tcPr>
          <w:p w:rsidR="00D24A42" w:rsidRDefault="005E7305">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IVIDIGITIZER_VAL_TRIGGER_SOURCE_OPERATOR_AND</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IviDigitizerTriggerSourceOperatorAND</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OR</w:t>
            </w:r>
          </w:p>
        </w:tc>
        <w:tc>
          <w:tcPr>
            <w:tcW w:w="1080" w:type="dxa"/>
          </w:tcPr>
          <w:p w:rsidR="00D24A42" w:rsidRDefault="00D24A42">
            <w:pPr>
              <w:pStyle w:val="TableCell"/>
            </w:pPr>
            <w:r>
              <w:t>.NET</w:t>
            </w:r>
          </w:p>
        </w:tc>
        <w:tc>
          <w:tcPr>
            <w:tcW w:w="5114" w:type="dxa"/>
          </w:tcPr>
          <w:p w:rsidR="00D24A42" w:rsidRDefault="00905469" w:rsidP="00F24ED1">
            <w:pPr>
              <w:pStyle w:val="TableCellCourierNew"/>
            </w:pPr>
            <w:r>
              <w:t>TriggerSourceOperator.O</w:t>
            </w:r>
            <w:r w:rsidR="00F24ED1">
              <w:t>r</w:t>
            </w:r>
          </w:p>
        </w:tc>
        <w:tc>
          <w:tcPr>
            <w:tcW w:w="806" w:type="dxa"/>
            <w:gridSpan w:val="2"/>
          </w:tcPr>
          <w:p w:rsidR="00D24A42" w:rsidRDefault="005E7305">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IVIDIGITIZER_VAL_TRIGGER_SOURCE_OPERATOR_OR</w:t>
            </w:r>
          </w:p>
        </w:tc>
        <w:tc>
          <w:tcPr>
            <w:tcW w:w="806" w:type="dxa"/>
            <w:gridSpan w:val="2"/>
          </w:tcPr>
          <w:p w:rsidR="00D24A42" w:rsidRDefault="00D24A42">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IviDigitizerTriggerSourceOperatorOR</w:t>
            </w:r>
          </w:p>
        </w:tc>
        <w:tc>
          <w:tcPr>
            <w:tcW w:w="806" w:type="dxa"/>
            <w:gridSpan w:val="2"/>
          </w:tcPr>
          <w:p w:rsidR="00D24A42" w:rsidRDefault="00D24A42">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None</w:t>
            </w:r>
          </w:p>
        </w:tc>
        <w:tc>
          <w:tcPr>
            <w:tcW w:w="1080" w:type="dxa"/>
          </w:tcPr>
          <w:p w:rsidR="00D24A42" w:rsidRDefault="00D24A42">
            <w:pPr>
              <w:pStyle w:val="TableCell"/>
            </w:pPr>
            <w:r>
              <w:t>.NET</w:t>
            </w:r>
          </w:p>
        </w:tc>
        <w:tc>
          <w:tcPr>
            <w:tcW w:w="5114" w:type="dxa"/>
          </w:tcPr>
          <w:p w:rsidR="00D24A42" w:rsidRDefault="00905469">
            <w:pPr>
              <w:pStyle w:val="TableCellCourierNew"/>
            </w:pPr>
            <w:r>
              <w:t>TriggerSourceOperator.None</w:t>
            </w:r>
          </w:p>
        </w:tc>
        <w:tc>
          <w:tcPr>
            <w:tcW w:w="806" w:type="dxa"/>
            <w:gridSpan w:val="2"/>
          </w:tcPr>
          <w:p w:rsidR="00D24A42" w:rsidRDefault="005E7305">
            <w:pPr>
              <w:pStyle w:val="TableCell"/>
            </w:pPr>
            <w:r>
              <w:t>2</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IVIDIGITIZER_VAL_TRIGGER_SOURCE_OPERATOR_NONE</w:t>
            </w:r>
          </w:p>
        </w:tc>
        <w:tc>
          <w:tcPr>
            <w:tcW w:w="806" w:type="dxa"/>
            <w:gridSpan w:val="2"/>
          </w:tcPr>
          <w:p w:rsidR="00D24A42" w:rsidRDefault="00D24A42">
            <w:pPr>
              <w:pStyle w:val="TableCell"/>
            </w:pPr>
            <w:r>
              <w:t>2</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IviDigitizerTriggerSourceOperatorNone</w:t>
            </w:r>
          </w:p>
        </w:tc>
        <w:tc>
          <w:tcPr>
            <w:tcW w:w="806" w:type="dxa"/>
            <w:gridSpan w:val="2"/>
          </w:tcPr>
          <w:p w:rsidR="00D24A42" w:rsidRDefault="00D24A42">
            <w:pPr>
              <w:pStyle w:val="TableCell"/>
            </w:pPr>
            <w:r>
              <w:t>2</w:t>
            </w:r>
          </w:p>
        </w:tc>
      </w:tr>
    </w:tbl>
    <w:p w:rsidR="00004825" w:rsidRDefault="00004825" w:rsidP="00DD35D8">
      <w:pPr>
        <w:pStyle w:val="FunctionHead"/>
      </w:pPr>
      <w:r>
        <w:t>Trigger Type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Trigger Edge</w:t>
            </w:r>
          </w:p>
        </w:tc>
        <w:tc>
          <w:tcPr>
            <w:tcW w:w="1080" w:type="dxa"/>
          </w:tcPr>
          <w:p w:rsidR="00D24A42" w:rsidRDefault="00D24A42">
            <w:pPr>
              <w:pStyle w:val="TableCell"/>
            </w:pPr>
            <w:r>
              <w:t>.NET</w:t>
            </w:r>
          </w:p>
        </w:tc>
        <w:tc>
          <w:tcPr>
            <w:tcW w:w="5114" w:type="dxa"/>
          </w:tcPr>
          <w:p w:rsidR="00D24A42" w:rsidRDefault="00905469">
            <w:pPr>
              <w:pStyle w:val="TableCellCourierNew"/>
            </w:pPr>
            <w:r>
              <w:t>Trigger.Edge</w:t>
            </w:r>
          </w:p>
        </w:tc>
        <w:tc>
          <w:tcPr>
            <w:tcW w:w="806" w:type="dxa"/>
            <w:gridSpan w:val="2"/>
          </w:tcPr>
          <w:p w:rsidR="00D24A42" w:rsidRDefault="00905469">
            <w:pPr>
              <w:pStyle w:val="TableCell"/>
            </w:pPr>
            <w:r>
              <w:t>0</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IVIDIGITIZER_VAL_EDGE_TRIGGER</w:t>
            </w:r>
          </w:p>
        </w:tc>
        <w:tc>
          <w:tcPr>
            <w:tcW w:w="806" w:type="dxa"/>
            <w:gridSpan w:val="2"/>
          </w:tcPr>
          <w:p w:rsidR="00D24A42" w:rsidRDefault="00D24A42">
            <w:pPr>
              <w:pStyle w:val="TableCell"/>
            </w:pPr>
            <w:r>
              <w:t>1</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IviDigitizerTriggerEdge</w:t>
            </w:r>
          </w:p>
        </w:tc>
        <w:tc>
          <w:tcPr>
            <w:tcW w:w="806" w:type="dxa"/>
            <w:gridSpan w:val="2"/>
          </w:tcPr>
          <w:p w:rsidR="00D24A42" w:rsidRDefault="00D24A42">
            <w:pPr>
              <w:pStyle w:val="TableCell"/>
            </w:pPr>
            <w:r>
              <w:t>1</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Trigger Width</w:t>
            </w:r>
          </w:p>
        </w:tc>
        <w:tc>
          <w:tcPr>
            <w:tcW w:w="1080" w:type="dxa"/>
          </w:tcPr>
          <w:p w:rsidR="00D24A42" w:rsidRDefault="00D24A42">
            <w:pPr>
              <w:pStyle w:val="TableCell"/>
            </w:pPr>
            <w:r>
              <w:t>.NET</w:t>
            </w:r>
          </w:p>
        </w:tc>
        <w:tc>
          <w:tcPr>
            <w:tcW w:w="5114" w:type="dxa"/>
          </w:tcPr>
          <w:p w:rsidR="00D24A42" w:rsidRDefault="00905469">
            <w:pPr>
              <w:pStyle w:val="TableCellCourierNew"/>
            </w:pPr>
            <w:r>
              <w:t>Trigger.Width</w:t>
            </w:r>
          </w:p>
        </w:tc>
        <w:tc>
          <w:tcPr>
            <w:tcW w:w="806" w:type="dxa"/>
            <w:gridSpan w:val="2"/>
          </w:tcPr>
          <w:p w:rsidR="00D24A42" w:rsidRDefault="00905469">
            <w:pPr>
              <w:pStyle w:val="TableCell"/>
            </w:pPr>
            <w:r>
              <w:t>1</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IVIDIGITIZER_VAL_WIDTH_TRIGGER</w:t>
            </w:r>
          </w:p>
        </w:tc>
        <w:tc>
          <w:tcPr>
            <w:tcW w:w="806" w:type="dxa"/>
            <w:gridSpan w:val="2"/>
          </w:tcPr>
          <w:p w:rsidR="00D24A42" w:rsidRDefault="00D24A42">
            <w:pPr>
              <w:pStyle w:val="TableCell"/>
            </w:pPr>
            <w:r>
              <w:t>2</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IviDigitizerTriggerWidth</w:t>
            </w:r>
          </w:p>
        </w:tc>
        <w:tc>
          <w:tcPr>
            <w:tcW w:w="806" w:type="dxa"/>
            <w:gridSpan w:val="2"/>
          </w:tcPr>
          <w:p w:rsidR="00D24A42" w:rsidRDefault="00D24A42">
            <w:pPr>
              <w:pStyle w:val="TableCell"/>
            </w:pPr>
            <w:r>
              <w:t>2</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Trigger Runt</w:t>
            </w:r>
          </w:p>
        </w:tc>
        <w:tc>
          <w:tcPr>
            <w:tcW w:w="1080" w:type="dxa"/>
          </w:tcPr>
          <w:p w:rsidR="00D24A42" w:rsidRDefault="00D24A42">
            <w:pPr>
              <w:pStyle w:val="TableCell"/>
            </w:pPr>
            <w:r>
              <w:t>.NET</w:t>
            </w:r>
          </w:p>
        </w:tc>
        <w:tc>
          <w:tcPr>
            <w:tcW w:w="5114" w:type="dxa"/>
          </w:tcPr>
          <w:p w:rsidR="00D24A42" w:rsidRDefault="00905469">
            <w:pPr>
              <w:pStyle w:val="TableCellCourierNew"/>
            </w:pPr>
            <w:r>
              <w:t>Trigger.Runt</w:t>
            </w:r>
          </w:p>
        </w:tc>
        <w:tc>
          <w:tcPr>
            <w:tcW w:w="806" w:type="dxa"/>
            <w:gridSpan w:val="2"/>
          </w:tcPr>
          <w:p w:rsidR="00D24A42" w:rsidRDefault="00905469">
            <w:pPr>
              <w:pStyle w:val="TableCell"/>
            </w:pPr>
            <w:r>
              <w:t>2</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IVIDIGITIZER_VAL_RUNT_TRIGGER</w:t>
            </w:r>
          </w:p>
        </w:tc>
        <w:tc>
          <w:tcPr>
            <w:tcW w:w="806" w:type="dxa"/>
            <w:gridSpan w:val="2"/>
          </w:tcPr>
          <w:p w:rsidR="00D24A42" w:rsidRDefault="00D24A42">
            <w:pPr>
              <w:pStyle w:val="TableCell"/>
            </w:pPr>
            <w:r>
              <w:t>3</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IviDigitizerTriggerRunt</w:t>
            </w:r>
          </w:p>
        </w:tc>
        <w:tc>
          <w:tcPr>
            <w:tcW w:w="806" w:type="dxa"/>
            <w:gridSpan w:val="2"/>
          </w:tcPr>
          <w:p w:rsidR="00D24A42" w:rsidRDefault="00D24A42">
            <w:pPr>
              <w:pStyle w:val="TableCell"/>
            </w:pPr>
            <w:r>
              <w:t>3</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Trigger Glitch</w:t>
            </w:r>
          </w:p>
        </w:tc>
        <w:tc>
          <w:tcPr>
            <w:tcW w:w="1080" w:type="dxa"/>
          </w:tcPr>
          <w:p w:rsidR="00D24A42" w:rsidRDefault="00D24A42">
            <w:pPr>
              <w:pStyle w:val="TableCell"/>
            </w:pPr>
            <w:r>
              <w:t>.NET</w:t>
            </w:r>
          </w:p>
        </w:tc>
        <w:tc>
          <w:tcPr>
            <w:tcW w:w="5114" w:type="dxa"/>
          </w:tcPr>
          <w:p w:rsidR="00D24A42" w:rsidRDefault="00905469">
            <w:pPr>
              <w:pStyle w:val="TableCellCourierNew"/>
            </w:pPr>
            <w:r>
              <w:t>Trigger.Glitch</w:t>
            </w:r>
          </w:p>
        </w:tc>
        <w:tc>
          <w:tcPr>
            <w:tcW w:w="806" w:type="dxa"/>
            <w:gridSpan w:val="2"/>
          </w:tcPr>
          <w:p w:rsidR="00D24A42" w:rsidRDefault="00905469">
            <w:pPr>
              <w:pStyle w:val="TableCell"/>
            </w:pPr>
            <w:r>
              <w:t>3</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IVIDIGITIZER_VAL_GLITCH_TRIGGER</w:t>
            </w:r>
          </w:p>
        </w:tc>
        <w:tc>
          <w:tcPr>
            <w:tcW w:w="806" w:type="dxa"/>
            <w:gridSpan w:val="2"/>
          </w:tcPr>
          <w:p w:rsidR="00D24A42" w:rsidRDefault="00D24A42">
            <w:pPr>
              <w:pStyle w:val="TableCell"/>
            </w:pPr>
            <w:r>
              <w:t>4</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IviDigitizerTriggerGlitch</w:t>
            </w:r>
          </w:p>
        </w:tc>
        <w:tc>
          <w:tcPr>
            <w:tcW w:w="806" w:type="dxa"/>
            <w:gridSpan w:val="2"/>
          </w:tcPr>
          <w:p w:rsidR="00D24A42" w:rsidRDefault="00D24A42">
            <w:pPr>
              <w:pStyle w:val="TableCell"/>
            </w:pPr>
            <w:r>
              <w:t>4</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TriggerTV</w:t>
            </w:r>
          </w:p>
        </w:tc>
        <w:tc>
          <w:tcPr>
            <w:tcW w:w="1080" w:type="dxa"/>
          </w:tcPr>
          <w:p w:rsidR="00D24A42" w:rsidRDefault="00D24A42">
            <w:pPr>
              <w:pStyle w:val="TableCell"/>
            </w:pPr>
            <w:r>
              <w:t>.NET</w:t>
            </w:r>
          </w:p>
        </w:tc>
        <w:tc>
          <w:tcPr>
            <w:tcW w:w="5114" w:type="dxa"/>
          </w:tcPr>
          <w:p w:rsidR="00D24A42" w:rsidRDefault="00905469">
            <w:pPr>
              <w:pStyle w:val="TableCellCourierNew"/>
            </w:pPr>
            <w:r>
              <w:t>Trigger.TV</w:t>
            </w:r>
          </w:p>
        </w:tc>
        <w:tc>
          <w:tcPr>
            <w:tcW w:w="806" w:type="dxa"/>
            <w:gridSpan w:val="2"/>
          </w:tcPr>
          <w:p w:rsidR="00D24A42" w:rsidRDefault="00905469">
            <w:pPr>
              <w:pStyle w:val="TableCell"/>
            </w:pPr>
            <w:r>
              <w:t>4</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IVIDIGITIZER_VAL_TV_TRIGGER</w:t>
            </w:r>
          </w:p>
        </w:tc>
        <w:tc>
          <w:tcPr>
            <w:tcW w:w="806" w:type="dxa"/>
            <w:gridSpan w:val="2"/>
          </w:tcPr>
          <w:p w:rsidR="00D24A42" w:rsidRDefault="00D24A42">
            <w:pPr>
              <w:pStyle w:val="TableCell"/>
            </w:pPr>
            <w:r>
              <w:t>5</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IviDigitizerTriggerTV</w:t>
            </w:r>
          </w:p>
        </w:tc>
        <w:tc>
          <w:tcPr>
            <w:tcW w:w="806" w:type="dxa"/>
            <w:gridSpan w:val="2"/>
          </w:tcPr>
          <w:p w:rsidR="00D24A42" w:rsidRDefault="00D24A42">
            <w:pPr>
              <w:pStyle w:val="TableCell"/>
            </w:pPr>
            <w:r>
              <w:t>5</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Trigger Window</w:t>
            </w:r>
          </w:p>
        </w:tc>
        <w:tc>
          <w:tcPr>
            <w:tcW w:w="1080" w:type="dxa"/>
          </w:tcPr>
          <w:p w:rsidR="00D24A42" w:rsidRDefault="00D24A42">
            <w:pPr>
              <w:pStyle w:val="TableCell"/>
            </w:pPr>
            <w:r>
              <w:t>.NET</w:t>
            </w:r>
          </w:p>
        </w:tc>
        <w:tc>
          <w:tcPr>
            <w:tcW w:w="5114" w:type="dxa"/>
          </w:tcPr>
          <w:p w:rsidR="00D24A42" w:rsidRDefault="00905469">
            <w:pPr>
              <w:pStyle w:val="TableCellCourierNew"/>
            </w:pPr>
            <w:r>
              <w:t>Trigger.Window</w:t>
            </w:r>
          </w:p>
        </w:tc>
        <w:tc>
          <w:tcPr>
            <w:tcW w:w="806" w:type="dxa"/>
            <w:gridSpan w:val="2"/>
          </w:tcPr>
          <w:p w:rsidR="00D24A42" w:rsidRDefault="00905469">
            <w:pPr>
              <w:pStyle w:val="TableCell"/>
            </w:pPr>
            <w:r>
              <w:t>5</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IVIDIGITIZER_VAL_WINDOW_TRIGGER</w:t>
            </w:r>
          </w:p>
        </w:tc>
        <w:tc>
          <w:tcPr>
            <w:tcW w:w="806" w:type="dxa"/>
            <w:gridSpan w:val="2"/>
          </w:tcPr>
          <w:p w:rsidR="00D24A42" w:rsidRDefault="00D24A42">
            <w:pPr>
              <w:pStyle w:val="TableCell"/>
            </w:pPr>
            <w:r>
              <w:t>6</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IviDigitizerTriggerWindow</w:t>
            </w:r>
          </w:p>
        </w:tc>
        <w:tc>
          <w:tcPr>
            <w:tcW w:w="806" w:type="dxa"/>
            <w:gridSpan w:val="2"/>
          </w:tcPr>
          <w:p w:rsidR="00D24A42" w:rsidRDefault="00D24A42">
            <w:pPr>
              <w:pStyle w:val="TableCell"/>
            </w:pPr>
            <w:r>
              <w:t>6</w:t>
            </w:r>
          </w:p>
        </w:tc>
      </w:tr>
    </w:tbl>
    <w:p w:rsidR="00877728" w:rsidRDefault="00877728" w:rsidP="00DD35D8">
      <w:pPr>
        <w:pStyle w:val="FunctionHead"/>
      </w:pPr>
    </w:p>
    <w:p w:rsidR="00004825" w:rsidRDefault="00877728" w:rsidP="00DD35D8">
      <w:pPr>
        <w:pStyle w:val="FunctionHead"/>
      </w:pPr>
      <w:r>
        <w:br w:type="page"/>
      </w:r>
      <w:r w:rsidR="00004825">
        <w:lastRenderedPageBreak/>
        <w:t>TV Arm Event</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Field1</w:t>
            </w:r>
          </w:p>
        </w:tc>
        <w:tc>
          <w:tcPr>
            <w:tcW w:w="1080" w:type="dxa"/>
          </w:tcPr>
          <w:p w:rsidR="00905469" w:rsidRDefault="00905469">
            <w:pPr>
              <w:pStyle w:val="TableCell"/>
            </w:pPr>
            <w:r>
              <w:t>.NET</w:t>
            </w:r>
          </w:p>
        </w:tc>
        <w:tc>
          <w:tcPr>
            <w:tcW w:w="5114" w:type="dxa"/>
          </w:tcPr>
          <w:p w:rsidR="00905469" w:rsidRDefault="00905469">
            <w:pPr>
              <w:pStyle w:val="TableCellCourierNew"/>
            </w:pPr>
            <w:r>
              <w:t>TVTriggerEvent.Field1</w:t>
            </w:r>
          </w:p>
        </w:tc>
        <w:tc>
          <w:tcPr>
            <w:tcW w:w="806" w:type="dxa"/>
            <w:gridSpan w:val="2"/>
          </w:tcPr>
          <w:p w:rsidR="00905469" w:rsidRDefault="00905469">
            <w:pPr>
              <w:pStyle w:val="TableCell"/>
            </w:pPr>
            <w:r>
              <w:t>0</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IVIDIGITIZER_VAL_TV_EVENT_FIELD1</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IviDigitizerTVTriggerEventField1</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Field2</w:t>
            </w:r>
          </w:p>
        </w:tc>
        <w:tc>
          <w:tcPr>
            <w:tcW w:w="1080" w:type="dxa"/>
          </w:tcPr>
          <w:p w:rsidR="00905469" w:rsidRDefault="00905469">
            <w:pPr>
              <w:pStyle w:val="TableCell"/>
            </w:pPr>
            <w:r>
              <w:t>.NET</w:t>
            </w:r>
          </w:p>
        </w:tc>
        <w:tc>
          <w:tcPr>
            <w:tcW w:w="5114" w:type="dxa"/>
          </w:tcPr>
          <w:p w:rsidR="00905469" w:rsidRDefault="00905469">
            <w:pPr>
              <w:pStyle w:val="TableCellCourierNew"/>
            </w:pPr>
            <w:r>
              <w:t>TVTriggerEvent.Field2</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IVIDIGITIZER_VAL_TV_EVENT_FIELD2</w:t>
            </w:r>
          </w:p>
        </w:tc>
        <w:tc>
          <w:tcPr>
            <w:tcW w:w="806" w:type="dxa"/>
            <w:gridSpan w:val="2"/>
          </w:tcPr>
          <w:p w:rsidR="00905469" w:rsidRDefault="00905469">
            <w:pPr>
              <w:pStyle w:val="TableCell"/>
            </w:pPr>
            <w:r>
              <w:t>2</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IviDigitizerTVTriggerEventField2</w:t>
            </w:r>
          </w:p>
        </w:tc>
        <w:tc>
          <w:tcPr>
            <w:tcW w:w="806" w:type="dxa"/>
            <w:gridSpan w:val="2"/>
          </w:tcPr>
          <w:p w:rsidR="00905469" w:rsidRDefault="00905469">
            <w:pPr>
              <w:pStyle w:val="TableCell"/>
            </w:pPr>
            <w:r>
              <w:t>2</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Any Field</w:t>
            </w:r>
          </w:p>
        </w:tc>
        <w:tc>
          <w:tcPr>
            <w:tcW w:w="1080" w:type="dxa"/>
          </w:tcPr>
          <w:p w:rsidR="00905469" w:rsidRDefault="00905469">
            <w:pPr>
              <w:pStyle w:val="TableCell"/>
            </w:pPr>
            <w:r>
              <w:t>.NET</w:t>
            </w:r>
          </w:p>
        </w:tc>
        <w:tc>
          <w:tcPr>
            <w:tcW w:w="5114" w:type="dxa"/>
          </w:tcPr>
          <w:p w:rsidR="00905469" w:rsidRDefault="00905469">
            <w:pPr>
              <w:pStyle w:val="TableCellCourierNew"/>
            </w:pPr>
            <w:r>
              <w:t>TVTriggerEvent.AnyField</w:t>
            </w:r>
          </w:p>
        </w:tc>
        <w:tc>
          <w:tcPr>
            <w:tcW w:w="806" w:type="dxa"/>
            <w:gridSpan w:val="2"/>
          </w:tcPr>
          <w:p w:rsidR="00905469" w:rsidRDefault="00905469">
            <w:pPr>
              <w:pStyle w:val="TableCell"/>
            </w:pPr>
            <w:r>
              <w:t>2</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IVIDIGITIZER_VAL_TV_EVENT_ANY_FIELD</w:t>
            </w:r>
          </w:p>
        </w:tc>
        <w:tc>
          <w:tcPr>
            <w:tcW w:w="806" w:type="dxa"/>
            <w:gridSpan w:val="2"/>
          </w:tcPr>
          <w:p w:rsidR="00905469" w:rsidRDefault="00905469">
            <w:pPr>
              <w:pStyle w:val="TableCell"/>
            </w:pPr>
            <w:r>
              <w:t>3</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IviDigitizerTVTriggerEventAnyField</w:t>
            </w:r>
          </w:p>
        </w:tc>
        <w:tc>
          <w:tcPr>
            <w:tcW w:w="806" w:type="dxa"/>
            <w:gridSpan w:val="2"/>
          </w:tcPr>
          <w:p w:rsidR="00905469" w:rsidRDefault="00905469">
            <w:pPr>
              <w:pStyle w:val="TableCell"/>
            </w:pPr>
            <w:r>
              <w:t>3</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Any Line</w:t>
            </w:r>
          </w:p>
        </w:tc>
        <w:tc>
          <w:tcPr>
            <w:tcW w:w="1080" w:type="dxa"/>
          </w:tcPr>
          <w:p w:rsidR="00905469" w:rsidRDefault="00905469">
            <w:pPr>
              <w:pStyle w:val="TableCell"/>
            </w:pPr>
            <w:r>
              <w:t>.NET</w:t>
            </w:r>
          </w:p>
        </w:tc>
        <w:tc>
          <w:tcPr>
            <w:tcW w:w="5114" w:type="dxa"/>
          </w:tcPr>
          <w:p w:rsidR="00905469" w:rsidRDefault="00905469">
            <w:pPr>
              <w:pStyle w:val="TableCellCourierNew"/>
            </w:pPr>
            <w:r>
              <w:t>TVTriggerEvent.AnyLine</w:t>
            </w:r>
          </w:p>
        </w:tc>
        <w:tc>
          <w:tcPr>
            <w:tcW w:w="806" w:type="dxa"/>
            <w:gridSpan w:val="2"/>
          </w:tcPr>
          <w:p w:rsidR="00905469" w:rsidRDefault="00905469">
            <w:pPr>
              <w:pStyle w:val="TableCell"/>
            </w:pPr>
            <w:r>
              <w:t>3</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IVIDIGITIZER_VAL_TV_EVENT_ANY_LINE</w:t>
            </w:r>
          </w:p>
        </w:tc>
        <w:tc>
          <w:tcPr>
            <w:tcW w:w="806" w:type="dxa"/>
            <w:gridSpan w:val="2"/>
          </w:tcPr>
          <w:p w:rsidR="00905469" w:rsidRDefault="00905469">
            <w:pPr>
              <w:pStyle w:val="TableCell"/>
            </w:pPr>
            <w:r>
              <w:t>4</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IviDigitizerTVTriggerEventAnyLine</w:t>
            </w:r>
          </w:p>
        </w:tc>
        <w:tc>
          <w:tcPr>
            <w:tcW w:w="806" w:type="dxa"/>
            <w:gridSpan w:val="2"/>
          </w:tcPr>
          <w:p w:rsidR="00905469" w:rsidRDefault="00905469">
            <w:pPr>
              <w:pStyle w:val="TableCell"/>
            </w:pPr>
            <w:r>
              <w:t>4</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Line Number</w:t>
            </w:r>
          </w:p>
        </w:tc>
        <w:tc>
          <w:tcPr>
            <w:tcW w:w="1080" w:type="dxa"/>
          </w:tcPr>
          <w:p w:rsidR="00905469" w:rsidRDefault="00905469">
            <w:pPr>
              <w:pStyle w:val="TableCell"/>
            </w:pPr>
            <w:r>
              <w:t>.NET</w:t>
            </w:r>
          </w:p>
        </w:tc>
        <w:tc>
          <w:tcPr>
            <w:tcW w:w="5114" w:type="dxa"/>
          </w:tcPr>
          <w:p w:rsidR="00905469" w:rsidRDefault="00905469">
            <w:pPr>
              <w:pStyle w:val="TableCellCourierNew"/>
            </w:pPr>
            <w:r>
              <w:t>TVTriggerEvent.LineNumber</w:t>
            </w:r>
          </w:p>
        </w:tc>
        <w:tc>
          <w:tcPr>
            <w:tcW w:w="806" w:type="dxa"/>
            <w:gridSpan w:val="2"/>
          </w:tcPr>
          <w:p w:rsidR="00905469" w:rsidRDefault="00905469">
            <w:pPr>
              <w:pStyle w:val="TableCell"/>
            </w:pPr>
            <w:r>
              <w:t>4</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IVIDIGITIZER_VAL_TV_EVENT_LINE_NUMBER</w:t>
            </w:r>
          </w:p>
        </w:tc>
        <w:tc>
          <w:tcPr>
            <w:tcW w:w="806" w:type="dxa"/>
            <w:gridSpan w:val="2"/>
          </w:tcPr>
          <w:p w:rsidR="00905469" w:rsidRDefault="00905469">
            <w:pPr>
              <w:pStyle w:val="TableCell"/>
            </w:pPr>
            <w:r>
              <w:t>5</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IviDigitizerTVTriggerEventLineNumber</w:t>
            </w:r>
          </w:p>
        </w:tc>
        <w:tc>
          <w:tcPr>
            <w:tcW w:w="806" w:type="dxa"/>
            <w:gridSpan w:val="2"/>
          </w:tcPr>
          <w:p w:rsidR="00905469" w:rsidRDefault="00905469">
            <w:pPr>
              <w:pStyle w:val="TableCell"/>
            </w:pPr>
            <w:r>
              <w:t>5</w:t>
            </w:r>
          </w:p>
        </w:tc>
      </w:tr>
    </w:tbl>
    <w:p w:rsidR="00004825" w:rsidRDefault="00004825" w:rsidP="00DD35D8">
      <w:pPr>
        <w:pStyle w:val="FunctionHead"/>
      </w:pPr>
      <w:r>
        <w:t>TV Arm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Positive</w:t>
            </w:r>
          </w:p>
        </w:tc>
        <w:tc>
          <w:tcPr>
            <w:tcW w:w="1080" w:type="dxa"/>
          </w:tcPr>
          <w:p w:rsidR="00905469" w:rsidRDefault="00905469">
            <w:pPr>
              <w:pStyle w:val="TableCell"/>
            </w:pPr>
            <w:r>
              <w:t>.NET</w:t>
            </w:r>
          </w:p>
        </w:tc>
        <w:tc>
          <w:tcPr>
            <w:tcW w:w="5114" w:type="dxa"/>
          </w:tcPr>
          <w:p w:rsidR="00905469" w:rsidRDefault="00905469">
            <w:pPr>
              <w:pStyle w:val="TableCellCourierNew"/>
            </w:pPr>
            <w:r>
              <w:t>TVTriggerPolarity.Positive</w:t>
            </w:r>
          </w:p>
        </w:tc>
        <w:tc>
          <w:tcPr>
            <w:tcW w:w="806" w:type="dxa"/>
            <w:gridSpan w:val="2"/>
          </w:tcPr>
          <w:p w:rsidR="00905469" w:rsidRDefault="00905469">
            <w:pPr>
              <w:pStyle w:val="TableCell"/>
            </w:pPr>
            <w:r>
              <w:t>0</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IVIDIGITIZER_VAL_TV_POSITIVE</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IviDigitizerTVTriggerPolarityPositive</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Negative</w:t>
            </w:r>
          </w:p>
        </w:tc>
        <w:tc>
          <w:tcPr>
            <w:tcW w:w="1080" w:type="dxa"/>
          </w:tcPr>
          <w:p w:rsidR="00905469" w:rsidRDefault="00905469">
            <w:pPr>
              <w:pStyle w:val="TableCell"/>
            </w:pPr>
            <w:r>
              <w:t>.NET</w:t>
            </w:r>
          </w:p>
        </w:tc>
        <w:tc>
          <w:tcPr>
            <w:tcW w:w="5114" w:type="dxa"/>
          </w:tcPr>
          <w:p w:rsidR="00905469" w:rsidRDefault="00905469">
            <w:pPr>
              <w:pStyle w:val="TableCellCourierNew"/>
            </w:pPr>
            <w:r>
              <w:t>TVTriggerPolarity.Negative</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IVIDIGITIZER_VAL_TV_NEGATIVE</w:t>
            </w:r>
          </w:p>
        </w:tc>
        <w:tc>
          <w:tcPr>
            <w:tcW w:w="806" w:type="dxa"/>
            <w:gridSpan w:val="2"/>
          </w:tcPr>
          <w:p w:rsidR="00905469" w:rsidRDefault="00905469">
            <w:pPr>
              <w:pStyle w:val="TableCell"/>
            </w:pPr>
            <w:r>
              <w:t>2</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IviDigitizerTVTriggerPolarityNegative</w:t>
            </w:r>
          </w:p>
        </w:tc>
        <w:tc>
          <w:tcPr>
            <w:tcW w:w="806" w:type="dxa"/>
            <w:gridSpan w:val="2"/>
          </w:tcPr>
          <w:p w:rsidR="00905469" w:rsidRDefault="00905469">
            <w:pPr>
              <w:pStyle w:val="TableCell"/>
            </w:pPr>
            <w:r>
              <w:t>2</w:t>
            </w:r>
          </w:p>
        </w:tc>
      </w:tr>
    </w:tbl>
    <w:p w:rsidR="00004825" w:rsidRDefault="00004825" w:rsidP="00DD35D8">
      <w:pPr>
        <w:pStyle w:val="FunctionHead"/>
      </w:pPr>
      <w:r>
        <w:t>TV Arm Signal Format</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NTSC</w:t>
            </w:r>
          </w:p>
        </w:tc>
        <w:tc>
          <w:tcPr>
            <w:tcW w:w="1080" w:type="dxa"/>
          </w:tcPr>
          <w:p w:rsidR="00905469" w:rsidRDefault="00905469">
            <w:pPr>
              <w:pStyle w:val="TableCell"/>
            </w:pPr>
            <w:r>
              <w:t>.NET</w:t>
            </w:r>
          </w:p>
        </w:tc>
        <w:tc>
          <w:tcPr>
            <w:tcW w:w="5114" w:type="dxa"/>
          </w:tcPr>
          <w:p w:rsidR="00905469" w:rsidRDefault="00905469" w:rsidP="00455FB7">
            <w:pPr>
              <w:pStyle w:val="TableCellCourierNew"/>
            </w:pPr>
            <w:r>
              <w:t>TVSignalFormat.N</w:t>
            </w:r>
            <w:r w:rsidR="00455FB7">
              <w:t>tsc</w:t>
            </w:r>
          </w:p>
        </w:tc>
        <w:tc>
          <w:tcPr>
            <w:tcW w:w="806" w:type="dxa"/>
            <w:gridSpan w:val="2"/>
          </w:tcPr>
          <w:p w:rsidR="00905469" w:rsidRDefault="00905469">
            <w:pPr>
              <w:pStyle w:val="TableCell"/>
            </w:pPr>
            <w:r>
              <w:t>0</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IVIDIGITIZER_VAL_NTSC</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IviDigitizerTVSignalFormatNTSC</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PAL</w:t>
            </w:r>
          </w:p>
        </w:tc>
        <w:tc>
          <w:tcPr>
            <w:tcW w:w="1080" w:type="dxa"/>
          </w:tcPr>
          <w:p w:rsidR="00905469" w:rsidRDefault="00905469">
            <w:pPr>
              <w:pStyle w:val="TableCell"/>
            </w:pPr>
            <w:r>
              <w:t>.NET</w:t>
            </w:r>
          </w:p>
        </w:tc>
        <w:tc>
          <w:tcPr>
            <w:tcW w:w="5114" w:type="dxa"/>
          </w:tcPr>
          <w:p w:rsidR="00905469" w:rsidRDefault="00905469" w:rsidP="00455FB7">
            <w:pPr>
              <w:pStyle w:val="TableCellCourierNew"/>
            </w:pPr>
            <w:r>
              <w:t>TVSignalFormat.P</w:t>
            </w:r>
            <w:r w:rsidR="00455FB7">
              <w:t>al</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IVIDIGITIZER_VAL_PAL</w:t>
            </w:r>
          </w:p>
        </w:tc>
        <w:tc>
          <w:tcPr>
            <w:tcW w:w="806" w:type="dxa"/>
            <w:gridSpan w:val="2"/>
          </w:tcPr>
          <w:p w:rsidR="00905469" w:rsidRDefault="00905469">
            <w:pPr>
              <w:pStyle w:val="TableCell"/>
            </w:pPr>
            <w:r>
              <w:t>2</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IviDigitizerTVSignalFormatPAL</w:t>
            </w:r>
          </w:p>
        </w:tc>
        <w:tc>
          <w:tcPr>
            <w:tcW w:w="806" w:type="dxa"/>
            <w:gridSpan w:val="2"/>
          </w:tcPr>
          <w:p w:rsidR="00905469" w:rsidRDefault="00905469">
            <w:pPr>
              <w:pStyle w:val="TableCell"/>
            </w:pPr>
            <w:r>
              <w:t>2</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SECAM</w:t>
            </w:r>
          </w:p>
        </w:tc>
        <w:tc>
          <w:tcPr>
            <w:tcW w:w="1080" w:type="dxa"/>
          </w:tcPr>
          <w:p w:rsidR="00905469" w:rsidRDefault="00905469">
            <w:pPr>
              <w:pStyle w:val="TableCell"/>
            </w:pPr>
            <w:r>
              <w:t>.NET</w:t>
            </w:r>
          </w:p>
        </w:tc>
        <w:tc>
          <w:tcPr>
            <w:tcW w:w="5114" w:type="dxa"/>
          </w:tcPr>
          <w:p w:rsidR="00905469" w:rsidRDefault="00905469" w:rsidP="00455FB7">
            <w:pPr>
              <w:pStyle w:val="TableCellCourierNew"/>
            </w:pPr>
            <w:r>
              <w:t>TVSignalFormat.S</w:t>
            </w:r>
            <w:r w:rsidR="00455FB7">
              <w:t>ecam</w:t>
            </w:r>
          </w:p>
        </w:tc>
        <w:tc>
          <w:tcPr>
            <w:tcW w:w="806" w:type="dxa"/>
            <w:gridSpan w:val="2"/>
          </w:tcPr>
          <w:p w:rsidR="00905469" w:rsidRDefault="00905469">
            <w:pPr>
              <w:pStyle w:val="TableCell"/>
            </w:pPr>
            <w:r>
              <w:t>2</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IVIDIGITIZER_VAL_SECAM</w:t>
            </w:r>
          </w:p>
        </w:tc>
        <w:tc>
          <w:tcPr>
            <w:tcW w:w="806" w:type="dxa"/>
            <w:gridSpan w:val="2"/>
          </w:tcPr>
          <w:p w:rsidR="00905469" w:rsidRDefault="00905469">
            <w:pPr>
              <w:pStyle w:val="TableCell"/>
            </w:pPr>
            <w:r>
              <w:t>3</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IviDigitizerTVSignalFormatSECAM</w:t>
            </w:r>
          </w:p>
        </w:tc>
        <w:tc>
          <w:tcPr>
            <w:tcW w:w="806" w:type="dxa"/>
            <w:gridSpan w:val="2"/>
          </w:tcPr>
          <w:p w:rsidR="00905469" w:rsidRDefault="00905469">
            <w:pPr>
              <w:pStyle w:val="TableCell"/>
            </w:pPr>
            <w:r>
              <w:t>3</w:t>
            </w:r>
          </w:p>
        </w:tc>
      </w:tr>
    </w:tbl>
    <w:p w:rsidR="00877728" w:rsidRDefault="00877728" w:rsidP="00DD35D8">
      <w:pPr>
        <w:pStyle w:val="FunctionHead"/>
      </w:pPr>
    </w:p>
    <w:p w:rsidR="00004825" w:rsidRDefault="00877728" w:rsidP="00DD35D8">
      <w:pPr>
        <w:pStyle w:val="FunctionHead"/>
      </w:pPr>
      <w:r>
        <w:br w:type="page"/>
      </w:r>
      <w:r w:rsidR="00004825">
        <w:lastRenderedPageBreak/>
        <w:t>TV Trigger Event</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Field1</w:t>
            </w:r>
          </w:p>
        </w:tc>
        <w:tc>
          <w:tcPr>
            <w:tcW w:w="1080" w:type="dxa"/>
          </w:tcPr>
          <w:p w:rsidR="00905469" w:rsidRDefault="00905469">
            <w:pPr>
              <w:pStyle w:val="TableCell"/>
            </w:pPr>
            <w:r>
              <w:t>.NET</w:t>
            </w:r>
          </w:p>
        </w:tc>
        <w:tc>
          <w:tcPr>
            <w:tcW w:w="5114" w:type="dxa"/>
          </w:tcPr>
          <w:p w:rsidR="00905469" w:rsidRDefault="00905469">
            <w:pPr>
              <w:pStyle w:val="TableCellCourierNew"/>
            </w:pPr>
            <w:r>
              <w:t>TVTriggerEvent.Field1</w:t>
            </w:r>
          </w:p>
        </w:tc>
        <w:tc>
          <w:tcPr>
            <w:tcW w:w="806" w:type="dxa"/>
            <w:gridSpan w:val="2"/>
          </w:tcPr>
          <w:p w:rsidR="00905469" w:rsidRDefault="00905469">
            <w:pPr>
              <w:pStyle w:val="TableCell"/>
            </w:pPr>
            <w:r>
              <w:t>0</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IVIDIGITIZER_VAL_TV_EVENT_FIELD1</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IviDigitizerTVTriggerEventField1</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Field2</w:t>
            </w:r>
          </w:p>
        </w:tc>
        <w:tc>
          <w:tcPr>
            <w:tcW w:w="1080" w:type="dxa"/>
          </w:tcPr>
          <w:p w:rsidR="00905469" w:rsidRDefault="00905469">
            <w:pPr>
              <w:pStyle w:val="TableCell"/>
            </w:pPr>
            <w:r>
              <w:t>.NET</w:t>
            </w:r>
          </w:p>
        </w:tc>
        <w:tc>
          <w:tcPr>
            <w:tcW w:w="5114" w:type="dxa"/>
          </w:tcPr>
          <w:p w:rsidR="00905469" w:rsidRDefault="00905469">
            <w:pPr>
              <w:pStyle w:val="TableCellCourierNew"/>
            </w:pPr>
            <w:r>
              <w:t>TVTriggerEvent.Field2</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IVIDIGITIZER_VAL_TV_EVENT_FIELD2</w:t>
            </w:r>
          </w:p>
        </w:tc>
        <w:tc>
          <w:tcPr>
            <w:tcW w:w="806" w:type="dxa"/>
            <w:gridSpan w:val="2"/>
          </w:tcPr>
          <w:p w:rsidR="00905469" w:rsidRDefault="00905469">
            <w:pPr>
              <w:pStyle w:val="TableCell"/>
            </w:pPr>
            <w:r>
              <w:t>2</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IviDigitizerTVTriggerEventField2</w:t>
            </w:r>
          </w:p>
        </w:tc>
        <w:tc>
          <w:tcPr>
            <w:tcW w:w="806" w:type="dxa"/>
            <w:gridSpan w:val="2"/>
          </w:tcPr>
          <w:p w:rsidR="00905469" w:rsidRDefault="00905469">
            <w:pPr>
              <w:pStyle w:val="TableCell"/>
            </w:pPr>
            <w:r>
              <w:t>2</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Any Field</w:t>
            </w:r>
          </w:p>
        </w:tc>
        <w:tc>
          <w:tcPr>
            <w:tcW w:w="1080" w:type="dxa"/>
          </w:tcPr>
          <w:p w:rsidR="00905469" w:rsidRDefault="00905469">
            <w:pPr>
              <w:pStyle w:val="TableCell"/>
            </w:pPr>
            <w:r>
              <w:t>.NET</w:t>
            </w:r>
          </w:p>
        </w:tc>
        <w:tc>
          <w:tcPr>
            <w:tcW w:w="5114" w:type="dxa"/>
          </w:tcPr>
          <w:p w:rsidR="00905469" w:rsidRDefault="00905469">
            <w:pPr>
              <w:pStyle w:val="TableCellCourierNew"/>
            </w:pPr>
            <w:r>
              <w:t>TVTriggerEvent.AnyField</w:t>
            </w:r>
          </w:p>
        </w:tc>
        <w:tc>
          <w:tcPr>
            <w:tcW w:w="806" w:type="dxa"/>
            <w:gridSpan w:val="2"/>
          </w:tcPr>
          <w:p w:rsidR="00905469" w:rsidRDefault="00905469">
            <w:pPr>
              <w:pStyle w:val="TableCell"/>
            </w:pPr>
            <w:r>
              <w:t>2</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IVIDIGITIZER_VAL_TV_EVENT_ANY_FIELD</w:t>
            </w:r>
          </w:p>
        </w:tc>
        <w:tc>
          <w:tcPr>
            <w:tcW w:w="806" w:type="dxa"/>
            <w:gridSpan w:val="2"/>
          </w:tcPr>
          <w:p w:rsidR="00905469" w:rsidRDefault="00905469">
            <w:pPr>
              <w:pStyle w:val="TableCell"/>
            </w:pPr>
            <w:r>
              <w:t>3</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IviDigitizerTVTriggerEventAnyField</w:t>
            </w:r>
          </w:p>
        </w:tc>
        <w:tc>
          <w:tcPr>
            <w:tcW w:w="806" w:type="dxa"/>
            <w:gridSpan w:val="2"/>
          </w:tcPr>
          <w:p w:rsidR="00905469" w:rsidRDefault="00905469">
            <w:pPr>
              <w:pStyle w:val="TableCell"/>
            </w:pPr>
            <w:r>
              <w:t>3</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Any Line</w:t>
            </w:r>
          </w:p>
        </w:tc>
        <w:tc>
          <w:tcPr>
            <w:tcW w:w="1080" w:type="dxa"/>
          </w:tcPr>
          <w:p w:rsidR="00905469" w:rsidRDefault="00905469">
            <w:pPr>
              <w:pStyle w:val="TableCell"/>
            </w:pPr>
            <w:r>
              <w:t>.NET</w:t>
            </w:r>
          </w:p>
        </w:tc>
        <w:tc>
          <w:tcPr>
            <w:tcW w:w="5114" w:type="dxa"/>
          </w:tcPr>
          <w:p w:rsidR="00905469" w:rsidRDefault="00905469">
            <w:pPr>
              <w:pStyle w:val="TableCellCourierNew"/>
            </w:pPr>
            <w:r>
              <w:t>TVTriggerEvent.AnyLine</w:t>
            </w:r>
          </w:p>
        </w:tc>
        <w:tc>
          <w:tcPr>
            <w:tcW w:w="806" w:type="dxa"/>
            <w:gridSpan w:val="2"/>
          </w:tcPr>
          <w:p w:rsidR="00905469" w:rsidRDefault="00905469">
            <w:pPr>
              <w:pStyle w:val="TableCell"/>
            </w:pPr>
            <w:r>
              <w:t>3</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IVIDIGITIZER_VAL_TV_EVENT_ANY_LINE</w:t>
            </w:r>
          </w:p>
        </w:tc>
        <w:tc>
          <w:tcPr>
            <w:tcW w:w="806" w:type="dxa"/>
            <w:gridSpan w:val="2"/>
          </w:tcPr>
          <w:p w:rsidR="00905469" w:rsidRDefault="00905469">
            <w:pPr>
              <w:pStyle w:val="TableCell"/>
            </w:pPr>
            <w:r>
              <w:t>4</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IviDigitizerTVTriggerEventAnyLine</w:t>
            </w:r>
          </w:p>
        </w:tc>
        <w:tc>
          <w:tcPr>
            <w:tcW w:w="806" w:type="dxa"/>
            <w:gridSpan w:val="2"/>
          </w:tcPr>
          <w:p w:rsidR="00905469" w:rsidRDefault="00905469">
            <w:pPr>
              <w:pStyle w:val="TableCell"/>
            </w:pPr>
            <w:r>
              <w:t>4</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Line Number</w:t>
            </w:r>
          </w:p>
        </w:tc>
        <w:tc>
          <w:tcPr>
            <w:tcW w:w="1080" w:type="dxa"/>
          </w:tcPr>
          <w:p w:rsidR="00905469" w:rsidRDefault="00905469">
            <w:pPr>
              <w:pStyle w:val="TableCell"/>
            </w:pPr>
            <w:r>
              <w:t>.NET</w:t>
            </w:r>
          </w:p>
        </w:tc>
        <w:tc>
          <w:tcPr>
            <w:tcW w:w="5114" w:type="dxa"/>
          </w:tcPr>
          <w:p w:rsidR="00905469" w:rsidRDefault="00905469">
            <w:pPr>
              <w:pStyle w:val="TableCellCourierNew"/>
            </w:pPr>
            <w:r>
              <w:t>TVTriggerEvent.LineNumber</w:t>
            </w:r>
          </w:p>
        </w:tc>
        <w:tc>
          <w:tcPr>
            <w:tcW w:w="806" w:type="dxa"/>
            <w:gridSpan w:val="2"/>
          </w:tcPr>
          <w:p w:rsidR="00905469" w:rsidRDefault="00905469">
            <w:pPr>
              <w:pStyle w:val="TableCell"/>
            </w:pPr>
            <w:r>
              <w:t>4</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IVIDIGITIZER_VAL_TV_EVENT_LINE_NUMBER</w:t>
            </w:r>
          </w:p>
        </w:tc>
        <w:tc>
          <w:tcPr>
            <w:tcW w:w="806" w:type="dxa"/>
            <w:gridSpan w:val="2"/>
          </w:tcPr>
          <w:p w:rsidR="00905469" w:rsidRDefault="00905469">
            <w:pPr>
              <w:pStyle w:val="TableCell"/>
            </w:pPr>
            <w:r>
              <w:t>5</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IviDigitizerTVTriggerEventLineNumber</w:t>
            </w:r>
          </w:p>
        </w:tc>
        <w:tc>
          <w:tcPr>
            <w:tcW w:w="806" w:type="dxa"/>
            <w:gridSpan w:val="2"/>
          </w:tcPr>
          <w:p w:rsidR="00905469" w:rsidRDefault="00905469">
            <w:pPr>
              <w:pStyle w:val="TableCell"/>
            </w:pPr>
            <w:r>
              <w:t>5</w:t>
            </w:r>
          </w:p>
        </w:tc>
      </w:tr>
    </w:tbl>
    <w:p w:rsidR="00004825" w:rsidRDefault="00004825" w:rsidP="00DD35D8">
      <w:pPr>
        <w:pStyle w:val="FunctionHead"/>
      </w:pPr>
      <w:r>
        <w:t>TV Trigger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Positive</w:t>
            </w:r>
          </w:p>
        </w:tc>
        <w:tc>
          <w:tcPr>
            <w:tcW w:w="1080" w:type="dxa"/>
          </w:tcPr>
          <w:p w:rsidR="00905469" w:rsidRDefault="00201213">
            <w:pPr>
              <w:pStyle w:val="TableCell"/>
            </w:pPr>
            <w:r>
              <w:t>.NET</w:t>
            </w:r>
          </w:p>
        </w:tc>
        <w:tc>
          <w:tcPr>
            <w:tcW w:w="5114" w:type="dxa"/>
          </w:tcPr>
          <w:p w:rsidR="00905469" w:rsidRDefault="00201213">
            <w:pPr>
              <w:pStyle w:val="TableCellCourierNew"/>
            </w:pPr>
            <w:r>
              <w:t>TVTriggerPolarity.Positive</w:t>
            </w:r>
          </w:p>
        </w:tc>
        <w:tc>
          <w:tcPr>
            <w:tcW w:w="806" w:type="dxa"/>
            <w:gridSpan w:val="2"/>
          </w:tcPr>
          <w:p w:rsidR="00905469" w:rsidRDefault="00201213">
            <w:pPr>
              <w:pStyle w:val="TableCell"/>
            </w:pPr>
            <w:r>
              <w:t>0</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IVIDIGITIZER_VAL_TV_POSITIVE</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IviDigitizerTVTriggerPolarityPositive</w:t>
            </w:r>
          </w:p>
        </w:tc>
        <w:tc>
          <w:tcPr>
            <w:tcW w:w="806" w:type="dxa"/>
            <w:gridSpan w:val="2"/>
          </w:tcPr>
          <w:p w:rsidR="00905469" w:rsidRDefault="00905469">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Negative</w:t>
            </w:r>
          </w:p>
        </w:tc>
        <w:tc>
          <w:tcPr>
            <w:tcW w:w="1080" w:type="dxa"/>
          </w:tcPr>
          <w:p w:rsidR="00201213" w:rsidRDefault="00201213">
            <w:pPr>
              <w:pStyle w:val="TableCell"/>
            </w:pPr>
            <w:r>
              <w:t>.NET</w:t>
            </w:r>
          </w:p>
        </w:tc>
        <w:tc>
          <w:tcPr>
            <w:tcW w:w="5114" w:type="dxa"/>
          </w:tcPr>
          <w:p w:rsidR="00201213" w:rsidRDefault="00201213">
            <w:pPr>
              <w:pStyle w:val="TableCellCourierNew"/>
            </w:pPr>
            <w:r>
              <w:t>TVTriggerPolarity.Negative</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IVIDIGITIZER_VAL_TV_NEGATIVE</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IviDigitizerTVTriggerPolarityNegative</w:t>
            </w:r>
          </w:p>
        </w:tc>
        <w:tc>
          <w:tcPr>
            <w:tcW w:w="806" w:type="dxa"/>
            <w:gridSpan w:val="2"/>
          </w:tcPr>
          <w:p w:rsidR="00201213" w:rsidRDefault="00201213">
            <w:pPr>
              <w:pStyle w:val="TableCell"/>
            </w:pPr>
            <w:r>
              <w:t>2</w:t>
            </w:r>
          </w:p>
        </w:tc>
      </w:tr>
    </w:tbl>
    <w:p w:rsidR="00004825" w:rsidRDefault="00004825" w:rsidP="00DD35D8">
      <w:pPr>
        <w:pStyle w:val="FunctionHead"/>
      </w:pPr>
      <w:r>
        <w:t>TV Trigger Signal Format</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NTSC</w:t>
            </w:r>
          </w:p>
        </w:tc>
        <w:tc>
          <w:tcPr>
            <w:tcW w:w="1080" w:type="dxa"/>
          </w:tcPr>
          <w:p w:rsidR="00201213" w:rsidRDefault="00201213">
            <w:pPr>
              <w:pStyle w:val="TableCell"/>
            </w:pPr>
            <w:r>
              <w:t>.NET</w:t>
            </w:r>
          </w:p>
        </w:tc>
        <w:tc>
          <w:tcPr>
            <w:tcW w:w="5114" w:type="dxa"/>
          </w:tcPr>
          <w:p w:rsidR="00201213" w:rsidRDefault="00201213" w:rsidP="00455FB7">
            <w:pPr>
              <w:pStyle w:val="TableCellCourierNew"/>
            </w:pPr>
            <w:r>
              <w:t>TVSignalFormat.N</w:t>
            </w:r>
            <w:r w:rsidR="00455FB7">
              <w:t>tsc</w:t>
            </w:r>
          </w:p>
        </w:tc>
        <w:tc>
          <w:tcPr>
            <w:tcW w:w="806" w:type="dxa"/>
            <w:gridSpan w:val="2"/>
          </w:tcPr>
          <w:p w:rsidR="00201213" w:rsidRDefault="00201213">
            <w:pPr>
              <w:pStyle w:val="TableCell"/>
            </w:pPr>
            <w:r>
              <w:t>0</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IVIDIGITIZER_VAL_NTSC</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IviDigitizerTVSignalFormatNTSC</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PAL</w:t>
            </w:r>
          </w:p>
        </w:tc>
        <w:tc>
          <w:tcPr>
            <w:tcW w:w="1080" w:type="dxa"/>
          </w:tcPr>
          <w:p w:rsidR="00201213" w:rsidRDefault="00201213">
            <w:pPr>
              <w:pStyle w:val="TableCell"/>
            </w:pPr>
            <w:r>
              <w:t>.NET</w:t>
            </w:r>
          </w:p>
        </w:tc>
        <w:tc>
          <w:tcPr>
            <w:tcW w:w="5114" w:type="dxa"/>
          </w:tcPr>
          <w:p w:rsidR="00201213" w:rsidRDefault="00201213" w:rsidP="00455FB7">
            <w:pPr>
              <w:pStyle w:val="TableCellCourierNew"/>
            </w:pPr>
            <w:r>
              <w:t>TVSignalFormat.P</w:t>
            </w:r>
            <w:r w:rsidR="00455FB7">
              <w:t>al</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IVIDIGITIZER_VAL_PAL</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IviDigitizerTVSignalFormatPAL</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SECAM</w:t>
            </w:r>
          </w:p>
        </w:tc>
        <w:tc>
          <w:tcPr>
            <w:tcW w:w="1080" w:type="dxa"/>
          </w:tcPr>
          <w:p w:rsidR="00201213" w:rsidRDefault="00201213">
            <w:pPr>
              <w:pStyle w:val="TableCell"/>
            </w:pPr>
            <w:r>
              <w:t>.NET</w:t>
            </w:r>
          </w:p>
        </w:tc>
        <w:tc>
          <w:tcPr>
            <w:tcW w:w="5114" w:type="dxa"/>
          </w:tcPr>
          <w:p w:rsidR="00201213" w:rsidRDefault="00201213" w:rsidP="00455FB7">
            <w:pPr>
              <w:pStyle w:val="TableCellCourierNew"/>
            </w:pPr>
            <w:r>
              <w:t>TVSignalFormat.S</w:t>
            </w:r>
            <w:r w:rsidR="00455FB7">
              <w:t>ecam</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IVIDIGITIZER_VAL_SECAM</w:t>
            </w:r>
          </w:p>
        </w:tc>
        <w:tc>
          <w:tcPr>
            <w:tcW w:w="806" w:type="dxa"/>
            <w:gridSpan w:val="2"/>
          </w:tcPr>
          <w:p w:rsidR="00201213" w:rsidRDefault="00201213">
            <w:pPr>
              <w:pStyle w:val="TableCell"/>
            </w:pPr>
            <w:r>
              <w:t>3</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IviDigitizerTVSignalFormatSECAM</w:t>
            </w:r>
          </w:p>
        </w:tc>
        <w:tc>
          <w:tcPr>
            <w:tcW w:w="806" w:type="dxa"/>
            <w:gridSpan w:val="2"/>
          </w:tcPr>
          <w:p w:rsidR="00201213" w:rsidRDefault="00201213">
            <w:pPr>
              <w:pStyle w:val="TableCell"/>
            </w:pPr>
            <w:r>
              <w:t>3</w:t>
            </w:r>
          </w:p>
        </w:tc>
      </w:tr>
    </w:tbl>
    <w:p w:rsidR="00877728" w:rsidRDefault="00877728" w:rsidP="00DD35D8">
      <w:pPr>
        <w:pStyle w:val="FunctionHead"/>
      </w:pPr>
    </w:p>
    <w:p w:rsidR="00004825" w:rsidRDefault="00877728" w:rsidP="00DD35D8">
      <w:pPr>
        <w:pStyle w:val="FunctionHead"/>
      </w:pPr>
      <w:r>
        <w:br w:type="page"/>
      </w:r>
      <w:r w:rsidR="00004825">
        <w:lastRenderedPageBreak/>
        <w:t>Vertical Coupling</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AC</w:t>
            </w:r>
          </w:p>
        </w:tc>
        <w:tc>
          <w:tcPr>
            <w:tcW w:w="1080" w:type="dxa"/>
          </w:tcPr>
          <w:p w:rsidR="00201213" w:rsidRDefault="00201213">
            <w:pPr>
              <w:pStyle w:val="TableCell"/>
            </w:pPr>
            <w:r>
              <w:t>.NET</w:t>
            </w:r>
          </w:p>
        </w:tc>
        <w:tc>
          <w:tcPr>
            <w:tcW w:w="5114" w:type="dxa"/>
          </w:tcPr>
          <w:p w:rsidR="00201213" w:rsidRDefault="00201213">
            <w:pPr>
              <w:pStyle w:val="TableCellCourierNew"/>
            </w:pPr>
            <w:r>
              <w:t>VerticalCoupling.AC</w:t>
            </w:r>
          </w:p>
        </w:tc>
        <w:tc>
          <w:tcPr>
            <w:tcW w:w="806" w:type="dxa"/>
            <w:gridSpan w:val="2"/>
          </w:tcPr>
          <w:p w:rsidR="00201213" w:rsidRDefault="00201213">
            <w:pPr>
              <w:pStyle w:val="TableCell"/>
            </w:pPr>
            <w:r>
              <w:t>0</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IVIDIGITIZER_VAL_VERTICAL_COUPLING_AC</w:t>
            </w:r>
          </w:p>
        </w:tc>
        <w:tc>
          <w:tcPr>
            <w:tcW w:w="806" w:type="dxa"/>
            <w:gridSpan w:val="2"/>
          </w:tcPr>
          <w:p w:rsidR="00201213" w:rsidRDefault="00201213">
            <w:pPr>
              <w:pStyle w:val="TableCell"/>
            </w:pPr>
            <w:r>
              <w:t>0</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IviDigitizerVerticalCouplingAC</w:t>
            </w:r>
          </w:p>
        </w:tc>
        <w:tc>
          <w:tcPr>
            <w:tcW w:w="806" w:type="dxa"/>
            <w:gridSpan w:val="2"/>
          </w:tcPr>
          <w:p w:rsidR="00201213" w:rsidRDefault="00201213">
            <w:pPr>
              <w:pStyle w:val="TableCell"/>
            </w:pPr>
            <w:r>
              <w:t>0</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DC</w:t>
            </w:r>
          </w:p>
        </w:tc>
        <w:tc>
          <w:tcPr>
            <w:tcW w:w="1080" w:type="dxa"/>
          </w:tcPr>
          <w:p w:rsidR="00201213" w:rsidRDefault="00201213">
            <w:pPr>
              <w:pStyle w:val="TableCell"/>
            </w:pPr>
            <w:r>
              <w:t>.NET</w:t>
            </w:r>
          </w:p>
        </w:tc>
        <w:tc>
          <w:tcPr>
            <w:tcW w:w="5114" w:type="dxa"/>
          </w:tcPr>
          <w:p w:rsidR="00201213" w:rsidRDefault="00201213">
            <w:pPr>
              <w:pStyle w:val="TableCellCourierNew"/>
            </w:pPr>
            <w:r>
              <w:t>VerticalCoupling.DC</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IVIDIGITIZER_VAL_VERTICAL_COUPLING_DC</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IviDigitizerVerticalCouplingDC</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Gnd</w:t>
            </w:r>
          </w:p>
        </w:tc>
        <w:tc>
          <w:tcPr>
            <w:tcW w:w="1080" w:type="dxa"/>
          </w:tcPr>
          <w:p w:rsidR="00201213" w:rsidRDefault="00201213">
            <w:pPr>
              <w:pStyle w:val="TableCell"/>
            </w:pPr>
            <w:r>
              <w:t>.NET</w:t>
            </w:r>
          </w:p>
        </w:tc>
        <w:tc>
          <w:tcPr>
            <w:tcW w:w="5114" w:type="dxa"/>
          </w:tcPr>
          <w:p w:rsidR="00201213" w:rsidRDefault="00201213">
            <w:pPr>
              <w:pStyle w:val="TableCellCourierNew"/>
            </w:pPr>
            <w:r>
              <w:t>VerticalCoupling.G</w:t>
            </w:r>
            <w:r w:rsidR="001B22E8">
              <w:t>rou</w:t>
            </w:r>
            <w:r>
              <w:t>nd</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IVIDIGITIZER_VAL_VERTICAL_COUPLING_GND</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IviDigitizerVerticalCouplingGnd</w:t>
            </w:r>
          </w:p>
        </w:tc>
        <w:tc>
          <w:tcPr>
            <w:tcW w:w="806" w:type="dxa"/>
            <w:gridSpan w:val="2"/>
          </w:tcPr>
          <w:p w:rsidR="00201213" w:rsidRDefault="00201213">
            <w:pPr>
              <w:pStyle w:val="TableCell"/>
            </w:pPr>
            <w:r>
              <w:t>2</w:t>
            </w:r>
          </w:p>
        </w:tc>
      </w:tr>
    </w:tbl>
    <w:p w:rsidR="00004825" w:rsidRDefault="00004825" w:rsidP="00DD35D8">
      <w:pPr>
        <w:pStyle w:val="FunctionHead"/>
      </w:pPr>
      <w:r>
        <w:t>Width Arm Condition</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Within</w:t>
            </w:r>
          </w:p>
        </w:tc>
        <w:tc>
          <w:tcPr>
            <w:tcW w:w="1080" w:type="dxa"/>
          </w:tcPr>
          <w:p w:rsidR="00201213" w:rsidRDefault="00201213">
            <w:pPr>
              <w:pStyle w:val="TableCell"/>
            </w:pPr>
            <w:r>
              <w:t>.NET</w:t>
            </w:r>
          </w:p>
        </w:tc>
        <w:tc>
          <w:tcPr>
            <w:tcW w:w="5114" w:type="dxa"/>
          </w:tcPr>
          <w:p w:rsidR="00201213" w:rsidRDefault="00201213">
            <w:pPr>
              <w:pStyle w:val="TableCellCourierNew"/>
            </w:pPr>
            <w:r>
              <w:t>WidthCondition.Within</w:t>
            </w:r>
          </w:p>
        </w:tc>
        <w:tc>
          <w:tcPr>
            <w:tcW w:w="806" w:type="dxa"/>
            <w:gridSpan w:val="2"/>
          </w:tcPr>
          <w:p w:rsidR="00201213" w:rsidRDefault="00201213">
            <w:pPr>
              <w:pStyle w:val="TableCell"/>
            </w:pPr>
            <w:r>
              <w:t>0</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IVIDIGITIZER_VAL_WIDTH_WITHIN</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IviDigitizerWidthConditionWithin</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Outside</w:t>
            </w:r>
          </w:p>
        </w:tc>
        <w:tc>
          <w:tcPr>
            <w:tcW w:w="1080" w:type="dxa"/>
          </w:tcPr>
          <w:p w:rsidR="00201213" w:rsidRDefault="00201213">
            <w:pPr>
              <w:pStyle w:val="TableCell"/>
            </w:pPr>
            <w:r>
              <w:t>.NET</w:t>
            </w:r>
          </w:p>
        </w:tc>
        <w:tc>
          <w:tcPr>
            <w:tcW w:w="5114" w:type="dxa"/>
          </w:tcPr>
          <w:p w:rsidR="00201213" w:rsidRDefault="00201213">
            <w:pPr>
              <w:pStyle w:val="TableCellCourierNew"/>
            </w:pPr>
            <w:r>
              <w:t>WidthCondition.Outside</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IVIDIGITIZER_VAL_WIDTH_OUTSIDE</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IviDigitizerWidthConditionOutside</w:t>
            </w:r>
          </w:p>
        </w:tc>
        <w:tc>
          <w:tcPr>
            <w:tcW w:w="806" w:type="dxa"/>
            <w:gridSpan w:val="2"/>
          </w:tcPr>
          <w:p w:rsidR="00201213" w:rsidRDefault="00201213">
            <w:pPr>
              <w:pStyle w:val="TableCell"/>
            </w:pPr>
            <w:r>
              <w:t>2</w:t>
            </w:r>
          </w:p>
        </w:tc>
      </w:tr>
    </w:tbl>
    <w:p w:rsidR="00004825" w:rsidRDefault="00004825" w:rsidP="00DD35D8">
      <w:pPr>
        <w:pStyle w:val="FunctionHead"/>
      </w:pPr>
      <w:r>
        <w:t>Width Arm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Positive</w:t>
            </w:r>
          </w:p>
        </w:tc>
        <w:tc>
          <w:tcPr>
            <w:tcW w:w="1080" w:type="dxa"/>
          </w:tcPr>
          <w:p w:rsidR="00201213" w:rsidRDefault="00201213">
            <w:pPr>
              <w:pStyle w:val="TableCell"/>
            </w:pPr>
            <w:r>
              <w:t>.NET</w:t>
            </w:r>
          </w:p>
        </w:tc>
        <w:tc>
          <w:tcPr>
            <w:tcW w:w="5114" w:type="dxa"/>
          </w:tcPr>
          <w:p w:rsidR="00201213" w:rsidRDefault="00201213">
            <w:pPr>
              <w:pStyle w:val="TableCellCourierNew"/>
            </w:pPr>
            <w:r>
              <w:t>WidthPolarity.Positive</w:t>
            </w:r>
          </w:p>
        </w:tc>
        <w:tc>
          <w:tcPr>
            <w:tcW w:w="806" w:type="dxa"/>
            <w:gridSpan w:val="2"/>
          </w:tcPr>
          <w:p w:rsidR="00201213" w:rsidRDefault="001B22E8">
            <w:pPr>
              <w:pStyle w:val="TableCell"/>
            </w:pPr>
            <w:r>
              <w:t>0</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IVIDIGITIZER_VAL_WIDTH_POSITIVE</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IviDigitizerWidthPolarityPositive</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Negative</w:t>
            </w:r>
          </w:p>
        </w:tc>
        <w:tc>
          <w:tcPr>
            <w:tcW w:w="1080" w:type="dxa"/>
          </w:tcPr>
          <w:p w:rsidR="00201213" w:rsidRDefault="00201213">
            <w:pPr>
              <w:pStyle w:val="TableCell"/>
            </w:pPr>
            <w:r>
              <w:t>.NET</w:t>
            </w:r>
          </w:p>
        </w:tc>
        <w:tc>
          <w:tcPr>
            <w:tcW w:w="5114" w:type="dxa"/>
          </w:tcPr>
          <w:p w:rsidR="00201213" w:rsidRDefault="00201213">
            <w:pPr>
              <w:pStyle w:val="TableCellCourierNew"/>
            </w:pPr>
            <w:r>
              <w:t>WidthPolarity.Negative</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IVIDIGITIZER_VAL_WIDTH_NEGATIVE</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IviDigitizerWidthPolarityNegative</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Either</w:t>
            </w:r>
          </w:p>
        </w:tc>
        <w:tc>
          <w:tcPr>
            <w:tcW w:w="1080" w:type="dxa"/>
          </w:tcPr>
          <w:p w:rsidR="00201213" w:rsidRDefault="00201213">
            <w:pPr>
              <w:pStyle w:val="TableCell"/>
            </w:pPr>
            <w:r>
              <w:t>.NET</w:t>
            </w:r>
          </w:p>
        </w:tc>
        <w:tc>
          <w:tcPr>
            <w:tcW w:w="5114" w:type="dxa"/>
          </w:tcPr>
          <w:p w:rsidR="00201213" w:rsidRDefault="00201213">
            <w:pPr>
              <w:pStyle w:val="TableCellCourierNew"/>
            </w:pPr>
            <w:r>
              <w:t>WidthPolarity.Either</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IVIDIGITIZER_VAL_WIDTH_EITHER</w:t>
            </w:r>
          </w:p>
        </w:tc>
        <w:tc>
          <w:tcPr>
            <w:tcW w:w="806" w:type="dxa"/>
            <w:gridSpan w:val="2"/>
          </w:tcPr>
          <w:p w:rsidR="00201213" w:rsidRDefault="00201213">
            <w:pPr>
              <w:pStyle w:val="TableCell"/>
            </w:pPr>
            <w:r>
              <w:t>3</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IviDigitizerWidthPolarityEither</w:t>
            </w:r>
          </w:p>
        </w:tc>
        <w:tc>
          <w:tcPr>
            <w:tcW w:w="806" w:type="dxa"/>
            <w:gridSpan w:val="2"/>
          </w:tcPr>
          <w:p w:rsidR="00201213" w:rsidRDefault="00201213">
            <w:pPr>
              <w:pStyle w:val="TableCell"/>
            </w:pPr>
            <w:r>
              <w:t>3</w:t>
            </w:r>
          </w:p>
        </w:tc>
      </w:tr>
    </w:tbl>
    <w:p w:rsidR="00004825" w:rsidRDefault="00004825" w:rsidP="00DD35D8">
      <w:pPr>
        <w:pStyle w:val="FunctionHead"/>
      </w:pPr>
      <w:r>
        <w:lastRenderedPageBreak/>
        <w:t>Width Trigger Condition</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Within</w:t>
            </w:r>
          </w:p>
        </w:tc>
        <w:tc>
          <w:tcPr>
            <w:tcW w:w="1080" w:type="dxa"/>
          </w:tcPr>
          <w:p w:rsidR="00201213" w:rsidRDefault="00201213">
            <w:pPr>
              <w:pStyle w:val="TableCell"/>
            </w:pPr>
            <w:r>
              <w:t>.NET</w:t>
            </w:r>
          </w:p>
        </w:tc>
        <w:tc>
          <w:tcPr>
            <w:tcW w:w="5114" w:type="dxa"/>
          </w:tcPr>
          <w:p w:rsidR="00201213" w:rsidRDefault="00201213">
            <w:pPr>
              <w:pStyle w:val="TableCellCourierNew"/>
            </w:pPr>
            <w:r>
              <w:t>WidthCondition.Within</w:t>
            </w:r>
          </w:p>
        </w:tc>
        <w:tc>
          <w:tcPr>
            <w:tcW w:w="806" w:type="dxa"/>
            <w:gridSpan w:val="2"/>
          </w:tcPr>
          <w:p w:rsidR="00201213" w:rsidRDefault="00201213">
            <w:pPr>
              <w:pStyle w:val="TableCell"/>
            </w:pPr>
            <w:r>
              <w:t>0</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IVIDIGITIZER_VAL_WIDTH_WITHIN</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IviDigitizerWidthConditionWithin</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Outside</w:t>
            </w:r>
          </w:p>
        </w:tc>
        <w:tc>
          <w:tcPr>
            <w:tcW w:w="1080" w:type="dxa"/>
          </w:tcPr>
          <w:p w:rsidR="00201213" w:rsidRDefault="00201213">
            <w:pPr>
              <w:pStyle w:val="TableCell"/>
            </w:pPr>
            <w:r>
              <w:t>.NET</w:t>
            </w:r>
          </w:p>
        </w:tc>
        <w:tc>
          <w:tcPr>
            <w:tcW w:w="5114" w:type="dxa"/>
          </w:tcPr>
          <w:p w:rsidR="00201213" w:rsidRDefault="00201213">
            <w:pPr>
              <w:pStyle w:val="TableCellCourierNew"/>
            </w:pPr>
            <w:r>
              <w:t>WidthCondition.Outside</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IVIDIGITIZER_VAL_WIDTH_OUTSIDE</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IviDigitizerWidthConditionOutside</w:t>
            </w:r>
          </w:p>
        </w:tc>
        <w:tc>
          <w:tcPr>
            <w:tcW w:w="806" w:type="dxa"/>
            <w:gridSpan w:val="2"/>
          </w:tcPr>
          <w:p w:rsidR="00201213" w:rsidRDefault="00201213">
            <w:pPr>
              <w:pStyle w:val="TableCell"/>
            </w:pPr>
            <w:r>
              <w:t>2</w:t>
            </w:r>
          </w:p>
        </w:tc>
      </w:tr>
    </w:tbl>
    <w:p w:rsidR="00004825" w:rsidRDefault="00004825" w:rsidP="00DD35D8">
      <w:pPr>
        <w:pStyle w:val="FunctionHead"/>
      </w:pPr>
      <w:r>
        <w:t>Width Trigger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Positive</w:t>
            </w:r>
          </w:p>
        </w:tc>
        <w:tc>
          <w:tcPr>
            <w:tcW w:w="1080" w:type="dxa"/>
          </w:tcPr>
          <w:p w:rsidR="00201213" w:rsidRDefault="00201213">
            <w:pPr>
              <w:pStyle w:val="TableCell"/>
            </w:pPr>
            <w:r>
              <w:t>.NET</w:t>
            </w:r>
          </w:p>
        </w:tc>
        <w:tc>
          <w:tcPr>
            <w:tcW w:w="5114" w:type="dxa"/>
          </w:tcPr>
          <w:p w:rsidR="00201213" w:rsidRDefault="00201213">
            <w:pPr>
              <w:pStyle w:val="TableCellCourierNew"/>
            </w:pPr>
            <w:r>
              <w:t>WidthPolarity.Positive</w:t>
            </w:r>
          </w:p>
        </w:tc>
        <w:tc>
          <w:tcPr>
            <w:tcW w:w="806" w:type="dxa"/>
            <w:gridSpan w:val="2"/>
          </w:tcPr>
          <w:p w:rsidR="00201213" w:rsidRDefault="00201213">
            <w:pPr>
              <w:pStyle w:val="TableCell"/>
            </w:pPr>
            <w:r>
              <w:t>0</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IVIDIGITIZER_VAL_WIDTH_POSITIVE</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IviDigitizerWidthPolarityPositive</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Negative</w:t>
            </w:r>
          </w:p>
        </w:tc>
        <w:tc>
          <w:tcPr>
            <w:tcW w:w="1080" w:type="dxa"/>
          </w:tcPr>
          <w:p w:rsidR="00201213" w:rsidRDefault="00201213">
            <w:pPr>
              <w:pStyle w:val="TableCell"/>
            </w:pPr>
            <w:r>
              <w:t>.NET</w:t>
            </w:r>
          </w:p>
        </w:tc>
        <w:tc>
          <w:tcPr>
            <w:tcW w:w="5114" w:type="dxa"/>
          </w:tcPr>
          <w:p w:rsidR="00201213" w:rsidRDefault="00201213">
            <w:pPr>
              <w:pStyle w:val="TableCellCourierNew"/>
            </w:pPr>
            <w:r>
              <w:t>WidthPolarity.Negative</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IVIDIGITIZER_VAL_WIDTH_NEGATIVE</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IviDigitizerWidthPolarityNegative</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Either</w:t>
            </w:r>
          </w:p>
        </w:tc>
        <w:tc>
          <w:tcPr>
            <w:tcW w:w="1080" w:type="dxa"/>
          </w:tcPr>
          <w:p w:rsidR="00201213" w:rsidRDefault="00201213">
            <w:pPr>
              <w:pStyle w:val="TableCell"/>
            </w:pPr>
            <w:r>
              <w:t>.NET</w:t>
            </w:r>
          </w:p>
        </w:tc>
        <w:tc>
          <w:tcPr>
            <w:tcW w:w="5114" w:type="dxa"/>
          </w:tcPr>
          <w:p w:rsidR="00201213" w:rsidRDefault="00201213">
            <w:pPr>
              <w:pStyle w:val="TableCellCourierNew"/>
            </w:pPr>
            <w:r>
              <w:t>WidthPolarity.Either</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IVIDIGITIZER_VAL_WIDTH_EITHER</w:t>
            </w:r>
          </w:p>
        </w:tc>
        <w:tc>
          <w:tcPr>
            <w:tcW w:w="806" w:type="dxa"/>
            <w:gridSpan w:val="2"/>
          </w:tcPr>
          <w:p w:rsidR="00201213" w:rsidRDefault="00201213">
            <w:pPr>
              <w:pStyle w:val="TableCell"/>
            </w:pPr>
            <w:r>
              <w:t>3</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IviDigitizerWidthPolarityEither</w:t>
            </w:r>
          </w:p>
        </w:tc>
        <w:tc>
          <w:tcPr>
            <w:tcW w:w="806" w:type="dxa"/>
            <w:gridSpan w:val="2"/>
          </w:tcPr>
          <w:p w:rsidR="00201213" w:rsidRDefault="00201213">
            <w:pPr>
              <w:pStyle w:val="TableCell"/>
            </w:pPr>
            <w:r>
              <w:t>3</w:t>
            </w:r>
          </w:p>
        </w:tc>
      </w:tr>
    </w:tbl>
    <w:p w:rsidR="00004825" w:rsidRDefault="00004825" w:rsidP="00DD35D8">
      <w:pPr>
        <w:pStyle w:val="FunctionHead"/>
      </w:pPr>
      <w:r>
        <w:t>Window Arm Condition</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Entering</w:t>
            </w:r>
          </w:p>
        </w:tc>
        <w:tc>
          <w:tcPr>
            <w:tcW w:w="1080" w:type="dxa"/>
          </w:tcPr>
          <w:p w:rsidR="00201213" w:rsidRDefault="00201213">
            <w:pPr>
              <w:pStyle w:val="TableCell"/>
            </w:pPr>
            <w:r>
              <w:t>.NET</w:t>
            </w:r>
          </w:p>
        </w:tc>
        <w:tc>
          <w:tcPr>
            <w:tcW w:w="5114" w:type="dxa"/>
          </w:tcPr>
          <w:p w:rsidR="00201213" w:rsidRDefault="00201213">
            <w:pPr>
              <w:pStyle w:val="TableCellCourierNew"/>
            </w:pPr>
            <w:r>
              <w:t>WindowCondition.Entering</w:t>
            </w:r>
          </w:p>
        </w:tc>
        <w:tc>
          <w:tcPr>
            <w:tcW w:w="806" w:type="dxa"/>
            <w:gridSpan w:val="2"/>
          </w:tcPr>
          <w:p w:rsidR="00201213" w:rsidRDefault="00201213">
            <w:pPr>
              <w:pStyle w:val="TableCell"/>
            </w:pPr>
            <w:r>
              <w:t>0</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IVIDIGITIZER_VAL_WINDOW_CONDITION_ENTERING</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IviDigitizerWindowConditionEntering</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Leaving</w:t>
            </w:r>
          </w:p>
        </w:tc>
        <w:tc>
          <w:tcPr>
            <w:tcW w:w="1080" w:type="dxa"/>
          </w:tcPr>
          <w:p w:rsidR="00201213" w:rsidRDefault="00201213">
            <w:pPr>
              <w:pStyle w:val="TableCell"/>
            </w:pPr>
            <w:r>
              <w:t>.NET</w:t>
            </w:r>
          </w:p>
        </w:tc>
        <w:tc>
          <w:tcPr>
            <w:tcW w:w="5114" w:type="dxa"/>
          </w:tcPr>
          <w:p w:rsidR="00201213" w:rsidRDefault="00201213">
            <w:pPr>
              <w:pStyle w:val="TableCellCourierNew"/>
            </w:pPr>
            <w:r>
              <w:t>WindowCondition.Leaving</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IVIDIGITIZER_VAL_WINDOW_CONDITION_LEAVING</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IviDigitizerWindowConditionLeaving</w:t>
            </w:r>
          </w:p>
        </w:tc>
        <w:tc>
          <w:tcPr>
            <w:tcW w:w="806" w:type="dxa"/>
            <w:gridSpan w:val="2"/>
          </w:tcPr>
          <w:p w:rsidR="00201213" w:rsidRDefault="00201213">
            <w:pPr>
              <w:pStyle w:val="TableCell"/>
            </w:pPr>
            <w:r>
              <w:t>2</w:t>
            </w:r>
          </w:p>
        </w:tc>
      </w:tr>
    </w:tbl>
    <w:p w:rsidR="00004825" w:rsidRDefault="00004825" w:rsidP="00DD35D8">
      <w:pPr>
        <w:pStyle w:val="FunctionHead"/>
      </w:pPr>
      <w:r>
        <w:t>Window Trigger Condition</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Entering</w:t>
            </w:r>
          </w:p>
        </w:tc>
        <w:tc>
          <w:tcPr>
            <w:tcW w:w="1080" w:type="dxa"/>
          </w:tcPr>
          <w:p w:rsidR="00201213" w:rsidRDefault="00201213">
            <w:pPr>
              <w:pStyle w:val="TableCell"/>
            </w:pPr>
            <w:r>
              <w:t>.NET</w:t>
            </w:r>
          </w:p>
        </w:tc>
        <w:tc>
          <w:tcPr>
            <w:tcW w:w="5114" w:type="dxa"/>
          </w:tcPr>
          <w:p w:rsidR="00201213" w:rsidRDefault="00201213" w:rsidP="00972344">
            <w:pPr>
              <w:pStyle w:val="TableCellCourierNew"/>
            </w:pPr>
            <w:r>
              <w:t>WindowCondition.Entering</w:t>
            </w:r>
          </w:p>
        </w:tc>
        <w:tc>
          <w:tcPr>
            <w:tcW w:w="806" w:type="dxa"/>
            <w:gridSpan w:val="2"/>
          </w:tcPr>
          <w:p w:rsidR="00201213" w:rsidRDefault="00201213">
            <w:pPr>
              <w:pStyle w:val="TableCell"/>
            </w:pPr>
            <w:r>
              <w:t>0</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rsidP="00972344">
            <w:pPr>
              <w:pStyle w:val="TableCellCourierNew"/>
            </w:pPr>
            <w:r>
              <w:t>IVIDIGITIZER_VAL_WINDOW_CONDITION_ENTERING</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IviDigitizerWindowConditionEntering</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Leaving</w:t>
            </w:r>
          </w:p>
        </w:tc>
        <w:tc>
          <w:tcPr>
            <w:tcW w:w="1080" w:type="dxa"/>
          </w:tcPr>
          <w:p w:rsidR="00201213" w:rsidRDefault="00201213">
            <w:pPr>
              <w:pStyle w:val="TableCell"/>
            </w:pPr>
            <w:r>
              <w:t>.NET</w:t>
            </w:r>
          </w:p>
        </w:tc>
        <w:tc>
          <w:tcPr>
            <w:tcW w:w="5114" w:type="dxa"/>
          </w:tcPr>
          <w:p w:rsidR="00201213" w:rsidRDefault="00201213" w:rsidP="00972344">
            <w:pPr>
              <w:pStyle w:val="TableCellCourierNew"/>
            </w:pPr>
            <w:r>
              <w:t>WindowCondition.Leaving</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rsidP="00972344">
            <w:pPr>
              <w:pStyle w:val="TableCellCourierNew"/>
            </w:pPr>
            <w:r>
              <w:t>IVIDIGITIZER_VAL_WINDOW_CONDITION_LEAVING</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IviDigitizerWindowConditionLeaving</w:t>
            </w:r>
          </w:p>
        </w:tc>
        <w:tc>
          <w:tcPr>
            <w:tcW w:w="806" w:type="dxa"/>
            <w:gridSpan w:val="2"/>
          </w:tcPr>
          <w:p w:rsidR="00201213" w:rsidRDefault="00201213">
            <w:pPr>
              <w:pStyle w:val="TableCell"/>
            </w:pPr>
            <w:r>
              <w:t>2</w:t>
            </w:r>
          </w:p>
        </w:tc>
      </w:tr>
    </w:tbl>
    <w:p w:rsidR="00DD6099" w:rsidRDefault="00DD6099" w:rsidP="00877728">
      <w:pPr>
        <w:pStyle w:val="Body"/>
        <w:ind w:left="0"/>
        <w:rPr>
          <w:color w:val="000000"/>
        </w:rPr>
      </w:pPr>
      <w:bookmarkStart w:id="1497" w:name="_Toc460747753"/>
      <w:bookmarkStart w:id="1498" w:name="_Toc170810262"/>
    </w:p>
    <w:p w:rsidR="00004825" w:rsidRDefault="00004825">
      <w:pPr>
        <w:pStyle w:val="Heading1"/>
      </w:pPr>
      <w:bookmarkStart w:id="1499" w:name="_Toc304583933"/>
      <w:bookmarkStart w:id="1500" w:name="_Toc306374784"/>
      <w:r>
        <w:lastRenderedPageBreak/>
        <w:t>IviDigitizer Function Parameter Value Definitions</w:t>
      </w:r>
      <w:bookmarkEnd w:id="1497"/>
      <w:bookmarkEnd w:id="1498"/>
      <w:bookmarkEnd w:id="1499"/>
      <w:bookmarkEnd w:id="1500"/>
    </w:p>
    <w:p w:rsidR="00004825" w:rsidRDefault="00004825">
      <w:pPr>
        <w:pStyle w:val="Body1"/>
      </w:pPr>
      <w:r>
        <w:t>This section specifies the actual values for each function parameter that defines values.</w:t>
      </w:r>
    </w:p>
    <w:p w:rsidR="00004825" w:rsidRDefault="00004825">
      <w:pPr>
        <w:pStyle w:val="FunctionHead"/>
      </w:pPr>
      <w:r>
        <w:t xml:space="preserve">Configure Channel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Coupling</w:t>
            </w:r>
          </w:p>
        </w:tc>
      </w:tr>
      <w:tr w:rsidR="00004825" w:rsidTr="00023C43">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AC</w:t>
            </w:r>
          </w:p>
        </w:tc>
        <w:tc>
          <w:tcPr>
            <w:tcW w:w="1260" w:type="dxa"/>
          </w:tcPr>
          <w:p w:rsidR="00A83440" w:rsidRDefault="00A83440">
            <w:pPr>
              <w:pStyle w:val="TableCell"/>
            </w:pPr>
            <w:r>
              <w:t>.NET</w:t>
            </w:r>
          </w:p>
        </w:tc>
        <w:tc>
          <w:tcPr>
            <w:tcW w:w="4950" w:type="dxa"/>
          </w:tcPr>
          <w:p w:rsidR="00A83440" w:rsidRDefault="00A83440">
            <w:pPr>
              <w:pStyle w:val="TableCellCourierNew"/>
            </w:pPr>
            <w:r>
              <w:t>VerticalCoupling.AC</w:t>
            </w:r>
          </w:p>
        </w:tc>
        <w:tc>
          <w:tcPr>
            <w:tcW w:w="801" w:type="dxa"/>
            <w:gridSpan w:val="2"/>
          </w:tcPr>
          <w:p w:rsidR="00A83440" w:rsidRDefault="00A83440">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IVIDIGITIZER_VAL_VERTICAL_COUPLING_AC</w:t>
            </w:r>
          </w:p>
        </w:tc>
        <w:tc>
          <w:tcPr>
            <w:tcW w:w="801" w:type="dxa"/>
            <w:gridSpan w:val="2"/>
          </w:tcPr>
          <w:p w:rsidR="00A83440" w:rsidRDefault="00A83440">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IviDigitizerVerticalCouplingAC</w:t>
            </w:r>
          </w:p>
        </w:tc>
        <w:tc>
          <w:tcPr>
            <w:tcW w:w="801" w:type="dxa"/>
            <w:gridSpan w:val="2"/>
          </w:tcPr>
          <w:p w:rsidR="00A83440" w:rsidRDefault="00A83440">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DC</w:t>
            </w:r>
          </w:p>
        </w:tc>
        <w:tc>
          <w:tcPr>
            <w:tcW w:w="1260" w:type="dxa"/>
          </w:tcPr>
          <w:p w:rsidR="00A83440" w:rsidRDefault="00A83440">
            <w:pPr>
              <w:pStyle w:val="TableCell"/>
            </w:pPr>
            <w:r>
              <w:t>.NET</w:t>
            </w:r>
          </w:p>
        </w:tc>
        <w:tc>
          <w:tcPr>
            <w:tcW w:w="4950" w:type="dxa"/>
          </w:tcPr>
          <w:p w:rsidR="00A83440" w:rsidRDefault="00A83440">
            <w:pPr>
              <w:pStyle w:val="TableCellCourierNew"/>
            </w:pPr>
            <w:r>
              <w:t>VerticalCoupling.DC</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IVIDIGITIZER_VAL_VERTICAL_COUPLING_DC</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IviDigitizerVerticalCouplingDC</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Gnd</w:t>
            </w:r>
          </w:p>
        </w:tc>
        <w:tc>
          <w:tcPr>
            <w:tcW w:w="1260" w:type="dxa"/>
          </w:tcPr>
          <w:p w:rsidR="00A83440" w:rsidRDefault="00A83440">
            <w:pPr>
              <w:pStyle w:val="TableCell"/>
            </w:pPr>
            <w:r>
              <w:t>.NET</w:t>
            </w:r>
          </w:p>
        </w:tc>
        <w:tc>
          <w:tcPr>
            <w:tcW w:w="4950" w:type="dxa"/>
          </w:tcPr>
          <w:p w:rsidR="00A83440" w:rsidRDefault="00A83440">
            <w:pPr>
              <w:pStyle w:val="TableCellCourierNew"/>
            </w:pPr>
            <w:r>
              <w:t>VerticalCoupling.G</w:t>
            </w:r>
            <w:r w:rsidR="001B22E8">
              <w:t>rou</w:t>
            </w:r>
            <w:r>
              <w:t>nd</w:t>
            </w:r>
          </w:p>
        </w:tc>
        <w:tc>
          <w:tcPr>
            <w:tcW w:w="801" w:type="dxa"/>
            <w:gridSpan w:val="2"/>
          </w:tcPr>
          <w:p w:rsidR="00A83440" w:rsidRDefault="00A83440">
            <w:pPr>
              <w:pStyle w:val="TableCellCourierNew"/>
            </w:pPr>
            <w:r>
              <w:t>2</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IVIDIGITIZER_VAL_VERTICAL_COUPLING_GND</w:t>
            </w:r>
          </w:p>
        </w:tc>
        <w:tc>
          <w:tcPr>
            <w:tcW w:w="801" w:type="dxa"/>
            <w:gridSpan w:val="2"/>
          </w:tcPr>
          <w:p w:rsidR="00A83440" w:rsidRDefault="00A83440">
            <w:pPr>
              <w:pStyle w:val="TableCellCourierNew"/>
            </w:pPr>
            <w:r>
              <w:t>2</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IviDigitizerVerticalCouplingGnd</w:t>
            </w:r>
          </w:p>
        </w:tc>
        <w:tc>
          <w:tcPr>
            <w:tcW w:w="801" w:type="dxa"/>
            <w:gridSpan w:val="2"/>
          </w:tcPr>
          <w:p w:rsidR="00A83440" w:rsidRDefault="00A83440">
            <w:pPr>
              <w:pStyle w:val="TableCellCourierNew"/>
            </w:pPr>
            <w:r>
              <w:t>2</w:t>
            </w:r>
          </w:p>
        </w:tc>
      </w:tr>
    </w:tbl>
    <w:p w:rsidR="00004825" w:rsidRDefault="00004825">
      <w:pPr>
        <w:pStyle w:val="FunctionHead"/>
      </w:pPr>
      <w:r>
        <w:t xml:space="preserve">Configure Edge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Slope</w:t>
            </w:r>
          </w:p>
        </w:tc>
      </w:tr>
      <w:tr w:rsidR="00004825" w:rsidTr="00023C43">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Negative</w:t>
            </w:r>
          </w:p>
        </w:tc>
        <w:tc>
          <w:tcPr>
            <w:tcW w:w="1260" w:type="dxa"/>
          </w:tcPr>
          <w:p w:rsidR="00A83440" w:rsidRDefault="00A83440">
            <w:pPr>
              <w:pStyle w:val="TableCell"/>
            </w:pPr>
            <w:r>
              <w:t>.NET</w:t>
            </w:r>
          </w:p>
        </w:tc>
        <w:tc>
          <w:tcPr>
            <w:tcW w:w="4950" w:type="dxa"/>
          </w:tcPr>
          <w:p w:rsidR="00A83440" w:rsidRDefault="00A83440">
            <w:pPr>
              <w:pStyle w:val="TableCellCourierNew"/>
            </w:pPr>
            <w:r>
              <w:t>Slope.Negative</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IVIDIGITIZER_VAL_TRIGGER_SLOPE_NEGATIVE</w:t>
            </w:r>
          </w:p>
        </w:tc>
        <w:tc>
          <w:tcPr>
            <w:tcW w:w="801" w:type="dxa"/>
            <w:gridSpan w:val="2"/>
          </w:tcPr>
          <w:p w:rsidR="00A83440" w:rsidRDefault="00A83440">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IviDigitizerTriggerSlopeNegative</w:t>
            </w:r>
          </w:p>
        </w:tc>
        <w:tc>
          <w:tcPr>
            <w:tcW w:w="801" w:type="dxa"/>
            <w:gridSpan w:val="2"/>
          </w:tcPr>
          <w:p w:rsidR="00A83440" w:rsidRDefault="00A83440">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Positive</w:t>
            </w:r>
          </w:p>
        </w:tc>
        <w:tc>
          <w:tcPr>
            <w:tcW w:w="1260" w:type="dxa"/>
          </w:tcPr>
          <w:p w:rsidR="00A83440" w:rsidRDefault="00A83440">
            <w:pPr>
              <w:pStyle w:val="TableCell"/>
            </w:pPr>
            <w:r>
              <w:t>.NET</w:t>
            </w:r>
          </w:p>
        </w:tc>
        <w:tc>
          <w:tcPr>
            <w:tcW w:w="4950" w:type="dxa"/>
          </w:tcPr>
          <w:p w:rsidR="00A83440" w:rsidRDefault="00A83440">
            <w:pPr>
              <w:pStyle w:val="TableCellCourierNew"/>
            </w:pPr>
            <w:r>
              <w:t>Slope.Positive</w:t>
            </w:r>
          </w:p>
        </w:tc>
        <w:tc>
          <w:tcPr>
            <w:tcW w:w="801" w:type="dxa"/>
            <w:gridSpan w:val="2"/>
          </w:tcPr>
          <w:p w:rsidR="00A83440" w:rsidRDefault="00A83440">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IVIDIGITIZER_VAL_TRIGGER_SLOPE_POSITIVE</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IviDigitizerTriggerSlopePositive</w:t>
            </w:r>
          </w:p>
        </w:tc>
        <w:tc>
          <w:tcPr>
            <w:tcW w:w="801" w:type="dxa"/>
            <w:gridSpan w:val="2"/>
          </w:tcPr>
          <w:p w:rsidR="00A83440" w:rsidRDefault="00A83440">
            <w:pPr>
              <w:pStyle w:val="TableCellCourierNew"/>
            </w:pPr>
            <w:r>
              <w:t>1</w:t>
            </w:r>
          </w:p>
        </w:tc>
      </w:tr>
    </w:tbl>
    <w:p w:rsidR="00004825" w:rsidRDefault="00004825">
      <w:pPr>
        <w:pStyle w:val="FunctionHead"/>
      </w:pPr>
      <w:r>
        <w:t xml:space="preserve">Configure Edge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Slope</w:t>
            </w:r>
          </w:p>
        </w:tc>
      </w:tr>
      <w:tr w:rsidR="00004825" w:rsidTr="00023C43">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Negative</w:t>
            </w:r>
          </w:p>
        </w:tc>
        <w:tc>
          <w:tcPr>
            <w:tcW w:w="1260" w:type="dxa"/>
          </w:tcPr>
          <w:p w:rsidR="00A83440" w:rsidRDefault="00A83440">
            <w:pPr>
              <w:pStyle w:val="TableCell"/>
            </w:pPr>
            <w:r>
              <w:t>.NET</w:t>
            </w:r>
          </w:p>
        </w:tc>
        <w:tc>
          <w:tcPr>
            <w:tcW w:w="4950" w:type="dxa"/>
          </w:tcPr>
          <w:p w:rsidR="00A83440" w:rsidRDefault="00A83440">
            <w:pPr>
              <w:pStyle w:val="TableCellCourierNew"/>
            </w:pPr>
            <w:r>
              <w:t>Slope.Negative</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IVIDIGITIZER_VAL_TRIGGER_SLOPE_NEGATIVE</w:t>
            </w:r>
          </w:p>
        </w:tc>
        <w:tc>
          <w:tcPr>
            <w:tcW w:w="801" w:type="dxa"/>
            <w:gridSpan w:val="2"/>
          </w:tcPr>
          <w:p w:rsidR="00A83440" w:rsidRDefault="00A83440">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IviDigitizerTriggerSlopeNegative</w:t>
            </w:r>
          </w:p>
        </w:tc>
        <w:tc>
          <w:tcPr>
            <w:tcW w:w="801" w:type="dxa"/>
            <w:gridSpan w:val="2"/>
          </w:tcPr>
          <w:p w:rsidR="00A83440" w:rsidRDefault="00A83440">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Positive</w:t>
            </w:r>
          </w:p>
        </w:tc>
        <w:tc>
          <w:tcPr>
            <w:tcW w:w="1260" w:type="dxa"/>
          </w:tcPr>
          <w:p w:rsidR="00A83440" w:rsidRDefault="00A83440">
            <w:pPr>
              <w:pStyle w:val="TableCell"/>
            </w:pPr>
            <w:r>
              <w:t>.NET</w:t>
            </w:r>
          </w:p>
        </w:tc>
        <w:tc>
          <w:tcPr>
            <w:tcW w:w="4950" w:type="dxa"/>
          </w:tcPr>
          <w:p w:rsidR="00A83440" w:rsidRDefault="00A83440">
            <w:pPr>
              <w:pStyle w:val="TableCellCourierNew"/>
            </w:pPr>
            <w:r>
              <w:t>Slope.Positive</w:t>
            </w:r>
          </w:p>
        </w:tc>
        <w:tc>
          <w:tcPr>
            <w:tcW w:w="801" w:type="dxa"/>
            <w:gridSpan w:val="2"/>
          </w:tcPr>
          <w:p w:rsidR="00A83440" w:rsidRDefault="00A83440">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IVIDIGITIZER_VAL_TRIGGER_SLOPE_POSITIVE</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IviDigitizerTriggerSlopePositive</w:t>
            </w:r>
          </w:p>
        </w:tc>
        <w:tc>
          <w:tcPr>
            <w:tcW w:w="801" w:type="dxa"/>
            <w:gridSpan w:val="2"/>
          </w:tcPr>
          <w:p w:rsidR="00A83440" w:rsidRDefault="00A83440">
            <w:pPr>
              <w:pStyle w:val="TableCellCourierNew"/>
            </w:pPr>
            <w:r>
              <w:t>1</w:t>
            </w:r>
          </w:p>
        </w:tc>
      </w:tr>
    </w:tbl>
    <w:p w:rsidR="00004825" w:rsidRDefault="00004825">
      <w:pPr>
        <w:pStyle w:val="FunctionHead"/>
      </w:pPr>
      <w:r>
        <w:t xml:space="preserve">Configure Glitch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Polarity</w:t>
            </w:r>
          </w:p>
        </w:tc>
      </w:tr>
      <w:tr w:rsidR="00004825" w:rsidTr="00023C43">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Positive</w:t>
            </w:r>
          </w:p>
        </w:tc>
        <w:tc>
          <w:tcPr>
            <w:tcW w:w="1260" w:type="dxa"/>
          </w:tcPr>
          <w:p w:rsidR="00A83440" w:rsidRDefault="00A83440">
            <w:pPr>
              <w:pStyle w:val="TableCell"/>
            </w:pPr>
            <w:r>
              <w:t>.NET</w:t>
            </w:r>
          </w:p>
        </w:tc>
        <w:tc>
          <w:tcPr>
            <w:tcW w:w="4950" w:type="dxa"/>
          </w:tcPr>
          <w:p w:rsidR="00A83440" w:rsidRDefault="00A83440">
            <w:pPr>
              <w:pStyle w:val="TableCellCourierNew"/>
            </w:pPr>
            <w:r>
              <w:t>GlitchPolarity.Positive</w:t>
            </w:r>
          </w:p>
        </w:tc>
        <w:tc>
          <w:tcPr>
            <w:tcW w:w="801" w:type="dxa"/>
            <w:gridSpan w:val="2"/>
          </w:tcPr>
          <w:p w:rsidR="00A83440" w:rsidRDefault="00A83440">
            <w:pPr>
              <w:pStyle w:val="TableCellCourierNew"/>
            </w:pP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IVIDIGITIZER_VAL_GLITCH_POSITIVE</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IviDigitizerGlitchPolarityPositive</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Negative</w:t>
            </w:r>
          </w:p>
        </w:tc>
        <w:tc>
          <w:tcPr>
            <w:tcW w:w="1260" w:type="dxa"/>
          </w:tcPr>
          <w:p w:rsidR="00A83440" w:rsidRDefault="00A83440">
            <w:pPr>
              <w:pStyle w:val="TableCell"/>
            </w:pPr>
            <w:r>
              <w:t>.NET</w:t>
            </w:r>
          </w:p>
        </w:tc>
        <w:tc>
          <w:tcPr>
            <w:tcW w:w="4950" w:type="dxa"/>
          </w:tcPr>
          <w:p w:rsidR="00A83440" w:rsidRDefault="00A83440">
            <w:pPr>
              <w:pStyle w:val="TableCellCourierNew"/>
            </w:pPr>
            <w:r>
              <w:t>GlitchPolarity.Negative</w:t>
            </w:r>
          </w:p>
        </w:tc>
        <w:tc>
          <w:tcPr>
            <w:tcW w:w="801" w:type="dxa"/>
            <w:gridSpan w:val="2"/>
          </w:tcPr>
          <w:p w:rsidR="00A83440" w:rsidRDefault="00A83440">
            <w:pPr>
              <w:pStyle w:val="TableCellCourierNew"/>
            </w:pP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IVIDIGITIZER_VAL_GLITCH_NEGATIVE</w:t>
            </w:r>
          </w:p>
        </w:tc>
        <w:tc>
          <w:tcPr>
            <w:tcW w:w="801" w:type="dxa"/>
            <w:gridSpan w:val="2"/>
          </w:tcPr>
          <w:p w:rsidR="00A83440" w:rsidRDefault="00A83440">
            <w:pPr>
              <w:pStyle w:val="TableCellCourierNew"/>
            </w:pPr>
            <w:r>
              <w:t>2</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IviDigitizerGlitchPolarityNegative</w:t>
            </w:r>
          </w:p>
        </w:tc>
        <w:tc>
          <w:tcPr>
            <w:tcW w:w="801" w:type="dxa"/>
            <w:gridSpan w:val="2"/>
          </w:tcPr>
          <w:p w:rsidR="00A83440" w:rsidRDefault="00A83440">
            <w:pPr>
              <w:pStyle w:val="TableCellCourierNew"/>
            </w:pPr>
            <w:r>
              <w:t>2</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Either</w:t>
            </w:r>
          </w:p>
        </w:tc>
        <w:tc>
          <w:tcPr>
            <w:tcW w:w="1260" w:type="dxa"/>
          </w:tcPr>
          <w:p w:rsidR="00A83440" w:rsidRDefault="00A83440">
            <w:pPr>
              <w:pStyle w:val="TableCell"/>
            </w:pPr>
            <w:r>
              <w:t>.NET</w:t>
            </w:r>
          </w:p>
        </w:tc>
        <w:tc>
          <w:tcPr>
            <w:tcW w:w="4950" w:type="dxa"/>
          </w:tcPr>
          <w:p w:rsidR="00A83440" w:rsidRDefault="00A83440">
            <w:pPr>
              <w:pStyle w:val="TableCellCourierNew"/>
            </w:pPr>
            <w:r>
              <w:t>GlitchPolarity.Either</w:t>
            </w:r>
          </w:p>
        </w:tc>
        <w:tc>
          <w:tcPr>
            <w:tcW w:w="801" w:type="dxa"/>
            <w:gridSpan w:val="2"/>
          </w:tcPr>
          <w:p w:rsidR="00A83440" w:rsidRDefault="00A83440">
            <w:pPr>
              <w:pStyle w:val="TableCellCourierNew"/>
            </w:pP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IVIDIGITIZER_VAL_GLITCH_EITHER</w:t>
            </w:r>
          </w:p>
        </w:tc>
        <w:tc>
          <w:tcPr>
            <w:tcW w:w="801" w:type="dxa"/>
            <w:gridSpan w:val="2"/>
          </w:tcPr>
          <w:p w:rsidR="00A83440" w:rsidRDefault="00A83440">
            <w:pPr>
              <w:pStyle w:val="TableCellCourierNew"/>
            </w:pPr>
            <w:r>
              <w:t>3</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IviDigitizerGlitchPolarityEither</w:t>
            </w:r>
          </w:p>
        </w:tc>
        <w:tc>
          <w:tcPr>
            <w:tcW w:w="801" w:type="dxa"/>
            <w:gridSpan w:val="2"/>
          </w:tcPr>
          <w:p w:rsidR="00A83440" w:rsidRDefault="00A83440">
            <w:pPr>
              <w:pStyle w:val="TableCellCourierNew"/>
            </w:pPr>
            <w:r>
              <w:t>3</w:t>
            </w:r>
          </w:p>
        </w:tc>
      </w:tr>
    </w:tbl>
    <w:p w:rsidR="00004825" w:rsidRDefault="00004825">
      <w:pPr>
        <w:pStyle w:val="FunctionHead"/>
      </w:pPr>
      <w:r>
        <w:t xml:space="preserve">Configure Glitch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Condition</w:t>
            </w:r>
          </w:p>
        </w:tc>
      </w:tr>
      <w:tr w:rsidR="00004825" w:rsidTr="00023C43">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Less Than</w:t>
            </w:r>
          </w:p>
        </w:tc>
        <w:tc>
          <w:tcPr>
            <w:tcW w:w="1260" w:type="dxa"/>
          </w:tcPr>
          <w:p w:rsidR="00A83440" w:rsidRDefault="00A83440">
            <w:pPr>
              <w:pStyle w:val="TableCell"/>
            </w:pPr>
            <w:r>
              <w:t>.NET</w:t>
            </w:r>
          </w:p>
        </w:tc>
        <w:tc>
          <w:tcPr>
            <w:tcW w:w="4950" w:type="dxa"/>
          </w:tcPr>
          <w:p w:rsidR="00A83440" w:rsidRDefault="00A83440">
            <w:pPr>
              <w:pStyle w:val="TableCellCourierNew"/>
            </w:pPr>
            <w:r>
              <w:t>GlitchCondition.LessThan</w:t>
            </w:r>
          </w:p>
        </w:tc>
        <w:tc>
          <w:tcPr>
            <w:tcW w:w="801" w:type="dxa"/>
            <w:gridSpan w:val="2"/>
          </w:tcPr>
          <w:p w:rsidR="00A83440" w:rsidRDefault="001B22E8">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IVIDIGITIZER_VAL_GLITCH_LESS_THAN</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IviDigitizerGlitchConditionLessThan</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Greater Than</w:t>
            </w:r>
          </w:p>
        </w:tc>
        <w:tc>
          <w:tcPr>
            <w:tcW w:w="1260" w:type="dxa"/>
          </w:tcPr>
          <w:p w:rsidR="00A83440" w:rsidRDefault="00A83440">
            <w:pPr>
              <w:pStyle w:val="TableCell"/>
            </w:pPr>
            <w:r>
              <w:t>.NET</w:t>
            </w:r>
          </w:p>
        </w:tc>
        <w:tc>
          <w:tcPr>
            <w:tcW w:w="4950" w:type="dxa"/>
          </w:tcPr>
          <w:p w:rsidR="00A83440" w:rsidRDefault="00A83440">
            <w:pPr>
              <w:pStyle w:val="TableCellCourierNew"/>
            </w:pPr>
            <w:r>
              <w:t>GlitchCondition.GreaterThan</w:t>
            </w:r>
          </w:p>
        </w:tc>
        <w:tc>
          <w:tcPr>
            <w:tcW w:w="801" w:type="dxa"/>
            <w:gridSpan w:val="2"/>
          </w:tcPr>
          <w:p w:rsidR="00A83440" w:rsidRDefault="001B22E8">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IVIDIGITIZER_VAL_GLITCH_GREATER_THAN</w:t>
            </w:r>
          </w:p>
        </w:tc>
        <w:tc>
          <w:tcPr>
            <w:tcW w:w="801" w:type="dxa"/>
            <w:gridSpan w:val="2"/>
          </w:tcPr>
          <w:p w:rsidR="00A83440" w:rsidRDefault="00A83440">
            <w:pPr>
              <w:pStyle w:val="TableCellCourierNew"/>
            </w:pPr>
            <w:r>
              <w:t>2</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IviDigitizerGlitchConditionGreaterThan</w:t>
            </w:r>
          </w:p>
        </w:tc>
        <w:tc>
          <w:tcPr>
            <w:tcW w:w="801" w:type="dxa"/>
            <w:gridSpan w:val="2"/>
          </w:tcPr>
          <w:p w:rsidR="00A83440" w:rsidRDefault="00A83440">
            <w:pPr>
              <w:pStyle w:val="TableCellCourierNew"/>
            </w:pPr>
            <w:r>
              <w:t>2</w:t>
            </w:r>
          </w:p>
        </w:tc>
      </w:tr>
    </w:tbl>
    <w:p w:rsidR="00004825" w:rsidRDefault="00004825">
      <w:pPr>
        <w:pStyle w:val="FunctionHead"/>
      </w:pPr>
      <w:r>
        <w:t xml:space="preserve">Configure Glitch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Polarity</w:t>
            </w:r>
          </w:p>
        </w:tc>
      </w:tr>
      <w:tr w:rsidR="00004825" w:rsidTr="00023C43">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Positive</w:t>
            </w:r>
          </w:p>
        </w:tc>
        <w:tc>
          <w:tcPr>
            <w:tcW w:w="1260" w:type="dxa"/>
          </w:tcPr>
          <w:p w:rsidR="00A83440" w:rsidRDefault="00A83440">
            <w:pPr>
              <w:pStyle w:val="TableCell"/>
            </w:pPr>
            <w:r>
              <w:t>.NET</w:t>
            </w:r>
          </w:p>
        </w:tc>
        <w:tc>
          <w:tcPr>
            <w:tcW w:w="4950" w:type="dxa"/>
          </w:tcPr>
          <w:p w:rsidR="00A83440" w:rsidRDefault="00A83440">
            <w:pPr>
              <w:pStyle w:val="TableCellCourierNew"/>
            </w:pPr>
            <w:r>
              <w:t>GlitchPolarity.Positive</w:t>
            </w:r>
          </w:p>
        </w:tc>
        <w:tc>
          <w:tcPr>
            <w:tcW w:w="801" w:type="dxa"/>
            <w:gridSpan w:val="2"/>
          </w:tcPr>
          <w:p w:rsidR="00A83440" w:rsidRDefault="001B22E8">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IVIDIGITIZER_VAL_GLITCH_POSITIVE</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IviDigitizerGlitchPolarityPositive</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lastRenderedPageBreak/>
              <w:t>Negative</w:t>
            </w:r>
          </w:p>
        </w:tc>
        <w:tc>
          <w:tcPr>
            <w:tcW w:w="1260" w:type="dxa"/>
          </w:tcPr>
          <w:p w:rsidR="00A83440" w:rsidRDefault="00A83440">
            <w:pPr>
              <w:pStyle w:val="TableCell"/>
            </w:pPr>
            <w:r>
              <w:t>.NET</w:t>
            </w:r>
          </w:p>
        </w:tc>
        <w:tc>
          <w:tcPr>
            <w:tcW w:w="4950" w:type="dxa"/>
          </w:tcPr>
          <w:p w:rsidR="00A83440" w:rsidRDefault="00A83440">
            <w:pPr>
              <w:pStyle w:val="TableCellCourierNew"/>
            </w:pPr>
            <w:r>
              <w:t>GlitchPolarity.Negative</w:t>
            </w:r>
          </w:p>
        </w:tc>
        <w:tc>
          <w:tcPr>
            <w:tcW w:w="801" w:type="dxa"/>
            <w:gridSpan w:val="2"/>
          </w:tcPr>
          <w:p w:rsidR="00A83440" w:rsidRDefault="001B22E8">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IVIDIGITIZER_VAL_GLITCH_NEGATIVE</w:t>
            </w:r>
          </w:p>
        </w:tc>
        <w:tc>
          <w:tcPr>
            <w:tcW w:w="801" w:type="dxa"/>
            <w:gridSpan w:val="2"/>
          </w:tcPr>
          <w:p w:rsidR="00A83440" w:rsidRDefault="00A83440">
            <w:pPr>
              <w:pStyle w:val="TableCellCourierNew"/>
            </w:pPr>
            <w:r>
              <w:t>2</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IviDigitizerGlitchPolarityNegative</w:t>
            </w:r>
          </w:p>
        </w:tc>
        <w:tc>
          <w:tcPr>
            <w:tcW w:w="801" w:type="dxa"/>
            <w:gridSpan w:val="2"/>
          </w:tcPr>
          <w:p w:rsidR="00A83440" w:rsidRDefault="00A83440">
            <w:pPr>
              <w:pStyle w:val="TableCellCourierNew"/>
            </w:pPr>
            <w:r>
              <w:t>2</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Either</w:t>
            </w:r>
          </w:p>
        </w:tc>
        <w:tc>
          <w:tcPr>
            <w:tcW w:w="1260" w:type="dxa"/>
          </w:tcPr>
          <w:p w:rsidR="00A83440" w:rsidRDefault="00A83440">
            <w:pPr>
              <w:pStyle w:val="TableCell"/>
            </w:pPr>
            <w:r>
              <w:t>.NET</w:t>
            </w:r>
          </w:p>
        </w:tc>
        <w:tc>
          <w:tcPr>
            <w:tcW w:w="4950" w:type="dxa"/>
          </w:tcPr>
          <w:p w:rsidR="00A83440" w:rsidRDefault="00A83440">
            <w:pPr>
              <w:pStyle w:val="TableCellCourierNew"/>
            </w:pPr>
            <w:r>
              <w:t>GlitchPolarity.Either</w:t>
            </w:r>
          </w:p>
        </w:tc>
        <w:tc>
          <w:tcPr>
            <w:tcW w:w="801" w:type="dxa"/>
            <w:gridSpan w:val="2"/>
          </w:tcPr>
          <w:p w:rsidR="00A83440" w:rsidRDefault="001B22E8">
            <w:pPr>
              <w:pStyle w:val="TableCellCourierNew"/>
            </w:pPr>
            <w:r>
              <w:t>2</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IVIDIGITIZER_VAL_GLITCH_EITHER</w:t>
            </w:r>
          </w:p>
        </w:tc>
        <w:tc>
          <w:tcPr>
            <w:tcW w:w="801" w:type="dxa"/>
            <w:gridSpan w:val="2"/>
          </w:tcPr>
          <w:p w:rsidR="00A83440" w:rsidRDefault="00A83440">
            <w:pPr>
              <w:pStyle w:val="TableCellCourierNew"/>
            </w:pPr>
            <w:r>
              <w:t>3</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IviDigitizerGlitchPolarityEither</w:t>
            </w:r>
          </w:p>
        </w:tc>
        <w:tc>
          <w:tcPr>
            <w:tcW w:w="801" w:type="dxa"/>
            <w:gridSpan w:val="2"/>
          </w:tcPr>
          <w:p w:rsidR="00A83440" w:rsidRDefault="00A83440">
            <w:pPr>
              <w:pStyle w:val="TableCellCourierNew"/>
            </w:pPr>
            <w:r>
              <w:t>3</w:t>
            </w:r>
          </w:p>
        </w:tc>
      </w:tr>
    </w:tbl>
    <w:p w:rsidR="00827236" w:rsidRDefault="00827236">
      <w:pPr>
        <w:pStyle w:val="FunctionHead"/>
      </w:pPr>
    </w:p>
    <w:p w:rsidR="00004825" w:rsidRDefault="00827236">
      <w:pPr>
        <w:pStyle w:val="FunctionHead"/>
      </w:pPr>
      <w:r>
        <w:br w:type="page"/>
      </w:r>
      <w:r w:rsidR="00004825">
        <w:lastRenderedPageBreak/>
        <w:t xml:space="preserve">Configure Glitch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Condition</w:t>
            </w:r>
          </w:p>
        </w:tc>
      </w:tr>
      <w:tr w:rsidR="00004825" w:rsidTr="00023C43">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Less Than</w:t>
            </w:r>
          </w:p>
        </w:tc>
        <w:tc>
          <w:tcPr>
            <w:tcW w:w="1260" w:type="dxa"/>
          </w:tcPr>
          <w:p w:rsidR="00A83440" w:rsidRDefault="00A83440">
            <w:pPr>
              <w:pStyle w:val="TableCell"/>
            </w:pPr>
            <w:r>
              <w:t>.NET</w:t>
            </w:r>
          </w:p>
        </w:tc>
        <w:tc>
          <w:tcPr>
            <w:tcW w:w="4950" w:type="dxa"/>
          </w:tcPr>
          <w:p w:rsidR="00A83440" w:rsidRDefault="00A83440">
            <w:pPr>
              <w:pStyle w:val="TableCellCourierNew"/>
            </w:pPr>
            <w:r>
              <w:t>GlitchCondition.LessThan</w:t>
            </w:r>
          </w:p>
        </w:tc>
        <w:tc>
          <w:tcPr>
            <w:tcW w:w="801" w:type="dxa"/>
            <w:gridSpan w:val="2"/>
          </w:tcPr>
          <w:p w:rsidR="00A83440" w:rsidRDefault="00A83440">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IVIDIGITIZER_VAL_GLITCH_LESS_THAN</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IviDigitizerGlitchConditionLessThan</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Greater Than</w:t>
            </w:r>
          </w:p>
        </w:tc>
        <w:tc>
          <w:tcPr>
            <w:tcW w:w="1260" w:type="dxa"/>
          </w:tcPr>
          <w:p w:rsidR="00A83440" w:rsidRDefault="00A83440">
            <w:pPr>
              <w:pStyle w:val="TableCell"/>
            </w:pPr>
            <w:r>
              <w:t>.NET</w:t>
            </w:r>
          </w:p>
        </w:tc>
        <w:tc>
          <w:tcPr>
            <w:tcW w:w="4950" w:type="dxa"/>
          </w:tcPr>
          <w:p w:rsidR="00A83440" w:rsidRDefault="00A83440">
            <w:pPr>
              <w:pStyle w:val="TableCellCourierNew"/>
            </w:pPr>
            <w:r>
              <w:t>GlitchCondition.GreaterThan</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IVIDIGITIZER_VAL_GLITCH_GREATER_THAN</w:t>
            </w:r>
          </w:p>
        </w:tc>
        <w:tc>
          <w:tcPr>
            <w:tcW w:w="801" w:type="dxa"/>
            <w:gridSpan w:val="2"/>
          </w:tcPr>
          <w:p w:rsidR="00A83440" w:rsidRDefault="00A83440">
            <w:pPr>
              <w:pStyle w:val="TableCellCourierNew"/>
            </w:pPr>
            <w:r>
              <w:t>2</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IviDigitizerGlitchConditionGreaterThan</w:t>
            </w:r>
          </w:p>
        </w:tc>
        <w:tc>
          <w:tcPr>
            <w:tcW w:w="801" w:type="dxa"/>
            <w:gridSpan w:val="2"/>
          </w:tcPr>
          <w:p w:rsidR="00A83440" w:rsidRDefault="00A83440">
            <w:pPr>
              <w:pStyle w:val="TableCellCourierNew"/>
            </w:pPr>
            <w:r>
              <w:t>2</w:t>
            </w:r>
          </w:p>
        </w:tc>
      </w:tr>
    </w:tbl>
    <w:p w:rsidR="00FA0E92" w:rsidRDefault="00FA0E92" w:rsidP="00827236">
      <w:pPr>
        <w:pStyle w:val="FunctionHead"/>
      </w:pPr>
      <w:r>
        <w:t>Configure Multi Arm</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7"/>
        <w:gridCol w:w="1719"/>
        <w:gridCol w:w="1260"/>
        <w:gridCol w:w="4934"/>
        <w:gridCol w:w="800"/>
        <w:gridCol w:w="6"/>
        <w:gridCol w:w="11"/>
      </w:tblGrid>
      <w:tr w:rsidR="00FA0E92" w:rsidTr="00515A06">
        <w:trPr>
          <w:gridBefore w:val="1"/>
          <w:wBefore w:w="7" w:type="dxa"/>
          <w:cantSplit/>
          <w:tblHeader/>
        </w:trPr>
        <w:tc>
          <w:tcPr>
            <w:tcW w:w="8730" w:type="dxa"/>
            <w:gridSpan w:val="6"/>
            <w:tcBorders>
              <w:top w:val="nil"/>
              <w:left w:val="nil"/>
              <w:bottom w:val="single" w:sz="4" w:space="0" w:color="auto"/>
              <w:right w:val="nil"/>
            </w:tcBorders>
          </w:tcPr>
          <w:p w:rsidR="00FA0E92" w:rsidRDefault="00FA0E92" w:rsidP="00515A06">
            <w:pPr>
              <w:pStyle w:val="FunctionHead"/>
            </w:pPr>
            <w:r>
              <w:t xml:space="preserve">Parameter: </w:t>
            </w:r>
            <w:r>
              <w:rPr>
                <w:rStyle w:val="monospace"/>
                <w:b w:val="0"/>
                <w:bCs w:val="0"/>
              </w:rPr>
              <w:t>Operator</w:t>
            </w:r>
          </w:p>
        </w:tc>
      </w:tr>
      <w:tr w:rsidR="00FA0E92" w:rsidTr="00827236">
        <w:trPr>
          <w:gridAfter w:val="2"/>
          <w:wAfter w:w="17" w:type="dxa"/>
          <w:cantSplit/>
          <w:tblHeader/>
        </w:trPr>
        <w:tc>
          <w:tcPr>
            <w:tcW w:w="1726" w:type="dxa"/>
            <w:gridSpan w:val="2"/>
            <w:tcBorders>
              <w:top w:val="single" w:sz="4" w:space="0" w:color="auto"/>
              <w:left w:val="single" w:sz="6" w:space="0" w:color="auto"/>
              <w:bottom w:val="double" w:sz="6" w:space="0" w:color="auto"/>
            </w:tcBorders>
            <w:shd w:val="clear" w:color="auto" w:fill="C0C0C0"/>
          </w:tcPr>
          <w:p w:rsidR="00FA0E92" w:rsidRDefault="00FA0E92" w:rsidP="00515A06">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FA0E92" w:rsidRDefault="00FA0E92" w:rsidP="00515A06">
            <w:pPr>
              <w:pStyle w:val="TableHead"/>
              <w:rPr>
                <w:i/>
                <w:iCs/>
              </w:rPr>
            </w:pPr>
            <w:r>
              <w:rPr>
                <w:i/>
                <w:iCs/>
              </w:rPr>
              <w:t>Language</w:t>
            </w:r>
          </w:p>
        </w:tc>
        <w:tc>
          <w:tcPr>
            <w:tcW w:w="4934" w:type="dxa"/>
            <w:tcBorders>
              <w:top w:val="single" w:sz="4" w:space="0" w:color="auto"/>
              <w:bottom w:val="double" w:sz="6" w:space="0" w:color="auto"/>
            </w:tcBorders>
            <w:shd w:val="clear" w:color="auto" w:fill="C0C0C0"/>
          </w:tcPr>
          <w:p w:rsidR="00FA0E92" w:rsidRDefault="00FA0E92" w:rsidP="00515A06">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FA0E92" w:rsidRDefault="00FA0E92" w:rsidP="00515A06">
            <w:pPr>
              <w:pStyle w:val="TableHead"/>
              <w:rPr>
                <w:i/>
                <w:iCs/>
              </w:rPr>
            </w:pPr>
            <w:r>
              <w:rPr>
                <w:i/>
                <w:iCs/>
              </w:rPr>
              <w:t>Actual Value</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A83440" w:rsidRDefault="00A83440" w:rsidP="00515A06">
            <w:pPr>
              <w:pStyle w:val="TableCell"/>
            </w:pPr>
            <w:r>
              <w:t>AND</w:t>
            </w:r>
          </w:p>
        </w:tc>
        <w:tc>
          <w:tcPr>
            <w:tcW w:w="1260" w:type="dxa"/>
          </w:tcPr>
          <w:p w:rsidR="00A83440" w:rsidRDefault="00A83440" w:rsidP="00515A06">
            <w:pPr>
              <w:pStyle w:val="TableCell"/>
            </w:pPr>
            <w:r>
              <w:t>.NET</w:t>
            </w:r>
          </w:p>
        </w:tc>
        <w:tc>
          <w:tcPr>
            <w:tcW w:w="4934" w:type="dxa"/>
          </w:tcPr>
          <w:p w:rsidR="00A83440" w:rsidRDefault="00A83440" w:rsidP="00F24ED1">
            <w:pPr>
              <w:pStyle w:val="TableCellCourierNew"/>
            </w:pPr>
            <w:r>
              <w:t>ArmSourceOperator.A</w:t>
            </w:r>
            <w:r w:rsidR="00F24ED1">
              <w:t>nd</w:t>
            </w:r>
          </w:p>
        </w:tc>
        <w:tc>
          <w:tcPr>
            <w:tcW w:w="806" w:type="dxa"/>
            <w:gridSpan w:val="2"/>
          </w:tcPr>
          <w:p w:rsidR="00A83440" w:rsidRDefault="00A83440" w:rsidP="00515A06">
            <w:pPr>
              <w:pStyle w:val="TableCell"/>
            </w:pPr>
            <w:r>
              <w:t>0</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w:t>
            </w:r>
          </w:p>
        </w:tc>
        <w:tc>
          <w:tcPr>
            <w:tcW w:w="4934" w:type="dxa"/>
          </w:tcPr>
          <w:p w:rsidR="00A83440" w:rsidRDefault="00A83440" w:rsidP="00515A06">
            <w:pPr>
              <w:pStyle w:val="TableCellCourierNew"/>
            </w:pPr>
            <w:r>
              <w:t>IVIDIGITIZER_VAL_ARM_SOURCE_OPERATOR_AND</w:t>
            </w:r>
          </w:p>
        </w:tc>
        <w:tc>
          <w:tcPr>
            <w:tcW w:w="806" w:type="dxa"/>
            <w:gridSpan w:val="2"/>
          </w:tcPr>
          <w:p w:rsidR="00A83440" w:rsidRDefault="00A83440" w:rsidP="00515A06">
            <w:pPr>
              <w:pStyle w:val="TableCell"/>
            </w:pPr>
            <w:r>
              <w:t>0</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COM</w:t>
            </w:r>
          </w:p>
        </w:tc>
        <w:tc>
          <w:tcPr>
            <w:tcW w:w="4934" w:type="dxa"/>
          </w:tcPr>
          <w:p w:rsidR="00A83440" w:rsidRDefault="00A83440" w:rsidP="00515A06">
            <w:pPr>
              <w:pStyle w:val="TableCell"/>
              <w:rPr>
                <w:rFonts w:ascii="Courier New" w:hAnsi="Courier New" w:cs="Courier New"/>
                <w:sz w:val="18"/>
                <w:szCs w:val="18"/>
              </w:rPr>
            </w:pPr>
            <w:r>
              <w:rPr>
                <w:rFonts w:ascii="Courier New" w:hAnsi="Courier New" w:cs="Courier New"/>
                <w:sz w:val="18"/>
                <w:szCs w:val="18"/>
              </w:rPr>
              <w:t>IviDigitizerArmSourceOperatorAND</w:t>
            </w:r>
          </w:p>
        </w:tc>
        <w:tc>
          <w:tcPr>
            <w:tcW w:w="806" w:type="dxa"/>
            <w:gridSpan w:val="2"/>
          </w:tcPr>
          <w:p w:rsidR="00A83440" w:rsidRDefault="00A83440" w:rsidP="00515A06">
            <w:pPr>
              <w:pStyle w:val="TableCell"/>
            </w:pPr>
            <w:r>
              <w:t>0</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A83440" w:rsidRDefault="00A83440" w:rsidP="00515A06">
            <w:pPr>
              <w:pStyle w:val="TableCell"/>
            </w:pPr>
            <w:r>
              <w:t>OR</w:t>
            </w:r>
          </w:p>
        </w:tc>
        <w:tc>
          <w:tcPr>
            <w:tcW w:w="1260" w:type="dxa"/>
          </w:tcPr>
          <w:p w:rsidR="00A83440" w:rsidRDefault="00A83440" w:rsidP="00515A06">
            <w:pPr>
              <w:pStyle w:val="TableCell"/>
            </w:pPr>
            <w:r>
              <w:t>.NET</w:t>
            </w:r>
          </w:p>
        </w:tc>
        <w:tc>
          <w:tcPr>
            <w:tcW w:w="4934" w:type="dxa"/>
          </w:tcPr>
          <w:p w:rsidR="00A83440" w:rsidRDefault="00A83440" w:rsidP="00F24ED1">
            <w:pPr>
              <w:pStyle w:val="TableCellCourierNew"/>
            </w:pPr>
            <w:r>
              <w:t>ArmSourceOperator.O</w:t>
            </w:r>
            <w:r w:rsidR="00F24ED1">
              <w:t>r</w:t>
            </w:r>
          </w:p>
        </w:tc>
        <w:tc>
          <w:tcPr>
            <w:tcW w:w="806" w:type="dxa"/>
            <w:gridSpan w:val="2"/>
          </w:tcPr>
          <w:p w:rsidR="00A83440" w:rsidRDefault="00A83440" w:rsidP="00515A06">
            <w:pPr>
              <w:pStyle w:val="TableCell"/>
            </w:pPr>
            <w:r>
              <w:t>1</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w:t>
            </w:r>
          </w:p>
        </w:tc>
        <w:tc>
          <w:tcPr>
            <w:tcW w:w="4934" w:type="dxa"/>
          </w:tcPr>
          <w:p w:rsidR="00A83440" w:rsidRDefault="00A83440" w:rsidP="00515A06">
            <w:pPr>
              <w:pStyle w:val="TableCellCourierNew"/>
            </w:pPr>
            <w:r>
              <w:t>IVIDIGITIZER_VAL_ARM_SOURCE_OPERATOR_OR</w:t>
            </w:r>
          </w:p>
        </w:tc>
        <w:tc>
          <w:tcPr>
            <w:tcW w:w="806" w:type="dxa"/>
            <w:gridSpan w:val="2"/>
          </w:tcPr>
          <w:p w:rsidR="00A83440" w:rsidRDefault="00A83440" w:rsidP="00515A06">
            <w:pPr>
              <w:pStyle w:val="TableCell"/>
            </w:pPr>
            <w:r>
              <w:t>1</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COM</w:t>
            </w:r>
          </w:p>
        </w:tc>
        <w:tc>
          <w:tcPr>
            <w:tcW w:w="4934" w:type="dxa"/>
          </w:tcPr>
          <w:p w:rsidR="00A83440" w:rsidRDefault="00A83440" w:rsidP="00515A06">
            <w:pPr>
              <w:pStyle w:val="TableCell"/>
              <w:rPr>
                <w:rFonts w:ascii="Courier New" w:hAnsi="Courier New" w:cs="Courier New"/>
                <w:sz w:val="18"/>
                <w:szCs w:val="18"/>
              </w:rPr>
            </w:pPr>
            <w:r>
              <w:rPr>
                <w:rFonts w:ascii="Courier New" w:hAnsi="Courier New" w:cs="Courier New"/>
                <w:sz w:val="18"/>
                <w:szCs w:val="18"/>
              </w:rPr>
              <w:t>IviDigitizerArmSourceOperatorOR</w:t>
            </w:r>
          </w:p>
        </w:tc>
        <w:tc>
          <w:tcPr>
            <w:tcW w:w="806" w:type="dxa"/>
            <w:gridSpan w:val="2"/>
          </w:tcPr>
          <w:p w:rsidR="00A83440" w:rsidRDefault="00A83440" w:rsidP="00515A06">
            <w:pPr>
              <w:pStyle w:val="TableCell"/>
            </w:pPr>
            <w:r>
              <w:t>1</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A83440" w:rsidRDefault="00A83440" w:rsidP="00515A06">
            <w:pPr>
              <w:pStyle w:val="TableCell"/>
            </w:pPr>
            <w:r>
              <w:t>None</w:t>
            </w:r>
          </w:p>
        </w:tc>
        <w:tc>
          <w:tcPr>
            <w:tcW w:w="1260" w:type="dxa"/>
          </w:tcPr>
          <w:p w:rsidR="00A83440" w:rsidRDefault="00A83440" w:rsidP="00515A06">
            <w:pPr>
              <w:pStyle w:val="TableCell"/>
            </w:pPr>
            <w:r>
              <w:t>.NET</w:t>
            </w:r>
          </w:p>
        </w:tc>
        <w:tc>
          <w:tcPr>
            <w:tcW w:w="4934" w:type="dxa"/>
          </w:tcPr>
          <w:p w:rsidR="00A83440" w:rsidRDefault="00A83440" w:rsidP="00515A06">
            <w:pPr>
              <w:pStyle w:val="TableCellCourierNew"/>
            </w:pPr>
            <w:r>
              <w:t>ArmSourceOperator.None</w:t>
            </w:r>
          </w:p>
        </w:tc>
        <w:tc>
          <w:tcPr>
            <w:tcW w:w="806" w:type="dxa"/>
            <w:gridSpan w:val="2"/>
          </w:tcPr>
          <w:p w:rsidR="00A83440" w:rsidRDefault="00A83440" w:rsidP="00515A06">
            <w:pPr>
              <w:pStyle w:val="TableCell"/>
            </w:pPr>
            <w:r>
              <w:t>2</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w:t>
            </w:r>
          </w:p>
        </w:tc>
        <w:tc>
          <w:tcPr>
            <w:tcW w:w="4934" w:type="dxa"/>
          </w:tcPr>
          <w:p w:rsidR="00A83440" w:rsidRDefault="00A83440" w:rsidP="00515A06">
            <w:pPr>
              <w:pStyle w:val="TableCellCourierNew"/>
            </w:pPr>
            <w:r>
              <w:t>IVIDIGITIZER_VAL_ARM_SOURCE_OPERATOR_NONE</w:t>
            </w:r>
          </w:p>
        </w:tc>
        <w:tc>
          <w:tcPr>
            <w:tcW w:w="806" w:type="dxa"/>
            <w:gridSpan w:val="2"/>
          </w:tcPr>
          <w:p w:rsidR="00A83440" w:rsidRDefault="00A83440" w:rsidP="00515A06">
            <w:pPr>
              <w:pStyle w:val="TableCell"/>
            </w:pPr>
            <w:r>
              <w:t>2</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COM</w:t>
            </w:r>
          </w:p>
        </w:tc>
        <w:tc>
          <w:tcPr>
            <w:tcW w:w="4934" w:type="dxa"/>
          </w:tcPr>
          <w:p w:rsidR="00A83440" w:rsidRDefault="00A83440" w:rsidP="00515A06">
            <w:pPr>
              <w:pStyle w:val="TableCell"/>
              <w:rPr>
                <w:rFonts w:ascii="Courier New" w:hAnsi="Courier New" w:cs="Courier New"/>
                <w:sz w:val="18"/>
                <w:szCs w:val="18"/>
              </w:rPr>
            </w:pPr>
            <w:r>
              <w:rPr>
                <w:rFonts w:ascii="Courier New" w:hAnsi="Courier New" w:cs="Courier New"/>
                <w:sz w:val="18"/>
                <w:szCs w:val="18"/>
              </w:rPr>
              <w:t>IviDigitizerArmSourceOperatorNone</w:t>
            </w:r>
          </w:p>
        </w:tc>
        <w:tc>
          <w:tcPr>
            <w:tcW w:w="806" w:type="dxa"/>
            <w:gridSpan w:val="2"/>
          </w:tcPr>
          <w:p w:rsidR="00A83440" w:rsidRDefault="00A83440" w:rsidP="00515A06">
            <w:pPr>
              <w:pStyle w:val="TableCell"/>
            </w:pPr>
            <w:r>
              <w:t>2</w:t>
            </w:r>
          </w:p>
        </w:tc>
      </w:tr>
    </w:tbl>
    <w:p w:rsidR="00FA0E92" w:rsidRDefault="00FA0E92" w:rsidP="00827236">
      <w:pPr>
        <w:pStyle w:val="FunctionHead"/>
      </w:pPr>
      <w:r>
        <w:t>Configure Multi Trigger</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7"/>
        <w:gridCol w:w="1719"/>
        <w:gridCol w:w="1260"/>
        <w:gridCol w:w="4934"/>
        <w:gridCol w:w="800"/>
        <w:gridCol w:w="6"/>
        <w:gridCol w:w="11"/>
      </w:tblGrid>
      <w:tr w:rsidR="00FA0E92" w:rsidTr="00515A06">
        <w:trPr>
          <w:gridBefore w:val="1"/>
          <w:wBefore w:w="7" w:type="dxa"/>
          <w:cantSplit/>
          <w:tblHeader/>
        </w:trPr>
        <w:tc>
          <w:tcPr>
            <w:tcW w:w="8730" w:type="dxa"/>
            <w:gridSpan w:val="6"/>
            <w:tcBorders>
              <w:top w:val="nil"/>
              <w:left w:val="nil"/>
              <w:bottom w:val="single" w:sz="4" w:space="0" w:color="auto"/>
              <w:right w:val="nil"/>
            </w:tcBorders>
          </w:tcPr>
          <w:p w:rsidR="00FA0E92" w:rsidRDefault="00FA0E92" w:rsidP="00515A06">
            <w:pPr>
              <w:pStyle w:val="FunctionHead"/>
            </w:pPr>
            <w:r>
              <w:t xml:space="preserve">Parameter: </w:t>
            </w:r>
            <w:r>
              <w:rPr>
                <w:rStyle w:val="monospace"/>
                <w:b w:val="0"/>
                <w:bCs w:val="0"/>
              </w:rPr>
              <w:t>Operator</w:t>
            </w:r>
          </w:p>
        </w:tc>
      </w:tr>
      <w:tr w:rsidR="00FA0E92" w:rsidTr="00827236">
        <w:trPr>
          <w:gridAfter w:val="2"/>
          <w:wAfter w:w="17" w:type="dxa"/>
          <w:cantSplit/>
          <w:tblHeader/>
        </w:trPr>
        <w:tc>
          <w:tcPr>
            <w:tcW w:w="1726" w:type="dxa"/>
            <w:gridSpan w:val="2"/>
            <w:tcBorders>
              <w:top w:val="single" w:sz="4" w:space="0" w:color="auto"/>
              <w:left w:val="single" w:sz="6" w:space="0" w:color="auto"/>
              <w:bottom w:val="double" w:sz="6" w:space="0" w:color="auto"/>
            </w:tcBorders>
            <w:shd w:val="clear" w:color="auto" w:fill="C0C0C0"/>
          </w:tcPr>
          <w:p w:rsidR="00FA0E92" w:rsidRDefault="00FA0E92" w:rsidP="00515A06">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FA0E92" w:rsidRDefault="00FA0E92" w:rsidP="00515A06">
            <w:pPr>
              <w:pStyle w:val="TableHead"/>
              <w:rPr>
                <w:i/>
                <w:iCs/>
              </w:rPr>
            </w:pPr>
            <w:r>
              <w:rPr>
                <w:i/>
                <w:iCs/>
              </w:rPr>
              <w:t>Language</w:t>
            </w:r>
          </w:p>
        </w:tc>
        <w:tc>
          <w:tcPr>
            <w:tcW w:w="4934" w:type="dxa"/>
            <w:tcBorders>
              <w:top w:val="single" w:sz="4" w:space="0" w:color="auto"/>
              <w:bottom w:val="double" w:sz="6" w:space="0" w:color="auto"/>
            </w:tcBorders>
            <w:shd w:val="clear" w:color="auto" w:fill="C0C0C0"/>
          </w:tcPr>
          <w:p w:rsidR="00FA0E92" w:rsidRDefault="00FA0E92" w:rsidP="00515A06">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FA0E92" w:rsidRDefault="00FA0E92" w:rsidP="00515A06">
            <w:pPr>
              <w:pStyle w:val="TableHead"/>
              <w:rPr>
                <w:i/>
                <w:iCs/>
              </w:rPr>
            </w:pPr>
            <w:r>
              <w:rPr>
                <w:i/>
                <w:iCs/>
              </w:rPr>
              <w:t>Actual Value</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A83440" w:rsidRDefault="00A83440" w:rsidP="00515A06">
            <w:pPr>
              <w:pStyle w:val="TableCell"/>
            </w:pPr>
            <w:r>
              <w:t>AND</w:t>
            </w:r>
          </w:p>
        </w:tc>
        <w:tc>
          <w:tcPr>
            <w:tcW w:w="1260" w:type="dxa"/>
          </w:tcPr>
          <w:p w:rsidR="00A83440" w:rsidRDefault="00A83440" w:rsidP="00515A06">
            <w:pPr>
              <w:pStyle w:val="TableCell"/>
            </w:pPr>
            <w:r>
              <w:t>.NET</w:t>
            </w:r>
          </w:p>
        </w:tc>
        <w:tc>
          <w:tcPr>
            <w:tcW w:w="4934" w:type="dxa"/>
          </w:tcPr>
          <w:p w:rsidR="00A83440" w:rsidRDefault="00A83440" w:rsidP="00F24ED1">
            <w:pPr>
              <w:pStyle w:val="TableCellCourierNew"/>
            </w:pPr>
            <w:r>
              <w:t>TriggerSourceOperator.A</w:t>
            </w:r>
            <w:r w:rsidR="00F24ED1">
              <w:t>nd</w:t>
            </w:r>
          </w:p>
        </w:tc>
        <w:tc>
          <w:tcPr>
            <w:tcW w:w="806" w:type="dxa"/>
            <w:gridSpan w:val="2"/>
          </w:tcPr>
          <w:p w:rsidR="00A83440" w:rsidRDefault="00A83440" w:rsidP="00515A06">
            <w:pPr>
              <w:pStyle w:val="TableCell"/>
            </w:pPr>
            <w:r>
              <w:t>0</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w:t>
            </w:r>
          </w:p>
        </w:tc>
        <w:tc>
          <w:tcPr>
            <w:tcW w:w="4934" w:type="dxa"/>
          </w:tcPr>
          <w:p w:rsidR="00A83440" w:rsidRDefault="00A83440" w:rsidP="00515A06">
            <w:pPr>
              <w:pStyle w:val="TableCellCourierNew"/>
            </w:pPr>
            <w:r>
              <w:t>IVIDIGITIZER_VAL_TRIGGER_SOURCE_OPERATOR_AND</w:t>
            </w:r>
          </w:p>
        </w:tc>
        <w:tc>
          <w:tcPr>
            <w:tcW w:w="806" w:type="dxa"/>
            <w:gridSpan w:val="2"/>
          </w:tcPr>
          <w:p w:rsidR="00A83440" w:rsidRDefault="00A83440" w:rsidP="00515A06">
            <w:pPr>
              <w:pStyle w:val="TableCell"/>
            </w:pPr>
            <w:r>
              <w:t>0</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COM</w:t>
            </w:r>
          </w:p>
        </w:tc>
        <w:tc>
          <w:tcPr>
            <w:tcW w:w="4934" w:type="dxa"/>
          </w:tcPr>
          <w:p w:rsidR="00A83440" w:rsidRDefault="00A83440" w:rsidP="00515A06">
            <w:pPr>
              <w:pStyle w:val="TableCell"/>
              <w:rPr>
                <w:rFonts w:ascii="Courier New" w:hAnsi="Courier New" w:cs="Courier New"/>
                <w:sz w:val="18"/>
                <w:szCs w:val="18"/>
              </w:rPr>
            </w:pPr>
            <w:r>
              <w:rPr>
                <w:rFonts w:ascii="Courier New" w:hAnsi="Courier New" w:cs="Courier New"/>
                <w:sz w:val="18"/>
                <w:szCs w:val="18"/>
              </w:rPr>
              <w:t>IviDigitizerTriggerSourceOperatorAND</w:t>
            </w:r>
          </w:p>
        </w:tc>
        <w:tc>
          <w:tcPr>
            <w:tcW w:w="806" w:type="dxa"/>
            <w:gridSpan w:val="2"/>
          </w:tcPr>
          <w:p w:rsidR="00A83440" w:rsidRDefault="00A83440" w:rsidP="00515A06">
            <w:pPr>
              <w:pStyle w:val="TableCell"/>
            </w:pPr>
            <w:r>
              <w:t>0</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A83440" w:rsidRDefault="00A83440" w:rsidP="00515A06">
            <w:pPr>
              <w:pStyle w:val="TableCell"/>
            </w:pPr>
            <w:r>
              <w:t>OR</w:t>
            </w:r>
          </w:p>
        </w:tc>
        <w:tc>
          <w:tcPr>
            <w:tcW w:w="1260" w:type="dxa"/>
          </w:tcPr>
          <w:p w:rsidR="00A83440" w:rsidRDefault="00A83440" w:rsidP="00515A06">
            <w:pPr>
              <w:pStyle w:val="TableCell"/>
            </w:pPr>
            <w:r>
              <w:t>.NET</w:t>
            </w:r>
          </w:p>
        </w:tc>
        <w:tc>
          <w:tcPr>
            <w:tcW w:w="4934" w:type="dxa"/>
          </w:tcPr>
          <w:p w:rsidR="00A83440" w:rsidRDefault="00A83440" w:rsidP="00F24ED1">
            <w:pPr>
              <w:pStyle w:val="TableCellCourierNew"/>
            </w:pPr>
            <w:r>
              <w:t>TriggerSourceOperator.O</w:t>
            </w:r>
            <w:r w:rsidR="00F24ED1">
              <w:t>r</w:t>
            </w:r>
          </w:p>
        </w:tc>
        <w:tc>
          <w:tcPr>
            <w:tcW w:w="806" w:type="dxa"/>
            <w:gridSpan w:val="2"/>
          </w:tcPr>
          <w:p w:rsidR="00A83440" w:rsidRDefault="00A83440" w:rsidP="00515A06">
            <w:pPr>
              <w:pStyle w:val="TableCell"/>
            </w:pPr>
            <w:r>
              <w:t>1</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w:t>
            </w:r>
          </w:p>
        </w:tc>
        <w:tc>
          <w:tcPr>
            <w:tcW w:w="4934" w:type="dxa"/>
          </w:tcPr>
          <w:p w:rsidR="00A83440" w:rsidRDefault="00A83440" w:rsidP="00515A06">
            <w:pPr>
              <w:pStyle w:val="TableCellCourierNew"/>
            </w:pPr>
            <w:r>
              <w:t>IVIDIGITIZER_VAL_TRIGGER_SOURCE_OPERATOR_OR</w:t>
            </w:r>
          </w:p>
        </w:tc>
        <w:tc>
          <w:tcPr>
            <w:tcW w:w="806" w:type="dxa"/>
            <w:gridSpan w:val="2"/>
          </w:tcPr>
          <w:p w:rsidR="00A83440" w:rsidRDefault="00A83440" w:rsidP="00515A06">
            <w:pPr>
              <w:pStyle w:val="TableCell"/>
            </w:pPr>
            <w:r>
              <w:t>1</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COM</w:t>
            </w:r>
          </w:p>
        </w:tc>
        <w:tc>
          <w:tcPr>
            <w:tcW w:w="4934" w:type="dxa"/>
          </w:tcPr>
          <w:p w:rsidR="00A83440" w:rsidRDefault="00A83440" w:rsidP="00515A06">
            <w:pPr>
              <w:pStyle w:val="TableCell"/>
              <w:rPr>
                <w:rFonts w:ascii="Courier New" w:hAnsi="Courier New" w:cs="Courier New"/>
                <w:sz w:val="18"/>
                <w:szCs w:val="18"/>
              </w:rPr>
            </w:pPr>
            <w:r>
              <w:rPr>
                <w:rFonts w:ascii="Courier New" w:hAnsi="Courier New" w:cs="Courier New"/>
                <w:sz w:val="18"/>
                <w:szCs w:val="18"/>
              </w:rPr>
              <w:t>IviDigitizerTriggerSourceOperatorOR</w:t>
            </w:r>
          </w:p>
        </w:tc>
        <w:tc>
          <w:tcPr>
            <w:tcW w:w="806" w:type="dxa"/>
            <w:gridSpan w:val="2"/>
          </w:tcPr>
          <w:p w:rsidR="00A83440" w:rsidRDefault="00A83440" w:rsidP="00515A06">
            <w:pPr>
              <w:pStyle w:val="TableCell"/>
            </w:pPr>
            <w:r>
              <w:t>1</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A83440" w:rsidRDefault="00A83440" w:rsidP="00515A06">
            <w:pPr>
              <w:pStyle w:val="TableCell"/>
            </w:pPr>
            <w:r>
              <w:t>None</w:t>
            </w:r>
          </w:p>
        </w:tc>
        <w:tc>
          <w:tcPr>
            <w:tcW w:w="1260" w:type="dxa"/>
          </w:tcPr>
          <w:p w:rsidR="00A83440" w:rsidRDefault="00A83440" w:rsidP="00515A06">
            <w:pPr>
              <w:pStyle w:val="TableCell"/>
            </w:pPr>
            <w:r>
              <w:t>.NET</w:t>
            </w:r>
          </w:p>
        </w:tc>
        <w:tc>
          <w:tcPr>
            <w:tcW w:w="4934" w:type="dxa"/>
          </w:tcPr>
          <w:p w:rsidR="00A83440" w:rsidRDefault="00A83440" w:rsidP="00515A06">
            <w:pPr>
              <w:pStyle w:val="TableCellCourierNew"/>
            </w:pPr>
            <w:r>
              <w:t>TriggerSourceOperator.None</w:t>
            </w:r>
          </w:p>
        </w:tc>
        <w:tc>
          <w:tcPr>
            <w:tcW w:w="806" w:type="dxa"/>
            <w:gridSpan w:val="2"/>
          </w:tcPr>
          <w:p w:rsidR="00A83440" w:rsidRDefault="00A83440" w:rsidP="00515A06">
            <w:pPr>
              <w:pStyle w:val="TableCell"/>
            </w:pPr>
            <w:r>
              <w:t>2</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w:t>
            </w:r>
          </w:p>
        </w:tc>
        <w:tc>
          <w:tcPr>
            <w:tcW w:w="4934" w:type="dxa"/>
          </w:tcPr>
          <w:p w:rsidR="00A83440" w:rsidRDefault="00A83440" w:rsidP="00515A06">
            <w:pPr>
              <w:pStyle w:val="TableCellCourierNew"/>
            </w:pPr>
            <w:r>
              <w:t>IVIDIGITIZER_VAL_TRIGGER_SOURCE_OPERATOR_NONE</w:t>
            </w:r>
          </w:p>
        </w:tc>
        <w:tc>
          <w:tcPr>
            <w:tcW w:w="806" w:type="dxa"/>
            <w:gridSpan w:val="2"/>
          </w:tcPr>
          <w:p w:rsidR="00A83440" w:rsidRDefault="00A83440" w:rsidP="00515A06">
            <w:pPr>
              <w:pStyle w:val="TableCell"/>
            </w:pPr>
            <w:r>
              <w:t>2</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COM</w:t>
            </w:r>
          </w:p>
        </w:tc>
        <w:tc>
          <w:tcPr>
            <w:tcW w:w="4934" w:type="dxa"/>
          </w:tcPr>
          <w:p w:rsidR="00A83440" w:rsidRDefault="00A83440" w:rsidP="00515A06">
            <w:pPr>
              <w:pStyle w:val="TableCell"/>
              <w:rPr>
                <w:rFonts w:ascii="Courier New" w:hAnsi="Courier New" w:cs="Courier New"/>
                <w:sz w:val="18"/>
                <w:szCs w:val="18"/>
              </w:rPr>
            </w:pPr>
            <w:r>
              <w:rPr>
                <w:rFonts w:ascii="Courier New" w:hAnsi="Courier New" w:cs="Courier New"/>
                <w:sz w:val="18"/>
                <w:szCs w:val="18"/>
              </w:rPr>
              <w:t>IviDigitizerTriggerSourceOperatorNone</w:t>
            </w:r>
          </w:p>
        </w:tc>
        <w:tc>
          <w:tcPr>
            <w:tcW w:w="806" w:type="dxa"/>
            <w:gridSpan w:val="2"/>
          </w:tcPr>
          <w:p w:rsidR="00A83440" w:rsidRDefault="00A83440" w:rsidP="00515A06">
            <w:pPr>
              <w:pStyle w:val="TableCell"/>
            </w:pPr>
            <w:r>
              <w:t>2</w:t>
            </w:r>
          </w:p>
        </w:tc>
      </w:tr>
    </w:tbl>
    <w:p w:rsidR="00004825" w:rsidRDefault="00004825">
      <w:pPr>
        <w:pStyle w:val="FunctionHead"/>
      </w:pPr>
      <w:r>
        <w:t xml:space="preserve">Configure Reference Oscillator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Source</w:t>
            </w:r>
          </w:p>
        </w:tc>
      </w:tr>
      <w:tr w:rsidR="00004825" w:rsidTr="00827236">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Internal</w:t>
            </w:r>
          </w:p>
        </w:tc>
        <w:tc>
          <w:tcPr>
            <w:tcW w:w="1260" w:type="dxa"/>
          </w:tcPr>
          <w:p w:rsidR="00A83440" w:rsidRDefault="00A83440">
            <w:pPr>
              <w:pStyle w:val="TableCell"/>
            </w:pPr>
            <w:r>
              <w:t>.NET</w:t>
            </w:r>
          </w:p>
        </w:tc>
        <w:tc>
          <w:tcPr>
            <w:tcW w:w="4950" w:type="dxa"/>
          </w:tcPr>
          <w:p w:rsidR="00A83440" w:rsidRDefault="00A83440">
            <w:pPr>
              <w:pStyle w:val="TableCellCourierNew"/>
            </w:pPr>
            <w:r>
              <w:t>ReferenceOscillatorSource.Internal</w:t>
            </w:r>
          </w:p>
        </w:tc>
        <w:tc>
          <w:tcPr>
            <w:tcW w:w="801" w:type="dxa"/>
            <w:gridSpan w:val="2"/>
          </w:tcPr>
          <w:p w:rsidR="00A83440" w:rsidRDefault="00A83440">
            <w:pPr>
              <w:pStyle w:val="TableCellCourierNew"/>
            </w:pPr>
            <w:r>
              <w:t>0</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IVIDIGITIZER_VAL_REFERENCE_OSCILLATOR_SOURCE_INTERNAL</w:t>
            </w:r>
          </w:p>
        </w:tc>
        <w:tc>
          <w:tcPr>
            <w:tcW w:w="801" w:type="dxa"/>
            <w:gridSpan w:val="2"/>
          </w:tcPr>
          <w:p w:rsidR="00A83440" w:rsidRDefault="00A83440">
            <w:pPr>
              <w:pStyle w:val="TableCellCourierNew"/>
            </w:pPr>
            <w:r>
              <w:t>0</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IviDigitizerReferenceOscillatorSourceInternal</w:t>
            </w:r>
          </w:p>
        </w:tc>
        <w:tc>
          <w:tcPr>
            <w:tcW w:w="801" w:type="dxa"/>
            <w:gridSpan w:val="2"/>
          </w:tcPr>
          <w:p w:rsidR="00A83440" w:rsidRDefault="00A83440">
            <w:pPr>
              <w:pStyle w:val="TableCellCourierNew"/>
            </w:pPr>
            <w:r>
              <w:t>0</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External</w:t>
            </w:r>
          </w:p>
        </w:tc>
        <w:tc>
          <w:tcPr>
            <w:tcW w:w="1260" w:type="dxa"/>
          </w:tcPr>
          <w:p w:rsidR="00A83440" w:rsidRDefault="00A83440">
            <w:pPr>
              <w:pStyle w:val="TableCell"/>
            </w:pPr>
            <w:r>
              <w:t>.NET</w:t>
            </w:r>
          </w:p>
        </w:tc>
        <w:tc>
          <w:tcPr>
            <w:tcW w:w="4950" w:type="dxa"/>
          </w:tcPr>
          <w:p w:rsidR="00A83440" w:rsidRDefault="00A83440">
            <w:pPr>
              <w:pStyle w:val="TableCellCourierNew"/>
            </w:pPr>
            <w:r>
              <w:t>ReferenceOscillatorSource.External</w:t>
            </w:r>
          </w:p>
        </w:tc>
        <w:tc>
          <w:tcPr>
            <w:tcW w:w="801" w:type="dxa"/>
            <w:gridSpan w:val="2"/>
          </w:tcPr>
          <w:p w:rsidR="00A83440" w:rsidRDefault="00A83440">
            <w:pPr>
              <w:pStyle w:val="TableCellCourierNew"/>
            </w:pPr>
            <w:r>
              <w:t>1</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IVIDIGITIZER_VAL_REFERENCE_OSCILLATOR_SOURCE_EXTERNAL</w:t>
            </w:r>
          </w:p>
        </w:tc>
        <w:tc>
          <w:tcPr>
            <w:tcW w:w="801" w:type="dxa"/>
            <w:gridSpan w:val="2"/>
          </w:tcPr>
          <w:p w:rsidR="00A83440" w:rsidRDefault="00A83440">
            <w:pPr>
              <w:pStyle w:val="TableCellCourierNew"/>
            </w:pPr>
            <w:r>
              <w:t>1</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IviDigitizerReferenceOscillatorSourceExternal</w:t>
            </w:r>
          </w:p>
        </w:tc>
        <w:tc>
          <w:tcPr>
            <w:tcW w:w="801" w:type="dxa"/>
            <w:gridSpan w:val="2"/>
          </w:tcPr>
          <w:p w:rsidR="00A83440" w:rsidRDefault="00A83440">
            <w:pPr>
              <w:pStyle w:val="TableCellCourierNew"/>
            </w:pPr>
            <w:r>
              <w:t>1</w:t>
            </w:r>
          </w:p>
        </w:tc>
      </w:tr>
      <w:tr w:rsidR="00241D35" w:rsidTr="00827236">
        <w:tblPrEx>
          <w:tblBorders>
            <w:top w:val="single" w:sz="6" w:space="0" w:color="auto"/>
            <w:left w:val="single" w:sz="6" w:space="0" w:color="auto"/>
            <w:bottom w:val="single" w:sz="6" w:space="0" w:color="auto"/>
            <w:right w:val="single" w:sz="6" w:space="0" w:color="auto"/>
          </w:tblBorders>
        </w:tblPrEx>
        <w:trPr>
          <w:cantSplit/>
          <w:trHeight w:val="157"/>
          <w:ins w:id="1501" w:author="MAUMARY,YVES (A-Switzerland,ex1)" w:date="2011-10-14T15:38:00Z"/>
        </w:trPr>
        <w:tc>
          <w:tcPr>
            <w:tcW w:w="1719" w:type="dxa"/>
            <w:vMerge w:val="restart"/>
          </w:tcPr>
          <w:p w:rsidR="00241D35" w:rsidRDefault="00196093" w:rsidP="00196093">
            <w:pPr>
              <w:pStyle w:val="TableCell"/>
              <w:rPr>
                <w:ins w:id="1502" w:author="MAUMARY,YVES (A-Switzerland,ex1)" w:date="2011-10-14T15:38:00Z"/>
              </w:rPr>
            </w:pPr>
            <w:ins w:id="1503" w:author="MAUMARY,YVES (A-Switzerland,ex1)" w:date="2011-10-14T15:38:00Z">
              <w:r>
                <w:t>PXI</w:t>
              </w:r>
              <w:r w:rsidR="00241D35">
                <w:t>C</w:t>
              </w:r>
              <w:r>
                <w:t>lk</w:t>
              </w:r>
              <w:r w:rsidR="00241D35">
                <w:t>10</w:t>
              </w:r>
            </w:ins>
          </w:p>
        </w:tc>
        <w:tc>
          <w:tcPr>
            <w:tcW w:w="1260" w:type="dxa"/>
          </w:tcPr>
          <w:p w:rsidR="00241D35" w:rsidRDefault="00241D35">
            <w:pPr>
              <w:pStyle w:val="TableCell"/>
              <w:rPr>
                <w:ins w:id="1504" w:author="MAUMARY,YVES (A-Switzerland,ex1)" w:date="2011-10-14T15:38:00Z"/>
              </w:rPr>
            </w:pPr>
            <w:ins w:id="1505" w:author="MAUMARY,YVES (A-Switzerland,ex1)" w:date="2011-10-14T15:38:00Z">
              <w:r>
                <w:t>.NET</w:t>
              </w:r>
            </w:ins>
          </w:p>
        </w:tc>
        <w:tc>
          <w:tcPr>
            <w:tcW w:w="4950" w:type="dxa"/>
          </w:tcPr>
          <w:p w:rsidR="00241D35" w:rsidRDefault="00196093" w:rsidP="00196093">
            <w:pPr>
              <w:pStyle w:val="TableCell"/>
              <w:rPr>
                <w:ins w:id="1506" w:author="MAUMARY,YVES (A-Switzerland,ex1)" w:date="2011-10-14T15:38:00Z"/>
                <w:rFonts w:ascii="Courier New" w:hAnsi="Courier New" w:cs="Courier New"/>
                <w:sz w:val="18"/>
                <w:szCs w:val="18"/>
              </w:rPr>
            </w:pPr>
            <w:ins w:id="1507" w:author="MAUMARY,YVES (A-Switzerland,ex1)" w:date="2011-10-14T15:38:00Z">
              <w:r>
                <w:rPr>
                  <w:rFonts w:ascii="Courier New" w:hAnsi="Courier New" w:cs="Courier New"/>
                  <w:sz w:val="18"/>
                  <w:szCs w:val="18"/>
                </w:rPr>
                <w:t>ReferenceOscillatorSource.PXI</w:t>
              </w:r>
              <w:r w:rsidR="00241D35" w:rsidRPr="00241D35">
                <w:rPr>
                  <w:rFonts w:ascii="Courier New" w:hAnsi="Courier New" w:cs="Courier New"/>
                  <w:sz w:val="18"/>
                  <w:szCs w:val="18"/>
                </w:rPr>
                <w:t>C</w:t>
              </w:r>
              <w:r>
                <w:rPr>
                  <w:rFonts w:ascii="Courier New" w:hAnsi="Courier New" w:cs="Courier New"/>
                  <w:sz w:val="18"/>
                  <w:szCs w:val="18"/>
                </w:rPr>
                <w:t>lk</w:t>
              </w:r>
              <w:r w:rsidR="00241D35" w:rsidRPr="00241D35">
                <w:rPr>
                  <w:rFonts w:ascii="Courier New" w:hAnsi="Courier New" w:cs="Courier New"/>
                  <w:sz w:val="18"/>
                  <w:szCs w:val="18"/>
                </w:rPr>
                <w:t>10</w:t>
              </w:r>
            </w:ins>
          </w:p>
        </w:tc>
        <w:tc>
          <w:tcPr>
            <w:tcW w:w="801" w:type="dxa"/>
            <w:gridSpan w:val="2"/>
          </w:tcPr>
          <w:p w:rsidR="00241D35" w:rsidRDefault="00241D35">
            <w:pPr>
              <w:pStyle w:val="TableCellCourierNew"/>
              <w:rPr>
                <w:ins w:id="1508" w:author="MAUMARY,YVES (A-Switzerland,ex1)" w:date="2011-10-14T15:38:00Z"/>
              </w:rPr>
            </w:pPr>
            <w:ins w:id="1509" w:author="MAUMARY,YVES (A-Switzerland,ex1)" w:date="2011-10-14T15:38:00Z">
              <w:r>
                <w:t>2</w:t>
              </w:r>
            </w:ins>
          </w:p>
        </w:tc>
      </w:tr>
      <w:tr w:rsidR="00241D35" w:rsidTr="00827236">
        <w:tblPrEx>
          <w:tblBorders>
            <w:top w:val="single" w:sz="6" w:space="0" w:color="auto"/>
            <w:left w:val="single" w:sz="6" w:space="0" w:color="auto"/>
            <w:bottom w:val="single" w:sz="6" w:space="0" w:color="auto"/>
            <w:right w:val="single" w:sz="6" w:space="0" w:color="auto"/>
          </w:tblBorders>
        </w:tblPrEx>
        <w:trPr>
          <w:cantSplit/>
          <w:trHeight w:val="157"/>
          <w:ins w:id="1510" w:author="MAUMARY,YVES (A-Switzerland,ex1)" w:date="2011-10-14T15:38:00Z"/>
        </w:trPr>
        <w:tc>
          <w:tcPr>
            <w:tcW w:w="1719" w:type="dxa"/>
            <w:vMerge/>
          </w:tcPr>
          <w:p w:rsidR="00241D35" w:rsidRDefault="00241D35">
            <w:pPr>
              <w:pStyle w:val="TableCell"/>
              <w:rPr>
                <w:ins w:id="1511" w:author="MAUMARY,YVES (A-Switzerland,ex1)" w:date="2011-10-14T15:38:00Z"/>
              </w:rPr>
            </w:pPr>
          </w:p>
        </w:tc>
        <w:tc>
          <w:tcPr>
            <w:tcW w:w="1260" w:type="dxa"/>
          </w:tcPr>
          <w:p w:rsidR="00241D35" w:rsidRDefault="00241D35">
            <w:pPr>
              <w:pStyle w:val="TableCell"/>
              <w:rPr>
                <w:ins w:id="1512" w:author="MAUMARY,YVES (A-Switzerland,ex1)" w:date="2011-10-14T15:38:00Z"/>
              </w:rPr>
            </w:pPr>
            <w:ins w:id="1513" w:author="MAUMARY,YVES (A-Switzerland,ex1)" w:date="2011-10-14T15:38:00Z">
              <w:r>
                <w:t>C</w:t>
              </w:r>
            </w:ins>
          </w:p>
        </w:tc>
        <w:tc>
          <w:tcPr>
            <w:tcW w:w="4950" w:type="dxa"/>
          </w:tcPr>
          <w:p w:rsidR="00241D35" w:rsidRDefault="00241D35">
            <w:pPr>
              <w:pStyle w:val="TableCell"/>
              <w:rPr>
                <w:ins w:id="1514" w:author="MAUMARY,YVES (A-Switzerland,ex1)" w:date="2011-10-14T15:38:00Z"/>
                <w:rFonts w:ascii="Courier New" w:hAnsi="Courier New" w:cs="Courier New"/>
                <w:sz w:val="18"/>
                <w:szCs w:val="18"/>
              </w:rPr>
            </w:pPr>
            <w:ins w:id="1515" w:author="MAUMARY,YVES (A-Switzerland,ex1)" w:date="2011-10-14T15:38:00Z">
              <w:r w:rsidRPr="00241D35">
                <w:rPr>
                  <w:rFonts w:ascii="Courier New" w:hAnsi="Courier New" w:cs="Courier New"/>
                  <w:sz w:val="18"/>
                  <w:szCs w:val="18"/>
                </w:rPr>
                <w:t>IVIDIGITIZER_VAL_REFERENCE_OSCILLATOR_SOURCE_PXI_CLK10</w:t>
              </w:r>
            </w:ins>
          </w:p>
        </w:tc>
        <w:tc>
          <w:tcPr>
            <w:tcW w:w="801" w:type="dxa"/>
            <w:gridSpan w:val="2"/>
          </w:tcPr>
          <w:p w:rsidR="00241D35" w:rsidRDefault="00241D35">
            <w:pPr>
              <w:pStyle w:val="TableCellCourierNew"/>
              <w:rPr>
                <w:ins w:id="1516" w:author="MAUMARY,YVES (A-Switzerland,ex1)" w:date="2011-10-14T15:38:00Z"/>
              </w:rPr>
            </w:pPr>
            <w:ins w:id="1517" w:author="MAUMARY,YVES (A-Switzerland,ex1)" w:date="2011-10-14T15:38:00Z">
              <w:r>
                <w:t>2</w:t>
              </w:r>
            </w:ins>
          </w:p>
        </w:tc>
      </w:tr>
      <w:tr w:rsidR="00241D35" w:rsidTr="00827236">
        <w:tblPrEx>
          <w:tblBorders>
            <w:top w:val="single" w:sz="6" w:space="0" w:color="auto"/>
            <w:left w:val="single" w:sz="6" w:space="0" w:color="auto"/>
            <w:bottom w:val="single" w:sz="6" w:space="0" w:color="auto"/>
            <w:right w:val="single" w:sz="6" w:space="0" w:color="auto"/>
          </w:tblBorders>
        </w:tblPrEx>
        <w:trPr>
          <w:cantSplit/>
          <w:trHeight w:val="157"/>
          <w:ins w:id="1518" w:author="MAUMARY,YVES (A-Switzerland,ex1)" w:date="2011-10-14T15:38:00Z"/>
        </w:trPr>
        <w:tc>
          <w:tcPr>
            <w:tcW w:w="1719" w:type="dxa"/>
            <w:vMerge/>
          </w:tcPr>
          <w:p w:rsidR="00241D35" w:rsidRDefault="00241D35">
            <w:pPr>
              <w:pStyle w:val="TableCell"/>
              <w:rPr>
                <w:ins w:id="1519" w:author="MAUMARY,YVES (A-Switzerland,ex1)" w:date="2011-10-14T15:38:00Z"/>
              </w:rPr>
            </w:pPr>
          </w:p>
        </w:tc>
        <w:tc>
          <w:tcPr>
            <w:tcW w:w="1260" w:type="dxa"/>
          </w:tcPr>
          <w:p w:rsidR="00241D35" w:rsidRDefault="00241D35">
            <w:pPr>
              <w:pStyle w:val="TableCell"/>
              <w:rPr>
                <w:ins w:id="1520" w:author="MAUMARY,YVES (A-Switzerland,ex1)" w:date="2011-10-14T15:38:00Z"/>
              </w:rPr>
            </w:pPr>
            <w:ins w:id="1521" w:author="MAUMARY,YVES (A-Switzerland,ex1)" w:date="2011-10-14T15:38:00Z">
              <w:r>
                <w:t>COM</w:t>
              </w:r>
            </w:ins>
          </w:p>
        </w:tc>
        <w:tc>
          <w:tcPr>
            <w:tcW w:w="4950" w:type="dxa"/>
          </w:tcPr>
          <w:p w:rsidR="00241D35" w:rsidRDefault="00241D35">
            <w:pPr>
              <w:pStyle w:val="TableCell"/>
              <w:rPr>
                <w:ins w:id="1522" w:author="MAUMARY,YVES (A-Switzerland,ex1)" w:date="2011-10-14T15:38:00Z"/>
                <w:rFonts w:ascii="Courier New" w:hAnsi="Courier New" w:cs="Courier New"/>
                <w:sz w:val="18"/>
                <w:szCs w:val="18"/>
              </w:rPr>
            </w:pPr>
            <w:ins w:id="1523" w:author="MAUMARY,YVES (A-Switzerland,ex1)" w:date="2011-10-14T15:38:00Z">
              <w:r>
                <w:rPr>
                  <w:rFonts w:ascii="Courier New" w:hAnsi="Courier New" w:cs="Courier New"/>
                  <w:sz w:val="18"/>
                  <w:szCs w:val="18"/>
                </w:rPr>
                <w:t>IviDigitizer</w:t>
              </w:r>
              <w:r w:rsidR="00196093">
                <w:rPr>
                  <w:rFonts w:ascii="Courier New" w:hAnsi="Courier New" w:cs="Courier New"/>
                  <w:sz w:val="18"/>
                  <w:szCs w:val="18"/>
                </w:rPr>
                <w:t>ReferenceOscillatorSourcePXIClk</w:t>
              </w:r>
              <w:r>
                <w:rPr>
                  <w:rFonts w:ascii="Courier New" w:hAnsi="Courier New" w:cs="Courier New"/>
                  <w:sz w:val="18"/>
                  <w:szCs w:val="18"/>
                </w:rPr>
                <w:t>10</w:t>
              </w:r>
            </w:ins>
          </w:p>
        </w:tc>
        <w:tc>
          <w:tcPr>
            <w:tcW w:w="801" w:type="dxa"/>
            <w:gridSpan w:val="2"/>
          </w:tcPr>
          <w:p w:rsidR="00241D35" w:rsidRDefault="00241D35">
            <w:pPr>
              <w:pStyle w:val="TableCellCourierNew"/>
              <w:rPr>
                <w:ins w:id="1524" w:author="MAUMARY,YVES (A-Switzerland,ex1)" w:date="2011-10-14T15:38:00Z"/>
              </w:rPr>
            </w:pPr>
            <w:ins w:id="1525" w:author="MAUMARY,YVES (A-Switzerland,ex1)" w:date="2011-10-14T15:38:00Z">
              <w:r>
                <w:t>2</w:t>
              </w:r>
            </w:ins>
          </w:p>
        </w:tc>
      </w:tr>
      <w:tr w:rsidR="00241D35" w:rsidTr="00827236">
        <w:tblPrEx>
          <w:tblBorders>
            <w:top w:val="single" w:sz="6" w:space="0" w:color="auto"/>
            <w:left w:val="single" w:sz="6" w:space="0" w:color="auto"/>
            <w:bottom w:val="single" w:sz="6" w:space="0" w:color="auto"/>
            <w:right w:val="single" w:sz="6" w:space="0" w:color="auto"/>
          </w:tblBorders>
        </w:tblPrEx>
        <w:trPr>
          <w:cantSplit/>
          <w:trHeight w:val="157"/>
          <w:ins w:id="1526" w:author="MAUMARY,YVES (A-Switzerland,ex1)" w:date="2011-10-14T15:38:00Z"/>
        </w:trPr>
        <w:tc>
          <w:tcPr>
            <w:tcW w:w="1719" w:type="dxa"/>
            <w:vMerge w:val="restart"/>
          </w:tcPr>
          <w:p w:rsidR="00241D35" w:rsidRDefault="00ED7DBB" w:rsidP="00196093">
            <w:pPr>
              <w:pStyle w:val="TableCell"/>
              <w:rPr>
                <w:ins w:id="1527" w:author="MAUMARY,YVES (A-Switzerland,ex1)" w:date="2011-10-14T15:38:00Z"/>
              </w:rPr>
            </w:pPr>
            <w:ins w:id="1528" w:author="MAUMARY,YVES (A-Switzerland,ex1)" w:date="2011-10-14T15:38:00Z">
              <w:r>
                <w:t>PXI</w:t>
              </w:r>
              <w:r w:rsidR="00196093">
                <w:t>e</w:t>
              </w:r>
              <w:r w:rsidR="00241D35">
                <w:t>C</w:t>
              </w:r>
              <w:r w:rsidR="00196093">
                <w:t>lk</w:t>
              </w:r>
              <w:r w:rsidR="00241D35">
                <w:t>100</w:t>
              </w:r>
            </w:ins>
          </w:p>
        </w:tc>
        <w:tc>
          <w:tcPr>
            <w:tcW w:w="1260" w:type="dxa"/>
          </w:tcPr>
          <w:p w:rsidR="00241D35" w:rsidRDefault="00241D35">
            <w:pPr>
              <w:pStyle w:val="TableCell"/>
              <w:rPr>
                <w:ins w:id="1529" w:author="MAUMARY,YVES (A-Switzerland,ex1)" w:date="2011-10-14T15:38:00Z"/>
              </w:rPr>
            </w:pPr>
            <w:ins w:id="1530" w:author="MAUMARY,YVES (A-Switzerland,ex1)" w:date="2011-10-14T15:38:00Z">
              <w:r>
                <w:t>.NET</w:t>
              </w:r>
            </w:ins>
          </w:p>
        </w:tc>
        <w:tc>
          <w:tcPr>
            <w:tcW w:w="4950" w:type="dxa"/>
          </w:tcPr>
          <w:p w:rsidR="00241D35" w:rsidRDefault="00ED7DBB" w:rsidP="00196093">
            <w:pPr>
              <w:pStyle w:val="TableCell"/>
              <w:rPr>
                <w:ins w:id="1531" w:author="MAUMARY,YVES (A-Switzerland,ex1)" w:date="2011-10-14T15:38:00Z"/>
                <w:rFonts w:ascii="Courier New" w:hAnsi="Courier New" w:cs="Courier New"/>
                <w:sz w:val="18"/>
                <w:szCs w:val="18"/>
              </w:rPr>
            </w:pPr>
            <w:ins w:id="1532" w:author="MAUMARY,YVES (A-Switzerland,ex1)" w:date="2011-10-14T15:38:00Z">
              <w:r>
                <w:rPr>
                  <w:rFonts w:ascii="Courier New" w:hAnsi="Courier New" w:cs="Courier New"/>
                  <w:sz w:val="18"/>
                  <w:szCs w:val="18"/>
                </w:rPr>
                <w:t>ReferenceOscillatorSource.PXI</w:t>
              </w:r>
              <w:r w:rsidR="00196093">
                <w:rPr>
                  <w:rFonts w:ascii="Courier New" w:hAnsi="Courier New" w:cs="Courier New"/>
                  <w:sz w:val="18"/>
                  <w:szCs w:val="18"/>
                </w:rPr>
                <w:t>e</w:t>
              </w:r>
              <w:r w:rsidR="00241D35" w:rsidRPr="00241D35">
                <w:rPr>
                  <w:rFonts w:ascii="Courier New" w:hAnsi="Courier New" w:cs="Courier New"/>
                  <w:sz w:val="18"/>
                  <w:szCs w:val="18"/>
                </w:rPr>
                <w:t>C</w:t>
              </w:r>
              <w:r w:rsidR="00196093">
                <w:rPr>
                  <w:rFonts w:ascii="Courier New" w:hAnsi="Courier New" w:cs="Courier New"/>
                  <w:sz w:val="18"/>
                  <w:szCs w:val="18"/>
                </w:rPr>
                <w:t>lk</w:t>
              </w:r>
              <w:r w:rsidR="00241D35" w:rsidRPr="00241D35">
                <w:rPr>
                  <w:rFonts w:ascii="Courier New" w:hAnsi="Courier New" w:cs="Courier New"/>
                  <w:sz w:val="18"/>
                  <w:szCs w:val="18"/>
                </w:rPr>
                <w:t>100</w:t>
              </w:r>
            </w:ins>
          </w:p>
        </w:tc>
        <w:tc>
          <w:tcPr>
            <w:tcW w:w="801" w:type="dxa"/>
            <w:gridSpan w:val="2"/>
          </w:tcPr>
          <w:p w:rsidR="00241D35" w:rsidRDefault="00ED7DBB">
            <w:pPr>
              <w:pStyle w:val="TableCellCourierNew"/>
              <w:rPr>
                <w:ins w:id="1533" w:author="MAUMARY,YVES (A-Switzerland,ex1)" w:date="2011-10-14T15:38:00Z"/>
              </w:rPr>
            </w:pPr>
            <w:ins w:id="1534" w:author="MAUMARY,YVES (A-Switzerland,ex1)" w:date="2011-10-14T15:38:00Z">
              <w:r>
                <w:t>3</w:t>
              </w:r>
            </w:ins>
          </w:p>
        </w:tc>
      </w:tr>
      <w:tr w:rsidR="00241D35" w:rsidTr="00827236">
        <w:tblPrEx>
          <w:tblBorders>
            <w:top w:val="single" w:sz="6" w:space="0" w:color="auto"/>
            <w:left w:val="single" w:sz="6" w:space="0" w:color="auto"/>
            <w:bottom w:val="single" w:sz="6" w:space="0" w:color="auto"/>
            <w:right w:val="single" w:sz="6" w:space="0" w:color="auto"/>
          </w:tblBorders>
        </w:tblPrEx>
        <w:trPr>
          <w:cantSplit/>
          <w:trHeight w:val="157"/>
          <w:ins w:id="1535" w:author="MAUMARY,YVES (A-Switzerland,ex1)" w:date="2011-10-14T15:38:00Z"/>
        </w:trPr>
        <w:tc>
          <w:tcPr>
            <w:tcW w:w="1719" w:type="dxa"/>
            <w:vMerge/>
          </w:tcPr>
          <w:p w:rsidR="00241D35" w:rsidRDefault="00241D35">
            <w:pPr>
              <w:pStyle w:val="TableCell"/>
              <w:rPr>
                <w:ins w:id="1536" w:author="MAUMARY,YVES (A-Switzerland,ex1)" w:date="2011-10-14T15:38:00Z"/>
              </w:rPr>
            </w:pPr>
          </w:p>
        </w:tc>
        <w:tc>
          <w:tcPr>
            <w:tcW w:w="1260" w:type="dxa"/>
          </w:tcPr>
          <w:p w:rsidR="00241D35" w:rsidRDefault="00241D35">
            <w:pPr>
              <w:pStyle w:val="TableCell"/>
              <w:rPr>
                <w:ins w:id="1537" w:author="MAUMARY,YVES (A-Switzerland,ex1)" w:date="2011-10-14T15:38:00Z"/>
              </w:rPr>
            </w:pPr>
            <w:ins w:id="1538" w:author="MAUMARY,YVES (A-Switzerland,ex1)" w:date="2011-10-14T15:38:00Z">
              <w:r>
                <w:t>C</w:t>
              </w:r>
            </w:ins>
          </w:p>
        </w:tc>
        <w:tc>
          <w:tcPr>
            <w:tcW w:w="4950" w:type="dxa"/>
          </w:tcPr>
          <w:p w:rsidR="00241D35" w:rsidRDefault="00241D35">
            <w:pPr>
              <w:pStyle w:val="TableCell"/>
              <w:rPr>
                <w:ins w:id="1539" w:author="MAUMARY,YVES (A-Switzerland,ex1)" w:date="2011-10-14T15:38:00Z"/>
                <w:rFonts w:ascii="Courier New" w:hAnsi="Courier New" w:cs="Courier New"/>
                <w:sz w:val="18"/>
                <w:szCs w:val="18"/>
              </w:rPr>
            </w:pPr>
            <w:ins w:id="1540" w:author="MAUMARY,YVES (A-Switzerland,ex1)" w:date="2011-10-14T15:38:00Z">
              <w:r w:rsidRPr="00241D35">
                <w:rPr>
                  <w:rFonts w:ascii="Courier New" w:hAnsi="Courier New" w:cs="Courier New"/>
                  <w:sz w:val="18"/>
                  <w:szCs w:val="18"/>
                </w:rPr>
                <w:t>IVIDIGITIZER_VAL_REFERENCE_O</w:t>
              </w:r>
              <w:r w:rsidR="00ED7DBB">
                <w:rPr>
                  <w:rFonts w:ascii="Courier New" w:hAnsi="Courier New" w:cs="Courier New"/>
                  <w:sz w:val="18"/>
                  <w:szCs w:val="18"/>
                </w:rPr>
                <w:t>SCILLATOR_SOURCE_PXI</w:t>
              </w:r>
              <w:r w:rsidR="00196093">
                <w:rPr>
                  <w:rFonts w:ascii="Courier New" w:hAnsi="Courier New" w:cs="Courier New"/>
                  <w:sz w:val="18"/>
                  <w:szCs w:val="18"/>
                </w:rPr>
                <w:t>E</w:t>
              </w:r>
              <w:r w:rsidRPr="00241D35">
                <w:rPr>
                  <w:rFonts w:ascii="Courier New" w:hAnsi="Courier New" w:cs="Courier New"/>
                  <w:sz w:val="18"/>
                  <w:szCs w:val="18"/>
                </w:rPr>
                <w:t>_CLK100</w:t>
              </w:r>
            </w:ins>
          </w:p>
        </w:tc>
        <w:tc>
          <w:tcPr>
            <w:tcW w:w="801" w:type="dxa"/>
            <w:gridSpan w:val="2"/>
          </w:tcPr>
          <w:p w:rsidR="00241D35" w:rsidRDefault="00ED7DBB">
            <w:pPr>
              <w:pStyle w:val="TableCellCourierNew"/>
              <w:rPr>
                <w:ins w:id="1541" w:author="MAUMARY,YVES (A-Switzerland,ex1)" w:date="2011-10-14T15:38:00Z"/>
              </w:rPr>
            </w:pPr>
            <w:ins w:id="1542" w:author="MAUMARY,YVES (A-Switzerland,ex1)" w:date="2011-10-14T15:38:00Z">
              <w:r>
                <w:t>3</w:t>
              </w:r>
            </w:ins>
          </w:p>
        </w:tc>
      </w:tr>
      <w:tr w:rsidR="00241D35" w:rsidTr="00827236">
        <w:tblPrEx>
          <w:tblBorders>
            <w:top w:val="single" w:sz="6" w:space="0" w:color="auto"/>
            <w:left w:val="single" w:sz="6" w:space="0" w:color="auto"/>
            <w:bottom w:val="single" w:sz="6" w:space="0" w:color="auto"/>
            <w:right w:val="single" w:sz="6" w:space="0" w:color="auto"/>
          </w:tblBorders>
        </w:tblPrEx>
        <w:trPr>
          <w:cantSplit/>
          <w:trHeight w:val="157"/>
          <w:ins w:id="1543" w:author="MAUMARY,YVES (A-Switzerland,ex1)" w:date="2011-10-14T15:38:00Z"/>
        </w:trPr>
        <w:tc>
          <w:tcPr>
            <w:tcW w:w="1719" w:type="dxa"/>
            <w:vMerge/>
          </w:tcPr>
          <w:p w:rsidR="00241D35" w:rsidRDefault="00241D35">
            <w:pPr>
              <w:pStyle w:val="TableCell"/>
              <w:rPr>
                <w:ins w:id="1544" w:author="MAUMARY,YVES (A-Switzerland,ex1)" w:date="2011-10-14T15:38:00Z"/>
              </w:rPr>
            </w:pPr>
          </w:p>
        </w:tc>
        <w:tc>
          <w:tcPr>
            <w:tcW w:w="1260" w:type="dxa"/>
          </w:tcPr>
          <w:p w:rsidR="00241D35" w:rsidRDefault="00241D35">
            <w:pPr>
              <w:pStyle w:val="TableCell"/>
              <w:rPr>
                <w:ins w:id="1545" w:author="MAUMARY,YVES (A-Switzerland,ex1)" w:date="2011-10-14T15:38:00Z"/>
              </w:rPr>
            </w:pPr>
            <w:ins w:id="1546" w:author="MAUMARY,YVES (A-Switzerland,ex1)" w:date="2011-10-14T15:38:00Z">
              <w:r>
                <w:t>COM</w:t>
              </w:r>
            </w:ins>
          </w:p>
        </w:tc>
        <w:tc>
          <w:tcPr>
            <w:tcW w:w="4950" w:type="dxa"/>
          </w:tcPr>
          <w:p w:rsidR="00241D35" w:rsidRDefault="00241D35">
            <w:pPr>
              <w:pStyle w:val="TableCell"/>
              <w:rPr>
                <w:ins w:id="1547" w:author="MAUMARY,YVES (A-Switzerland,ex1)" w:date="2011-10-14T15:38:00Z"/>
                <w:rFonts w:ascii="Courier New" w:hAnsi="Courier New" w:cs="Courier New"/>
                <w:sz w:val="18"/>
                <w:szCs w:val="18"/>
              </w:rPr>
            </w:pPr>
            <w:ins w:id="1548" w:author="MAUMARY,YVES (A-Switzerland,ex1)" w:date="2011-10-14T15:38:00Z">
              <w:r>
                <w:rPr>
                  <w:rFonts w:ascii="Courier New" w:hAnsi="Courier New" w:cs="Courier New"/>
                  <w:sz w:val="18"/>
                  <w:szCs w:val="18"/>
                </w:rPr>
                <w:t>IviDigiti</w:t>
              </w:r>
              <w:r w:rsidR="00ED7DBB">
                <w:rPr>
                  <w:rFonts w:ascii="Courier New" w:hAnsi="Courier New" w:cs="Courier New"/>
                  <w:sz w:val="18"/>
                  <w:szCs w:val="18"/>
                </w:rPr>
                <w:t>zerReferenceOscillatorSourcePXI</w:t>
              </w:r>
              <w:r w:rsidR="00196093">
                <w:rPr>
                  <w:rFonts w:ascii="Courier New" w:hAnsi="Courier New" w:cs="Courier New"/>
                  <w:sz w:val="18"/>
                  <w:szCs w:val="18"/>
                </w:rPr>
                <w:t>eClk</w:t>
              </w:r>
              <w:r>
                <w:rPr>
                  <w:rFonts w:ascii="Courier New" w:hAnsi="Courier New" w:cs="Courier New"/>
                  <w:sz w:val="18"/>
                  <w:szCs w:val="18"/>
                </w:rPr>
                <w:t>100</w:t>
              </w:r>
            </w:ins>
          </w:p>
        </w:tc>
        <w:tc>
          <w:tcPr>
            <w:tcW w:w="801" w:type="dxa"/>
            <w:gridSpan w:val="2"/>
          </w:tcPr>
          <w:p w:rsidR="00241D35" w:rsidRDefault="00ED7DBB">
            <w:pPr>
              <w:pStyle w:val="TableCellCourierNew"/>
              <w:rPr>
                <w:ins w:id="1549" w:author="MAUMARY,YVES (A-Switzerland,ex1)" w:date="2011-10-14T15:38:00Z"/>
              </w:rPr>
            </w:pPr>
            <w:ins w:id="1550" w:author="MAUMARY,YVES (A-Switzerland,ex1)" w:date="2011-10-14T15:38:00Z">
              <w:r>
                <w:t>3</w:t>
              </w:r>
            </w:ins>
          </w:p>
        </w:tc>
      </w:tr>
    </w:tbl>
    <w:p w:rsidR="00004825" w:rsidRDefault="00004825">
      <w:pPr>
        <w:pStyle w:val="FunctionHead"/>
      </w:pPr>
      <w:r>
        <w:t xml:space="preserve">Configure Runt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Polarity</w:t>
            </w:r>
          </w:p>
        </w:tc>
      </w:tr>
      <w:tr w:rsidR="00004825" w:rsidTr="00827236">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Positive</w:t>
            </w:r>
          </w:p>
        </w:tc>
        <w:tc>
          <w:tcPr>
            <w:tcW w:w="1260" w:type="dxa"/>
          </w:tcPr>
          <w:p w:rsidR="00A83440" w:rsidRDefault="00A83440">
            <w:pPr>
              <w:pStyle w:val="TableCell"/>
            </w:pPr>
            <w:r>
              <w:t>.NET</w:t>
            </w:r>
          </w:p>
        </w:tc>
        <w:tc>
          <w:tcPr>
            <w:tcW w:w="4950" w:type="dxa"/>
          </w:tcPr>
          <w:p w:rsidR="00A83440" w:rsidRDefault="00A83440">
            <w:pPr>
              <w:pStyle w:val="TableCellCourierNew"/>
            </w:pPr>
            <w:r>
              <w:t>RuntPolarity.Positive</w:t>
            </w:r>
          </w:p>
        </w:tc>
        <w:tc>
          <w:tcPr>
            <w:tcW w:w="801" w:type="dxa"/>
            <w:gridSpan w:val="2"/>
          </w:tcPr>
          <w:p w:rsidR="00A83440" w:rsidRDefault="00A83440">
            <w:pPr>
              <w:pStyle w:val="TableCellCourierNew"/>
            </w:pPr>
            <w:r>
              <w:t>0</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IVIDIGITIZER_VAL_RUNT_POSITIVE</w:t>
            </w:r>
          </w:p>
        </w:tc>
        <w:tc>
          <w:tcPr>
            <w:tcW w:w="801" w:type="dxa"/>
            <w:gridSpan w:val="2"/>
          </w:tcPr>
          <w:p w:rsidR="00A83440" w:rsidRDefault="00A83440">
            <w:pPr>
              <w:pStyle w:val="TableCellCourierNew"/>
            </w:pPr>
            <w:r>
              <w:t>1</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IviDigitizerRuntPolarityPositive</w:t>
            </w:r>
          </w:p>
        </w:tc>
        <w:tc>
          <w:tcPr>
            <w:tcW w:w="801" w:type="dxa"/>
            <w:gridSpan w:val="2"/>
          </w:tcPr>
          <w:p w:rsidR="00A83440" w:rsidRDefault="00A83440">
            <w:pPr>
              <w:pStyle w:val="TableCellCourierNew"/>
            </w:pPr>
            <w:r>
              <w:t>1</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Negative</w:t>
            </w:r>
          </w:p>
        </w:tc>
        <w:tc>
          <w:tcPr>
            <w:tcW w:w="1260" w:type="dxa"/>
          </w:tcPr>
          <w:p w:rsidR="00A83440" w:rsidRDefault="00A83440">
            <w:pPr>
              <w:pStyle w:val="TableCell"/>
            </w:pPr>
            <w:r>
              <w:t>.NET</w:t>
            </w:r>
          </w:p>
        </w:tc>
        <w:tc>
          <w:tcPr>
            <w:tcW w:w="4950" w:type="dxa"/>
          </w:tcPr>
          <w:p w:rsidR="00A83440" w:rsidRDefault="00A83440">
            <w:pPr>
              <w:pStyle w:val="TableCellCourierNew"/>
            </w:pPr>
            <w:r>
              <w:t>RuntPolarity.Negative</w:t>
            </w:r>
          </w:p>
        </w:tc>
        <w:tc>
          <w:tcPr>
            <w:tcW w:w="801" w:type="dxa"/>
            <w:gridSpan w:val="2"/>
          </w:tcPr>
          <w:p w:rsidR="00A83440" w:rsidRDefault="00A83440">
            <w:pPr>
              <w:pStyle w:val="TableCellCourierNew"/>
            </w:pPr>
            <w:r>
              <w:t>1</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IVIDIGITIZER_VAL_RUNT_NEGATIVE</w:t>
            </w:r>
          </w:p>
        </w:tc>
        <w:tc>
          <w:tcPr>
            <w:tcW w:w="801" w:type="dxa"/>
            <w:gridSpan w:val="2"/>
          </w:tcPr>
          <w:p w:rsidR="00A83440" w:rsidRDefault="00A83440">
            <w:pPr>
              <w:pStyle w:val="TableCellCourierNew"/>
            </w:pPr>
            <w:r>
              <w:t>2</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IviDigitizerRuntPolarityNegative</w:t>
            </w:r>
          </w:p>
        </w:tc>
        <w:tc>
          <w:tcPr>
            <w:tcW w:w="801" w:type="dxa"/>
            <w:gridSpan w:val="2"/>
          </w:tcPr>
          <w:p w:rsidR="00A83440" w:rsidRDefault="00A83440">
            <w:pPr>
              <w:pStyle w:val="TableCellCourierNew"/>
            </w:pPr>
            <w:r>
              <w:t>2</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Either</w:t>
            </w:r>
          </w:p>
        </w:tc>
        <w:tc>
          <w:tcPr>
            <w:tcW w:w="1260" w:type="dxa"/>
          </w:tcPr>
          <w:p w:rsidR="00A83440" w:rsidRDefault="00A83440">
            <w:pPr>
              <w:pStyle w:val="TableCell"/>
            </w:pPr>
            <w:r>
              <w:t>.NET</w:t>
            </w:r>
          </w:p>
        </w:tc>
        <w:tc>
          <w:tcPr>
            <w:tcW w:w="4950" w:type="dxa"/>
          </w:tcPr>
          <w:p w:rsidR="00A83440" w:rsidRDefault="00A83440">
            <w:pPr>
              <w:pStyle w:val="TableCellCourierNew"/>
            </w:pPr>
            <w:r>
              <w:t>RuntPolarity.Either</w:t>
            </w:r>
          </w:p>
        </w:tc>
        <w:tc>
          <w:tcPr>
            <w:tcW w:w="801" w:type="dxa"/>
            <w:gridSpan w:val="2"/>
          </w:tcPr>
          <w:p w:rsidR="00A83440" w:rsidRDefault="00A83440">
            <w:pPr>
              <w:pStyle w:val="TableCellCourierNew"/>
            </w:pPr>
            <w:r>
              <w:t>2</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IVIDIGITIZER_VAL_RUNT_EITHER</w:t>
            </w:r>
          </w:p>
        </w:tc>
        <w:tc>
          <w:tcPr>
            <w:tcW w:w="801" w:type="dxa"/>
            <w:gridSpan w:val="2"/>
          </w:tcPr>
          <w:p w:rsidR="00A83440" w:rsidRDefault="00A83440">
            <w:pPr>
              <w:pStyle w:val="TableCellCourierNew"/>
            </w:pPr>
            <w:r>
              <w:t>3</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IviDigitizerRuntPolarityEither</w:t>
            </w:r>
          </w:p>
        </w:tc>
        <w:tc>
          <w:tcPr>
            <w:tcW w:w="801" w:type="dxa"/>
            <w:gridSpan w:val="2"/>
          </w:tcPr>
          <w:p w:rsidR="00A83440" w:rsidRDefault="00A83440">
            <w:pPr>
              <w:pStyle w:val="TableCellCourierNew"/>
            </w:pPr>
            <w:r>
              <w:t>3</w:t>
            </w:r>
          </w:p>
        </w:tc>
      </w:tr>
    </w:tbl>
    <w:p w:rsidR="00004825" w:rsidRDefault="00004825">
      <w:pPr>
        <w:pStyle w:val="FunctionHead"/>
      </w:pPr>
      <w:r>
        <w:lastRenderedPageBreak/>
        <w:t xml:space="preserve">Configure Runt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Polarity</w:t>
            </w:r>
          </w:p>
        </w:tc>
      </w:tr>
      <w:tr w:rsidR="00004825" w:rsidTr="00827236">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Positive</w:t>
            </w:r>
          </w:p>
        </w:tc>
        <w:tc>
          <w:tcPr>
            <w:tcW w:w="1260" w:type="dxa"/>
          </w:tcPr>
          <w:p w:rsidR="00A83440" w:rsidRDefault="00A83440">
            <w:pPr>
              <w:pStyle w:val="TableCell"/>
            </w:pPr>
            <w:r>
              <w:t>.NET</w:t>
            </w:r>
          </w:p>
        </w:tc>
        <w:tc>
          <w:tcPr>
            <w:tcW w:w="4950" w:type="dxa"/>
          </w:tcPr>
          <w:p w:rsidR="00A83440" w:rsidRDefault="00A83440">
            <w:pPr>
              <w:pStyle w:val="TableCellCourierNew"/>
            </w:pPr>
            <w:r>
              <w:t>RuntPolarity.Positive</w:t>
            </w:r>
          </w:p>
        </w:tc>
        <w:tc>
          <w:tcPr>
            <w:tcW w:w="801" w:type="dxa"/>
            <w:gridSpan w:val="2"/>
          </w:tcPr>
          <w:p w:rsidR="00A83440" w:rsidRDefault="00A83440">
            <w:pPr>
              <w:pStyle w:val="TableCellCourierNew"/>
            </w:pPr>
            <w:r>
              <w:t>0</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IVIDIGITIZER_VAL_RUNT_POSITIVE</w:t>
            </w:r>
          </w:p>
        </w:tc>
        <w:tc>
          <w:tcPr>
            <w:tcW w:w="801" w:type="dxa"/>
            <w:gridSpan w:val="2"/>
          </w:tcPr>
          <w:p w:rsidR="00A83440" w:rsidRDefault="00A83440">
            <w:pPr>
              <w:pStyle w:val="TableCellCourierNew"/>
            </w:pPr>
            <w:r>
              <w:t>1</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IviDigitizerRuntPolarityPositive</w:t>
            </w:r>
          </w:p>
        </w:tc>
        <w:tc>
          <w:tcPr>
            <w:tcW w:w="801" w:type="dxa"/>
            <w:gridSpan w:val="2"/>
          </w:tcPr>
          <w:p w:rsidR="00A83440" w:rsidRDefault="00A83440">
            <w:pPr>
              <w:pStyle w:val="TableCellCourierNew"/>
            </w:pPr>
            <w:r>
              <w:t>1</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Negative</w:t>
            </w:r>
          </w:p>
        </w:tc>
        <w:tc>
          <w:tcPr>
            <w:tcW w:w="1260" w:type="dxa"/>
          </w:tcPr>
          <w:p w:rsidR="00A83440" w:rsidRDefault="00A83440">
            <w:pPr>
              <w:pStyle w:val="TableCell"/>
            </w:pPr>
            <w:r>
              <w:t>.NET</w:t>
            </w:r>
          </w:p>
        </w:tc>
        <w:tc>
          <w:tcPr>
            <w:tcW w:w="4950" w:type="dxa"/>
          </w:tcPr>
          <w:p w:rsidR="00A83440" w:rsidRDefault="00A83440">
            <w:pPr>
              <w:pStyle w:val="TableCellCourierNew"/>
            </w:pPr>
            <w:r>
              <w:t>RuntPolarity.Negative</w:t>
            </w:r>
          </w:p>
        </w:tc>
        <w:tc>
          <w:tcPr>
            <w:tcW w:w="801" w:type="dxa"/>
            <w:gridSpan w:val="2"/>
          </w:tcPr>
          <w:p w:rsidR="00A83440" w:rsidRDefault="00A83440">
            <w:pPr>
              <w:pStyle w:val="TableCellCourierNew"/>
            </w:pPr>
            <w:r>
              <w:t>1</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IVIDIGITIZER_VAL_RUNT_NEGATIVE</w:t>
            </w:r>
          </w:p>
        </w:tc>
        <w:tc>
          <w:tcPr>
            <w:tcW w:w="801" w:type="dxa"/>
            <w:gridSpan w:val="2"/>
          </w:tcPr>
          <w:p w:rsidR="00A83440" w:rsidRDefault="00A83440">
            <w:pPr>
              <w:pStyle w:val="TableCellCourierNew"/>
            </w:pPr>
            <w:r>
              <w:t>2</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IviDigitizerRuntPolarityNegative</w:t>
            </w:r>
          </w:p>
        </w:tc>
        <w:tc>
          <w:tcPr>
            <w:tcW w:w="801" w:type="dxa"/>
            <w:gridSpan w:val="2"/>
          </w:tcPr>
          <w:p w:rsidR="00A83440" w:rsidRDefault="00A83440">
            <w:pPr>
              <w:pStyle w:val="TableCellCourierNew"/>
            </w:pPr>
            <w:r>
              <w:t>2</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Either</w:t>
            </w:r>
          </w:p>
        </w:tc>
        <w:tc>
          <w:tcPr>
            <w:tcW w:w="1260" w:type="dxa"/>
          </w:tcPr>
          <w:p w:rsidR="00A83440" w:rsidRDefault="00A83440">
            <w:pPr>
              <w:pStyle w:val="TableCell"/>
            </w:pPr>
            <w:r>
              <w:t>.NET</w:t>
            </w:r>
          </w:p>
        </w:tc>
        <w:tc>
          <w:tcPr>
            <w:tcW w:w="4950" w:type="dxa"/>
          </w:tcPr>
          <w:p w:rsidR="00A83440" w:rsidRDefault="00A83440">
            <w:pPr>
              <w:pStyle w:val="TableCellCourierNew"/>
            </w:pPr>
            <w:r>
              <w:t>RuntPolarity.Either</w:t>
            </w:r>
          </w:p>
        </w:tc>
        <w:tc>
          <w:tcPr>
            <w:tcW w:w="801" w:type="dxa"/>
            <w:gridSpan w:val="2"/>
          </w:tcPr>
          <w:p w:rsidR="00A83440" w:rsidRDefault="00A83440">
            <w:pPr>
              <w:pStyle w:val="TableCellCourierNew"/>
            </w:pPr>
            <w:r>
              <w:t>2</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IVIDIGITIZER_VAL_RUNT_EITHER</w:t>
            </w:r>
          </w:p>
        </w:tc>
        <w:tc>
          <w:tcPr>
            <w:tcW w:w="801" w:type="dxa"/>
            <w:gridSpan w:val="2"/>
          </w:tcPr>
          <w:p w:rsidR="00A83440" w:rsidRDefault="00A83440">
            <w:pPr>
              <w:pStyle w:val="TableCellCourierNew"/>
            </w:pPr>
            <w:r>
              <w:t>3</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IviDigitizerRuntPolarityEither</w:t>
            </w:r>
          </w:p>
        </w:tc>
        <w:tc>
          <w:tcPr>
            <w:tcW w:w="801" w:type="dxa"/>
            <w:gridSpan w:val="2"/>
          </w:tcPr>
          <w:p w:rsidR="00A83440" w:rsidRDefault="00A83440">
            <w:pPr>
              <w:pStyle w:val="TableCellCourierNew"/>
            </w:pPr>
            <w:r>
              <w:t>3</w:t>
            </w:r>
          </w:p>
        </w:tc>
      </w:tr>
    </w:tbl>
    <w:p w:rsidR="00004825" w:rsidRDefault="00004825">
      <w:pPr>
        <w:pStyle w:val="FunctionHead"/>
      </w:pPr>
      <w:r>
        <w:t xml:space="preserve">Configure Sample Clock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Source</w:t>
            </w:r>
          </w:p>
        </w:tc>
      </w:tr>
      <w:tr w:rsidR="00004825" w:rsidTr="00827236">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4E13D4"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4E13D4" w:rsidRDefault="004E13D4" w:rsidP="00856412">
            <w:pPr>
              <w:pStyle w:val="TableCell"/>
            </w:pPr>
            <w:r>
              <w:t>Internal</w:t>
            </w:r>
          </w:p>
        </w:tc>
        <w:tc>
          <w:tcPr>
            <w:tcW w:w="1260" w:type="dxa"/>
          </w:tcPr>
          <w:p w:rsidR="004E13D4" w:rsidRDefault="004E13D4">
            <w:pPr>
              <w:pStyle w:val="TableCell"/>
            </w:pPr>
            <w:r>
              <w:t>.NET</w:t>
            </w:r>
          </w:p>
        </w:tc>
        <w:tc>
          <w:tcPr>
            <w:tcW w:w="4950" w:type="dxa"/>
          </w:tcPr>
          <w:p w:rsidR="004E13D4" w:rsidRDefault="004E13D4">
            <w:pPr>
              <w:pStyle w:val="TableCellCourierNew"/>
            </w:pPr>
            <w:r>
              <w:t>ReferenceOscillatorSource.Internal</w:t>
            </w:r>
          </w:p>
        </w:tc>
        <w:tc>
          <w:tcPr>
            <w:tcW w:w="801" w:type="dxa"/>
            <w:gridSpan w:val="2"/>
          </w:tcPr>
          <w:p w:rsidR="004E13D4" w:rsidRDefault="004E13D4">
            <w:pPr>
              <w:pStyle w:val="TableCellCourierNew"/>
            </w:pPr>
            <w:r>
              <w:t>0</w:t>
            </w:r>
          </w:p>
        </w:tc>
      </w:tr>
      <w:tr w:rsidR="004E13D4"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4E13D4" w:rsidRDefault="004E13D4">
            <w:pPr>
              <w:pStyle w:val="TableCell"/>
            </w:pPr>
          </w:p>
        </w:tc>
        <w:tc>
          <w:tcPr>
            <w:tcW w:w="1260" w:type="dxa"/>
          </w:tcPr>
          <w:p w:rsidR="004E13D4" w:rsidRDefault="004E13D4">
            <w:pPr>
              <w:pStyle w:val="TableCell"/>
            </w:pPr>
            <w:r>
              <w:t>C</w:t>
            </w:r>
          </w:p>
        </w:tc>
        <w:tc>
          <w:tcPr>
            <w:tcW w:w="4950" w:type="dxa"/>
          </w:tcPr>
          <w:p w:rsidR="004E13D4" w:rsidRDefault="004E13D4">
            <w:pPr>
              <w:pStyle w:val="TableCellCourierNew"/>
            </w:pPr>
            <w:r>
              <w:t>IVIDIGITIZER_VAL_REFERENCE_OSCILLATOR_SOURCE_INTERNAL</w:t>
            </w:r>
          </w:p>
        </w:tc>
        <w:tc>
          <w:tcPr>
            <w:tcW w:w="801" w:type="dxa"/>
            <w:gridSpan w:val="2"/>
          </w:tcPr>
          <w:p w:rsidR="004E13D4" w:rsidRDefault="004E13D4">
            <w:pPr>
              <w:pStyle w:val="TableCellCourierNew"/>
            </w:pPr>
            <w:r>
              <w:t>0</w:t>
            </w:r>
          </w:p>
        </w:tc>
      </w:tr>
      <w:tr w:rsidR="004E13D4"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4E13D4" w:rsidRDefault="004E13D4">
            <w:pPr>
              <w:pStyle w:val="TableCell"/>
            </w:pPr>
          </w:p>
        </w:tc>
        <w:tc>
          <w:tcPr>
            <w:tcW w:w="1260" w:type="dxa"/>
          </w:tcPr>
          <w:p w:rsidR="004E13D4" w:rsidRDefault="004E13D4">
            <w:pPr>
              <w:pStyle w:val="TableCell"/>
            </w:pPr>
            <w:r>
              <w:t>COM</w:t>
            </w:r>
          </w:p>
        </w:tc>
        <w:tc>
          <w:tcPr>
            <w:tcW w:w="4950" w:type="dxa"/>
          </w:tcPr>
          <w:p w:rsidR="004E13D4" w:rsidRDefault="004E13D4">
            <w:pPr>
              <w:pStyle w:val="TableCell"/>
              <w:rPr>
                <w:rFonts w:ascii="Courier New" w:hAnsi="Courier New" w:cs="Courier New"/>
                <w:sz w:val="18"/>
                <w:szCs w:val="18"/>
              </w:rPr>
            </w:pPr>
            <w:r>
              <w:rPr>
                <w:rFonts w:ascii="Courier New" w:hAnsi="Courier New" w:cs="Courier New"/>
                <w:sz w:val="18"/>
                <w:szCs w:val="18"/>
              </w:rPr>
              <w:t>IviDigitizerReferenceOscillatorSourceInternal</w:t>
            </w:r>
          </w:p>
        </w:tc>
        <w:tc>
          <w:tcPr>
            <w:tcW w:w="801" w:type="dxa"/>
            <w:gridSpan w:val="2"/>
          </w:tcPr>
          <w:p w:rsidR="004E13D4" w:rsidRDefault="004E13D4">
            <w:pPr>
              <w:pStyle w:val="TableCellCourierNew"/>
            </w:pPr>
            <w:r>
              <w:t>0</w:t>
            </w:r>
          </w:p>
        </w:tc>
      </w:tr>
      <w:tr w:rsidR="004E13D4"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4E13D4" w:rsidRDefault="004E13D4" w:rsidP="00856412">
            <w:pPr>
              <w:pStyle w:val="TableCell"/>
            </w:pPr>
            <w:r>
              <w:t>External</w:t>
            </w:r>
          </w:p>
        </w:tc>
        <w:tc>
          <w:tcPr>
            <w:tcW w:w="1260" w:type="dxa"/>
          </w:tcPr>
          <w:p w:rsidR="004E13D4" w:rsidRDefault="004E13D4">
            <w:pPr>
              <w:pStyle w:val="TableCell"/>
            </w:pPr>
            <w:r>
              <w:t>.NET</w:t>
            </w:r>
          </w:p>
        </w:tc>
        <w:tc>
          <w:tcPr>
            <w:tcW w:w="4950" w:type="dxa"/>
          </w:tcPr>
          <w:p w:rsidR="004E13D4" w:rsidRDefault="004E13D4">
            <w:pPr>
              <w:pStyle w:val="TableCellCourierNew"/>
            </w:pPr>
            <w:r>
              <w:t>ReferenceOscillatorSource.External</w:t>
            </w:r>
          </w:p>
        </w:tc>
        <w:tc>
          <w:tcPr>
            <w:tcW w:w="801" w:type="dxa"/>
            <w:gridSpan w:val="2"/>
          </w:tcPr>
          <w:p w:rsidR="004E13D4" w:rsidRDefault="004E13D4">
            <w:pPr>
              <w:pStyle w:val="TableCellCourierNew"/>
            </w:pPr>
            <w:r>
              <w:t>1</w:t>
            </w:r>
          </w:p>
        </w:tc>
      </w:tr>
      <w:tr w:rsidR="004E13D4"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4E13D4" w:rsidRDefault="004E13D4">
            <w:pPr>
              <w:pStyle w:val="TableCell"/>
            </w:pPr>
          </w:p>
        </w:tc>
        <w:tc>
          <w:tcPr>
            <w:tcW w:w="1260" w:type="dxa"/>
          </w:tcPr>
          <w:p w:rsidR="004E13D4" w:rsidRDefault="004E13D4">
            <w:pPr>
              <w:pStyle w:val="TableCell"/>
            </w:pPr>
            <w:r>
              <w:t>C</w:t>
            </w:r>
          </w:p>
        </w:tc>
        <w:tc>
          <w:tcPr>
            <w:tcW w:w="4950" w:type="dxa"/>
          </w:tcPr>
          <w:p w:rsidR="004E13D4" w:rsidRDefault="004E13D4">
            <w:pPr>
              <w:pStyle w:val="TableCellCourierNew"/>
            </w:pPr>
            <w:r>
              <w:t>IVIDIGITIZER_VAL_REFERENCE_OSCILLATOR_SOURCE_EXTERNAL</w:t>
            </w:r>
          </w:p>
        </w:tc>
        <w:tc>
          <w:tcPr>
            <w:tcW w:w="801" w:type="dxa"/>
            <w:gridSpan w:val="2"/>
          </w:tcPr>
          <w:p w:rsidR="004E13D4" w:rsidRDefault="004E13D4">
            <w:pPr>
              <w:pStyle w:val="TableCellCourierNew"/>
            </w:pPr>
            <w:r>
              <w:t>1</w:t>
            </w:r>
          </w:p>
        </w:tc>
      </w:tr>
      <w:tr w:rsidR="004E13D4"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4E13D4" w:rsidRDefault="004E13D4">
            <w:pPr>
              <w:pStyle w:val="TableCell"/>
            </w:pPr>
          </w:p>
        </w:tc>
        <w:tc>
          <w:tcPr>
            <w:tcW w:w="1260" w:type="dxa"/>
          </w:tcPr>
          <w:p w:rsidR="004E13D4" w:rsidRDefault="004E13D4">
            <w:pPr>
              <w:pStyle w:val="TableCell"/>
            </w:pPr>
            <w:r>
              <w:t>COM</w:t>
            </w:r>
          </w:p>
        </w:tc>
        <w:tc>
          <w:tcPr>
            <w:tcW w:w="4950" w:type="dxa"/>
          </w:tcPr>
          <w:p w:rsidR="004E13D4" w:rsidRDefault="004E13D4">
            <w:pPr>
              <w:pStyle w:val="TableCell"/>
              <w:rPr>
                <w:rFonts w:ascii="Courier New" w:hAnsi="Courier New" w:cs="Courier New"/>
                <w:sz w:val="18"/>
                <w:szCs w:val="18"/>
              </w:rPr>
            </w:pPr>
            <w:r>
              <w:rPr>
                <w:rFonts w:ascii="Courier New" w:hAnsi="Courier New" w:cs="Courier New"/>
                <w:sz w:val="18"/>
                <w:szCs w:val="18"/>
              </w:rPr>
              <w:t>IviDigitizerReferenceOscillatorSourceExternal</w:t>
            </w:r>
          </w:p>
        </w:tc>
        <w:tc>
          <w:tcPr>
            <w:tcW w:w="801" w:type="dxa"/>
            <w:gridSpan w:val="2"/>
          </w:tcPr>
          <w:p w:rsidR="004E13D4" w:rsidRDefault="004E13D4">
            <w:pPr>
              <w:pStyle w:val="TableCellCourierNew"/>
            </w:pPr>
            <w:r>
              <w:t>1</w:t>
            </w:r>
          </w:p>
        </w:tc>
      </w:tr>
    </w:tbl>
    <w:p w:rsidR="001C72C3" w:rsidRDefault="001C72C3" w:rsidP="00827236">
      <w:pPr>
        <w:pStyle w:val="FunctionHead"/>
      </w:pPr>
      <w:r>
        <w:t>Configure Sample Mode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7"/>
        <w:gridCol w:w="1719"/>
        <w:gridCol w:w="1260"/>
        <w:gridCol w:w="4934"/>
        <w:gridCol w:w="800"/>
        <w:gridCol w:w="6"/>
        <w:gridCol w:w="11"/>
      </w:tblGrid>
      <w:tr w:rsidR="00FA0E92" w:rsidTr="00FA0E92">
        <w:trPr>
          <w:gridBefore w:val="1"/>
          <w:wBefore w:w="7" w:type="dxa"/>
          <w:cantSplit/>
          <w:tblHeader/>
        </w:trPr>
        <w:tc>
          <w:tcPr>
            <w:tcW w:w="8730" w:type="dxa"/>
            <w:gridSpan w:val="6"/>
            <w:tcBorders>
              <w:top w:val="nil"/>
              <w:left w:val="nil"/>
              <w:bottom w:val="single" w:sz="4" w:space="0" w:color="auto"/>
              <w:right w:val="nil"/>
            </w:tcBorders>
          </w:tcPr>
          <w:p w:rsidR="00FA0E92" w:rsidRDefault="00FA0E92" w:rsidP="00FA0E92">
            <w:pPr>
              <w:pStyle w:val="FunctionHead"/>
            </w:pPr>
            <w:r>
              <w:t xml:space="preserve">Parameter: </w:t>
            </w:r>
            <w:r>
              <w:rPr>
                <w:rStyle w:val="monospace"/>
                <w:b w:val="0"/>
                <w:bCs w:val="0"/>
              </w:rPr>
              <w:t>SampleMode</w:t>
            </w:r>
          </w:p>
        </w:tc>
      </w:tr>
      <w:tr w:rsidR="001C72C3" w:rsidTr="00827236">
        <w:trPr>
          <w:gridAfter w:val="2"/>
          <w:wAfter w:w="17" w:type="dxa"/>
          <w:cantSplit/>
          <w:tblHeader/>
        </w:trPr>
        <w:tc>
          <w:tcPr>
            <w:tcW w:w="1726" w:type="dxa"/>
            <w:gridSpan w:val="2"/>
            <w:tcBorders>
              <w:top w:val="single" w:sz="4" w:space="0" w:color="auto"/>
              <w:left w:val="single" w:sz="6" w:space="0" w:color="auto"/>
              <w:bottom w:val="double" w:sz="6" w:space="0" w:color="auto"/>
            </w:tcBorders>
            <w:shd w:val="clear" w:color="auto" w:fill="C0C0C0"/>
          </w:tcPr>
          <w:p w:rsidR="001C72C3" w:rsidRDefault="001C72C3" w:rsidP="0094340A">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1C72C3" w:rsidRDefault="001C72C3" w:rsidP="0094340A">
            <w:pPr>
              <w:pStyle w:val="TableHead"/>
              <w:rPr>
                <w:i/>
                <w:iCs/>
              </w:rPr>
            </w:pPr>
            <w:r>
              <w:rPr>
                <w:i/>
                <w:iCs/>
              </w:rPr>
              <w:t>Language</w:t>
            </w:r>
          </w:p>
        </w:tc>
        <w:tc>
          <w:tcPr>
            <w:tcW w:w="4934" w:type="dxa"/>
            <w:tcBorders>
              <w:top w:val="single" w:sz="4" w:space="0" w:color="auto"/>
              <w:bottom w:val="double" w:sz="6" w:space="0" w:color="auto"/>
            </w:tcBorders>
            <w:shd w:val="clear" w:color="auto" w:fill="C0C0C0"/>
          </w:tcPr>
          <w:p w:rsidR="001C72C3" w:rsidRDefault="001C72C3" w:rsidP="0094340A">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1C72C3" w:rsidRDefault="001C72C3" w:rsidP="0094340A">
            <w:pPr>
              <w:pStyle w:val="TableHead"/>
              <w:rPr>
                <w:i/>
                <w:iCs/>
              </w:rPr>
            </w:pPr>
            <w:r>
              <w:rPr>
                <w:i/>
                <w:iCs/>
              </w:rPr>
              <w:t>Actual Value</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4E13D4" w:rsidRDefault="004E13D4" w:rsidP="0094340A">
            <w:pPr>
              <w:pStyle w:val="TableCell"/>
            </w:pPr>
            <w:r>
              <w:t>Real Time</w:t>
            </w:r>
          </w:p>
        </w:tc>
        <w:tc>
          <w:tcPr>
            <w:tcW w:w="1260" w:type="dxa"/>
          </w:tcPr>
          <w:p w:rsidR="004E13D4" w:rsidRDefault="004E13D4" w:rsidP="0094340A">
            <w:pPr>
              <w:pStyle w:val="TableCell"/>
            </w:pPr>
            <w:r>
              <w:t>.NET</w:t>
            </w:r>
          </w:p>
        </w:tc>
        <w:tc>
          <w:tcPr>
            <w:tcW w:w="4934" w:type="dxa"/>
          </w:tcPr>
          <w:p w:rsidR="004E13D4" w:rsidRDefault="004E13D4" w:rsidP="0094340A">
            <w:pPr>
              <w:pStyle w:val="TableCellCourierNew"/>
            </w:pPr>
            <w:r>
              <w:t>Sampl</w:t>
            </w:r>
            <w:r w:rsidR="001B22E8">
              <w:t>e</w:t>
            </w:r>
            <w:r>
              <w:t>Mode.RealTime</w:t>
            </w:r>
          </w:p>
        </w:tc>
        <w:tc>
          <w:tcPr>
            <w:tcW w:w="806" w:type="dxa"/>
            <w:gridSpan w:val="2"/>
          </w:tcPr>
          <w:p w:rsidR="004E13D4" w:rsidRDefault="004E13D4" w:rsidP="0094340A">
            <w:pPr>
              <w:pStyle w:val="TableCell"/>
            </w:pPr>
            <w:r>
              <w:t>0</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4E13D4" w:rsidRDefault="004E13D4" w:rsidP="0094340A">
            <w:pPr>
              <w:pStyle w:val="TableCell"/>
            </w:pPr>
          </w:p>
        </w:tc>
        <w:tc>
          <w:tcPr>
            <w:tcW w:w="1260" w:type="dxa"/>
          </w:tcPr>
          <w:p w:rsidR="004E13D4" w:rsidRDefault="004E13D4" w:rsidP="0094340A">
            <w:pPr>
              <w:pStyle w:val="TableCell"/>
            </w:pPr>
            <w:r>
              <w:t>C</w:t>
            </w:r>
          </w:p>
        </w:tc>
        <w:tc>
          <w:tcPr>
            <w:tcW w:w="4934" w:type="dxa"/>
          </w:tcPr>
          <w:p w:rsidR="004E13D4" w:rsidRDefault="004E13D4" w:rsidP="0094340A">
            <w:pPr>
              <w:pStyle w:val="TableCellCourierNew"/>
            </w:pPr>
            <w:r>
              <w:t>IVIDIGITIZER_VAL_SAMPLE_MODE_REAL_TIME</w:t>
            </w:r>
          </w:p>
        </w:tc>
        <w:tc>
          <w:tcPr>
            <w:tcW w:w="806" w:type="dxa"/>
            <w:gridSpan w:val="2"/>
          </w:tcPr>
          <w:p w:rsidR="004E13D4" w:rsidRDefault="004E13D4" w:rsidP="0094340A">
            <w:pPr>
              <w:pStyle w:val="TableCell"/>
            </w:pPr>
            <w:r>
              <w:t>0</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4E13D4" w:rsidRDefault="004E13D4" w:rsidP="0094340A">
            <w:pPr>
              <w:pStyle w:val="TableCell"/>
            </w:pPr>
          </w:p>
        </w:tc>
        <w:tc>
          <w:tcPr>
            <w:tcW w:w="1260" w:type="dxa"/>
          </w:tcPr>
          <w:p w:rsidR="004E13D4" w:rsidRDefault="004E13D4" w:rsidP="0094340A">
            <w:pPr>
              <w:pStyle w:val="TableCell"/>
            </w:pPr>
            <w:r>
              <w:t>COM</w:t>
            </w:r>
          </w:p>
        </w:tc>
        <w:tc>
          <w:tcPr>
            <w:tcW w:w="4934" w:type="dxa"/>
          </w:tcPr>
          <w:p w:rsidR="004E13D4" w:rsidRDefault="004E13D4" w:rsidP="0094340A">
            <w:pPr>
              <w:pStyle w:val="TableCell"/>
              <w:rPr>
                <w:rFonts w:ascii="Courier New" w:hAnsi="Courier New" w:cs="Courier New"/>
                <w:sz w:val="18"/>
                <w:szCs w:val="18"/>
              </w:rPr>
            </w:pPr>
            <w:r>
              <w:rPr>
                <w:rFonts w:ascii="Courier New" w:hAnsi="Courier New" w:cs="Courier New"/>
                <w:sz w:val="18"/>
                <w:szCs w:val="18"/>
              </w:rPr>
              <w:t>IviDigitizerSampl</w:t>
            </w:r>
            <w:r w:rsidR="001B22E8">
              <w:rPr>
                <w:rFonts w:ascii="Courier New" w:hAnsi="Courier New" w:cs="Courier New"/>
                <w:sz w:val="18"/>
                <w:szCs w:val="18"/>
              </w:rPr>
              <w:t>e</w:t>
            </w:r>
            <w:r>
              <w:rPr>
                <w:rFonts w:ascii="Courier New" w:hAnsi="Courier New" w:cs="Courier New"/>
                <w:sz w:val="18"/>
                <w:szCs w:val="18"/>
              </w:rPr>
              <w:t>ModeRealTime</w:t>
            </w:r>
          </w:p>
        </w:tc>
        <w:tc>
          <w:tcPr>
            <w:tcW w:w="806" w:type="dxa"/>
            <w:gridSpan w:val="2"/>
          </w:tcPr>
          <w:p w:rsidR="004E13D4" w:rsidRDefault="004E13D4" w:rsidP="0094340A">
            <w:pPr>
              <w:pStyle w:val="TableCell"/>
            </w:pPr>
            <w:r>
              <w:t>0</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4E13D4" w:rsidRDefault="004E13D4" w:rsidP="0094340A">
            <w:pPr>
              <w:pStyle w:val="TableCell"/>
            </w:pPr>
            <w:r>
              <w:t>Equivalent Time</w:t>
            </w:r>
          </w:p>
        </w:tc>
        <w:tc>
          <w:tcPr>
            <w:tcW w:w="1260" w:type="dxa"/>
          </w:tcPr>
          <w:p w:rsidR="004E13D4" w:rsidRDefault="004E13D4" w:rsidP="0094340A">
            <w:pPr>
              <w:pStyle w:val="TableCell"/>
            </w:pPr>
            <w:r>
              <w:t>.NET</w:t>
            </w:r>
          </w:p>
        </w:tc>
        <w:tc>
          <w:tcPr>
            <w:tcW w:w="4934" w:type="dxa"/>
          </w:tcPr>
          <w:p w:rsidR="004E13D4" w:rsidRDefault="004E13D4" w:rsidP="0094340A">
            <w:pPr>
              <w:pStyle w:val="TableCellCourierNew"/>
            </w:pPr>
            <w:r>
              <w:t>SampleMode.EquivalentTime</w:t>
            </w:r>
          </w:p>
        </w:tc>
        <w:tc>
          <w:tcPr>
            <w:tcW w:w="806" w:type="dxa"/>
            <w:gridSpan w:val="2"/>
          </w:tcPr>
          <w:p w:rsidR="004E13D4" w:rsidRDefault="001B22E8" w:rsidP="0094340A">
            <w:pPr>
              <w:pStyle w:val="TableCell"/>
            </w:pPr>
            <w:r>
              <w:t>1</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4E13D4" w:rsidRDefault="004E13D4" w:rsidP="0094340A">
            <w:pPr>
              <w:pStyle w:val="TableCell"/>
            </w:pPr>
          </w:p>
        </w:tc>
        <w:tc>
          <w:tcPr>
            <w:tcW w:w="1260" w:type="dxa"/>
          </w:tcPr>
          <w:p w:rsidR="004E13D4" w:rsidRDefault="004E13D4" w:rsidP="0094340A">
            <w:pPr>
              <w:pStyle w:val="TableCell"/>
            </w:pPr>
            <w:r>
              <w:t>C</w:t>
            </w:r>
          </w:p>
        </w:tc>
        <w:tc>
          <w:tcPr>
            <w:tcW w:w="4934" w:type="dxa"/>
          </w:tcPr>
          <w:p w:rsidR="004E13D4" w:rsidRDefault="004E13D4" w:rsidP="0094340A">
            <w:pPr>
              <w:pStyle w:val="TableCellCourierNew"/>
            </w:pPr>
            <w:r>
              <w:t>IVIDIGITIZER_VAL_SAMPLE_MODE_EQUIVALENT_TIME</w:t>
            </w:r>
          </w:p>
        </w:tc>
        <w:tc>
          <w:tcPr>
            <w:tcW w:w="806" w:type="dxa"/>
            <w:gridSpan w:val="2"/>
          </w:tcPr>
          <w:p w:rsidR="004E13D4" w:rsidRDefault="004E13D4" w:rsidP="0094340A">
            <w:pPr>
              <w:pStyle w:val="TableCell"/>
            </w:pPr>
            <w:r>
              <w:t>1</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4E13D4" w:rsidRDefault="004E13D4" w:rsidP="0094340A">
            <w:pPr>
              <w:pStyle w:val="TableCell"/>
            </w:pPr>
          </w:p>
        </w:tc>
        <w:tc>
          <w:tcPr>
            <w:tcW w:w="1260" w:type="dxa"/>
          </w:tcPr>
          <w:p w:rsidR="004E13D4" w:rsidRDefault="004E13D4" w:rsidP="0094340A">
            <w:pPr>
              <w:pStyle w:val="TableCell"/>
            </w:pPr>
            <w:r>
              <w:t>COM</w:t>
            </w:r>
          </w:p>
        </w:tc>
        <w:tc>
          <w:tcPr>
            <w:tcW w:w="4934" w:type="dxa"/>
          </w:tcPr>
          <w:p w:rsidR="004E13D4" w:rsidRDefault="004E13D4" w:rsidP="0094340A">
            <w:pPr>
              <w:pStyle w:val="TableCell"/>
              <w:rPr>
                <w:rFonts w:ascii="Courier New" w:hAnsi="Courier New" w:cs="Courier New"/>
                <w:sz w:val="18"/>
                <w:szCs w:val="18"/>
              </w:rPr>
            </w:pPr>
            <w:r>
              <w:rPr>
                <w:rFonts w:ascii="Courier New" w:hAnsi="Courier New" w:cs="Courier New"/>
                <w:sz w:val="18"/>
                <w:szCs w:val="18"/>
              </w:rPr>
              <w:t>IviDigitizerSampleModeEquivalentTime</w:t>
            </w:r>
          </w:p>
        </w:tc>
        <w:tc>
          <w:tcPr>
            <w:tcW w:w="806" w:type="dxa"/>
            <w:gridSpan w:val="2"/>
          </w:tcPr>
          <w:p w:rsidR="004E13D4" w:rsidRDefault="004E13D4" w:rsidP="0094340A">
            <w:pPr>
              <w:pStyle w:val="TableCell"/>
            </w:pPr>
            <w:r>
              <w:t>1</w:t>
            </w:r>
          </w:p>
        </w:tc>
      </w:tr>
    </w:tbl>
    <w:p w:rsidR="0063374F" w:rsidRDefault="0063374F" w:rsidP="00827236">
      <w:pPr>
        <w:pStyle w:val="FunctionHead"/>
      </w:pPr>
      <w:r>
        <w:lastRenderedPageBreak/>
        <w:t>Configure Temperature Units</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7"/>
        <w:gridCol w:w="1719"/>
        <w:gridCol w:w="1260"/>
        <w:gridCol w:w="4934"/>
        <w:gridCol w:w="800"/>
        <w:gridCol w:w="6"/>
        <w:gridCol w:w="11"/>
      </w:tblGrid>
      <w:tr w:rsidR="00FA0E92" w:rsidTr="00515A06">
        <w:trPr>
          <w:gridBefore w:val="1"/>
          <w:wBefore w:w="7" w:type="dxa"/>
          <w:cantSplit/>
          <w:tblHeader/>
        </w:trPr>
        <w:tc>
          <w:tcPr>
            <w:tcW w:w="8730" w:type="dxa"/>
            <w:gridSpan w:val="6"/>
            <w:tcBorders>
              <w:top w:val="nil"/>
              <w:left w:val="nil"/>
              <w:bottom w:val="single" w:sz="4" w:space="0" w:color="auto"/>
              <w:right w:val="nil"/>
            </w:tcBorders>
          </w:tcPr>
          <w:p w:rsidR="00FA0E92" w:rsidRDefault="00FA0E92" w:rsidP="00FA0E92">
            <w:pPr>
              <w:pStyle w:val="FunctionHead"/>
            </w:pPr>
            <w:r>
              <w:t xml:space="preserve">Parameter: </w:t>
            </w:r>
            <w:r>
              <w:rPr>
                <w:rStyle w:val="monospace"/>
                <w:b w:val="0"/>
                <w:bCs w:val="0"/>
              </w:rPr>
              <w:t>Units</w:t>
            </w:r>
          </w:p>
        </w:tc>
      </w:tr>
      <w:tr w:rsidR="0063374F" w:rsidTr="00827236">
        <w:trPr>
          <w:gridAfter w:val="2"/>
          <w:wAfter w:w="17" w:type="dxa"/>
          <w:cantSplit/>
          <w:tblHeader/>
        </w:trPr>
        <w:tc>
          <w:tcPr>
            <w:tcW w:w="1726" w:type="dxa"/>
            <w:gridSpan w:val="2"/>
            <w:tcBorders>
              <w:top w:val="single" w:sz="4" w:space="0" w:color="auto"/>
              <w:left w:val="single" w:sz="6" w:space="0" w:color="auto"/>
              <w:bottom w:val="double" w:sz="6" w:space="0" w:color="auto"/>
            </w:tcBorders>
            <w:shd w:val="clear" w:color="auto" w:fill="C0C0C0"/>
          </w:tcPr>
          <w:p w:rsidR="0063374F" w:rsidRDefault="0063374F" w:rsidP="007469BC">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63374F" w:rsidRDefault="0063374F" w:rsidP="007469BC">
            <w:pPr>
              <w:pStyle w:val="TableHead"/>
              <w:rPr>
                <w:i/>
                <w:iCs/>
              </w:rPr>
            </w:pPr>
            <w:r>
              <w:rPr>
                <w:i/>
                <w:iCs/>
              </w:rPr>
              <w:t>Language</w:t>
            </w:r>
          </w:p>
        </w:tc>
        <w:tc>
          <w:tcPr>
            <w:tcW w:w="4934" w:type="dxa"/>
            <w:tcBorders>
              <w:top w:val="single" w:sz="4" w:space="0" w:color="auto"/>
              <w:bottom w:val="double" w:sz="6" w:space="0" w:color="auto"/>
            </w:tcBorders>
            <w:shd w:val="clear" w:color="auto" w:fill="C0C0C0"/>
          </w:tcPr>
          <w:p w:rsidR="0063374F" w:rsidRDefault="0063374F" w:rsidP="007469BC">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63374F" w:rsidRDefault="0063374F" w:rsidP="007469BC">
            <w:pPr>
              <w:pStyle w:val="TableHead"/>
              <w:rPr>
                <w:i/>
                <w:iCs/>
              </w:rPr>
            </w:pPr>
            <w:r>
              <w:rPr>
                <w:i/>
                <w:iCs/>
              </w:rPr>
              <w:t>Actual Value</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4E13D4" w:rsidRDefault="004E13D4" w:rsidP="007469BC">
            <w:pPr>
              <w:pStyle w:val="TableCell"/>
            </w:pPr>
            <w:r>
              <w:t>Celsius</w:t>
            </w:r>
          </w:p>
        </w:tc>
        <w:tc>
          <w:tcPr>
            <w:tcW w:w="1260" w:type="dxa"/>
          </w:tcPr>
          <w:p w:rsidR="004E13D4" w:rsidRDefault="004E13D4" w:rsidP="007469BC">
            <w:pPr>
              <w:pStyle w:val="TableCell"/>
            </w:pPr>
            <w:r>
              <w:t>.NET</w:t>
            </w:r>
          </w:p>
        </w:tc>
        <w:tc>
          <w:tcPr>
            <w:tcW w:w="4934" w:type="dxa"/>
          </w:tcPr>
          <w:p w:rsidR="004E13D4" w:rsidRDefault="004E13D4" w:rsidP="007469BC">
            <w:pPr>
              <w:pStyle w:val="TableCellCourierNew"/>
            </w:pPr>
            <w:r>
              <w:t>TemperatureUnits.Celsius</w:t>
            </w:r>
          </w:p>
        </w:tc>
        <w:tc>
          <w:tcPr>
            <w:tcW w:w="806" w:type="dxa"/>
            <w:gridSpan w:val="2"/>
          </w:tcPr>
          <w:p w:rsidR="004E13D4" w:rsidRDefault="004E13D4" w:rsidP="007469BC">
            <w:pPr>
              <w:pStyle w:val="TableCell"/>
            </w:pPr>
            <w:r>
              <w:t>0</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4E13D4" w:rsidRDefault="004E13D4" w:rsidP="007469BC">
            <w:pPr>
              <w:pStyle w:val="TableCell"/>
            </w:pPr>
          </w:p>
        </w:tc>
        <w:tc>
          <w:tcPr>
            <w:tcW w:w="1260" w:type="dxa"/>
          </w:tcPr>
          <w:p w:rsidR="004E13D4" w:rsidRDefault="004E13D4" w:rsidP="007469BC">
            <w:pPr>
              <w:pStyle w:val="TableCell"/>
            </w:pPr>
            <w:r>
              <w:t>C</w:t>
            </w:r>
          </w:p>
        </w:tc>
        <w:tc>
          <w:tcPr>
            <w:tcW w:w="4934" w:type="dxa"/>
          </w:tcPr>
          <w:p w:rsidR="004E13D4" w:rsidRDefault="004E13D4" w:rsidP="007469BC">
            <w:pPr>
              <w:pStyle w:val="TableCellCourierNew"/>
            </w:pPr>
            <w:r>
              <w:t>IVIDIGITIZER_VAL_CELSIUS</w:t>
            </w:r>
          </w:p>
        </w:tc>
        <w:tc>
          <w:tcPr>
            <w:tcW w:w="806" w:type="dxa"/>
            <w:gridSpan w:val="2"/>
          </w:tcPr>
          <w:p w:rsidR="004E13D4" w:rsidRDefault="004E13D4" w:rsidP="007469BC">
            <w:pPr>
              <w:pStyle w:val="TableCell"/>
            </w:pPr>
            <w:r>
              <w:t>0</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4E13D4" w:rsidRDefault="004E13D4" w:rsidP="007469BC">
            <w:pPr>
              <w:pStyle w:val="TableCell"/>
            </w:pPr>
          </w:p>
        </w:tc>
        <w:tc>
          <w:tcPr>
            <w:tcW w:w="1260" w:type="dxa"/>
          </w:tcPr>
          <w:p w:rsidR="004E13D4" w:rsidRDefault="004E13D4" w:rsidP="007469BC">
            <w:pPr>
              <w:pStyle w:val="TableCell"/>
            </w:pPr>
            <w:r>
              <w:t>COM</w:t>
            </w:r>
          </w:p>
        </w:tc>
        <w:tc>
          <w:tcPr>
            <w:tcW w:w="4934" w:type="dxa"/>
          </w:tcPr>
          <w:p w:rsidR="004E13D4" w:rsidRDefault="004E13D4" w:rsidP="007469BC">
            <w:pPr>
              <w:pStyle w:val="TableCell"/>
              <w:rPr>
                <w:rFonts w:ascii="Courier New" w:hAnsi="Courier New" w:cs="Courier New"/>
                <w:sz w:val="18"/>
                <w:szCs w:val="18"/>
              </w:rPr>
            </w:pPr>
            <w:r>
              <w:rPr>
                <w:rFonts w:ascii="Courier New" w:hAnsi="Courier New" w:cs="Courier New"/>
                <w:sz w:val="18"/>
                <w:szCs w:val="18"/>
              </w:rPr>
              <w:t>IviDigitizerTemperatureUnitsCelsius</w:t>
            </w:r>
          </w:p>
        </w:tc>
        <w:tc>
          <w:tcPr>
            <w:tcW w:w="806" w:type="dxa"/>
            <w:gridSpan w:val="2"/>
          </w:tcPr>
          <w:p w:rsidR="004E13D4" w:rsidRDefault="004E13D4" w:rsidP="007469BC">
            <w:pPr>
              <w:pStyle w:val="TableCell"/>
            </w:pPr>
            <w:r>
              <w:t>0</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4E13D4" w:rsidRDefault="004E13D4" w:rsidP="007469BC">
            <w:pPr>
              <w:pStyle w:val="TableCell"/>
            </w:pPr>
            <w:r>
              <w:t>Fahrenheit</w:t>
            </w:r>
          </w:p>
        </w:tc>
        <w:tc>
          <w:tcPr>
            <w:tcW w:w="1260" w:type="dxa"/>
          </w:tcPr>
          <w:p w:rsidR="004E13D4" w:rsidRDefault="004E13D4" w:rsidP="007469BC">
            <w:pPr>
              <w:pStyle w:val="TableCell"/>
            </w:pPr>
            <w:r>
              <w:t>.NET</w:t>
            </w:r>
          </w:p>
        </w:tc>
        <w:tc>
          <w:tcPr>
            <w:tcW w:w="4934" w:type="dxa"/>
          </w:tcPr>
          <w:p w:rsidR="004E13D4" w:rsidRDefault="004E13D4" w:rsidP="007469BC">
            <w:pPr>
              <w:pStyle w:val="TableCellCourierNew"/>
            </w:pPr>
            <w:r>
              <w:t>TemperatureUnits.Fahrenheit</w:t>
            </w:r>
          </w:p>
        </w:tc>
        <w:tc>
          <w:tcPr>
            <w:tcW w:w="806" w:type="dxa"/>
            <w:gridSpan w:val="2"/>
          </w:tcPr>
          <w:p w:rsidR="004E13D4" w:rsidRDefault="004E13D4" w:rsidP="007469BC">
            <w:pPr>
              <w:pStyle w:val="TableCell"/>
            </w:pPr>
            <w:r>
              <w:t>1</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4E13D4" w:rsidRDefault="004E13D4" w:rsidP="007469BC">
            <w:pPr>
              <w:pStyle w:val="TableCell"/>
            </w:pPr>
          </w:p>
        </w:tc>
        <w:tc>
          <w:tcPr>
            <w:tcW w:w="1260" w:type="dxa"/>
          </w:tcPr>
          <w:p w:rsidR="004E13D4" w:rsidRDefault="004E13D4" w:rsidP="007469BC">
            <w:pPr>
              <w:pStyle w:val="TableCell"/>
            </w:pPr>
            <w:r>
              <w:t>C</w:t>
            </w:r>
          </w:p>
        </w:tc>
        <w:tc>
          <w:tcPr>
            <w:tcW w:w="4934" w:type="dxa"/>
          </w:tcPr>
          <w:p w:rsidR="004E13D4" w:rsidRDefault="004E13D4" w:rsidP="007469BC">
            <w:pPr>
              <w:pStyle w:val="TableCellCourierNew"/>
            </w:pPr>
            <w:r>
              <w:t>IVIDIGITIZER_VAL_FAHRENHEIT</w:t>
            </w:r>
          </w:p>
        </w:tc>
        <w:tc>
          <w:tcPr>
            <w:tcW w:w="806" w:type="dxa"/>
            <w:gridSpan w:val="2"/>
          </w:tcPr>
          <w:p w:rsidR="004E13D4" w:rsidRDefault="004E13D4" w:rsidP="007469BC">
            <w:pPr>
              <w:pStyle w:val="TableCell"/>
            </w:pPr>
            <w:r>
              <w:t>1</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4E13D4" w:rsidRDefault="004E13D4" w:rsidP="007469BC">
            <w:pPr>
              <w:pStyle w:val="TableCell"/>
            </w:pPr>
          </w:p>
        </w:tc>
        <w:tc>
          <w:tcPr>
            <w:tcW w:w="1260" w:type="dxa"/>
          </w:tcPr>
          <w:p w:rsidR="004E13D4" w:rsidRDefault="004E13D4" w:rsidP="007469BC">
            <w:pPr>
              <w:pStyle w:val="TableCell"/>
            </w:pPr>
            <w:r>
              <w:t>COM</w:t>
            </w:r>
          </w:p>
        </w:tc>
        <w:tc>
          <w:tcPr>
            <w:tcW w:w="4934" w:type="dxa"/>
          </w:tcPr>
          <w:p w:rsidR="004E13D4" w:rsidRDefault="004E13D4" w:rsidP="007469BC">
            <w:pPr>
              <w:pStyle w:val="TableCell"/>
              <w:rPr>
                <w:rFonts w:ascii="Courier New" w:hAnsi="Courier New" w:cs="Courier New"/>
                <w:sz w:val="18"/>
                <w:szCs w:val="18"/>
              </w:rPr>
            </w:pPr>
            <w:r>
              <w:rPr>
                <w:rFonts w:ascii="Courier New" w:hAnsi="Courier New" w:cs="Courier New"/>
                <w:sz w:val="18"/>
                <w:szCs w:val="18"/>
              </w:rPr>
              <w:t>IviDigitizerTemperatureUnitsFahrenheit</w:t>
            </w:r>
          </w:p>
        </w:tc>
        <w:tc>
          <w:tcPr>
            <w:tcW w:w="806" w:type="dxa"/>
            <w:gridSpan w:val="2"/>
          </w:tcPr>
          <w:p w:rsidR="004E13D4" w:rsidRDefault="004E13D4" w:rsidP="007469BC">
            <w:pPr>
              <w:pStyle w:val="TableCell"/>
            </w:pPr>
            <w:r>
              <w:t>1</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4E13D4" w:rsidRDefault="004E13D4" w:rsidP="007469BC">
            <w:pPr>
              <w:pStyle w:val="TableCell"/>
            </w:pPr>
            <w:r>
              <w:t>Kelvin</w:t>
            </w:r>
          </w:p>
        </w:tc>
        <w:tc>
          <w:tcPr>
            <w:tcW w:w="1260" w:type="dxa"/>
          </w:tcPr>
          <w:p w:rsidR="004E13D4" w:rsidRDefault="004E13D4" w:rsidP="007469BC">
            <w:pPr>
              <w:pStyle w:val="TableCell"/>
            </w:pPr>
            <w:r>
              <w:t>.NET</w:t>
            </w:r>
          </w:p>
        </w:tc>
        <w:tc>
          <w:tcPr>
            <w:tcW w:w="4934" w:type="dxa"/>
          </w:tcPr>
          <w:p w:rsidR="004E13D4" w:rsidRDefault="004E13D4" w:rsidP="007469BC">
            <w:pPr>
              <w:pStyle w:val="TableCellCourierNew"/>
            </w:pPr>
            <w:r>
              <w:t>TemperatureUnits.Kelvin</w:t>
            </w:r>
          </w:p>
        </w:tc>
        <w:tc>
          <w:tcPr>
            <w:tcW w:w="806" w:type="dxa"/>
            <w:gridSpan w:val="2"/>
          </w:tcPr>
          <w:p w:rsidR="004E13D4" w:rsidRDefault="004E13D4" w:rsidP="007469BC">
            <w:pPr>
              <w:pStyle w:val="TableCell"/>
            </w:pPr>
            <w:r>
              <w:t>2</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4E13D4" w:rsidRDefault="004E13D4" w:rsidP="007469BC">
            <w:pPr>
              <w:pStyle w:val="TableCell"/>
            </w:pPr>
          </w:p>
        </w:tc>
        <w:tc>
          <w:tcPr>
            <w:tcW w:w="1260" w:type="dxa"/>
          </w:tcPr>
          <w:p w:rsidR="004E13D4" w:rsidRDefault="004E13D4" w:rsidP="007469BC">
            <w:pPr>
              <w:pStyle w:val="TableCell"/>
            </w:pPr>
            <w:r>
              <w:t>C</w:t>
            </w:r>
          </w:p>
        </w:tc>
        <w:tc>
          <w:tcPr>
            <w:tcW w:w="4934" w:type="dxa"/>
          </w:tcPr>
          <w:p w:rsidR="004E13D4" w:rsidRDefault="004E13D4" w:rsidP="007469BC">
            <w:pPr>
              <w:pStyle w:val="TableCellCourierNew"/>
            </w:pPr>
            <w:r>
              <w:t>IVIDIGITIZER_VAL_KELVIN</w:t>
            </w:r>
          </w:p>
        </w:tc>
        <w:tc>
          <w:tcPr>
            <w:tcW w:w="806" w:type="dxa"/>
            <w:gridSpan w:val="2"/>
          </w:tcPr>
          <w:p w:rsidR="004E13D4" w:rsidRDefault="004E13D4" w:rsidP="007469BC">
            <w:pPr>
              <w:pStyle w:val="TableCell"/>
            </w:pPr>
            <w:r>
              <w:t>2</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4E13D4" w:rsidRDefault="004E13D4" w:rsidP="007469BC">
            <w:pPr>
              <w:pStyle w:val="TableCell"/>
            </w:pPr>
          </w:p>
        </w:tc>
        <w:tc>
          <w:tcPr>
            <w:tcW w:w="1260" w:type="dxa"/>
          </w:tcPr>
          <w:p w:rsidR="004E13D4" w:rsidRDefault="004E13D4" w:rsidP="007469BC">
            <w:pPr>
              <w:pStyle w:val="TableCell"/>
            </w:pPr>
            <w:r>
              <w:t>COM</w:t>
            </w:r>
          </w:p>
        </w:tc>
        <w:tc>
          <w:tcPr>
            <w:tcW w:w="4934" w:type="dxa"/>
          </w:tcPr>
          <w:p w:rsidR="004E13D4" w:rsidRDefault="004E13D4" w:rsidP="007469BC">
            <w:pPr>
              <w:pStyle w:val="TableCell"/>
              <w:rPr>
                <w:rFonts w:ascii="Courier New" w:hAnsi="Courier New" w:cs="Courier New"/>
                <w:sz w:val="18"/>
                <w:szCs w:val="18"/>
              </w:rPr>
            </w:pPr>
            <w:r>
              <w:rPr>
                <w:rFonts w:ascii="Courier New" w:hAnsi="Courier New" w:cs="Courier New"/>
                <w:sz w:val="18"/>
                <w:szCs w:val="18"/>
              </w:rPr>
              <w:t>IviDigitizerTemperatureUnitsKelvin</w:t>
            </w:r>
          </w:p>
        </w:tc>
        <w:tc>
          <w:tcPr>
            <w:tcW w:w="806" w:type="dxa"/>
            <w:gridSpan w:val="2"/>
          </w:tcPr>
          <w:p w:rsidR="004E13D4" w:rsidRDefault="004E13D4" w:rsidP="007469BC">
            <w:pPr>
              <w:pStyle w:val="TableCell"/>
            </w:pPr>
            <w:r>
              <w:t>2</w:t>
            </w:r>
          </w:p>
        </w:tc>
      </w:tr>
    </w:tbl>
    <w:p w:rsidR="004F6C20" w:rsidRDefault="004F6C20" w:rsidP="004F6C20">
      <w:pPr>
        <w:pStyle w:val="AttrFuncSubheading"/>
      </w:pPr>
    </w:p>
    <w:p w:rsidR="004F6C20" w:rsidRDefault="004F6C20" w:rsidP="004F6C20">
      <w:pPr>
        <w:pStyle w:val="AttrFuncSubheading"/>
      </w:pPr>
      <w:r>
        <w:br w:type="page"/>
      </w:r>
      <w:r>
        <w:lastRenderedPageBreak/>
        <w:t>Configure Trigger Modifier</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9"/>
        <w:gridCol w:w="1710"/>
        <w:gridCol w:w="1080"/>
        <w:gridCol w:w="5130"/>
        <w:gridCol w:w="801"/>
        <w:gridCol w:w="9"/>
      </w:tblGrid>
      <w:tr w:rsidR="004F6C20" w:rsidTr="004F6C20">
        <w:trPr>
          <w:gridAfter w:val="1"/>
          <w:wAfter w:w="9" w:type="dxa"/>
          <w:cantSplit/>
          <w:tblHeader/>
        </w:trPr>
        <w:tc>
          <w:tcPr>
            <w:tcW w:w="8730" w:type="dxa"/>
            <w:gridSpan w:val="5"/>
            <w:tcBorders>
              <w:top w:val="nil"/>
              <w:left w:val="nil"/>
              <w:bottom w:val="single" w:sz="4" w:space="0" w:color="auto"/>
              <w:right w:val="nil"/>
            </w:tcBorders>
          </w:tcPr>
          <w:p w:rsidR="004F6C20" w:rsidRDefault="004F6C20" w:rsidP="00466F61">
            <w:pPr>
              <w:pStyle w:val="FunctionHead"/>
            </w:pPr>
            <w:r>
              <w:t xml:space="preserve">Parameter: </w:t>
            </w:r>
            <w:r>
              <w:rPr>
                <w:rStyle w:val="monospace"/>
                <w:b w:val="0"/>
                <w:bCs w:val="0"/>
              </w:rPr>
              <w:t>TriggerModifier</w:t>
            </w:r>
          </w:p>
        </w:tc>
      </w:tr>
      <w:tr w:rsidR="004F6C20" w:rsidRPr="00002A2C"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tcBorders>
              <w:left w:val="single" w:sz="6" w:space="0" w:color="auto"/>
              <w:bottom w:val="double" w:sz="6" w:space="0" w:color="auto"/>
              <w:right w:val="single" w:sz="6" w:space="0" w:color="auto"/>
            </w:tcBorders>
            <w:shd w:val="clear" w:color="auto" w:fill="C0C0C0"/>
          </w:tcPr>
          <w:p w:rsidR="004F6C20" w:rsidRPr="00002A2C" w:rsidRDefault="004F6C20" w:rsidP="00466F61">
            <w:pPr>
              <w:pStyle w:val="TableHead"/>
              <w:rPr>
                <w:i/>
              </w:rPr>
            </w:pPr>
            <w:r w:rsidRPr="00002A2C">
              <w:rPr>
                <w:i/>
              </w:rPr>
              <w:t>Value Name</w:t>
            </w:r>
          </w:p>
        </w:tc>
        <w:tc>
          <w:tcPr>
            <w:tcW w:w="1080" w:type="dxa"/>
            <w:tcBorders>
              <w:left w:val="single" w:sz="6" w:space="0" w:color="auto"/>
              <w:bottom w:val="double" w:sz="6" w:space="0" w:color="auto"/>
              <w:right w:val="single" w:sz="6" w:space="0" w:color="auto"/>
            </w:tcBorders>
            <w:shd w:val="clear" w:color="auto" w:fill="C0C0C0"/>
          </w:tcPr>
          <w:p w:rsidR="004F6C20" w:rsidRPr="00002A2C" w:rsidRDefault="004F6C20" w:rsidP="00466F61">
            <w:pPr>
              <w:pStyle w:val="TableHead"/>
              <w:rPr>
                <w:i/>
              </w:rPr>
            </w:pPr>
            <w:r w:rsidRPr="00002A2C">
              <w:rPr>
                <w:i/>
              </w:rPr>
              <w:t>Language</w:t>
            </w:r>
          </w:p>
        </w:tc>
        <w:tc>
          <w:tcPr>
            <w:tcW w:w="5130" w:type="dxa"/>
            <w:tcBorders>
              <w:left w:val="single" w:sz="6" w:space="0" w:color="auto"/>
              <w:bottom w:val="double" w:sz="6" w:space="0" w:color="auto"/>
              <w:right w:val="single" w:sz="6" w:space="0" w:color="auto"/>
            </w:tcBorders>
            <w:shd w:val="clear" w:color="auto" w:fill="C0C0C0"/>
          </w:tcPr>
          <w:p w:rsidR="004F6C20" w:rsidRPr="00002A2C" w:rsidRDefault="004F6C20" w:rsidP="00466F61">
            <w:pPr>
              <w:pStyle w:val="TableHead"/>
              <w:rPr>
                <w:i/>
              </w:rPr>
            </w:pPr>
            <w:r w:rsidRPr="00002A2C">
              <w:rPr>
                <w:i/>
              </w:rPr>
              <w:t>Identifier</w:t>
            </w:r>
          </w:p>
        </w:tc>
        <w:tc>
          <w:tcPr>
            <w:tcW w:w="810" w:type="dxa"/>
            <w:gridSpan w:val="2"/>
            <w:tcBorders>
              <w:left w:val="single" w:sz="6" w:space="0" w:color="auto"/>
              <w:bottom w:val="double" w:sz="6" w:space="0" w:color="auto"/>
              <w:right w:val="single" w:sz="6" w:space="0" w:color="auto"/>
            </w:tcBorders>
            <w:shd w:val="clear" w:color="auto" w:fill="C0C0C0"/>
          </w:tcPr>
          <w:p w:rsidR="004F6C20" w:rsidRPr="00002A2C" w:rsidRDefault="004F6C20" w:rsidP="00466F61">
            <w:pPr>
              <w:pStyle w:val="TableHead"/>
              <w:rPr>
                <w:i/>
              </w:rPr>
            </w:pPr>
            <w:r w:rsidRPr="00002A2C">
              <w:rPr>
                <w:i/>
              </w:rPr>
              <w:t>Actual Value</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val="restart"/>
          </w:tcPr>
          <w:p w:rsidR="004E13D4" w:rsidRDefault="004E13D4" w:rsidP="00466F61">
            <w:pPr>
              <w:pStyle w:val="TableCell"/>
            </w:pPr>
            <w:r>
              <w:t>No Trigger Modifier</w:t>
            </w:r>
          </w:p>
        </w:tc>
        <w:tc>
          <w:tcPr>
            <w:tcW w:w="1080" w:type="dxa"/>
          </w:tcPr>
          <w:p w:rsidR="004E13D4" w:rsidRDefault="004E13D4" w:rsidP="00466F61">
            <w:pPr>
              <w:pStyle w:val="TableCell"/>
            </w:pPr>
            <w:r>
              <w:t>.NET</w:t>
            </w:r>
          </w:p>
        </w:tc>
        <w:tc>
          <w:tcPr>
            <w:tcW w:w="5130" w:type="dxa"/>
          </w:tcPr>
          <w:p w:rsidR="004E13D4" w:rsidRDefault="004E13D4" w:rsidP="00466F61">
            <w:pPr>
              <w:pStyle w:val="TableCellCourierNew"/>
            </w:pPr>
            <w:r>
              <w:t>TriggerModifier.None</w:t>
            </w:r>
          </w:p>
        </w:tc>
        <w:tc>
          <w:tcPr>
            <w:tcW w:w="810" w:type="dxa"/>
            <w:gridSpan w:val="2"/>
          </w:tcPr>
          <w:p w:rsidR="004E13D4" w:rsidRDefault="004E13D4" w:rsidP="00466F61">
            <w:pPr>
              <w:pStyle w:val="TableCellCourierNew"/>
              <w:rPr>
                <w:lang w:val="fr-FR"/>
              </w:rPr>
            </w:pPr>
            <w:r>
              <w:rPr>
                <w:lang w:val="fr-FR"/>
              </w:rPr>
              <w:t>0</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tcPr>
          <w:p w:rsidR="004E13D4" w:rsidRDefault="004E13D4" w:rsidP="00466F61">
            <w:pPr>
              <w:pStyle w:val="TableCell"/>
            </w:pPr>
          </w:p>
        </w:tc>
        <w:tc>
          <w:tcPr>
            <w:tcW w:w="1080" w:type="dxa"/>
          </w:tcPr>
          <w:p w:rsidR="004E13D4" w:rsidRDefault="004E13D4" w:rsidP="00466F61">
            <w:pPr>
              <w:pStyle w:val="TableCell"/>
            </w:pPr>
            <w:r>
              <w:t>C</w:t>
            </w:r>
          </w:p>
        </w:tc>
        <w:tc>
          <w:tcPr>
            <w:tcW w:w="5130" w:type="dxa"/>
          </w:tcPr>
          <w:p w:rsidR="004E13D4" w:rsidRDefault="004E13D4" w:rsidP="00466F61">
            <w:pPr>
              <w:pStyle w:val="TableCellCourierNew"/>
            </w:pPr>
            <w:r>
              <w:t>IVIDIGITIZER_VAL_TRIGGER_MODIFIER_NONE</w:t>
            </w:r>
          </w:p>
        </w:tc>
        <w:tc>
          <w:tcPr>
            <w:tcW w:w="810" w:type="dxa"/>
            <w:gridSpan w:val="2"/>
          </w:tcPr>
          <w:p w:rsidR="004E13D4" w:rsidRDefault="004E13D4" w:rsidP="00466F61">
            <w:pPr>
              <w:pStyle w:val="TableCellCourierNew"/>
              <w:rPr>
                <w:lang w:val="fr-FR"/>
              </w:rPr>
            </w:pPr>
            <w:r>
              <w:rPr>
                <w:lang w:val="fr-FR"/>
              </w:rPr>
              <w:t>1</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tcPr>
          <w:p w:rsidR="004E13D4" w:rsidRDefault="004E13D4" w:rsidP="00466F61">
            <w:pPr>
              <w:rPr>
                <w:color w:val="000000"/>
              </w:rPr>
            </w:pPr>
          </w:p>
        </w:tc>
        <w:tc>
          <w:tcPr>
            <w:tcW w:w="1080" w:type="dxa"/>
          </w:tcPr>
          <w:p w:rsidR="004E13D4" w:rsidRDefault="004E13D4" w:rsidP="00466F61">
            <w:pPr>
              <w:pStyle w:val="TableCell"/>
            </w:pPr>
            <w:r>
              <w:t>COM</w:t>
            </w:r>
          </w:p>
        </w:tc>
        <w:tc>
          <w:tcPr>
            <w:tcW w:w="5130" w:type="dxa"/>
          </w:tcPr>
          <w:p w:rsidR="004E13D4" w:rsidRDefault="004E13D4" w:rsidP="00466F61">
            <w:pPr>
              <w:pStyle w:val="TableCellCourierNew"/>
            </w:pPr>
            <w:r>
              <w:t>IvidigitizerTriggerModifierNone</w:t>
            </w:r>
          </w:p>
        </w:tc>
        <w:tc>
          <w:tcPr>
            <w:tcW w:w="810" w:type="dxa"/>
            <w:gridSpan w:val="2"/>
          </w:tcPr>
          <w:p w:rsidR="004E13D4" w:rsidRDefault="004E13D4" w:rsidP="00466F61">
            <w:pPr>
              <w:pStyle w:val="TableCellCourierNew"/>
              <w:rPr>
                <w:lang w:val="fr-FR"/>
              </w:rPr>
            </w:pPr>
            <w:r>
              <w:rPr>
                <w:lang w:val="fr-FR"/>
              </w:rPr>
              <w:t>1</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val="restart"/>
          </w:tcPr>
          <w:p w:rsidR="004E13D4" w:rsidRDefault="004E13D4" w:rsidP="00466F61">
            <w:pPr>
              <w:pStyle w:val="TableCell"/>
              <w:rPr>
                <w:lang w:val="fr-FR"/>
              </w:rPr>
            </w:pPr>
            <w:r>
              <w:rPr>
                <w:lang w:val="fr-FR"/>
              </w:rPr>
              <w:t>Auto</w:t>
            </w:r>
          </w:p>
        </w:tc>
        <w:tc>
          <w:tcPr>
            <w:tcW w:w="1080" w:type="dxa"/>
          </w:tcPr>
          <w:p w:rsidR="004E13D4" w:rsidRDefault="004E13D4" w:rsidP="00466F61">
            <w:pPr>
              <w:pStyle w:val="TableCell"/>
              <w:rPr>
                <w:lang w:val="fr-FR"/>
              </w:rPr>
            </w:pPr>
            <w:r>
              <w:t>.NET</w:t>
            </w:r>
          </w:p>
        </w:tc>
        <w:tc>
          <w:tcPr>
            <w:tcW w:w="5130" w:type="dxa"/>
          </w:tcPr>
          <w:p w:rsidR="004E13D4" w:rsidRPr="005D3730" w:rsidRDefault="004E13D4" w:rsidP="00466F61">
            <w:pPr>
              <w:pStyle w:val="TableCellCourierNew"/>
            </w:pPr>
            <w:r>
              <w:rPr>
                <w:lang w:val="fr-FR"/>
              </w:rPr>
              <w:t>TriggerModifier.Auto</w:t>
            </w:r>
          </w:p>
        </w:tc>
        <w:tc>
          <w:tcPr>
            <w:tcW w:w="810" w:type="dxa"/>
            <w:gridSpan w:val="2"/>
          </w:tcPr>
          <w:p w:rsidR="004E13D4" w:rsidRDefault="004E13D4" w:rsidP="00466F61">
            <w:pPr>
              <w:pStyle w:val="TableCellCourierNew"/>
            </w:pPr>
            <w:r>
              <w:t>1</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tcPr>
          <w:p w:rsidR="004E13D4" w:rsidRDefault="004E13D4" w:rsidP="00466F61">
            <w:pPr>
              <w:pStyle w:val="TableCell"/>
              <w:rPr>
                <w:lang w:val="fr-FR"/>
              </w:rPr>
            </w:pPr>
          </w:p>
        </w:tc>
        <w:tc>
          <w:tcPr>
            <w:tcW w:w="1080" w:type="dxa"/>
          </w:tcPr>
          <w:p w:rsidR="004E13D4" w:rsidRDefault="004E13D4" w:rsidP="00466F61">
            <w:pPr>
              <w:pStyle w:val="TableCell"/>
              <w:rPr>
                <w:lang w:val="fr-FR"/>
              </w:rPr>
            </w:pPr>
            <w:r>
              <w:rPr>
                <w:lang w:val="fr-FR"/>
              </w:rPr>
              <w:t>C</w:t>
            </w:r>
          </w:p>
        </w:tc>
        <w:tc>
          <w:tcPr>
            <w:tcW w:w="5130" w:type="dxa"/>
          </w:tcPr>
          <w:p w:rsidR="004E13D4" w:rsidRPr="005D3730" w:rsidRDefault="004E13D4" w:rsidP="00466F61">
            <w:pPr>
              <w:pStyle w:val="TableCellCourierNew"/>
            </w:pPr>
            <w:r w:rsidRPr="005D3730">
              <w:t>IVIDIGITIZER_VAL_TRIGGER_MODIFIER_AUTO</w:t>
            </w:r>
          </w:p>
        </w:tc>
        <w:tc>
          <w:tcPr>
            <w:tcW w:w="810" w:type="dxa"/>
            <w:gridSpan w:val="2"/>
          </w:tcPr>
          <w:p w:rsidR="004E13D4" w:rsidRDefault="004E13D4" w:rsidP="00466F61">
            <w:pPr>
              <w:pStyle w:val="TableCellCourierNew"/>
            </w:pPr>
            <w:r>
              <w:t>2</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tcPr>
          <w:p w:rsidR="004E13D4" w:rsidRDefault="004E13D4" w:rsidP="00466F61">
            <w:pPr>
              <w:rPr>
                <w:color w:val="000000"/>
                <w:lang w:val="fr-FR"/>
              </w:rPr>
            </w:pPr>
          </w:p>
        </w:tc>
        <w:tc>
          <w:tcPr>
            <w:tcW w:w="1080" w:type="dxa"/>
          </w:tcPr>
          <w:p w:rsidR="004E13D4" w:rsidRDefault="004E13D4" w:rsidP="00466F61">
            <w:pPr>
              <w:pStyle w:val="TableCell"/>
              <w:rPr>
                <w:lang w:val="fr-FR"/>
              </w:rPr>
            </w:pPr>
            <w:r>
              <w:rPr>
                <w:lang w:val="fr-FR"/>
              </w:rPr>
              <w:t>COM</w:t>
            </w:r>
          </w:p>
        </w:tc>
        <w:tc>
          <w:tcPr>
            <w:tcW w:w="5130" w:type="dxa"/>
          </w:tcPr>
          <w:p w:rsidR="004E13D4" w:rsidRDefault="004E13D4" w:rsidP="00466F61">
            <w:pPr>
              <w:pStyle w:val="TableCellCourierNew"/>
              <w:rPr>
                <w:lang w:val="fr-FR"/>
              </w:rPr>
            </w:pPr>
            <w:r>
              <w:rPr>
                <w:lang w:val="fr-FR"/>
              </w:rPr>
              <w:t>IviDigitizerTriggerModifierAuto</w:t>
            </w:r>
          </w:p>
        </w:tc>
        <w:tc>
          <w:tcPr>
            <w:tcW w:w="810" w:type="dxa"/>
            <w:gridSpan w:val="2"/>
          </w:tcPr>
          <w:p w:rsidR="004E13D4" w:rsidRDefault="004E13D4" w:rsidP="00466F61">
            <w:pPr>
              <w:pStyle w:val="TableCellCourierNew"/>
            </w:pPr>
            <w:r>
              <w:t>2</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val="restart"/>
          </w:tcPr>
          <w:p w:rsidR="004E13D4" w:rsidRDefault="004E13D4" w:rsidP="00466F61">
            <w:pPr>
              <w:pStyle w:val="TableCell"/>
            </w:pPr>
            <w:r>
              <w:t>Auto Level</w:t>
            </w:r>
          </w:p>
        </w:tc>
        <w:tc>
          <w:tcPr>
            <w:tcW w:w="1080" w:type="dxa"/>
          </w:tcPr>
          <w:p w:rsidR="004E13D4" w:rsidRDefault="004E13D4" w:rsidP="00466F61">
            <w:pPr>
              <w:pStyle w:val="TableCell"/>
            </w:pPr>
            <w:r>
              <w:t>.NET</w:t>
            </w:r>
          </w:p>
        </w:tc>
        <w:tc>
          <w:tcPr>
            <w:tcW w:w="5130" w:type="dxa"/>
          </w:tcPr>
          <w:p w:rsidR="004E13D4" w:rsidRDefault="004E13D4" w:rsidP="00466F61">
            <w:pPr>
              <w:pStyle w:val="TableCellCourierNew"/>
            </w:pPr>
            <w:r>
              <w:t>TriggerModifier.AutoLevel</w:t>
            </w:r>
          </w:p>
        </w:tc>
        <w:tc>
          <w:tcPr>
            <w:tcW w:w="810" w:type="dxa"/>
            <w:gridSpan w:val="2"/>
          </w:tcPr>
          <w:p w:rsidR="004E13D4" w:rsidRDefault="004E13D4" w:rsidP="00466F61">
            <w:pPr>
              <w:pStyle w:val="TableCellCourierNew"/>
            </w:pPr>
            <w:r>
              <w:t>2</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tcPr>
          <w:p w:rsidR="004E13D4" w:rsidRDefault="004E13D4" w:rsidP="00466F61">
            <w:pPr>
              <w:pStyle w:val="TableCell"/>
            </w:pPr>
          </w:p>
        </w:tc>
        <w:tc>
          <w:tcPr>
            <w:tcW w:w="1080" w:type="dxa"/>
          </w:tcPr>
          <w:p w:rsidR="004E13D4" w:rsidRDefault="004E13D4" w:rsidP="00466F61">
            <w:pPr>
              <w:pStyle w:val="TableCell"/>
            </w:pPr>
            <w:r>
              <w:t>C</w:t>
            </w:r>
          </w:p>
        </w:tc>
        <w:tc>
          <w:tcPr>
            <w:tcW w:w="5130" w:type="dxa"/>
          </w:tcPr>
          <w:p w:rsidR="004E13D4" w:rsidRDefault="004E13D4" w:rsidP="00466F61">
            <w:pPr>
              <w:pStyle w:val="TableCellCourierNew"/>
            </w:pPr>
            <w:r>
              <w:t>IVIDIGITIZER_VAL_TRIGGER_MODIFIER_AUTO_LEVEL</w:t>
            </w:r>
          </w:p>
        </w:tc>
        <w:tc>
          <w:tcPr>
            <w:tcW w:w="810" w:type="dxa"/>
            <w:gridSpan w:val="2"/>
          </w:tcPr>
          <w:p w:rsidR="004E13D4" w:rsidRDefault="004E13D4" w:rsidP="00466F61">
            <w:pPr>
              <w:pStyle w:val="TableCellCourierNew"/>
            </w:pPr>
            <w:r>
              <w:t>3</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tcPr>
          <w:p w:rsidR="004E13D4" w:rsidRDefault="004E13D4" w:rsidP="00466F61">
            <w:pPr>
              <w:rPr>
                <w:color w:val="000000"/>
              </w:rPr>
            </w:pPr>
          </w:p>
        </w:tc>
        <w:tc>
          <w:tcPr>
            <w:tcW w:w="1080" w:type="dxa"/>
          </w:tcPr>
          <w:p w:rsidR="004E13D4" w:rsidRDefault="004E13D4" w:rsidP="00466F61">
            <w:pPr>
              <w:pStyle w:val="TableCell"/>
            </w:pPr>
            <w:r>
              <w:t>COM</w:t>
            </w:r>
          </w:p>
        </w:tc>
        <w:tc>
          <w:tcPr>
            <w:tcW w:w="5130" w:type="dxa"/>
          </w:tcPr>
          <w:p w:rsidR="004E13D4" w:rsidRDefault="004E13D4" w:rsidP="00466F61">
            <w:pPr>
              <w:pStyle w:val="TableCellCourierNew"/>
            </w:pPr>
            <w:r>
              <w:t>IviDigitizerTriggerModifierAutoLevel</w:t>
            </w:r>
          </w:p>
        </w:tc>
        <w:tc>
          <w:tcPr>
            <w:tcW w:w="810" w:type="dxa"/>
            <w:gridSpan w:val="2"/>
          </w:tcPr>
          <w:p w:rsidR="004E13D4" w:rsidRDefault="004E13D4" w:rsidP="00466F61">
            <w:pPr>
              <w:pStyle w:val="TableCellCourierNew"/>
            </w:pPr>
            <w:r>
              <w:t>3</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tcPr>
          <w:p w:rsidR="004E13D4" w:rsidRDefault="004E13D4" w:rsidP="00466F61">
            <w:pPr>
              <w:pStyle w:val="TableCell"/>
            </w:pPr>
            <w:r>
              <w:t xml:space="preserve">Trigger Modifier </w:t>
            </w:r>
            <w:r>
              <w:br/>
              <w:t>Class Ext Base</w:t>
            </w:r>
          </w:p>
        </w:tc>
        <w:tc>
          <w:tcPr>
            <w:tcW w:w="1080" w:type="dxa"/>
          </w:tcPr>
          <w:p w:rsidR="004E13D4" w:rsidRDefault="004E13D4" w:rsidP="00466F61">
            <w:pPr>
              <w:pStyle w:val="TableCell"/>
            </w:pPr>
            <w:r>
              <w:t>C</w:t>
            </w:r>
          </w:p>
        </w:tc>
        <w:tc>
          <w:tcPr>
            <w:tcW w:w="5130" w:type="dxa"/>
          </w:tcPr>
          <w:p w:rsidR="004E13D4" w:rsidRDefault="004E13D4" w:rsidP="00466F61">
            <w:pPr>
              <w:pStyle w:val="TableCellCourierNew"/>
            </w:pPr>
            <w:r>
              <w:t>IVIDIGITIZER_VAL_TRIGGER_MOD_CLASS_EXT_BASE</w:t>
            </w:r>
          </w:p>
        </w:tc>
        <w:tc>
          <w:tcPr>
            <w:tcW w:w="810" w:type="dxa"/>
            <w:gridSpan w:val="2"/>
          </w:tcPr>
          <w:p w:rsidR="004E13D4" w:rsidRDefault="004E13D4" w:rsidP="00466F61">
            <w:pPr>
              <w:pStyle w:val="TableCellCourierNew"/>
            </w:pPr>
            <w:r>
              <w:t>100</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tcPr>
          <w:p w:rsidR="004E13D4" w:rsidRDefault="004E13D4" w:rsidP="00466F61">
            <w:pPr>
              <w:pStyle w:val="TableCell"/>
            </w:pPr>
            <w:r>
              <w:t xml:space="preserve">Trigger Modifier </w:t>
            </w:r>
            <w:r>
              <w:br/>
              <w:t>Specific Ext Base</w:t>
            </w:r>
          </w:p>
        </w:tc>
        <w:tc>
          <w:tcPr>
            <w:tcW w:w="1080" w:type="dxa"/>
          </w:tcPr>
          <w:p w:rsidR="004E13D4" w:rsidRDefault="004E13D4" w:rsidP="00466F61">
            <w:pPr>
              <w:pStyle w:val="TableCell"/>
            </w:pPr>
            <w:r>
              <w:t>C</w:t>
            </w:r>
          </w:p>
        </w:tc>
        <w:tc>
          <w:tcPr>
            <w:tcW w:w="5130" w:type="dxa"/>
          </w:tcPr>
          <w:p w:rsidR="004E13D4" w:rsidRDefault="004E13D4" w:rsidP="00466F61">
            <w:pPr>
              <w:pStyle w:val="TableCellCourierNew"/>
            </w:pPr>
            <w:r>
              <w:t>IVIDIGITIZER_VAL_TRIGGER_MOD_SPECIFIC_EXT_BASE</w:t>
            </w:r>
          </w:p>
        </w:tc>
        <w:tc>
          <w:tcPr>
            <w:tcW w:w="810" w:type="dxa"/>
            <w:gridSpan w:val="2"/>
          </w:tcPr>
          <w:p w:rsidR="004E13D4" w:rsidRDefault="004E13D4" w:rsidP="00466F61">
            <w:pPr>
              <w:pStyle w:val="TableCellCourierNew"/>
            </w:pPr>
            <w:r>
              <w:t>1000</w:t>
            </w:r>
          </w:p>
        </w:tc>
      </w:tr>
    </w:tbl>
    <w:p w:rsidR="00B22A3C" w:rsidRDefault="00B22A3C" w:rsidP="00B22A3C">
      <w:pPr>
        <w:pStyle w:val="FunctionHead"/>
      </w:pPr>
    </w:p>
    <w:p w:rsidR="00B22A3C" w:rsidRDefault="00B22A3C" w:rsidP="00B22A3C">
      <w:pPr>
        <w:pStyle w:val="FunctionHead"/>
      </w:pPr>
      <w:r>
        <w:br w:type="page"/>
      </w:r>
      <w:r>
        <w:lastRenderedPageBreak/>
        <w:t xml:space="preserve">Configure TV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719"/>
        <w:gridCol w:w="1260"/>
        <w:gridCol w:w="4950"/>
        <w:gridCol w:w="791"/>
        <w:gridCol w:w="10"/>
      </w:tblGrid>
      <w:tr w:rsidR="00B22A3C" w:rsidTr="00466F61">
        <w:trPr>
          <w:cantSplit/>
          <w:tblHeader/>
        </w:trPr>
        <w:tc>
          <w:tcPr>
            <w:tcW w:w="8730" w:type="dxa"/>
            <w:gridSpan w:val="5"/>
            <w:tcBorders>
              <w:top w:val="nil"/>
              <w:left w:val="nil"/>
              <w:bottom w:val="single" w:sz="4" w:space="0" w:color="auto"/>
              <w:right w:val="nil"/>
            </w:tcBorders>
          </w:tcPr>
          <w:p w:rsidR="00B22A3C" w:rsidRDefault="00B22A3C" w:rsidP="00466F61">
            <w:pPr>
              <w:pStyle w:val="FunctionHead"/>
            </w:pPr>
            <w:r>
              <w:t xml:space="preserve">Parameter: </w:t>
            </w:r>
            <w:r>
              <w:rPr>
                <w:rStyle w:val="monospace"/>
                <w:b w:val="0"/>
                <w:bCs w:val="0"/>
              </w:rPr>
              <w:t>SignalFormat</w:t>
            </w:r>
          </w:p>
        </w:tc>
      </w:tr>
      <w:tr w:rsidR="00B22A3C" w:rsidTr="00466F61">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B22A3C" w:rsidRDefault="00B22A3C"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B22A3C" w:rsidRDefault="00B22A3C" w:rsidP="00466F61">
            <w:pPr>
              <w:pStyle w:val="TableHead"/>
              <w:rPr>
                <w:i/>
                <w:iCs/>
              </w:rPr>
            </w:pPr>
            <w:r>
              <w:rPr>
                <w:i/>
                <w:iCs/>
              </w:rPr>
              <w:t>Actual Value</w:t>
            </w:r>
          </w:p>
        </w:tc>
      </w:tr>
      <w:tr w:rsidR="004E13D4"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4E13D4" w:rsidRDefault="004E13D4" w:rsidP="00466F61">
            <w:pPr>
              <w:pStyle w:val="TableCell"/>
            </w:pPr>
            <w:r>
              <w:t>NTSC</w:t>
            </w:r>
          </w:p>
        </w:tc>
        <w:tc>
          <w:tcPr>
            <w:tcW w:w="1260" w:type="dxa"/>
          </w:tcPr>
          <w:p w:rsidR="004E13D4" w:rsidRDefault="004E13D4" w:rsidP="00466F61">
            <w:pPr>
              <w:pStyle w:val="TableCell"/>
            </w:pPr>
            <w:r>
              <w:t>.NET</w:t>
            </w:r>
          </w:p>
        </w:tc>
        <w:tc>
          <w:tcPr>
            <w:tcW w:w="4950" w:type="dxa"/>
          </w:tcPr>
          <w:p w:rsidR="004E13D4" w:rsidRDefault="004E13D4" w:rsidP="00455FB7">
            <w:pPr>
              <w:pStyle w:val="TableCellCourierNew"/>
            </w:pPr>
            <w:r>
              <w:t>TVSignalFormat.N</w:t>
            </w:r>
            <w:r w:rsidR="00455FB7">
              <w:t>tsc</w:t>
            </w:r>
          </w:p>
        </w:tc>
        <w:tc>
          <w:tcPr>
            <w:tcW w:w="801" w:type="dxa"/>
            <w:gridSpan w:val="2"/>
          </w:tcPr>
          <w:p w:rsidR="004E13D4" w:rsidRDefault="004E13D4" w:rsidP="00466F61">
            <w:pPr>
              <w:pStyle w:val="TableCellCourierNew"/>
            </w:pPr>
            <w:r>
              <w:t>0</w:t>
            </w:r>
          </w:p>
        </w:tc>
      </w:tr>
      <w:tr w:rsidR="004E13D4"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4E13D4" w:rsidRDefault="004E13D4" w:rsidP="00466F61">
            <w:pPr>
              <w:pStyle w:val="TableCell"/>
            </w:pPr>
          </w:p>
        </w:tc>
        <w:tc>
          <w:tcPr>
            <w:tcW w:w="1260" w:type="dxa"/>
          </w:tcPr>
          <w:p w:rsidR="004E13D4" w:rsidRDefault="004E13D4" w:rsidP="00466F61">
            <w:pPr>
              <w:pStyle w:val="TableCell"/>
            </w:pPr>
            <w:r>
              <w:t>C</w:t>
            </w:r>
          </w:p>
        </w:tc>
        <w:tc>
          <w:tcPr>
            <w:tcW w:w="4950" w:type="dxa"/>
          </w:tcPr>
          <w:p w:rsidR="004E13D4" w:rsidRDefault="004E13D4" w:rsidP="00466F61">
            <w:pPr>
              <w:pStyle w:val="TableCellCourierNew"/>
            </w:pPr>
            <w:r>
              <w:t>IVIDIGITIZER_VAL_NTSC</w:t>
            </w:r>
          </w:p>
        </w:tc>
        <w:tc>
          <w:tcPr>
            <w:tcW w:w="801" w:type="dxa"/>
            <w:gridSpan w:val="2"/>
          </w:tcPr>
          <w:p w:rsidR="004E13D4" w:rsidRDefault="004E13D4" w:rsidP="00466F61">
            <w:pPr>
              <w:pStyle w:val="TableCellCourierNew"/>
            </w:pPr>
            <w:r>
              <w:t>1</w:t>
            </w:r>
          </w:p>
        </w:tc>
      </w:tr>
      <w:tr w:rsidR="004E13D4"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4E13D4" w:rsidRDefault="004E13D4" w:rsidP="00466F61">
            <w:pPr>
              <w:pStyle w:val="TableCell"/>
            </w:pPr>
          </w:p>
        </w:tc>
        <w:tc>
          <w:tcPr>
            <w:tcW w:w="1260" w:type="dxa"/>
          </w:tcPr>
          <w:p w:rsidR="004E13D4" w:rsidRDefault="004E13D4" w:rsidP="00466F61">
            <w:pPr>
              <w:pStyle w:val="TableCell"/>
            </w:pPr>
            <w:r>
              <w:t>COM</w:t>
            </w:r>
          </w:p>
        </w:tc>
        <w:tc>
          <w:tcPr>
            <w:tcW w:w="4950" w:type="dxa"/>
          </w:tcPr>
          <w:p w:rsidR="004E13D4" w:rsidRDefault="004E13D4" w:rsidP="00466F61">
            <w:pPr>
              <w:pStyle w:val="TableCell"/>
              <w:rPr>
                <w:rFonts w:ascii="Courier New" w:hAnsi="Courier New" w:cs="Courier New"/>
                <w:sz w:val="18"/>
                <w:szCs w:val="18"/>
              </w:rPr>
            </w:pPr>
            <w:r>
              <w:rPr>
                <w:rFonts w:ascii="Courier New" w:hAnsi="Courier New" w:cs="Courier New"/>
                <w:sz w:val="18"/>
                <w:szCs w:val="18"/>
              </w:rPr>
              <w:t>IviDigitizerTVSignalFormatNTSC</w:t>
            </w:r>
          </w:p>
        </w:tc>
        <w:tc>
          <w:tcPr>
            <w:tcW w:w="801" w:type="dxa"/>
            <w:gridSpan w:val="2"/>
          </w:tcPr>
          <w:p w:rsidR="004E13D4" w:rsidRDefault="004E13D4" w:rsidP="00466F61">
            <w:pPr>
              <w:pStyle w:val="TableCellCourierNew"/>
            </w:pPr>
            <w:r>
              <w:t>1</w:t>
            </w:r>
          </w:p>
        </w:tc>
      </w:tr>
      <w:tr w:rsidR="004E13D4"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4E13D4" w:rsidRDefault="004E13D4" w:rsidP="00466F61">
            <w:pPr>
              <w:pStyle w:val="TableCell"/>
            </w:pPr>
            <w:r>
              <w:t>PAL</w:t>
            </w:r>
          </w:p>
        </w:tc>
        <w:tc>
          <w:tcPr>
            <w:tcW w:w="1260" w:type="dxa"/>
          </w:tcPr>
          <w:p w:rsidR="004E13D4" w:rsidRDefault="004E13D4" w:rsidP="00466F61">
            <w:pPr>
              <w:pStyle w:val="TableCell"/>
            </w:pPr>
            <w:r>
              <w:t>.NET</w:t>
            </w:r>
          </w:p>
        </w:tc>
        <w:tc>
          <w:tcPr>
            <w:tcW w:w="4950" w:type="dxa"/>
          </w:tcPr>
          <w:p w:rsidR="004E13D4" w:rsidRDefault="004E13D4" w:rsidP="00455FB7">
            <w:pPr>
              <w:pStyle w:val="TableCellCourierNew"/>
            </w:pPr>
            <w:r>
              <w:t>TVSignalFormat.P</w:t>
            </w:r>
            <w:r w:rsidR="00455FB7">
              <w:t>al</w:t>
            </w:r>
          </w:p>
        </w:tc>
        <w:tc>
          <w:tcPr>
            <w:tcW w:w="801" w:type="dxa"/>
            <w:gridSpan w:val="2"/>
          </w:tcPr>
          <w:p w:rsidR="004E13D4" w:rsidRDefault="004E13D4" w:rsidP="00466F61">
            <w:pPr>
              <w:pStyle w:val="TableCellCourierNew"/>
            </w:pPr>
            <w:r>
              <w:t>1</w:t>
            </w:r>
          </w:p>
        </w:tc>
      </w:tr>
      <w:tr w:rsidR="004E13D4"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4E13D4" w:rsidRDefault="004E13D4" w:rsidP="00466F61">
            <w:pPr>
              <w:pStyle w:val="TableCell"/>
            </w:pPr>
          </w:p>
        </w:tc>
        <w:tc>
          <w:tcPr>
            <w:tcW w:w="1260" w:type="dxa"/>
          </w:tcPr>
          <w:p w:rsidR="004E13D4" w:rsidRDefault="004E13D4" w:rsidP="00466F61">
            <w:pPr>
              <w:pStyle w:val="TableCell"/>
            </w:pPr>
            <w:r>
              <w:t>C</w:t>
            </w:r>
          </w:p>
        </w:tc>
        <w:tc>
          <w:tcPr>
            <w:tcW w:w="4950" w:type="dxa"/>
          </w:tcPr>
          <w:p w:rsidR="004E13D4" w:rsidRDefault="004E13D4" w:rsidP="00466F61">
            <w:pPr>
              <w:pStyle w:val="TableCellCourierNew"/>
            </w:pPr>
            <w:r>
              <w:t>IVIDIGITIZER_VAL_PAL</w:t>
            </w:r>
          </w:p>
        </w:tc>
        <w:tc>
          <w:tcPr>
            <w:tcW w:w="801" w:type="dxa"/>
            <w:gridSpan w:val="2"/>
          </w:tcPr>
          <w:p w:rsidR="004E13D4" w:rsidRDefault="004E13D4" w:rsidP="00466F61">
            <w:pPr>
              <w:pStyle w:val="TableCellCourierNew"/>
            </w:pPr>
            <w:r>
              <w:t>2</w:t>
            </w:r>
          </w:p>
        </w:tc>
      </w:tr>
      <w:tr w:rsidR="004E13D4"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4E13D4" w:rsidRDefault="004E13D4" w:rsidP="00466F61">
            <w:pPr>
              <w:pStyle w:val="TableCell"/>
            </w:pPr>
          </w:p>
        </w:tc>
        <w:tc>
          <w:tcPr>
            <w:tcW w:w="1260" w:type="dxa"/>
          </w:tcPr>
          <w:p w:rsidR="004E13D4" w:rsidRDefault="004E13D4" w:rsidP="00466F61">
            <w:pPr>
              <w:pStyle w:val="TableCell"/>
            </w:pPr>
            <w:r>
              <w:t>COM</w:t>
            </w:r>
          </w:p>
        </w:tc>
        <w:tc>
          <w:tcPr>
            <w:tcW w:w="4950" w:type="dxa"/>
          </w:tcPr>
          <w:p w:rsidR="004E13D4" w:rsidRDefault="004E13D4" w:rsidP="00466F61">
            <w:pPr>
              <w:pStyle w:val="TableCell"/>
              <w:rPr>
                <w:rFonts w:ascii="Courier New" w:hAnsi="Courier New" w:cs="Courier New"/>
                <w:sz w:val="18"/>
                <w:szCs w:val="18"/>
              </w:rPr>
            </w:pPr>
            <w:r>
              <w:rPr>
                <w:rFonts w:ascii="Courier New" w:hAnsi="Courier New" w:cs="Courier New"/>
                <w:sz w:val="18"/>
                <w:szCs w:val="18"/>
              </w:rPr>
              <w:t>IviDigitizerTVSignalFormatPAL</w:t>
            </w:r>
          </w:p>
        </w:tc>
        <w:tc>
          <w:tcPr>
            <w:tcW w:w="801" w:type="dxa"/>
            <w:gridSpan w:val="2"/>
          </w:tcPr>
          <w:p w:rsidR="004E13D4" w:rsidRDefault="004E13D4" w:rsidP="00466F61">
            <w:pPr>
              <w:pStyle w:val="TableCellCourierNew"/>
            </w:pPr>
            <w:r>
              <w:t>2</w:t>
            </w:r>
          </w:p>
        </w:tc>
      </w:tr>
      <w:tr w:rsidR="004E13D4"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4E13D4" w:rsidRDefault="004E13D4" w:rsidP="00466F61">
            <w:pPr>
              <w:pStyle w:val="TableCell"/>
            </w:pPr>
            <w:r>
              <w:t>SECAM</w:t>
            </w:r>
          </w:p>
        </w:tc>
        <w:tc>
          <w:tcPr>
            <w:tcW w:w="1260" w:type="dxa"/>
          </w:tcPr>
          <w:p w:rsidR="004E13D4" w:rsidRDefault="004E13D4" w:rsidP="00466F61">
            <w:pPr>
              <w:pStyle w:val="TableCell"/>
            </w:pPr>
            <w:r>
              <w:t>.NET</w:t>
            </w:r>
          </w:p>
        </w:tc>
        <w:tc>
          <w:tcPr>
            <w:tcW w:w="4950" w:type="dxa"/>
          </w:tcPr>
          <w:p w:rsidR="004E13D4" w:rsidRDefault="004E13D4" w:rsidP="00455FB7">
            <w:pPr>
              <w:pStyle w:val="TableCellCourierNew"/>
            </w:pPr>
            <w:r>
              <w:t>TVSignalFormat.S</w:t>
            </w:r>
            <w:r w:rsidR="00455FB7">
              <w:t>ecam</w:t>
            </w:r>
          </w:p>
        </w:tc>
        <w:tc>
          <w:tcPr>
            <w:tcW w:w="801" w:type="dxa"/>
            <w:gridSpan w:val="2"/>
          </w:tcPr>
          <w:p w:rsidR="004E13D4" w:rsidRDefault="004E13D4" w:rsidP="00466F61">
            <w:pPr>
              <w:pStyle w:val="TableCellCourierNew"/>
            </w:pPr>
            <w:r>
              <w:t>2</w:t>
            </w:r>
          </w:p>
        </w:tc>
      </w:tr>
      <w:tr w:rsidR="004E13D4"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4E13D4" w:rsidRDefault="004E13D4" w:rsidP="00466F61">
            <w:pPr>
              <w:pStyle w:val="TableCell"/>
            </w:pPr>
          </w:p>
        </w:tc>
        <w:tc>
          <w:tcPr>
            <w:tcW w:w="1260" w:type="dxa"/>
          </w:tcPr>
          <w:p w:rsidR="004E13D4" w:rsidRDefault="004E13D4" w:rsidP="00466F61">
            <w:pPr>
              <w:pStyle w:val="TableCell"/>
            </w:pPr>
            <w:r>
              <w:t>C</w:t>
            </w:r>
          </w:p>
        </w:tc>
        <w:tc>
          <w:tcPr>
            <w:tcW w:w="4950" w:type="dxa"/>
          </w:tcPr>
          <w:p w:rsidR="004E13D4" w:rsidRDefault="004E13D4" w:rsidP="00466F61">
            <w:pPr>
              <w:pStyle w:val="TableCellCourierNew"/>
            </w:pPr>
            <w:r>
              <w:t>IVIDIGITIZER_VAL_SECAM</w:t>
            </w:r>
          </w:p>
        </w:tc>
        <w:tc>
          <w:tcPr>
            <w:tcW w:w="801" w:type="dxa"/>
            <w:gridSpan w:val="2"/>
          </w:tcPr>
          <w:p w:rsidR="004E13D4" w:rsidRDefault="004E13D4" w:rsidP="00466F61">
            <w:pPr>
              <w:pStyle w:val="TableCellCourierNew"/>
            </w:pPr>
            <w:r>
              <w:t>3</w:t>
            </w:r>
          </w:p>
        </w:tc>
      </w:tr>
      <w:tr w:rsidR="004E13D4"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4E13D4" w:rsidRDefault="004E13D4" w:rsidP="00466F61">
            <w:pPr>
              <w:pStyle w:val="TableCell"/>
            </w:pPr>
          </w:p>
        </w:tc>
        <w:tc>
          <w:tcPr>
            <w:tcW w:w="1260" w:type="dxa"/>
          </w:tcPr>
          <w:p w:rsidR="004E13D4" w:rsidRDefault="004E13D4" w:rsidP="00466F61">
            <w:pPr>
              <w:pStyle w:val="TableCell"/>
            </w:pPr>
            <w:r>
              <w:t>COM</w:t>
            </w:r>
          </w:p>
        </w:tc>
        <w:tc>
          <w:tcPr>
            <w:tcW w:w="4950" w:type="dxa"/>
          </w:tcPr>
          <w:p w:rsidR="004E13D4" w:rsidRDefault="004E13D4" w:rsidP="00466F61">
            <w:pPr>
              <w:pStyle w:val="TableCell"/>
              <w:rPr>
                <w:rFonts w:ascii="Courier New" w:hAnsi="Courier New" w:cs="Courier New"/>
                <w:sz w:val="18"/>
                <w:szCs w:val="18"/>
              </w:rPr>
            </w:pPr>
            <w:r>
              <w:rPr>
                <w:rFonts w:ascii="Courier New" w:hAnsi="Courier New" w:cs="Courier New"/>
                <w:sz w:val="18"/>
                <w:szCs w:val="18"/>
              </w:rPr>
              <w:t>IviDigitizerTVSignalFormatSECAM</w:t>
            </w:r>
          </w:p>
        </w:tc>
        <w:tc>
          <w:tcPr>
            <w:tcW w:w="801" w:type="dxa"/>
            <w:gridSpan w:val="2"/>
          </w:tcPr>
          <w:p w:rsidR="004E13D4" w:rsidRDefault="004E13D4" w:rsidP="00466F61">
            <w:pPr>
              <w:pStyle w:val="TableCellCourierNew"/>
            </w:pPr>
            <w:r>
              <w:t>3</w:t>
            </w:r>
          </w:p>
        </w:tc>
      </w:tr>
    </w:tbl>
    <w:p w:rsidR="00B22A3C" w:rsidRDefault="00B22A3C" w:rsidP="00B22A3C">
      <w:pPr>
        <w:pStyle w:val="FunctionHead"/>
      </w:pPr>
      <w:r>
        <w:t xml:space="preserve">Configure TV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719"/>
        <w:gridCol w:w="1260"/>
        <w:gridCol w:w="4950"/>
        <w:gridCol w:w="791"/>
        <w:gridCol w:w="10"/>
      </w:tblGrid>
      <w:tr w:rsidR="00B22A3C" w:rsidTr="00466F61">
        <w:trPr>
          <w:cantSplit/>
          <w:tblHeader/>
        </w:trPr>
        <w:tc>
          <w:tcPr>
            <w:tcW w:w="8730" w:type="dxa"/>
            <w:gridSpan w:val="5"/>
            <w:tcBorders>
              <w:top w:val="nil"/>
              <w:left w:val="nil"/>
              <w:bottom w:val="single" w:sz="4" w:space="0" w:color="auto"/>
              <w:right w:val="nil"/>
            </w:tcBorders>
          </w:tcPr>
          <w:p w:rsidR="00B22A3C" w:rsidRDefault="00B22A3C" w:rsidP="00466F61">
            <w:pPr>
              <w:pStyle w:val="FunctionHead"/>
            </w:pPr>
            <w:r>
              <w:t xml:space="preserve">Parameter: </w:t>
            </w:r>
            <w:r>
              <w:rPr>
                <w:rStyle w:val="monospace"/>
                <w:b w:val="0"/>
                <w:bCs w:val="0"/>
              </w:rPr>
              <w:t>Event</w:t>
            </w:r>
          </w:p>
        </w:tc>
      </w:tr>
      <w:tr w:rsidR="00B22A3C" w:rsidTr="00466F61">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B22A3C" w:rsidRDefault="00B22A3C"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B22A3C" w:rsidRDefault="00B22A3C" w:rsidP="00466F61">
            <w:pPr>
              <w:pStyle w:val="TableHead"/>
              <w:rPr>
                <w:i/>
                <w:iCs/>
              </w:rPr>
            </w:pPr>
            <w:r>
              <w:rPr>
                <w:i/>
                <w:iCs/>
              </w:rPr>
              <w:t>Actual Value</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Field1</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TVTriggerEvent.Field1</w:t>
            </w:r>
          </w:p>
        </w:tc>
        <w:tc>
          <w:tcPr>
            <w:tcW w:w="801" w:type="dxa"/>
            <w:gridSpan w:val="2"/>
          </w:tcPr>
          <w:p w:rsidR="00BC305B" w:rsidRDefault="00BC305B" w:rsidP="00466F61">
            <w:pPr>
              <w:pStyle w:val="TableCellCourierNew"/>
            </w:pPr>
            <w:r>
              <w:t>0</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IVIDIGITIZER_VAL_TV_EVENT_FIELD1</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IviDigitizerTVTriggerEventField1</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Field2</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TVTriggerEvent.Field2</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IVIDIGITIZER_VAL_TV_EVENT_FIELD2</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IviDigitizerTVTriggerEventField2</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Any Field</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TVTriggerEvent.AnyField</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IVIDIGITIZER_VAL_TV_EVENT_ANY_FIELD</w:t>
            </w:r>
          </w:p>
        </w:tc>
        <w:tc>
          <w:tcPr>
            <w:tcW w:w="801" w:type="dxa"/>
            <w:gridSpan w:val="2"/>
          </w:tcPr>
          <w:p w:rsidR="00BC305B" w:rsidRDefault="00BC305B" w:rsidP="00466F61">
            <w:pPr>
              <w:pStyle w:val="TableCellCourierNew"/>
            </w:pPr>
            <w:r>
              <w:t>3</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IviDigitizerTVTriggerEventAnyField</w:t>
            </w:r>
          </w:p>
        </w:tc>
        <w:tc>
          <w:tcPr>
            <w:tcW w:w="801" w:type="dxa"/>
            <w:gridSpan w:val="2"/>
          </w:tcPr>
          <w:p w:rsidR="00BC305B" w:rsidRDefault="00BC305B" w:rsidP="00466F61">
            <w:pPr>
              <w:pStyle w:val="TableCellCourierNew"/>
            </w:pPr>
            <w:r>
              <w:t>3</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Any Line</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TVTriggerEvent.AnyLine</w:t>
            </w:r>
          </w:p>
        </w:tc>
        <w:tc>
          <w:tcPr>
            <w:tcW w:w="801" w:type="dxa"/>
            <w:gridSpan w:val="2"/>
          </w:tcPr>
          <w:p w:rsidR="00BC305B" w:rsidRDefault="00BC305B" w:rsidP="00466F61">
            <w:pPr>
              <w:pStyle w:val="TableCellCourierNew"/>
            </w:pPr>
            <w:r>
              <w:t>3</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IVIDIGITIZER_VAL_TV_EVENT_ANY_LINE</w:t>
            </w:r>
          </w:p>
        </w:tc>
        <w:tc>
          <w:tcPr>
            <w:tcW w:w="801" w:type="dxa"/>
            <w:gridSpan w:val="2"/>
          </w:tcPr>
          <w:p w:rsidR="00BC305B" w:rsidRDefault="00BC305B" w:rsidP="00466F61">
            <w:pPr>
              <w:pStyle w:val="TableCellCourierNew"/>
            </w:pPr>
            <w:r>
              <w:t>4</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IviDigitizerTVTriggerEventAnyLine</w:t>
            </w:r>
          </w:p>
        </w:tc>
        <w:tc>
          <w:tcPr>
            <w:tcW w:w="801" w:type="dxa"/>
            <w:gridSpan w:val="2"/>
          </w:tcPr>
          <w:p w:rsidR="00BC305B" w:rsidRDefault="00BC305B" w:rsidP="00466F61">
            <w:pPr>
              <w:pStyle w:val="TableCellCourierNew"/>
            </w:pPr>
            <w:r>
              <w:t>4</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Line Number</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TVTriggerEvent.LineNumber</w:t>
            </w:r>
          </w:p>
        </w:tc>
        <w:tc>
          <w:tcPr>
            <w:tcW w:w="801" w:type="dxa"/>
            <w:gridSpan w:val="2"/>
          </w:tcPr>
          <w:p w:rsidR="00BC305B" w:rsidRDefault="00BC305B" w:rsidP="00466F61">
            <w:pPr>
              <w:pStyle w:val="TableCellCourierNew"/>
            </w:pPr>
            <w:r>
              <w:t>4</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IVIDIGITIZER_VAL_TV_EVENT_LINE_NUMBER</w:t>
            </w:r>
          </w:p>
        </w:tc>
        <w:tc>
          <w:tcPr>
            <w:tcW w:w="801" w:type="dxa"/>
            <w:gridSpan w:val="2"/>
          </w:tcPr>
          <w:p w:rsidR="00BC305B" w:rsidRDefault="00BC305B" w:rsidP="00466F61">
            <w:pPr>
              <w:pStyle w:val="TableCellCourierNew"/>
            </w:pPr>
            <w:r>
              <w:t>5</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IviDigitizerTVTriggerEventLineNumber</w:t>
            </w:r>
          </w:p>
        </w:tc>
        <w:tc>
          <w:tcPr>
            <w:tcW w:w="801" w:type="dxa"/>
            <w:gridSpan w:val="2"/>
          </w:tcPr>
          <w:p w:rsidR="00BC305B" w:rsidRDefault="00BC305B" w:rsidP="00466F61">
            <w:pPr>
              <w:pStyle w:val="TableCellCourierNew"/>
            </w:pPr>
            <w:r>
              <w:t>5</w:t>
            </w:r>
          </w:p>
        </w:tc>
      </w:tr>
    </w:tbl>
    <w:p w:rsidR="00B22A3C" w:rsidRDefault="00B22A3C" w:rsidP="00B22A3C">
      <w:pPr>
        <w:pStyle w:val="FunctionHead"/>
      </w:pPr>
      <w:r>
        <w:lastRenderedPageBreak/>
        <w:t xml:space="preserve">Configure TV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719"/>
        <w:gridCol w:w="1260"/>
        <w:gridCol w:w="4950"/>
        <w:gridCol w:w="791"/>
        <w:gridCol w:w="10"/>
      </w:tblGrid>
      <w:tr w:rsidR="00B22A3C" w:rsidTr="00466F61">
        <w:trPr>
          <w:cantSplit/>
          <w:tblHeader/>
        </w:trPr>
        <w:tc>
          <w:tcPr>
            <w:tcW w:w="8730" w:type="dxa"/>
            <w:gridSpan w:val="5"/>
            <w:tcBorders>
              <w:top w:val="nil"/>
              <w:left w:val="nil"/>
              <w:bottom w:val="single" w:sz="4" w:space="0" w:color="auto"/>
              <w:right w:val="nil"/>
            </w:tcBorders>
          </w:tcPr>
          <w:p w:rsidR="00B22A3C" w:rsidRDefault="00B22A3C" w:rsidP="00466F61">
            <w:pPr>
              <w:pStyle w:val="FunctionHead"/>
            </w:pPr>
            <w:r>
              <w:t xml:space="preserve">Parameter: </w:t>
            </w:r>
            <w:r>
              <w:rPr>
                <w:rStyle w:val="monospace"/>
                <w:b w:val="0"/>
                <w:bCs w:val="0"/>
              </w:rPr>
              <w:t>Polarity</w:t>
            </w:r>
          </w:p>
        </w:tc>
      </w:tr>
      <w:tr w:rsidR="00B22A3C" w:rsidTr="00466F61">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B22A3C" w:rsidRDefault="00B22A3C"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B22A3C" w:rsidRDefault="00B22A3C" w:rsidP="00466F61">
            <w:pPr>
              <w:pStyle w:val="TableHead"/>
              <w:rPr>
                <w:i/>
                <w:iCs/>
              </w:rPr>
            </w:pPr>
            <w:r>
              <w:rPr>
                <w:i/>
                <w:iCs/>
              </w:rPr>
              <w:t>Actual Value</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Positive</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TVTriggerPolarity.Positive</w:t>
            </w:r>
          </w:p>
        </w:tc>
        <w:tc>
          <w:tcPr>
            <w:tcW w:w="801" w:type="dxa"/>
            <w:gridSpan w:val="2"/>
          </w:tcPr>
          <w:p w:rsidR="00BC305B" w:rsidRDefault="00BC305B" w:rsidP="00466F61">
            <w:pPr>
              <w:pStyle w:val="TableCellCourierNew"/>
            </w:pPr>
            <w:r>
              <w:t>0</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IVIDIGITIZER_VAL_TV_POSITIVE</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IviDigitizerTVTriggerPolarityPositive</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Negative</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TVTriggerPolarity.Negative</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IVIDIGITIZER_VAL_TV_NEGATIVE</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IviDigitizerTVTriggerPolarityNegative</w:t>
            </w:r>
          </w:p>
        </w:tc>
        <w:tc>
          <w:tcPr>
            <w:tcW w:w="801" w:type="dxa"/>
            <w:gridSpan w:val="2"/>
          </w:tcPr>
          <w:p w:rsidR="00BC305B" w:rsidRDefault="00BC305B" w:rsidP="00466F61">
            <w:pPr>
              <w:pStyle w:val="TableCellCourierNew"/>
            </w:pPr>
            <w:r>
              <w:t>2</w:t>
            </w:r>
          </w:p>
        </w:tc>
      </w:tr>
    </w:tbl>
    <w:p w:rsidR="00B22A3C" w:rsidRDefault="00B22A3C" w:rsidP="00B22A3C">
      <w:pPr>
        <w:pStyle w:val="FunctionHead"/>
      </w:pPr>
      <w:r>
        <w:t xml:space="preserve">Configure TV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719"/>
        <w:gridCol w:w="1260"/>
        <w:gridCol w:w="4950"/>
        <w:gridCol w:w="791"/>
        <w:gridCol w:w="10"/>
      </w:tblGrid>
      <w:tr w:rsidR="00B22A3C" w:rsidTr="00466F61">
        <w:trPr>
          <w:cantSplit/>
          <w:tblHeader/>
        </w:trPr>
        <w:tc>
          <w:tcPr>
            <w:tcW w:w="8730" w:type="dxa"/>
            <w:gridSpan w:val="5"/>
            <w:tcBorders>
              <w:top w:val="nil"/>
              <w:left w:val="nil"/>
              <w:bottom w:val="single" w:sz="4" w:space="0" w:color="auto"/>
              <w:right w:val="nil"/>
            </w:tcBorders>
          </w:tcPr>
          <w:p w:rsidR="00B22A3C" w:rsidRDefault="00B22A3C" w:rsidP="00466F61">
            <w:pPr>
              <w:pStyle w:val="FunctionHead"/>
            </w:pPr>
            <w:r>
              <w:t xml:space="preserve">Parameter: </w:t>
            </w:r>
            <w:r>
              <w:rPr>
                <w:rStyle w:val="monospace"/>
                <w:b w:val="0"/>
                <w:bCs w:val="0"/>
              </w:rPr>
              <w:t>SignalFormat</w:t>
            </w:r>
          </w:p>
        </w:tc>
      </w:tr>
      <w:tr w:rsidR="00B22A3C" w:rsidTr="00466F61">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B22A3C" w:rsidRDefault="00B22A3C"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B22A3C" w:rsidRDefault="00B22A3C" w:rsidP="00466F61">
            <w:pPr>
              <w:pStyle w:val="TableHead"/>
              <w:rPr>
                <w:i/>
                <w:iCs/>
              </w:rPr>
            </w:pPr>
            <w:r>
              <w:rPr>
                <w:i/>
                <w:iCs/>
              </w:rPr>
              <w:t>Actual Value</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NTSC</w:t>
            </w:r>
          </w:p>
        </w:tc>
        <w:tc>
          <w:tcPr>
            <w:tcW w:w="1260" w:type="dxa"/>
          </w:tcPr>
          <w:p w:rsidR="00BC305B" w:rsidRDefault="00BC305B" w:rsidP="00466F61">
            <w:pPr>
              <w:pStyle w:val="TableCell"/>
            </w:pPr>
            <w:r>
              <w:t>.NET</w:t>
            </w:r>
          </w:p>
        </w:tc>
        <w:tc>
          <w:tcPr>
            <w:tcW w:w="4950" w:type="dxa"/>
          </w:tcPr>
          <w:p w:rsidR="00BC305B" w:rsidRDefault="00BC305B" w:rsidP="00455FB7">
            <w:pPr>
              <w:pStyle w:val="TableCellCourierNew"/>
            </w:pPr>
            <w:r>
              <w:t>TVSignalFormat.N</w:t>
            </w:r>
            <w:r w:rsidR="00455FB7">
              <w:t>tsc</w:t>
            </w:r>
          </w:p>
        </w:tc>
        <w:tc>
          <w:tcPr>
            <w:tcW w:w="801" w:type="dxa"/>
            <w:gridSpan w:val="2"/>
          </w:tcPr>
          <w:p w:rsidR="00BC305B" w:rsidRDefault="00BC305B" w:rsidP="00466F61">
            <w:pPr>
              <w:pStyle w:val="TableCellCourierNew"/>
            </w:pPr>
            <w:r>
              <w:t>0</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IVIDIGITIZER_VAL_NTSC</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IviDigitizerTVSignalFormatNTSC</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PAL</w:t>
            </w:r>
          </w:p>
        </w:tc>
        <w:tc>
          <w:tcPr>
            <w:tcW w:w="1260" w:type="dxa"/>
          </w:tcPr>
          <w:p w:rsidR="00BC305B" w:rsidRDefault="00BC305B" w:rsidP="00466F61">
            <w:pPr>
              <w:pStyle w:val="TableCell"/>
            </w:pPr>
            <w:r>
              <w:t>.NET</w:t>
            </w:r>
          </w:p>
        </w:tc>
        <w:tc>
          <w:tcPr>
            <w:tcW w:w="4950" w:type="dxa"/>
          </w:tcPr>
          <w:p w:rsidR="00BC305B" w:rsidRDefault="00BC305B" w:rsidP="00455FB7">
            <w:pPr>
              <w:pStyle w:val="TableCellCourierNew"/>
            </w:pPr>
            <w:r>
              <w:t>TVSignalFormat.P</w:t>
            </w:r>
            <w:r w:rsidR="00455FB7">
              <w:t>al</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IVIDIGITIZER_VAL_PAL</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IviDigitizerTVSignalFormatPAL</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SECAM</w:t>
            </w:r>
          </w:p>
        </w:tc>
        <w:tc>
          <w:tcPr>
            <w:tcW w:w="1260" w:type="dxa"/>
          </w:tcPr>
          <w:p w:rsidR="00BC305B" w:rsidRDefault="00BC305B" w:rsidP="00466F61">
            <w:pPr>
              <w:pStyle w:val="TableCell"/>
            </w:pPr>
            <w:r>
              <w:t>.NET</w:t>
            </w:r>
          </w:p>
        </w:tc>
        <w:tc>
          <w:tcPr>
            <w:tcW w:w="4950" w:type="dxa"/>
          </w:tcPr>
          <w:p w:rsidR="00BC305B" w:rsidRDefault="00BC305B" w:rsidP="00455FB7">
            <w:pPr>
              <w:pStyle w:val="TableCellCourierNew"/>
            </w:pPr>
            <w:r>
              <w:t>TVSignalFormat.S</w:t>
            </w:r>
            <w:r w:rsidR="00455FB7">
              <w:t>ecam</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IVIDIGITIZER_VAL_SECAM</w:t>
            </w:r>
          </w:p>
        </w:tc>
        <w:tc>
          <w:tcPr>
            <w:tcW w:w="801" w:type="dxa"/>
            <w:gridSpan w:val="2"/>
          </w:tcPr>
          <w:p w:rsidR="00BC305B" w:rsidRDefault="00BC305B" w:rsidP="00466F61">
            <w:pPr>
              <w:pStyle w:val="TableCellCourierNew"/>
            </w:pPr>
            <w:r>
              <w:t>3</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IviDigitizerTVSignalFormatSECAM</w:t>
            </w:r>
          </w:p>
        </w:tc>
        <w:tc>
          <w:tcPr>
            <w:tcW w:w="801" w:type="dxa"/>
            <w:gridSpan w:val="2"/>
          </w:tcPr>
          <w:p w:rsidR="00BC305B" w:rsidRDefault="00BC305B" w:rsidP="00466F61">
            <w:pPr>
              <w:pStyle w:val="TableCellCourierNew"/>
            </w:pPr>
            <w:r>
              <w:t>3</w:t>
            </w:r>
          </w:p>
        </w:tc>
      </w:tr>
    </w:tbl>
    <w:p w:rsidR="00B22A3C" w:rsidRDefault="00B22A3C" w:rsidP="00B22A3C">
      <w:pPr>
        <w:pStyle w:val="FunctionHead"/>
      </w:pPr>
      <w:r>
        <w:t xml:space="preserve">Configure TV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719"/>
        <w:gridCol w:w="1260"/>
        <w:gridCol w:w="4950"/>
        <w:gridCol w:w="791"/>
        <w:gridCol w:w="10"/>
      </w:tblGrid>
      <w:tr w:rsidR="00B22A3C" w:rsidTr="00466F61">
        <w:trPr>
          <w:cantSplit/>
          <w:tblHeader/>
        </w:trPr>
        <w:tc>
          <w:tcPr>
            <w:tcW w:w="8730" w:type="dxa"/>
            <w:gridSpan w:val="5"/>
            <w:tcBorders>
              <w:top w:val="nil"/>
              <w:left w:val="nil"/>
              <w:bottom w:val="single" w:sz="4" w:space="0" w:color="auto"/>
              <w:right w:val="nil"/>
            </w:tcBorders>
          </w:tcPr>
          <w:p w:rsidR="00B22A3C" w:rsidRDefault="00B22A3C" w:rsidP="00466F61">
            <w:pPr>
              <w:pStyle w:val="FunctionHead"/>
            </w:pPr>
            <w:r>
              <w:t xml:space="preserve">Parameter: </w:t>
            </w:r>
            <w:r>
              <w:rPr>
                <w:rStyle w:val="monospace"/>
                <w:b w:val="0"/>
                <w:bCs w:val="0"/>
              </w:rPr>
              <w:t>Event</w:t>
            </w:r>
          </w:p>
        </w:tc>
      </w:tr>
      <w:tr w:rsidR="00B22A3C" w:rsidTr="00466F61">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B22A3C" w:rsidRDefault="00B22A3C"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B22A3C" w:rsidRDefault="00B22A3C" w:rsidP="00466F61">
            <w:pPr>
              <w:pStyle w:val="TableHead"/>
              <w:rPr>
                <w:i/>
                <w:iCs/>
              </w:rPr>
            </w:pPr>
            <w:r>
              <w:rPr>
                <w:i/>
                <w:iCs/>
              </w:rPr>
              <w:t>Actual Value</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Field1</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TVTriggerEvent.Field1</w:t>
            </w:r>
          </w:p>
        </w:tc>
        <w:tc>
          <w:tcPr>
            <w:tcW w:w="801" w:type="dxa"/>
            <w:gridSpan w:val="2"/>
          </w:tcPr>
          <w:p w:rsidR="00BC305B" w:rsidRDefault="00BC305B" w:rsidP="00466F61">
            <w:pPr>
              <w:pStyle w:val="TableCellCourierNew"/>
            </w:pPr>
            <w:r>
              <w:t>0</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IVIDIGITIZER_VAL_TV_EVENT_FIELD1</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IviDigitizerTVTriggerEventField1</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Field2</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TVTriggerEvent.Field2</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IVIDIGITIZER_VAL_TV_EVENT_FIELD2</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IviDigitizerTVTriggerEventField2</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Any Field</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TVTriggerEvent.AnyField</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IVIDIGITIZER_VAL_TV_EVENT_ANY_FIELD</w:t>
            </w:r>
          </w:p>
        </w:tc>
        <w:tc>
          <w:tcPr>
            <w:tcW w:w="801" w:type="dxa"/>
            <w:gridSpan w:val="2"/>
          </w:tcPr>
          <w:p w:rsidR="00BC305B" w:rsidRDefault="00BC305B" w:rsidP="00466F61">
            <w:pPr>
              <w:pStyle w:val="TableCellCourierNew"/>
            </w:pPr>
            <w:r>
              <w:t>3</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IviDigitizerTVTriggerEventAnyField</w:t>
            </w:r>
          </w:p>
        </w:tc>
        <w:tc>
          <w:tcPr>
            <w:tcW w:w="801" w:type="dxa"/>
            <w:gridSpan w:val="2"/>
          </w:tcPr>
          <w:p w:rsidR="00BC305B" w:rsidRDefault="00BC305B" w:rsidP="00466F61">
            <w:pPr>
              <w:pStyle w:val="TableCellCourierNew"/>
            </w:pPr>
            <w:r>
              <w:t>3</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Any Line</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TVTriggerEvent.AnyLine</w:t>
            </w:r>
          </w:p>
        </w:tc>
        <w:tc>
          <w:tcPr>
            <w:tcW w:w="801" w:type="dxa"/>
            <w:gridSpan w:val="2"/>
          </w:tcPr>
          <w:p w:rsidR="00BC305B" w:rsidRDefault="00BC305B" w:rsidP="00466F61">
            <w:pPr>
              <w:pStyle w:val="TableCellCourierNew"/>
            </w:pPr>
            <w:r>
              <w:t>3</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IVIDIGITIZER_VAL_TV_EVENT_ANY_LINE</w:t>
            </w:r>
          </w:p>
        </w:tc>
        <w:tc>
          <w:tcPr>
            <w:tcW w:w="801" w:type="dxa"/>
            <w:gridSpan w:val="2"/>
          </w:tcPr>
          <w:p w:rsidR="00BC305B" w:rsidRDefault="00BC305B" w:rsidP="00466F61">
            <w:pPr>
              <w:pStyle w:val="TableCellCourierNew"/>
            </w:pPr>
            <w:r>
              <w:t>4</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IviDigitizerTVTriggerEventAnyLine</w:t>
            </w:r>
          </w:p>
        </w:tc>
        <w:tc>
          <w:tcPr>
            <w:tcW w:w="801" w:type="dxa"/>
            <w:gridSpan w:val="2"/>
          </w:tcPr>
          <w:p w:rsidR="00BC305B" w:rsidRDefault="00BC305B" w:rsidP="00466F61">
            <w:pPr>
              <w:pStyle w:val="TableCellCourierNew"/>
            </w:pPr>
            <w:r>
              <w:t>4</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Line Number</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TVTriggerEvent.LineNumber</w:t>
            </w:r>
          </w:p>
        </w:tc>
        <w:tc>
          <w:tcPr>
            <w:tcW w:w="801" w:type="dxa"/>
            <w:gridSpan w:val="2"/>
          </w:tcPr>
          <w:p w:rsidR="00BC305B" w:rsidRDefault="00BC305B" w:rsidP="00466F61">
            <w:pPr>
              <w:pStyle w:val="TableCellCourierNew"/>
            </w:pPr>
            <w:r>
              <w:t>4</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IVIDIGITIZER_VAL_TV_EVENT_LINE_NUMBER</w:t>
            </w:r>
          </w:p>
        </w:tc>
        <w:tc>
          <w:tcPr>
            <w:tcW w:w="801" w:type="dxa"/>
            <w:gridSpan w:val="2"/>
          </w:tcPr>
          <w:p w:rsidR="00BC305B" w:rsidRDefault="00BC305B" w:rsidP="00466F61">
            <w:pPr>
              <w:pStyle w:val="TableCellCourierNew"/>
            </w:pPr>
            <w:r>
              <w:t>5</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IviDigitizerTVTriggerEventLineNumber</w:t>
            </w:r>
          </w:p>
        </w:tc>
        <w:tc>
          <w:tcPr>
            <w:tcW w:w="801" w:type="dxa"/>
            <w:gridSpan w:val="2"/>
          </w:tcPr>
          <w:p w:rsidR="00BC305B" w:rsidRDefault="00BC305B" w:rsidP="00466F61">
            <w:pPr>
              <w:pStyle w:val="TableCellCourierNew"/>
            </w:pPr>
            <w:r>
              <w:t>5</w:t>
            </w:r>
          </w:p>
        </w:tc>
      </w:tr>
    </w:tbl>
    <w:p w:rsidR="00B22A3C" w:rsidRDefault="00B22A3C" w:rsidP="00B22A3C">
      <w:pPr>
        <w:pStyle w:val="FunctionHead"/>
      </w:pPr>
      <w:r>
        <w:t xml:space="preserve">Configure TV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719"/>
        <w:gridCol w:w="1260"/>
        <w:gridCol w:w="4950"/>
        <w:gridCol w:w="791"/>
        <w:gridCol w:w="10"/>
      </w:tblGrid>
      <w:tr w:rsidR="00B22A3C" w:rsidTr="00466F61">
        <w:trPr>
          <w:cantSplit/>
          <w:tblHeader/>
        </w:trPr>
        <w:tc>
          <w:tcPr>
            <w:tcW w:w="8730" w:type="dxa"/>
            <w:gridSpan w:val="5"/>
            <w:tcBorders>
              <w:top w:val="nil"/>
              <w:left w:val="nil"/>
              <w:bottom w:val="single" w:sz="4" w:space="0" w:color="auto"/>
              <w:right w:val="nil"/>
            </w:tcBorders>
          </w:tcPr>
          <w:p w:rsidR="00B22A3C" w:rsidRDefault="00B22A3C" w:rsidP="00466F61">
            <w:pPr>
              <w:pStyle w:val="FunctionHead"/>
            </w:pPr>
            <w:r>
              <w:t xml:space="preserve">Parameter: </w:t>
            </w:r>
            <w:r>
              <w:rPr>
                <w:rStyle w:val="monospace"/>
                <w:b w:val="0"/>
                <w:bCs w:val="0"/>
              </w:rPr>
              <w:t>Polarity</w:t>
            </w:r>
          </w:p>
        </w:tc>
      </w:tr>
      <w:tr w:rsidR="00B22A3C" w:rsidTr="00466F61">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B22A3C" w:rsidRDefault="00B22A3C"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B22A3C" w:rsidRDefault="00B22A3C" w:rsidP="00466F61">
            <w:pPr>
              <w:pStyle w:val="TableHead"/>
              <w:rPr>
                <w:i/>
                <w:iCs/>
              </w:rPr>
            </w:pPr>
            <w:r>
              <w:rPr>
                <w:i/>
                <w:iCs/>
              </w:rPr>
              <w:t>Actual Value</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Positive</w:t>
            </w:r>
          </w:p>
        </w:tc>
        <w:tc>
          <w:tcPr>
            <w:tcW w:w="1260" w:type="dxa"/>
          </w:tcPr>
          <w:p w:rsidR="00BC305B" w:rsidRDefault="00BC305B" w:rsidP="00466F61">
            <w:pPr>
              <w:pStyle w:val="TableCell"/>
            </w:pPr>
            <w:r>
              <w:t>.NET</w:t>
            </w:r>
          </w:p>
        </w:tc>
        <w:tc>
          <w:tcPr>
            <w:tcW w:w="4950" w:type="dxa"/>
          </w:tcPr>
          <w:p w:rsidR="00BC305B" w:rsidRDefault="00A0464D" w:rsidP="00466F61">
            <w:pPr>
              <w:pStyle w:val="TableCellCourierNew"/>
            </w:pPr>
            <w:r>
              <w:t>TVTriggerPolarity.Positive</w:t>
            </w:r>
          </w:p>
        </w:tc>
        <w:tc>
          <w:tcPr>
            <w:tcW w:w="801" w:type="dxa"/>
            <w:gridSpan w:val="2"/>
          </w:tcPr>
          <w:p w:rsidR="00BC305B" w:rsidRDefault="00A0464D" w:rsidP="00466F61">
            <w:pPr>
              <w:pStyle w:val="TableCellCourierNew"/>
            </w:pPr>
            <w:r>
              <w:t>0</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IVIDIGITIZER_VAL_TV_POSITIVE</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IviDigitizerTVTriggerPolarityPositive</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Negative</w:t>
            </w:r>
          </w:p>
        </w:tc>
        <w:tc>
          <w:tcPr>
            <w:tcW w:w="1260" w:type="dxa"/>
          </w:tcPr>
          <w:p w:rsidR="00BC305B" w:rsidRDefault="00BC305B" w:rsidP="00466F61">
            <w:pPr>
              <w:pStyle w:val="TableCell"/>
            </w:pPr>
            <w:r>
              <w:t>.NET</w:t>
            </w:r>
          </w:p>
        </w:tc>
        <w:tc>
          <w:tcPr>
            <w:tcW w:w="4950" w:type="dxa"/>
          </w:tcPr>
          <w:p w:rsidR="00BC305B" w:rsidRDefault="00A0464D" w:rsidP="00466F61">
            <w:pPr>
              <w:pStyle w:val="TableCellCourierNew"/>
            </w:pPr>
            <w:r>
              <w:t>TVTriggerPolarity.Negative</w:t>
            </w:r>
          </w:p>
        </w:tc>
        <w:tc>
          <w:tcPr>
            <w:tcW w:w="801" w:type="dxa"/>
            <w:gridSpan w:val="2"/>
          </w:tcPr>
          <w:p w:rsidR="00BC305B" w:rsidRDefault="00A0464D"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IVIDIGITIZER_VAL_TV_NEGATIVE</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IviDigitizerTVTriggerPolarityNegative</w:t>
            </w:r>
          </w:p>
        </w:tc>
        <w:tc>
          <w:tcPr>
            <w:tcW w:w="801" w:type="dxa"/>
            <w:gridSpan w:val="2"/>
          </w:tcPr>
          <w:p w:rsidR="00BC305B" w:rsidRDefault="00BC305B" w:rsidP="00466F61">
            <w:pPr>
              <w:pStyle w:val="TableCellCourierNew"/>
            </w:pPr>
            <w:r>
              <w:t>2</w:t>
            </w:r>
          </w:p>
        </w:tc>
      </w:tr>
    </w:tbl>
    <w:p w:rsidR="00004825" w:rsidRDefault="00004825">
      <w:pPr>
        <w:pStyle w:val="FunctionHead"/>
      </w:pPr>
      <w:r>
        <w:t xml:space="preserve">Configure Width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Polarity</w:t>
            </w:r>
          </w:p>
        </w:tc>
      </w:tr>
      <w:tr w:rsidR="00004825" w:rsidTr="00827236">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BC305B"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856412">
            <w:pPr>
              <w:pStyle w:val="TableCell"/>
            </w:pPr>
            <w:r>
              <w:t>Positive</w:t>
            </w:r>
          </w:p>
        </w:tc>
        <w:tc>
          <w:tcPr>
            <w:tcW w:w="1260" w:type="dxa"/>
          </w:tcPr>
          <w:p w:rsidR="00BC305B" w:rsidRDefault="00BC305B">
            <w:pPr>
              <w:pStyle w:val="TableCell"/>
            </w:pPr>
            <w:r>
              <w:t>.NET</w:t>
            </w:r>
          </w:p>
        </w:tc>
        <w:tc>
          <w:tcPr>
            <w:tcW w:w="4950" w:type="dxa"/>
          </w:tcPr>
          <w:p w:rsidR="00BC305B" w:rsidRDefault="00A0464D">
            <w:pPr>
              <w:pStyle w:val="TableCellCourierNew"/>
            </w:pPr>
            <w:r>
              <w:t>WidthPolarity.Positive</w:t>
            </w:r>
          </w:p>
        </w:tc>
        <w:tc>
          <w:tcPr>
            <w:tcW w:w="801" w:type="dxa"/>
            <w:gridSpan w:val="2"/>
          </w:tcPr>
          <w:p w:rsidR="00BC305B" w:rsidRDefault="00A0464D">
            <w:pPr>
              <w:pStyle w:val="TableCellCourierNew"/>
            </w:pPr>
            <w:r>
              <w:t>0</w:t>
            </w:r>
          </w:p>
        </w:tc>
      </w:tr>
      <w:tr w:rsidR="00BC305B"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pPr>
              <w:pStyle w:val="TableCell"/>
            </w:pPr>
          </w:p>
        </w:tc>
        <w:tc>
          <w:tcPr>
            <w:tcW w:w="1260" w:type="dxa"/>
          </w:tcPr>
          <w:p w:rsidR="00BC305B" w:rsidRDefault="00BC305B">
            <w:pPr>
              <w:pStyle w:val="TableCell"/>
            </w:pPr>
            <w:r>
              <w:t>C</w:t>
            </w:r>
          </w:p>
        </w:tc>
        <w:tc>
          <w:tcPr>
            <w:tcW w:w="4950" w:type="dxa"/>
          </w:tcPr>
          <w:p w:rsidR="00BC305B" w:rsidRDefault="00BC305B">
            <w:pPr>
              <w:pStyle w:val="TableCellCourierNew"/>
            </w:pPr>
            <w:r>
              <w:t>IVIDIGITIZER_VAL_WIDTH_POSITIVE</w:t>
            </w:r>
          </w:p>
        </w:tc>
        <w:tc>
          <w:tcPr>
            <w:tcW w:w="801" w:type="dxa"/>
            <w:gridSpan w:val="2"/>
          </w:tcPr>
          <w:p w:rsidR="00BC305B" w:rsidRDefault="00BC305B">
            <w:pPr>
              <w:pStyle w:val="TableCellCourierNew"/>
            </w:pPr>
            <w:r>
              <w:t>1</w:t>
            </w:r>
          </w:p>
        </w:tc>
      </w:tr>
      <w:tr w:rsidR="00BC305B"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pPr>
              <w:pStyle w:val="TableCell"/>
            </w:pPr>
          </w:p>
        </w:tc>
        <w:tc>
          <w:tcPr>
            <w:tcW w:w="1260" w:type="dxa"/>
          </w:tcPr>
          <w:p w:rsidR="00BC305B" w:rsidRDefault="00BC305B">
            <w:pPr>
              <w:pStyle w:val="TableCell"/>
            </w:pPr>
            <w:r>
              <w:t>COM</w:t>
            </w:r>
          </w:p>
        </w:tc>
        <w:tc>
          <w:tcPr>
            <w:tcW w:w="4950" w:type="dxa"/>
          </w:tcPr>
          <w:p w:rsidR="00BC305B" w:rsidRDefault="00BC305B">
            <w:pPr>
              <w:pStyle w:val="TableCell"/>
              <w:rPr>
                <w:rFonts w:ascii="Courier New" w:hAnsi="Courier New" w:cs="Courier New"/>
                <w:sz w:val="18"/>
                <w:szCs w:val="18"/>
              </w:rPr>
            </w:pPr>
            <w:r>
              <w:rPr>
                <w:rFonts w:ascii="Courier New" w:hAnsi="Courier New" w:cs="Courier New"/>
                <w:sz w:val="18"/>
                <w:szCs w:val="18"/>
              </w:rPr>
              <w:t>IviDigitizerWidthPolarityPositive</w:t>
            </w:r>
          </w:p>
        </w:tc>
        <w:tc>
          <w:tcPr>
            <w:tcW w:w="801" w:type="dxa"/>
            <w:gridSpan w:val="2"/>
          </w:tcPr>
          <w:p w:rsidR="00BC305B" w:rsidRDefault="00BC305B">
            <w:pPr>
              <w:pStyle w:val="TableCellCourierNew"/>
            </w:pPr>
            <w:r>
              <w:t>1</w:t>
            </w:r>
          </w:p>
        </w:tc>
      </w:tr>
      <w:tr w:rsidR="00BC305B"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856412">
            <w:pPr>
              <w:pStyle w:val="TableCell"/>
            </w:pPr>
            <w:r>
              <w:t>Negative</w:t>
            </w:r>
          </w:p>
        </w:tc>
        <w:tc>
          <w:tcPr>
            <w:tcW w:w="1260" w:type="dxa"/>
          </w:tcPr>
          <w:p w:rsidR="00BC305B" w:rsidRDefault="00BC305B">
            <w:pPr>
              <w:pStyle w:val="TableCell"/>
            </w:pPr>
            <w:r>
              <w:t>.NET</w:t>
            </w:r>
          </w:p>
        </w:tc>
        <w:tc>
          <w:tcPr>
            <w:tcW w:w="4950" w:type="dxa"/>
          </w:tcPr>
          <w:p w:rsidR="00BC305B" w:rsidRDefault="00A0464D">
            <w:pPr>
              <w:pStyle w:val="TableCellCourierNew"/>
            </w:pPr>
            <w:r>
              <w:t>WidthPolarity.Negative</w:t>
            </w:r>
          </w:p>
        </w:tc>
        <w:tc>
          <w:tcPr>
            <w:tcW w:w="801" w:type="dxa"/>
            <w:gridSpan w:val="2"/>
          </w:tcPr>
          <w:p w:rsidR="00BC305B" w:rsidRDefault="00A0464D">
            <w:pPr>
              <w:pStyle w:val="TableCellCourierNew"/>
            </w:pPr>
            <w:r>
              <w:t>1</w:t>
            </w:r>
          </w:p>
        </w:tc>
      </w:tr>
      <w:tr w:rsidR="00BC305B"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pPr>
              <w:pStyle w:val="TableCell"/>
            </w:pPr>
          </w:p>
        </w:tc>
        <w:tc>
          <w:tcPr>
            <w:tcW w:w="1260" w:type="dxa"/>
          </w:tcPr>
          <w:p w:rsidR="00BC305B" w:rsidRDefault="00BC305B">
            <w:pPr>
              <w:pStyle w:val="TableCell"/>
            </w:pPr>
            <w:r>
              <w:t>C</w:t>
            </w:r>
          </w:p>
        </w:tc>
        <w:tc>
          <w:tcPr>
            <w:tcW w:w="4950" w:type="dxa"/>
          </w:tcPr>
          <w:p w:rsidR="00BC305B" w:rsidRDefault="00BC305B">
            <w:pPr>
              <w:pStyle w:val="TableCellCourierNew"/>
            </w:pPr>
            <w:r>
              <w:t>IVIDIGITIZER_VAL_WIDTH_NEGATIVE</w:t>
            </w:r>
          </w:p>
        </w:tc>
        <w:tc>
          <w:tcPr>
            <w:tcW w:w="801" w:type="dxa"/>
            <w:gridSpan w:val="2"/>
          </w:tcPr>
          <w:p w:rsidR="00BC305B" w:rsidRDefault="00BC305B">
            <w:pPr>
              <w:pStyle w:val="TableCellCourierNew"/>
            </w:pPr>
            <w:r>
              <w:t>2</w:t>
            </w:r>
          </w:p>
        </w:tc>
      </w:tr>
      <w:tr w:rsidR="00BC305B"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pPr>
              <w:pStyle w:val="TableCell"/>
            </w:pPr>
          </w:p>
        </w:tc>
        <w:tc>
          <w:tcPr>
            <w:tcW w:w="1260" w:type="dxa"/>
          </w:tcPr>
          <w:p w:rsidR="00BC305B" w:rsidRDefault="00BC305B">
            <w:pPr>
              <w:pStyle w:val="TableCell"/>
            </w:pPr>
            <w:r>
              <w:t>COM</w:t>
            </w:r>
          </w:p>
        </w:tc>
        <w:tc>
          <w:tcPr>
            <w:tcW w:w="4950" w:type="dxa"/>
          </w:tcPr>
          <w:p w:rsidR="00BC305B" w:rsidRDefault="00BC305B">
            <w:pPr>
              <w:pStyle w:val="TableCell"/>
              <w:rPr>
                <w:rFonts w:ascii="Courier New" w:hAnsi="Courier New" w:cs="Courier New"/>
                <w:sz w:val="18"/>
                <w:szCs w:val="18"/>
              </w:rPr>
            </w:pPr>
            <w:r>
              <w:rPr>
                <w:rFonts w:ascii="Courier New" w:hAnsi="Courier New" w:cs="Courier New"/>
                <w:sz w:val="18"/>
                <w:szCs w:val="18"/>
              </w:rPr>
              <w:t>IviDigitizerWidthPolarityNegative</w:t>
            </w:r>
          </w:p>
        </w:tc>
        <w:tc>
          <w:tcPr>
            <w:tcW w:w="801" w:type="dxa"/>
            <w:gridSpan w:val="2"/>
          </w:tcPr>
          <w:p w:rsidR="00BC305B" w:rsidRDefault="00BC305B">
            <w:pPr>
              <w:pStyle w:val="TableCellCourierNew"/>
            </w:pPr>
            <w:r>
              <w:t>2</w:t>
            </w:r>
          </w:p>
        </w:tc>
      </w:tr>
      <w:tr w:rsidR="00BC305B"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856412">
            <w:pPr>
              <w:pStyle w:val="TableCell"/>
            </w:pPr>
            <w:r>
              <w:t>Either</w:t>
            </w:r>
          </w:p>
        </w:tc>
        <w:tc>
          <w:tcPr>
            <w:tcW w:w="1260" w:type="dxa"/>
          </w:tcPr>
          <w:p w:rsidR="00BC305B" w:rsidRDefault="00BC305B">
            <w:pPr>
              <w:pStyle w:val="TableCell"/>
            </w:pPr>
            <w:r>
              <w:t>.NET</w:t>
            </w:r>
          </w:p>
        </w:tc>
        <w:tc>
          <w:tcPr>
            <w:tcW w:w="4950" w:type="dxa"/>
          </w:tcPr>
          <w:p w:rsidR="00BC305B" w:rsidRDefault="00A0464D">
            <w:pPr>
              <w:pStyle w:val="TableCellCourierNew"/>
            </w:pPr>
            <w:r>
              <w:t>WidthPolarity.Either</w:t>
            </w:r>
          </w:p>
        </w:tc>
        <w:tc>
          <w:tcPr>
            <w:tcW w:w="801" w:type="dxa"/>
            <w:gridSpan w:val="2"/>
          </w:tcPr>
          <w:p w:rsidR="00BC305B" w:rsidRDefault="00A0464D">
            <w:pPr>
              <w:pStyle w:val="TableCellCourierNew"/>
            </w:pPr>
            <w:r>
              <w:t>2</w:t>
            </w:r>
          </w:p>
        </w:tc>
      </w:tr>
      <w:tr w:rsidR="00BC305B"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pPr>
              <w:pStyle w:val="TableCell"/>
            </w:pPr>
          </w:p>
        </w:tc>
        <w:tc>
          <w:tcPr>
            <w:tcW w:w="1260" w:type="dxa"/>
          </w:tcPr>
          <w:p w:rsidR="00BC305B" w:rsidRDefault="00BC305B">
            <w:pPr>
              <w:pStyle w:val="TableCell"/>
            </w:pPr>
            <w:r>
              <w:t>C</w:t>
            </w:r>
          </w:p>
        </w:tc>
        <w:tc>
          <w:tcPr>
            <w:tcW w:w="4950" w:type="dxa"/>
          </w:tcPr>
          <w:p w:rsidR="00BC305B" w:rsidRDefault="00BC305B">
            <w:pPr>
              <w:pStyle w:val="TableCellCourierNew"/>
            </w:pPr>
            <w:r>
              <w:t>IVIDIGITIZER_VAL_WIDTH_EITHER</w:t>
            </w:r>
          </w:p>
        </w:tc>
        <w:tc>
          <w:tcPr>
            <w:tcW w:w="801" w:type="dxa"/>
            <w:gridSpan w:val="2"/>
          </w:tcPr>
          <w:p w:rsidR="00BC305B" w:rsidRDefault="00BC305B">
            <w:pPr>
              <w:pStyle w:val="TableCellCourierNew"/>
            </w:pPr>
            <w:r>
              <w:t>3</w:t>
            </w:r>
          </w:p>
        </w:tc>
      </w:tr>
      <w:tr w:rsidR="00BC305B"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pPr>
              <w:pStyle w:val="TableCell"/>
            </w:pPr>
          </w:p>
        </w:tc>
        <w:tc>
          <w:tcPr>
            <w:tcW w:w="1260" w:type="dxa"/>
          </w:tcPr>
          <w:p w:rsidR="00BC305B" w:rsidRDefault="00BC305B">
            <w:pPr>
              <w:pStyle w:val="TableCell"/>
            </w:pPr>
            <w:r>
              <w:t>COM</w:t>
            </w:r>
          </w:p>
        </w:tc>
        <w:tc>
          <w:tcPr>
            <w:tcW w:w="4950" w:type="dxa"/>
          </w:tcPr>
          <w:p w:rsidR="00BC305B" w:rsidRDefault="00BC305B">
            <w:pPr>
              <w:pStyle w:val="TableCell"/>
              <w:rPr>
                <w:rFonts w:ascii="Courier New" w:hAnsi="Courier New" w:cs="Courier New"/>
                <w:sz w:val="18"/>
                <w:szCs w:val="18"/>
              </w:rPr>
            </w:pPr>
            <w:r>
              <w:rPr>
                <w:rFonts w:ascii="Courier New" w:hAnsi="Courier New" w:cs="Courier New"/>
                <w:sz w:val="18"/>
                <w:szCs w:val="18"/>
              </w:rPr>
              <w:t>IviDigitizerWidthPolarityEither</w:t>
            </w:r>
          </w:p>
        </w:tc>
        <w:tc>
          <w:tcPr>
            <w:tcW w:w="801" w:type="dxa"/>
            <w:gridSpan w:val="2"/>
          </w:tcPr>
          <w:p w:rsidR="00BC305B" w:rsidRDefault="00BC305B">
            <w:pPr>
              <w:pStyle w:val="TableCellCourierNew"/>
            </w:pPr>
            <w:r>
              <w:t>3</w:t>
            </w:r>
          </w:p>
        </w:tc>
      </w:tr>
    </w:tbl>
    <w:p w:rsidR="00004825" w:rsidRDefault="00004825">
      <w:pPr>
        <w:pStyle w:val="FunctionHead"/>
      </w:pPr>
      <w:r>
        <w:lastRenderedPageBreak/>
        <w:t xml:space="preserve">Configure Width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Condition</w:t>
            </w:r>
          </w:p>
        </w:tc>
      </w:tr>
      <w:tr w:rsidR="00004825" w:rsidTr="0044487F">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BC305B"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856412">
            <w:pPr>
              <w:pStyle w:val="TableCell"/>
            </w:pPr>
            <w:r>
              <w:t>Within</w:t>
            </w:r>
          </w:p>
        </w:tc>
        <w:tc>
          <w:tcPr>
            <w:tcW w:w="1260" w:type="dxa"/>
          </w:tcPr>
          <w:p w:rsidR="00BC305B" w:rsidRDefault="00BC305B">
            <w:pPr>
              <w:pStyle w:val="TableCell"/>
            </w:pPr>
            <w:r>
              <w:t>.NET</w:t>
            </w:r>
          </w:p>
        </w:tc>
        <w:tc>
          <w:tcPr>
            <w:tcW w:w="4950" w:type="dxa"/>
          </w:tcPr>
          <w:p w:rsidR="00BC305B" w:rsidRDefault="00A0464D">
            <w:pPr>
              <w:pStyle w:val="TableCellCourierNew"/>
            </w:pPr>
            <w:r>
              <w:t>WidthCondition.Within</w:t>
            </w:r>
          </w:p>
        </w:tc>
        <w:tc>
          <w:tcPr>
            <w:tcW w:w="801" w:type="dxa"/>
            <w:gridSpan w:val="2"/>
          </w:tcPr>
          <w:p w:rsidR="00BC305B" w:rsidRDefault="00A0464D">
            <w:pPr>
              <w:pStyle w:val="TableCellCourierNew"/>
            </w:pPr>
            <w:r>
              <w:t>0</w:t>
            </w:r>
          </w:p>
        </w:tc>
      </w:tr>
      <w:tr w:rsidR="00BC305B"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pPr>
              <w:pStyle w:val="TableCell"/>
            </w:pPr>
          </w:p>
        </w:tc>
        <w:tc>
          <w:tcPr>
            <w:tcW w:w="1260" w:type="dxa"/>
          </w:tcPr>
          <w:p w:rsidR="00BC305B" w:rsidRDefault="00BC305B">
            <w:pPr>
              <w:pStyle w:val="TableCell"/>
            </w:pPr>
            <w:r>
              <w:t>C</w:t>
            </w:r>
          </w:p>
        </w:tc>
        <w:tc>
          <w:tcPr>
            <w:tcW w:w="4950" w:type="dxa"/>
          </w:tcPr>
          <w:p w:rsidR="00BC305B" w:rsidRDefault="00BC305B">
            <w:pPr>
              <w:pStyle w:val="TableCellCourierNew"/>
            </w:pPr>
            <w:r>
              <w:t>IVIDIGITIZER_VAL_WIDTH_WITHIN</w:t>
            </w:r>
          </w:p>
        </w:tc>
        <w:tc>
          <w:tcPr>
            <w:tcW w:w="801" w:type="dxa"/>
            <w:gridSpan w:val="2"/>
          </w:tcPr>
          <w:p w:rsidR="00BC305B" w:rsidRDefault="00BC305B">
            <w:pPr>
              <w:pStyle w:val="TableCellCourierNew"/>
            </w:pPr>
            <w:r>
              <w:t>1</w:t>
            </w:r>
          </w:p>
        </w:tc>
      </w:tr>
      <w:tr w:rsidR="00BC305B"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pPr>
              <w:pStyle w:val="TableCell"/>
            </w:pPr>
          </w:p>
        </w:tc>
        <w:tc>
          <w:tcPr>
            <w:tcW w:w="1260" w:type="dxa"/>
          </w:tcPr>
          <w:p w:rsidR="00BC305B" w:rsidRDefault="00BC305B">
            <w:pPr>
              <w:pStyle w:val="TableCell"/>
            </w:pPr>
            <w:r>
              <w:t>COM</w:t>
            </w:r>
          </w:p>
        </w:tc>
        <w:tc>
          <w:tcPr>
            <w:tcW w:w="4950" w:type="dxa"/>
          </w:tcPr>
          <w:p w:rsidR="00BC305B" w:rsidRDefault="00BC305B">
            <w:pPr>
              <w:pStyle w:val="TableCell"/>
              <w:rPr>
                <w:rFonts w:ascii="Courier New" w:hAnsi="Courier New" w:cs="Courier New"/>
                <w:sz w:val="18"/>
                <w:szCs w:val="18"/>
              </w:rPr>
            </w:pPr>
            <w:r>
              <w:rPr>
                <w:rFonts w:ascii="Courier New" w:hAnsi="Courier New" w:cs="Courier New"/>
                <w:sz w:val="18"/>
                <w:szCs w:val="18"/>
              </w:rPr>
              <w:t>IviDigitizerWidthConditionWithin</w:t>
            </w:r>
          </w:p>
        </w:tc>
        <w:tc>
          <w:tcPr>
            <w:tcW w:w="801" w:type="dxa"/>
            <w:gridSpan w:val="2"/>
          </w:tcPr>
          <w:p w:rsidR="00BC305B" w:rsidRDefault="00BC305B">
            <w:pPr>
              <w:pStyle w:val="TableCellCourierNew"/>
            </w:pPr>
            <w:r>
              <w:t>1</w:t>
            </w:r>
          </w:p>
        </w:tc>
      </w:tr>
      <w:tr w:rsidR="00BC305B"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856412">
            <w:pPr>
              <w:pStyle w:val="TableCell"/>
            </w:pPr>
            <w:r>
              <w:t>Outside</w:t>
            </w:r>
          </w:p>
        </w:tc>
        <w:tc>
          <w:tcPr>
            <w:tcW w:w="1260" w:type="dxa"/>
          </w:tcPr>
          <w:p w:rsidR="00BC305B" w:rsidRDefault="00BC305B">
            <w:pPr>
              <w:pStyle w:val="TableCell"/>
            </w:pPr>
            <w:r>
              <w:t>.NET</w:t>
            </w:r>
          </w:p>
        </w:tc>
        <w:tc>
          <w:tcPr>
            <w:tcW w:w="4950" w:type="dxa"/>
          </w:tcPr>
          <w:p w:rsidR="00BC305B" w:rsidRDefault="00A0464D">
            <w:pPr>
              <w:pStyle w:val="TableCellCourierNew"/>
            </w:pPr>
            <w:r>
              <w:t>WidthCondition.Outside</w:t>
            </w:r>
          </w:p>
        </w:tc>
        <w:tc>
          <w:tcPr>
            <w:tcW w:w="801" w:type="dxa"/>
            <w:gridSpan w:val="2"/>
          </w:tcPr>
          <w:p w:rsidR="00BC305B" w:rsidRDefault="001B22E8">
            <w:pPr>
              <w:pStyle w:val="TableCellCourierNew"/>
            </w:pPr>
            <w:r>
              <w:t>1</w:t>
            </w:r>
          </w:p>
        </w:tc>
      </w:tr>
      <w:tr w:rsidR="00BC305B"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pPr>
              <w:pStyle w:val="TableCell"/>
            </w:pPr>
          </w:p>
        </w:tc>
        <w:tc>
          <w:tcPr>
            <w:tcW w:w="1260" w:type="dxa"/>
          </w:tcPr>
          <w:p w:rsidR="00BC305B" w:rsidRDefault="00BC305B">
            <w:pPr>
              <w:pStyle w:val="TableCell"/>
            </w:pPr>
            <w:r>
              <w:t>C</w:t>
            </w:r>
          </w:p>
        </w:tc>
        <w:tc>
          <w:tcPr>
            <w:tcW w:w="4950" w:type="dxa"/>
          </w:tcPr>
          <w:p w:rsidR="00BC305B" w:rsidRDefault="00BC305B">
            <w:pPr>
              <w:pStyle w:val="TableCellCourierNew"/>
            </w:pPr>
            <w:r>
              <w:t>IVIDIGITIZER_VAL_WIDTH_OUTSIDE</w:t>
            </w:r>
          </w:p>
        </w:tc>
        <w:tc>
          <w:tcPr>
            <w:tcW w:w="801" w:type="dxa"/>
            <w:gridSpan w:val="2"/>
          </w:tcPr>
          <w:p w:rsidR="00BC305B" w:rsidRDefault="00BC305B">
            <w:pPr>
              <w:pStyle w:val="TableCellCourierNew"/>
            </w:pPr>
            <w:r>
              <w:t>2</w:t>
            </w:r>
          </w:p>
        </w:tc>
      </w:tr>
      <w:tr w:rsidR="00BC305B"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pPr>
              <w:pStyle w:val="TableCell"/>
            </w:pPr>
          </w:p>
        </w:tc>
        <w:tc>
          <w:tcPr>
            <w:tcW w:w="1260" w:type="dxa"/>
          </w:tcPr>
          <w:p w:rsidR="00BC305B" w:rsidRDefault="00BC305B">
            <w:pPr>
              <w:pStyle w:val="TableCell"/>
            </w:pPr>
            <w:r>
              <w:t>COM</w:t>
            </w:r>
          </w:p>
        </w:tc>
        <w:tc>
          <w:tcPr>
            <w:tcW w:w="4950" w:type="dxa"/>
          </w:tcPr>
          <w:p w:rsidR="00BC305B" w:rsidRDefault="00BC305B">
            <w:pPr>
              <w:pStyle w:val="TableCell"/>
              <w:rPr>
                <w:rFonts w:ascii="Courier New" w:hAnsi="Courier New" w:cs="Courier New"/>
                <w:sz w:val="18"/>
                <w:szCs w:val="18"/>
              </w:rPr>
            </w:pPr>
            <w:r>
              <w:rPr>
                <w:rFonts w:ascii="Courier New" w:hAnsi="Courier New" w:cs="Courier New"/>
                <w:sz w:val="18"/>
                <w:szCs w:val="18"/>
              </w:rPr>
              <w:t>IviDigitizerWidthConditionOutside</w:t>
            </w:r>
          </w:p>
        </w:tc>
        <w:tc>
          <w:tcPr>
            <w:tcW w:w="801" w:type="dxa"/>
            <w:gridSpan w:val="2"/>
          </w:tcPr>
          <w:p w:rsidR="00BC305B" w:rsidRDefault="00BC305B">
            <w:pPr>
              <w:pStyle w:val="TableCellCourierNew"/>
            </w:pPr>
            <w:r>
              <w:t>2</w:t>
            </w:r>
          </w:p>
        </w:tc>
      </w:tr>
    </w:tbl>
    <w:p w:rsidR="00004825" w:rsidRDefault="00004825">
      <w:pPr>
        <w:pStyle w:val="FunctionHead"/>
      </w:pPr>
      <w:r>
        <w:t xml:space="preserve">Configure Width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Polarity</w:t>
            </w:r>
          </w:p>
        </w:tc>
      </w:tr>
      <w:tr w:rsidR="00004825" w:rsidTr="0044487F">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0464D" w:rsidRDefault="00A0464D" w:rsidP="00856412">
            <w:pPr>
              <w:pStyle w:val="TableCell"/>
            </w:pPr>
            <w:r>
              <w:t>Positive</w:t>
            </w:r>
          </w:p>
        </w:tc>
        <w:tc>
          <w:tcPr>
            <w:tcW w:w="1260" w:type="dxa"/>
          </w:tcPr>
          <w:p w:rsidR="00A0464D" w:rsidRDefault="00A0464D">
            <w:pPr>
              <w:pStyle w:val="TableCell"/>
            </w:pPr>
            <w:r>
              <w:t>.NET</w:t>
            </w:r>
          </w:p>
        </w:tc>
        <w:tc>
          <w:tcPr>
            <w:tcW w:w="4950" w:type="dxa"/>
          </w:tcPr>
          <w:p w:rsidR="00A0464D" w:rsidRDefault="00A0464D">
            <w:pPr>
              <w:pStyle w:val="TableCellCourierNew"/>
            </w:pPr>
            <w:r>
              <w:t>WidthPolarity.Positive</w:t>
            </w:r>
          </w:p>
        </w:tc>
        <w:tc>
          <w:tcPr>
            <w:tcW w:w="801" w:type="dxa"/>
            <w:gridSpan w:val="2"/>
          </w:tcPr>
          <w:p w:rsidR="00A0464D" w:rsidRDefault="00A0464D">
            <w:pPr>
              <w:pStyle w:val="TableCellCourierNew"/>
            </w:pPr>
            <w:r>
              <w:t>0</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0464D" w:rsidRDefault="00A0464D">
            <w:pPr>
              <w:pStyle w:val="TableCell"/>
            </w:pPr>
          </w:p>
        </w:tc>
        <w:tc>
          <w:tcPr>
            <w:tcW w:w="1260" w:type="dxa"/>
          </w:tcPr>
          <w:p w:rsidR="00A0464D" w:rsidRDefault="00A0464D">
            <w:pPr>
              <w:pStyle w:val="TableCell"/>
            </w:pPr>
            <w:r>
              <w:t>C</w:t>
            </w:r>
          </w:p>
        </w:tc>
        <w:tc>
          <w:tcPr>
            <w:tcW w:w="4950" w:type="dxa"/>
          </w:tcPr>
          <w:p w:rsidR="00A0464D" w:rsidRDefault="00A0464D">
            <w:pPr>
              <w:pStyle w:val="TableCellCourierNew"/>
            </w:pPr>
            <w:r>
              <w:t>IVIDIGITIZER_VAL_WIDTH_POSITIVE</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0464D" w:rsidRDefault="00A0464D">
            <w:pPr>
              <w:pStyle w:val="TableCell"/>
            </w:pPr>
          </w:p>
        </w:tc>
        <w:tc>
          <w:tcPr>
            <w:tcW w:w="1260" w:type="dxa"/>
          </w:tcPr>
          <w:p w:rsidR="00A0464D" w:rsidRDefault="00A0464D">
            <w:pPr>
              <w:pStyle w:val="TableCell"/>
            </w:pPr>
            <w:r>
              <w:t>COM</w:t>
            </w:r>
          </w:p>
        </w:tc>
        <w:tc>
          <w:tcPr>
            <w:tcW w:w="4950" w:type="dxa"/>
          </w:tcPr>
          <w:p w:rsidR="00A0464D" w:rsidRDefault="00A0464D">
            <w:pPr>
              <w:pStyle w:val="TableCell"/>
              <w:rPr>
                <w:rFonts w:ascii="Courier New" w:hAnsi="Courier New" w:cs="Courier New"/>
                <w:sz w:val="18"/>
                <w:szCs w:val="18"/>
              </w:rPr>
            </w:pPr>
            <w:r>
              <w:rPr>
                <w:rFonts w:ascii="Courier New" w:hAnsi="Courier New" w:cs="Courier New"/>
                <w:sz w:val="18"/>
                <w:szCs w:val="18"/>
              </w:rPr>
              <w:t>IviDigitizerWidthPolarityPositive</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0464D" w:rsidRDefault="00A0464D" w:rsidP="00856412">
            <w:pPr>
              <w:pStyle w:val="TableCell"/>
            </w:pPr>
            <w:r>
              <w:t>Negative</w:t>
            </w:r>
          </w:p>
        </w:tc>
        <w:tc>
          <w:tcPr>
            <w:tcW w:w="1260" w:type="dxa"/>
          </w:tcPr>
          <w:p w:rsidR="00A0464D" w:rsidRDefault="00A0464D">
            <w:pPr>
              <w:pStyle w:val="TableCell"/>
            </w:pPr>
            <w:r>
              <w:t>.NET</w:t>
            </w:r>
          </w:p>
        </w:tc>
        <w:tc>
          <w:tcPr>
            <w:tcW w:w="4950" w:type="dxa"/>
          </w:tcPr>
          <w:p w:rsidR="00A0464D" w:rsidRDefault="00A0464D">
            <w:pPr>
              <w:pStyle w:val="TableCellCourierNew"/>
            </w:pPr>
            <w:r>
              <w:t>WidthPolarity.Negative</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0464D" w:rsidRDefault="00A0464D">
            <w:pPr>
              <w:pStyle w:val="TableCell"/>
            </w:pPr>
          </w:p>
        </w:tc>
        <w:tc>
          <w:tcPr>
            <w:tcW w:w="1260" w:type="dxa"/>
          </w:tcPr>
          <w:p w:rsidR="00A0464D" w:rsidRDefault="00A0464D">
            <w:pPr>
              <w:pStyle w:val="TableCell"/>
            </w:pPr>
            <w:r>
              <w:t>C</w:t>
            </w:r>
          </w:p>
        </w:tc>
        <w:tc>
          <w:tcPr>
            <w:tcW w:w="4950" w:type="dxa"/>
          </w:tcPr>
          <w:p w:rsidR="00A0464D" w:rsidRDefault="00A0464D">
            <w:pPr>
              <w:pStyle w:val="TableCellCourierNew"/>
            </w:pPr>
            <w:r>
              <w:t>IVIDIGITIZER_VAL_WIDTH_NEGATIVE</w:t>
            </w:r>
          </w:p>
        </w:tc>
        <w:tc>
          <w:tcPr>
            <w:tcW w:w="801" w:type="dxa"/>
            <w:gridSpan w:val="2"/>
          </w:tcPr>
          <w:p w:rsidR="00A0464D" w:rsidRDefault="00A0464D">
            <w:pPr>
              <w:pStyle w:val="TableCellCourierNew"/>
            </w:pPr>
            <w:r>
              <w:t>2</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0464D" w:rsidRDefault="00A0464D">
            <w:pPr>
              <w:pStyle w:val="TableCell"/>
            </w:pPr>
          </w:p>
        </w:tc>
        <w:tc>
          <w:tcPr>
            <w:tcW w:w="1260" w:type="dxa"/>
          </w:tcPr>
          <w:p w:rsidR="00A0464D" w:rsidRDefault="00A0464D">
            <w:pPr>
              <w:pStyle w:val="TableCell"/>
            </w:pPr>
            <w:r>
              <w:t>COM</w:t>
            </w:r>
          </w:p>
        </w:tc>
        <w:tc>
          <w:tcPr>
            <w:tcW w:w="4950" w:type="dxa"/>
          </w:tcPr>
          <w:p w:rsidR="00A0464D" w:rsidRDefault="00A0464D">
            <w:pPr>
              <w:pStyle w:val="TableCell"/>
              <w:rPr>
                <w:rFonts w:ascii="Courier New" w:hAnsi="Courier New" w:cs="Courier New"/>
                <w:sz w:val="18"/>
                <w:szCs w:val="18"/>
              </w:rPr>
            </w:pPr>
            <w:r>
              <w:rPr>
                <w:rFonts w:ascii="Courier New" w:hAnsi="Courier New" w:cs="Courier New"/>
                <w:sz w:val="18"/>
                <w:szCs w:val="18"/>
              </w:rPr>
              <w:t>IviDigitizerWidthPolarityNegative</w:t>
            </w:r>
          </w:p>
        </w:tc>
        <w:tc>
          <w:tcPr>
            <w:tcW w:w="801" w:type="dxa"/>
            <w:gridSpan w:val="2"/>
          </w:tcPr>
          <w:p w:rsidR="00A0464D" w:rsidRDefault="00A0464D">
            <w:pPr>
              <w:pStyle w:val="TableCellCourierNew"/>
            </w:pPr>
            <w:r>
              <w:t>2</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0464D" w:rsidRDefault="00A0464D" w:rsidP="00856412">
            <w:pPr>
              <w:pStyle w:val="TableCell"/>
            </w:pPr>
            <w:r>
              <w:t>Either</w:t>
            </w:r>
          </w:p>
        </w:tc>
        <w:tc>
          <w:tcPr>
            <w:tcW w:w="1260" w:type="dxa"/>
          </w:tcPr>
          <w:p w:rsidR="00A0464D" w:rsidRDefault="00A0464D">
            <w:pPr>
              <w:pStyle w:val="TableCell"/>
            </w:pPr>
            <w:r>
              <w:t>.NET</w:t>
            </w:r>
          </w:p>
        </w:tc>
        <w:tc>
          <w:tcPr>
            <w:tcW w:w="4950" w:type="dxa"/>
          </w:tcPr>
          <w:p w:rsidR="00A0464D" w:rsidRDefault="00A0464D">
            <w:pPr>
              <w:pStyle w:val="TableCellCourierNew"/>
            </w:pPr>
            <w:r>
              <w:t>WidthPolarity.Either</w:t>
            </w:r>
          </w:p>
        </w:tc>
        <w:tc>
          <w:tcPr>
            <w:tcW w:w="801" w:type="dxa"/>
            <w:gridSpan w:val="2"/>
          </w:tcPr>
          <w:p w:rsidR="00A0464D" w:rsidRDefault="00A0464D">
            <w:pPr>
              <w:pStyle w:val="TableCellCourierNew"/>
            </w:pPr>
            <w:r>
              <w:t>2</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0464D" w:rsidRDefault="00A0464D">
            <w:pPr>
              <w:pStyle w:val="TableCell"/>
            </w:pPr>
          </w:p>
        </w:tc>
        <w:tc>
          <w:tcPr>
            <w:tcW w:w="1260" w:type="dxa"/>
          </w:tcPr>
          <w:p w:rsidR="00A0464D" w:rsidRDefault="00A0464D">
            <w:pPr>
              <w:pStyle w:val="TableCell"/>
            </w:pPr>
            <w:r>
              <w:t>C</w:t>
            </w:r>
          </w:p>
        </w:tc>
        <w:tc>
          <w:tcPr>
            <w:tcW w:w="4950" w:type="dxa"/>
          </w:tcPr>
          <w:p w:rsidR="00A0464D" w:rsidRDefault="00A0464D">
            <w:pPr>
              <w:pStyle w:val="TableCellCourierNew"/>
            </w:pPr>
            <w:r>
              <w:t>IVIDIGITIZER_VAL_WIDTH_EITHER</w:t>
            </w:r>
          </w:p>
        </w:tc>
        <w:tc>
          <w:tcPr>
            <w:tcW w:w="801" w:type="dxa"/>
            <w:gridSpan w:val="2"/>
          </w:tcPr>
          <w:p w:rsidR="00A0464D" w:rsidRDefault="00A0464D">
            <w:pPr>
              <w:pStyle w:val="TableCellCourierNew"/>
            </w:pPr>
            <w:r>
              <w:t>3</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0464D" w:rsidRDefault="00A0464D">
            <w:pPr>
              <w:pStyle w:val="TableCell"/>
            </w:pPr>
          </w:p>
        </w:tc>
        <w:tc>
          <w:tcPr>
            <w:tcW w:w="1260" w:type="dxa"/>
          </w:tcPr>
          <w:p w:rsidR="00A0464D" w:rsidRDefault="00A0464D">
            <w:pPr>
              <w:pStyle w:val="TableCell"/>
            </w:pPr>
            <w:r>
              <w:t>COM</w:t>
            </w:r>
          </w:p>
        </w:tc>
        <w:tc>
          <w:tcPr>
            <w:tcW w:w="4950" w:type="dxa"/>
          </w:tcPr>
          <w:p w:rsidR="00A0464D" w:rsidRDefault="00A0464D">
            <w:pPr>
              <w:pStyle w:val="TableCell"/>
              <w:rPr>
                <w:rFonts w:ascii="Courier New" w:hAnsi="Courier New" w:cs="Courier New"/>
                <w:sz w:val="18"/>
                <w:szCs w:val="18"/>
              </w:rPr>
            </w:pPr>
            <w:r>
              <w:rPr>
                <w:rFonts w:ascii="Courier New" w:hAnsi="Courier New" w:cs="Courier New"/>
                <w:sz w:val="18"/>
                <w:szCs w:val="18"/>
              </w:rPr>
              <w:t>IviDigitizerWidthPolarityEither</w:t>
            </w:r>
          </w:p>
        </w:tc>
        <w:tc>
          <w:tcPr>
            <w:tcW w:w="801" w:type="dxa"/>
            <w:gridSpan w:val="2"/>
          </w:tcPr>
          <w:p w:rsidR="00A0464D" w:rsidRDefault="00A0464D">
            <w:pPr>
              <w:pStyle w:val="TableCellCourierNew"/>
            </w:pPr>
            <w:r>
              <w:t>3</w:t>
            </w:r>
          </w:p>
        </w:tc>
      </w:tr>
    </w:tbl>
    <w:p w:rsidR="00B22A3C" w:rsidRDefault="00B22A3C">
      <w:pPr>
        <w:pStyle w:val="FunctionHead"/>
      </w:pPr>
    </w:p>
    <w:p w:rsidR="00004825" w:rsidRDefault="00B22A3C">
      <w:pPr>
        <w:pStyle w:val="FunctionHead"/>
      </w:pPr>
      <w:r>
        <w:br w:type="page"/>
      </w:r>
      <w:r w:rsidR="00004825">
        <w:lastRenderedPageBreak/>
        <w:t xml:space="preserve">Configure Width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Condition</w:t>
            </w:r>
          </w:p>
        </w:tc>
      </w:tr>
      <w:tr w:rsidR="00004825" w:rsidTr="0044487F">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0464D" w:rsidRDefault="00A0464D" w:rsidP="00856412">
            <w:pPr>
              <w:pStyle w:val="TableCell"/>
            </w:pPr>
            <w:r>
              <w:t>Within</w:t>
            </w:r>
          </w:p>
        </w:tc>
        <w:tc>
          <w:tcPr>
            <w:tcW w:w="1260" w:type="dxa"/>
          </w:tcPr>
          <w:p w:rsidR="00A0464D" w:rsidRDefault="00A0464D">
            <w:pPr>
              <w:pStyle w:val="TableCell"/>
            </w:pPr>
            <w:r>
              <w:t>.NET</w:t>
            </w:r>
          </w:p>
        </w:tc>
        <w:tc>
          <w:tcPr>
            <w:tcW w:w="4950" w:type="dxa"/>
          </w:tcPr>
          <w:p w:rsidR="00A0464D" w:rsidRDefault="00A0464D">
            <w:pPr>
              <w:pStyle w:val="TableCellCourierNew"/>
            </w:pPr>
            <w:r>
              <w:t>WidthCondition.Within</w:t>
            </w:r>
          </w:p>
        </w:tc>
        <w:tc>
          <w:tcPr>
            <w:tcW w:w="801" w:type="dxa"/>
            <w:gridSpan w:val="2"/>
          </w:tcPr>
          <w:p w:rsidR="00A0464D" w:rsidRDefault="00A0464D">
            <w:pPr>
              <w:pStyle w:val="TableCellCourierNew"/>
            </w:pPr>
            <w:r>
              <w:t>0</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0464D" w:rsidRDefault="00A0464D">
            <w:pPr>
              <w:pStyle w:val="TableCell"/>
            </w:pPr>
          </w:p>
        </w:tc>
        <w:tc>
          <w:tcPr>
            <w:tcW w:w="1260" w:type="dxa"/>
          </w:tcPr>
          <w:p w:rsidR="00A0464D" w:rsidRDefault="00A0464D">
            <w:pPr>
              <w:pStyle w:val="TableCell"/>
            </w:pPr>
            <w:r>
              <w:t>C</w:t>
            </w:r>
          </w:p>
        </w:tc>
        <w:tc>
          <w:tcPr>
            <w:tcW w:w="4950" w:type="dxa"/>
          </w:tcPr>
          <w:p w:rsidR="00A0464D" w:rsidRDefault="00A0464D">
            <w:pPr>
              <w:pStyle w:val="TableCellCourierNew"/>
            </w:pPr>
            <w:r>
              <w:t>IVIDIGITIZER_VAL_WIDTH_WITHIN</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0464D" w:rsidRDefault="00A0464D">
            <w:pPr>
              <w:pStyle w:val="TableCell"/>
            </w:pPr>
          </w:p>
        </w:tc>
        <w:tc>
          <w:tcPr>
            <w:tcW w:w="1260" w:type="dxa"/>
          </w:tcPr>
          <w:p w:rsidR="00A0464D" w:rsidRDefault="00A0464D">
            <w:pPr>
              <w:pStyle w:val="TableCell"/>
            </w:pPr>
            <w:r>
              <w:t>COM</w:t>
            </w:r>
          </w:p>
        </w:tc>
        <w:tc>
          <w:tcPr>
            <w:tcW w:w="4950" w:type="dxa"/>
          </w:tcPr>
          <w:p w:rsidR="00A0464D" w:rsidRDefault="00A0464D">
            <w:pPr>
              <w:pStyle w:val="TableCell"/>
              <w:rPr>
                <w:rFonts w:ascii="Courier New" w:hAnsi="Courier New" w:cs="Courier New"/>
                <w:sz w:val="18"/>
                <w:szCs w:val="18"/>
              </w:rPr>
            </w:pPr>
            <w:r>
              <w:rPr>
                <w:rFonts w:ascii="Courier New" w:hAnsi="Courier New" w:cs="Courier New"/>
                <w:sz w:val="18"/>
                <w:szCs w:val="18"/>
              </w:rPr>
              <w:t>IviDigitizerWidthConditionWithin</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0464D" w:rsidRDefault="00A0464D" w:rsidP="00856412">
            <w:pPr>
              <w:pStyle w:val="TableCell"/>
            </w:pPr>
            <w:r>
              <w:t>Outside</w:t>
            </w:r>
          </w:p>
        </w:tc>
        <w:tc>
          <w:tcPr>
            <w:tcW w:w="1260" w:type="dxa"/>
          </w:tcPr>
          <w:p w:rsidR="00A0464D" w:rsidRDefault="00A0464D">
            <w:pPr>
              <w:pStyle w:val="TableCell"/>
            </w:pPr>
            <w:r>
              <w:t>.NET</w:t>
            </w:r>
          </w:p>
        </w:tc>
        <w:tc>
          <w:tcPr>
            <w:tcW w:w="4950" w:type="dxa"/>
          </w:tcPr>
          <w:p w:rsidR="00A0464D" w:rsidRDefault="00A0464D">
            <w:pPr>
              <w:pStyle w:val="TableCellCourierNew"/>
            </w:pPr>
            <w:r>
              <w:t>WidthCondition.Outside</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0464D" w:rsidRDefault="00A0464D">
            <w:pPr>
              <w:pStyle w:val="TableCell"/>
            </w:pPr>
          </w:p>
        </w:tc>
        <w:tc>
          <w:tcPr>
            <w:tcW w:w="1260" w:type="dxa"/>
          </w:tcPr>
          <w:p w:rsidR="00A0464D" w:rsidRDefault="00A0464D">
            <w:pPr>
              <w:pStyle w:val="TableCell"/>
            </w:pPr>
            <w:r>
              <w:t>C</w:t>
            </w:r>
          </w:p>
        </w:tc>
        <w:tc>
          <w:tcPr>
            <w:tcW w:w="4950" w:type="dxa"/>
          </w:tcPr>
          <w:p w:rsidR="00A0464D" w:rsidRDefault="00A0464D">
            <w:pPr>
              <w:pStyle w:val="TableCellCourierNew"/>
            </w:pPr>
            <w:r>
              <w:t>IVIDIGITIZER_VAL_WIDTH_OUTSIDE</w:t>
            </w:r>
          </w:p>
        </w:tc>
        <w:tc>
          <w:tcPr>
            <w:tcW w:w="801" w:type="dxa"/>
            <w:gridSpan w:val="2"/>
          </w:tcPr>
          <w:p w:rsidR="00A0464D" w:rsidRDefault="00A0464D">
            <w:pPr>
              <w:pStyle w:val="TableCellCourierNew"/>
            </w:pPr>
            <w:r>
              <w:t>2</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0464D" w:rsidRDefault="00A0464D">
            <w:pPr>
              <w:pStyle w:val="TableCell"/>
            </w:pPr>
          </w:p>
        </w:tc>
        <w:tc>
          <w:tcPr>
            <w:tcW w:w="1260" w:type="dxa"/>
          </w:tcPr>
          <w:p w:rsidR="00A0464D" w:rsidRDefault="00A0464D">
            <w:pPr>
              <w:pStyle w:val="TableCell"/>
            </w:pPr>
            <w:r>
              <w:t>COM</w:t>
            </w:r>
          </w:p>
        </w:tc>
        <w:tc>
          <w:tcPr>
            <w:tcW w:w="4950" w:type="dxa"/>
          </w:tcPr>
          <w:p w:rsidR="00A0464D" w:rsidRDefault="00A0464D">
            <w:pPr>
              <w:pStyle w:val="TableCell"/>
              <w:rPr>
                <w:rFonts w:ascii="Courier New" w:hAnsi="Courier New" w:cs="Courier New"/>
                <w:sz w:val="18"/>
                <w:szCs w:val="18"/>
              </w:rPr>
            </w:pPr>
            <w:r>
              <w:rPr>
                <w:rFonts w:ascii="Courier New" w:hAnsi="Courier New" w:cs="Courier New"/>
                <w:sz w:val="18"/>
                <w:szCs w:val="18"/>
              </w:rPr>
              <w:t>IviDigitizerWidthConditionOutside</w:t>
            </w:r>
          </w:p>
        </w:tc>
        <w:tc>
          <w:tcPr>
            <w:tcW w:w="801" w:type="dxa"/>
            <w:gridSpan w:val="2"/>
          </w:tcPr>
          <w:p w:rsidR="00A0464D" w:rsidRDefault="00A0464D">
            <w:pPr>
              <w:pStyle w:val="TableCellCourierNew"/>
            </w:pPr>
            <w:r>
              <w:t>2</w:t>
            </w:r>
          </w:p>
        </w:tc>
      </w:tr>
    </w:tbl>
    <w:p w:rsidR="00004825" w:rsidRDefault="00004825">
      <w:pPr>
        <w:pStyle w:val="FunctionHead"/>
      </w:pPr>
      <w:r>
        <w:t xml:space="preserve">Configure Window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Condition</w:t>
            </w:r>
          </w:p>
        </w:tc>
      </w:tr>
      <w:tr w:rsidR="00004825" w:rsidTr="0044487F">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0464D" w:rsidRDefault="00A0464D" w:rsidP="00856412">
            <w:pPr>
              <w:pStyle w:val="TableCell"/>
            </w:pPr>
            <w:r>
              <w:t>Entering</w:t>
            </w:r>
          </w:p>
        </w:tc>
        <w:tc>
          <w:tcPr>
            <w:tcW w:w="1260" w:type="dxa"/>
          </w:tcPr>
          <w:p w:rsidR="00A0464D" w:rsidRDefault="00A0464D">
            <w:pPr>
              <w:pStyle w:val="TableCell"/>
            </w:pPr>
            <w:r>
              <w:t>.NET</w:t>
            </w:r>
          </w:p>
        </w:tc>
        <w:tc>
          <w:tcPr>
            <w:tcW w:w="4950" w:type="dxa"/>
          </w:tcPr>
          <w:p w:rsidR="00A0464D" w:rsidRDefault="00A0464D">
            <w:pPr>
              <w:pStyle w:val="TableCellCourierNew"/>
            </w:pPr>
            <w:r>
              <w:t>WindowCondition.Entering</w:t>
            </w:r>
          </w:p>
        </w:tc>
        <w:tc>
          <w:tcPr>
            <w:tcW w:w="801" w:type="dxa"/>
            <w:gridSpan w:val="2"/>
          </w:tcPr>
          <w:p w:rsidR="00A0464D" w:rsidRDefault="00A0464D">
            <w:pPr>
              <w:pStyle w:val="TableCellCourierNew"/>
            </w:pPr>
            <w:r>
              <w:t>0</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0464D" w:rsidRDefault="00A0464D">
            <w:pPr>
              <w:pStyle w:val="TableCell"/>
            </w:pPr>
          </w:p>
        </w:tc>
        <w:tc>
          <w:tcPr>
            <w:tcW w:w="1260" w:type="dxa"/>
          </w:tcPr>
          <w:p w:rsidR="00A0464D" w:rsidRDefault="00A0464D">
            <w:pPr>
              <w:pStyle w:val="TableCell"/>
            </w:pPr>
            <w:r>
              <w:t>C</w:t>
            </w:r>
          </w:p>
        </w:tc>
        <w:tc>
          <w:tcPr>
            <w:tcW w:w="4950" w:type="dxa"/>
          </w:tcPr>
          <w:p w:rsidR="00A0464D" w:rsidRDefault="00A0464D">
            <w:pPr>
              <w:pStyle w:val="TableCellCourierNew"/>
            </w:pPr>
            <w:r>
              <w:t>IVIDIGITIZER_VAL_WINDOW_CONDITION_ENTERING</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0464D" w:rsidRDefault="00A0464D">
            <w:pPr>
              <w:pStyle w:val="TableCell"/>
            </w:pPr>
          </w:p>
        </w:tc>
        <w:tc>
          <w:tcPr>
            <w:tcW w:w="1260" w:type="dxa"/>
          </w:tcPr>
          <w:p w:rsidR="00A0464D" w:rsidRDefault="00A0464D">
            <w:pPr>
              <w:pStyle w:val="TableCell"/>
            </w:pPr>
            <w:r>
              <w:t>COM</w:t>
            </w:r>
          </w:p>
        </w:tc>
        <w:tc>
          <w:tcPr>
            <w:tcW w:w="4950" w:type="dxa"/>
          </w:tcPr>
          <w:p w:rsidR="00A0464D" w:rsidRDefault="00A0464D">
            <w:pPr>
              <w:pStyle w:val="TableCell"/>
              <w:rPr>
                <w:rFonts w:ascii="Courier New" w:hAnsi="Courier New" w:cs="Courier New"/>
                <w:sz w:val="18"/>
                <w:szCs w:val="18"/>
              </w:rPr>
            </w:pPr>
            <w:r>
              <w:rPr>
                <w:rFonts w:ascii="Courier New" w:hAnsi="Courier New" w:cs="Courier New"/>
                <w:sz w:val="18"/>
                <w:szCs w:val="18"/>
              </w:rPr>
              <w:t>IviDigitizerWindowConditionEntering</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0464D" w:rsidRDefault="00A0464D" w:rsidP="00856412">
            <w:pPr>
              <w:pStyle w:val="TableCell"/>
            </w:pPr>
            <w:r>
              <w:t>Leaving</w:t>
            </w:r>
          </w:p>
        </w:tc>
        <w:tc>
          <w:tcPr>
            <w:tcW w:w="1260" w:type="dxa"/>
          </w:tcPr>
          <w:p w:rsidR="00A0464D" w:rsidRDefault="00A0464D">
            <w:pPr>
              <w:pStyle w:val="TableCell"/>
            </w:pPr>
            <w:r>
              <w:t>.NET</w:t>
            </w:r>
          </w:p>
        </w:tc>
        <w:tc>
          <w:tcPr>
            <w:tcW w:w="4950" w:type="dxa"/>
          </w:tcPr>
          <w:p w:rsidR="00A0464D" w:rsidRDefault="00A0464D">
            <w:pPr>
              <w:pStyle w:val="TableCellCourierNew"/>
            </w:pPr>
            <w:r>
              <w:t>WindowCondition.Leaving</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0464D" w:rsidRDefault="00A0464D">
            <w:pPr>
              <w:pStyle w:val="TableCell"/>
            </w:pPr>
          </w:p>
        </w:tc>
        <w:tc>
          <w:tcPr>
            <w:tcW w:w="1260" w:type="dxa"/>
          </w:tcPr>
          <w:p w:rsidR="00A0464D" w:rsidRDefault="00A0464D">
            <w:pPr>
              <w:pStyle w:val="TableCell"/>
            </w:pPr>
            <w:r>
              <w:t>C</w:t>
            </w:r>
          </w:p>
        </w:tc>
        <w:tc>
          <w:tcPr>
            <w:tcW w:w="4950" w:type="dxa"/>
          </w:tcPr>
          <w:p w:rsidR="00A0464D" w:rsidRDefault="00A0464D">
            <w:pPr>
              <w:pStyle w:val="TableCellCourierNew"/>
            </w:pPr>
            <w:r>
              <w:t>IVIDIGITIZER_VAL_WINDOW_CONDITION_LEAVING</w:t>
            </w:r>
          </w:p>
        </w:tc>
        <w:tc>
          <w:tcPr>
            <w:tcW w:w="801" w:type="dxa"/>
            <w:gridSpan w:val="2"/>
          </w:tcPr>
          <w:p w:rsidR="00A0464D" w:rsidRDefault="00A0464D">
            <w:pPr>
              <w:pStyle w:val="TableCellCourierNew"/>
            </w:pPr>
            <w:r>
              <w:t>2</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0464D" w:rsidRDefault="00A0464D">
            <w:pPr>
              <w:pStyle w:val="TableCell"/>
            </w:pPr>
          </w:p>
        </w:tc>
        <w:tc>
          <w:tcPr>
            <w:tcW w:w="1260" w:type="dxa"/>
          </w:tcPr>
          <w:p w:rsidR="00A0464D" w:rsidRDefault="00A0464D">
            <w:pPr>
              <w:pStyle w:val="TableCell"/>
            </w:pPr>
            <w:r>
              <w:t>COM</w:t>
            </w:r>
          </w:p>
        </w:tc>
        <w:tc>
          <w:tcPr>
            <w:tcW w:w="4950" w:type="dxa"/>
          </w:tcPr>
          <w:p w:rsidR="00A0464D" w:rsidRDefault="00A0464D">
            <w:pPr>
              <w:pStyle w:val="TableCell"/>
              <w:rPr>
                <w:rFonts w:ascii="Courier New" w:hAnsi="Courier New" w:cs="Courier New"/>
                <w:sz w:val="18"/>
                <w:szCs w:val="18"/>
              </w:rPr>
            </w:pPr>
            <w:r>
              <w:rPr>
                <w:rFonts w:ascii="Courier New" w:hAnsi="Courier New" w:cs="Courier New"/>
                <w:sz w:val="18"/>
                <w:szCs w:val="18"/>
              </w:rPr>
              <w:t>IviDigitizerWindowConditionLeaving</w:t>
            </w:r>
          </w:p>
        </w:tc>
        <w:tc>
          <w:tcPr>
            <w:tcW w:w="801" w:type="dxa"/>
            <w:gridSpan w:val="2"/>
          </w:tcPr>
          <w:p w:rsidR="00A0464D" w:rsidRDefault="00A0464D">
            <w:pPr>
              <w:pStyle w:val="TableCellCourierNew"/>
            </w:pPr>
            <w:r>
              <w:t>2</w:t>
            </w:r>
          </w:p>
        </w:tc>
      </w:tr>
    </w:tbl>
    <w:p w:rsidR="00004825" w:rsidRDefault="00004825">
      <w:pPr>
        <w:pStyle w:val="FunctionHead"/>
      </w:pPr>
      <w:r>
        <w:t xml:space="preserve">Configure Window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Condition</w:t>
            </w:r>
          </w:p>
        </w:tc>
      </w:tr>
      <w:tr w:rsidR="00004825" w:rsidTr="0044487F">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0464D" w:rsidRDefault="00A0464D" w:rsidP="00856412">
            <w:pPr>
              <w:pStyle w:val="TableCell"/>
            </w:pPr>
            <w:r>
              <w:t>Entering</w:t>
            </w:r>
          </w:p>
        </w:tc>
        <w:tc>
          <w:tcPr>
            <w:tcW w:w="1260" w:type="dxa"/>
          </w:tcPr>
          <w:p w:rsidR="00A0464D" w:rsidRDefault="00A0464D">
            <w:pPr>
              <w:pStyle w:val="TableCell"/>
            </w:pPr>
            <w:r>
              <w:t>.NET</w:t>
            </w:r>
          </w:p>
        </w:tc>
        <w:tc>
          <w:tcPr>
            <w:tcW w:w="4950" w:type="dxa"/>
          </w:tcPr>
          <w:p w:rsidR="00A0464D" w:rsidRDefault="00A0464D">
            <w:pPr>
              <w:pStyle w:val="TableCellCourierNew"/>
            </w:pPr>
            <w:r>
              <w:t>WindowConditionEntering</w:t>
            </w:r>
          </w:p>
        </w:tc>
        <w:tc>
          <w:tcPr>
            <w:tcW w:w="801" w:type="dxa"/>
            <w:gridSpan w:val="2"/>
          </w:tcPr>
          <w:p w:rsidR="00A0464D" w:rsidRDefault="00A0464D">
            <w:pPr>
              <w:pStyle w:val="TableCellCourierNew"/>
            </w:pPr>
            <w:r>
              <w:t>0</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0464D" w:rsidRDefault="00A0464D">
            <w:pPr>
              <w:pStyle w:val="TableCell"/>
            </w:pPr>
          </w:p>
        </w:tc>
        <w:tc>
          <w:tcPr>
            <w:tcW w:w="1260" w:type="dxa"/>
          </w:tcPr>
          <w:p w:rsidR="00A0464D" w:rsidRDefault="00A0464D">
            <w:pPr>
              <w:pStyle w:val="TableCell"/>
            </w:pPr>
            <w:r>
              <w:t>C</w:t>
            </w:r>
          </w:p>
        </w:tc>
        <w:tc>
          <w:tcPr>
            <w:tcW w:w="4950" w:type="dxa"/>
          </w:tcPr>
          <w:p w:rsidR="00A0464D" w:rsidRDefault="00A0464D">
            <w:pPr>
              <w:pStyle w:val="TableCellCourierNew"/>
            </w:pPr>
            <w:r>
              <w:t>IVIDIGITIZER_VAL_WINDOW_CONDITION_ENTERING</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0464D" w:rsidRDefault="00A0464D">
            <w:pPr>
              <w:pStyle w:val="TableCell"/>
            </w:pPr>
          </w:p>
        </w:tc>
        <w:tc>
          <w:tcPr>
            <w:tcW w:w="1260" w:type="dxa"/>
          </w:tcPr>
          <w:p w:rsidR="00A0464D" w:rsidRDefault="00A0464D">
            <w:pPr>
              <w:pStyle w:val="TableCell"/>
            </w:pPr>
            <w:r>
              <w:t>COM</w:t>
            </w:r>
          </w:p>
        </w:tc>
        <w:tc>
          <w:tcPr>
            <w:tcW w:w="4950" w:type="dxa"/>
          </w:tcPr>
          <w:p w:rsidR="00A0464D" w:rsidRDefault="00A0464D">
            <w:pPr>
              <w:pStyle w:val="TableCell"/>
              <w:rPr>
                <w:rFonts w:ascii="Courier New" w:hAnsi="Courier New" w:cs="Courier New"/>
                <w:sz w:val="18"/>
                <w:szCs w:val="18"/>
              </w:rPr>
            </w:pPr>
            <w:r>
              <w:rPr>
                <w:rFonts w:ascii="Courier New" w:hAnsi="Courier New" w:cs="Courier New"/>
                <w:sz w:val="18"/>
                <w:szCs w:val="18"/>
              </w:rPr>
              <w:t>IviDigitizerWindowConditionEntering</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0464D" w:rsidRDefault="00A0464D" w:rsidP="00856412">
            <w:pPr>
              <w:pStyle w:val="TableCell"/>
            </w:pPr>
            <w:r>
              <w:t>Leaving</w:t>
            </w:r>
          </w:p>
        </w:tc>
        <w:tc>
          <w:tcPr>
            <w:tcW w:w="1260" w:type="dxa"/>
          </w:tcPr>
          <w:p w:rsidR="00A0464D" w:rsidRDefault="00A0464D">
            <w:pPr>
              <w:pStyle w:val="TableCell"/>
            </w:pPr>
            <w:r>
              <w:t>.NET</w:t>
            </w:r>
          </w:p>
        </w:tc>
        <w:tc>
          <w:tcPr>
            <w:tcW w:w="4950" w:type="dxa"/>
          </w:tcPr>
          <w:p w:rsidR="00A0464D" w:rsidRDefault="00A0464D">
            <w:pPr>
              <w:pStyle w:val="TableCellCourierNew"/>
            </w:pPr>
            <w:r>
              <w:t>WindowConditionLeaving</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0464D" w:rsidRDefault="00A0464D">
            <w:pPr>
              <w:pStyle w:val="TableCell"/>
            </w:pPr>
          </w:p>
        </w:tc>
        <w:tc>
          <w:tcPr>
            <w:tcW w:w="1260" w:type="dxa"/>
          </w:tcPr>
          <w:p w:rsidR="00A0464D" w:rsidRDefault="00A0464D">
            <w:pPr>
              <w:pStyle w:val="TableCell"/>
            </w:pPr>
            <w:r>
              <w:t>C</w:t>
            </w:r>
          </w:p>
        </w:tc>
        <w:tc>
          <w:tcPr>
            <w:tcW w:w="4950" w:type="dxa"/>
          </w:tcPr>
          <w:p w:rsidR="00A0464D" w:rsidRDefault="00A0464D">
            <w:pPr>
              <w:pStyle w:val="TableCellCourierNew"/>
            </w:pPr>
            <w:r>
              <w:t>IVIDIGITIZER_VAL_WINDOW_CONDITION_LEAVING</w:t>
            </w:r>
          </w:p>
        </w:tc>
        <w:tc>
          <w:tcPr>
            <w:tcW w:w="801" w:type="dxa"/>
            <w:gridSpan w:val="2"/>
          </w:tcPr>
          <w:p w:rsidR="00A0464D" w:rsidRDefault="00A0464D">
            <w:pPr>
              <w:pStyle w:val="TableCellCourierNew"/>
            </w:pPr>
            <w:r>
              <w:t>2</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0464D" w:rsidRDefault="00A0464D">
            <w:pPr>
              <w:pStyle w:val="TableCell"/>
            </w:pPr>
          </w:p>
        </w:tc>
        <w:tc>
          <w:tcPr>
            <w:tcW w:w="1260" w:type="dxa"/>
          </w:tcPr>
          <w:p w:rsidR="00A0464D" w:rsidRDefault="00A0464D">
            <w:pPr>
              <w:pStyle w:val="TableCell"/>
            </w:pPr>
            <w:r>
              <w:t>COM</w:t>
            </w:r>
          </w:p>
        </w:tc>
        <w:tc>
          <w:tcPr>
            <w:tcW w:w="4950" w:type="dxa"/>
          </w:tcPr>
          <w:p w:rsidR="00A0464D" w:rsidRDefault="00A0464D">
            <w:pPr>
              <w:pStyle w:val="TableCell"/>
              <w:rPr>
                <w:rFonts w:ascii="Courier New" w:hAnsi="Courier New" w:cs="Courier New"/>
                <w:sz w:val="18"/>
                <w:szCs w:val="18"/>
              </w:rPr>
            </w:pPr>
            <w:r>
              <w:rPr>
                <w:rFonts w:ascii="Courier New" w:hAnsi="Courier New" w:cs="Courier New"/>
                <w:sz w:val="18"/>
                <w:szCs w:val="18"/>
              </w:rPr>
              <w:t>IviDigitizerWindowConditionLeaving</w:t>
            </w:r>
          </w:p>
        </w:tc>
        <w:tc>
          <w:tcPr>
            <w:tcW w:w="801" w:type="dxa"/>
            <w:gridSpan w:val="2"/>
          </w:tcPr>
          <w:p w:rsidR="00A0464D" w:rsidRDefault="00A0464D">
            <w:pPr>
              <w:pStyle w:val="TableCellCourierNew"/>
            </w:pPr>
            <w:r>
              <w:t>2</w:t>
            </w:r>
          </w:p>
        </w:tc>
      </w:tr>
    </w:tbl>
    <w:p w:rsidR="00B22A3C" w:rsidRDefault="00B22A3C" w:rsidP="005E0994">
      <w:pPr>
        <w:pStyle w:val="FunctionHead"/>
      </w:pPr>
      <w:bookmarkStart w:id="1551" w:name="_Toc170810263"/>
    </w:p>
    <w:p w:rsidR="005E0994" w:rsidRDefault="00B22A3C" w:rsidP="005E0994">
      <w:pPr>
        <w:pStyle w:val="FunctionHead"/>
      </w:pPr>
      <w:r>
        <w:br w:type="page"/>
      </w:r>
      <w:r w:rsidR="005E0994">
        <w:lastRenderedPageBreak/>
        <w:t>Is Idle, Is Measuring, Is Waiting For Arm, Is Waiting For Trigger</w:t>
      </w:r>
      <w:r w:rsidR="00A0464D">
        <w:t xml:space="preserve"> (C Only)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7"/>
        <w:gridCol w:w="1089"/>
        <w:gridCol w:w="1260"/>
        <w:gridCol w:w="5564"/>
        <w:gridCol w:w="800"/>
        <w:gridCol w:w="6"/>
        <w:gridCol w:w="11"/>
      </w:tblGrid>
      <w:tr w:rsidR="005E0994" w:rsidTr="00466F61">
        <w:trPr>
          <w:gridBefore w:val="1"/>
          <w:wBefore w:w="7" w:type="dxa"/>
          <w:cantSplit/>
          <w:tblHeader/>
        </w:trPr>
        <w:tc>
          <w:tcPr>
            <w:tcW w:w="8730" w:type="dxa"/>
            <w:gridSpan w:val="6"/>
            <w:tcBorders>
              <w:top w:val="nil"/>
              <w:left w:val="nil"/>
              <w:bottom w:val="single" w:sz="4" w:space="0" w:color="auto"/>
              <w:right w:val="nil"/>
            </w:tcBorders>
          </w:tcPr>
          <w:p w:rsidR="005E0994" w:rsidRDefault="005E0994" w:rsidP="00466F61">
            <w:pPr>
              <w:pStyle w:val="FunctionHead"/>
            </w:pPr>
            <w:r>
              <w:t xml:space="preserve">Parameter: </w:t>
            </w:r>
            <w:r>
              <w:rPr>
                <w:rStyle w:val="monospace"/>
                <w:b w:val="0"/>
                <w:bCs w:val="0"/>
              </w:rPr>
              <w:t>Status</w:t>
            </w:r>
          </w:p>
        </w:tc>
      </w:tr>
      <w:tr w:rsidR="005E0994" w:rsidTr="00466F61">
        <w:trPr>
          <w:gridAfter w:val="2"/>
          <w:wAfter w:w="17" w:type="dxa"/>
          <w:cantSplit/>
          <w:tblHeader/>
        </w:trPr>
        <w:tc>
          <w:tcPr>
            <w:tcW w:w="1096" w:type="dxa"/>
            <w:gridSpan w:val="2"/>
            <w:tcBorders>
              <w:top w:val="single" w:sz="4" w:space="0" w:color="auto"/>
              <w:left w:val="single" w:sz="6" w:space="0" w:color="auto"/>
              <w:bottom w:val="double" w:sz="6" w:space="0" w:color="auto"/>
            </w:tcBorders>
            <w:shd w:val="clear" w:color="auto" w:fill="C0C0C0"/>
          </w:tcPr>
          <w:p w:rsidR="005E0994" w:rsidRDefault="005E0994"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5E0994" w:rsidRDefault="005E0994" w:rsidP="00466F61">
            <w:pPr>
              <w:pStyle w:val="TableHead"/>
              <w:rPr>
                <w:i/>
                <w:iCs/>
              </w:rPr>
            </w:pPr>
            <w:r>
              <w:rPr>
                <w:i/>
                <w:iCs/>
              </w:rPr>
              <w:t>Language</w:t>
            </w:r>
          </w:p>
        </w:tc>
        <w:tc>
          <w:tcPr>
            <w:tcW w:w="5564" w:type="dxa"/>
            <w:tcBorders>
              <w:top w:val="single" w:sz="4" w:space="0" w:color="auto"/>
              <w:bottom w:val="double" w:sz="6" w:space="0" w:color="auto"/>
            </w:tcBorders>
            <w:shd w:val="clear" w:color="auto" w:fill="C0C0C0"/>
          </w:tcPr>
          <w:p w:rsidR="005E0994" w:rsidRDefault="005E0994" w:rsidP="00466F61">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5E0994" w:rsidRDefault="005E0994" w:rsidP="00466F61">
            <w:pPr>
              <w:pStyle w:val="TableHead"/>
              <w:rPr>
                <w:i/>
                <w:iCs/>
              </w:rPr>
            </w:pPr>
            <w:r>
              <w:rPr>
                <w:i/>
                <w:iCs/>
              </w:rPr>
              <w:t>Actual Value</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tcPr>
          <w:p w:rsidR="00A0464D" w:rsidRDefault="00A0464D" w:rsidP="00466F61">
            <w:pPr>
              <w:pStyle w:val="TableCell"/>
            </w:pPr>
            <w:r>
              <w:t>True</w:t>
            </w:r>
          </w:p>
        </w:tc>
        <w:tc>
          <w:tcPr>
            <w:tcW w:w="1260" w:type="dxa"/>
          </w:tcPr>
          <w:p w:rsidR="00A0464D" w:rsidRDefault="00A0464D" w:rsidP="00466F61">
            <w:pPr>
              <w:pStyle w:val="TableCell"/>
            </w:pPr>
            <w:r>
              <w:t>C</w:t>
            </w:r>
          </w:p>
        </w:tc>
        <w:tc>
          <w:tcPr>
            <w:tcW w:w="5564" w:type="dxa"/>
          </w:tcPr>
          <w:p w:rsidR="00A0464D" w:rsidRDefault="00A0464D" w:rsidP="00466F61">
            <w:pPr>
              <w:pStyle w:val="TableCellCourierNew"/>
            </w:pPr>
            <w:r>
              <w:t>IVIDIGITIZER_VAL_ACQUISITION_STATUS_RESULT_TRUE</w:t>
            </w:r>
          </w:p>
        </w:tc>
        <w:tc>
          <w:tcPr>
            <w:tcW w:w="806" w:type="dxa"/>
            <w:gridSpan w:val="2"/>
          </w:tcPr>
          <w:p w:rsidR="00A0464D" w:rsidRDefault="00A0464D" w:rsidP="00466F61">
            <w:pPr>
              <w:pStyle w:val="TableCell"/>
            </w:pPr>
            <w:r>
              <w:t>1</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tcPr>
          <w:p w:rsidR="00A0464D" w:rsidRDefault="00A0464D" w:rsidP="00466F61">
            <w:pPr>
              <w:pStyle w:val="TableCell"/>
            </w:pPr>
            <w:r>
              <w:t>False</w:t>
            </w:r>
          </w:p>
        </w:tc>
        <w:tc>
          <w:tcPr>
            <w:tcW w:w="1260" w:type="dxa"/>
          </w:tcPr>
          <w:p w:rsidR="00A0464D" w:rsidRDefault="00A0464D" w:rsidP="00466F61">
            <w:pPr>
              <w:pStyle w:val="TableCell"/>
            </w:pPr>
            <w:r>
              <w:t>C</w:t>
            </w:r>
          </w:p>
        </w:tc>
        <w:tc>
          <w:tcPr>
            <w:tcW w:w="5564" w:type="dxa"/>
          </w:tcPr>
          <w:p w:rsidR="00A0464D" w:rsidRDefault="00A0464D" w:rsidP="00466F61">
            <w:pPr>
              <w:pStyle w:val="TableCellCourierNew"/>
            </w:pPr>
            <w:r>
              <w:t>IVIDIGITIZER_VAL_ACQUISITION_STATUS_RESULT_FALSE</w:t>
            </w:r>
          </w:p>
        </w:tc>
        <w:tc>
          <w:tcPr>
            <w:tcW w:w="806" w:type="dxa"/>
            <w:gridSpan w:val="2"/>
          </w:tcPr>
          <w:p w:rsidR="00A0464D" w:rsidRDefault="00A0464D" w:rsidP="00466F61">
            <w:pPr>
              <w:pStyle w:val="TableCell"/>
            </w:pPr>
            <w:r>
              <w:t>2</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tcPr>
          <w:p w:rsidR="00A0464D" w:rsidRDefault="00A0464D" w:rsidP="00466F61">
            <w:pPr>
              <w:pStyle w:val="TableCell"/>
            </w:pPr>
            <w:r>
              <w:t>Unknown</w:t>
            </w:r>
          </w:p>
        </w:tc>
        <w:tc>
          <w:tcPr>
            <w:tcW w:w="1260" w:type="dxa"/>
          </w:tcPr>
          <w:p w:rsidR="00A0464D" w:rsidRDefault="00A0464D" w:rsidP="00466F61">
            <w:pPr>
              <w:pStyle w:val="TableCell"/>
            </w:pPr>
            <w:r>
              <w:t>C</w:t>
            </w:r>
          </w:p>
        </w:tc>
        <w:tc>
          <w:tcPr>
            <w:tcW w:w="5564" w:type="dxa"/>
          </w:tcPr>
          <w:p w:rsidR="00A0464D" w:rsidRDefault="00A0464D" w:rsidP="00466F61">
            <w:pPr>
              <w:pStyle w:val="TableCellCourierNew"/>
            </w:pPr>
            <w:r>
              <w:t>IVIDIGITIZER_VAL_ACQUISITION_STATUS_RESULT_UNKNOWN</w:t>
            </w:r>
          </w:p>
        </w:tc>
        <w:tc>
          <w:tcPr>
            <w:tcW w:w="806" w:type="dxa"/>
            <w:gridSpan w:val="2"/>
          </w:tcPr>
          <w:p w:rsidR="00A0464D" w:rsidRDefault="00A0464D" w:rsidP="00466F61">
            <w:pPr>
              <w:pStyle w:val="TableCell"/>
            </w:pPr>
            <w:r>
              <w:t>3</w:t>
            </w:r>
          </w:p>
        </w:tc>
      </w:tr>
    </w:tbl>
    <w:p w:rsidR="00EF3178" w:rsidRDefault="00EF3178" w:rsidP="00EF3178">
      <w:pPr>
        <w:pStyle w:val="FunctionHead"/>
      </w:pPr>
      <w:r>
        <w:t>Read Waveform Int16, Read Waveform Int32, Read Waveform Int8, Read Waveform Real64</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7"/>
        <w:gridCol w:w="1089"/>
        <w:gridCol w:w="1260"/>
        <w:gridCol w:w="5564"/>
        <w:gridCol w:w="800"/>
        <w:gridCol w:w="6"/>
        <w:gridCol w:w="11"/>
      </w:tblGrid>
      <w:tr w:rsidR="00EF3178" w:rsidTr="00466F61">
        <w:trPr>
          <w:gridBefore w:val="1"/>
          <w:wBefore w:w="7" w:type="dxa"/>
          <w:cantSplit/>
          <w:tblHeader/>
        </w:trPr>
        <w:tc>
          <w:tcPr>
            <w:tcW w:w="8730" w:type="dxa"/>
            <w:gridSpan w:val="6"/>
            <w:tcBorders>
              <w:top w:val="nil"/>
              <w:left w:val="nil"/>
              <w:bottom w:val="single" w:sz="4" w:space="0" w:color="auto"/>
              <w:right w:val="nil"/>
            </w:tcBorders>
          </w:tcPr>
          <w:p w:rsidR="00EF3178" w:rsidRDefault="00EF3178" w:rsidP="00466F61">
            <w:pPr>
              <w:pStyle w:val="FunctionHead"/>
            </w:pPr>
            <w:r>
              <w:t xml:space="preserve">Parameter: </w:t>
            </w:r>
            <w:r w:rsidRPr="005E0994">
              <w:rPr>
                <w:rFonts w:ascii="Courier New" w:hAnsi="Courier New" w:cs="Courier New"/>
                <w:b w:val="0"/>
                <w:bCs w:val="0"/>
                <w:sz w:val="18"/>
                <w:szCs w:val="18"/>
              </w:rPr>
              <w:t>MaxTimeMilliseconds</w:t>
            </w:r>
            <w:r w:rsidR="00A0464D">
              <w:rPr>
                <w:rFonts w:ascii="Courier New" w:hAnsi="Courier New" w:cs="Courier New"/>
                <w:b w:val="0"/>
                <w:bCs w:val="0"/>
                <w:sz w:val="18"/>
                <w:szCs w:val="18"/>
              </w:rPr>
              <w:t xml:space="preserve"> (C/COM), maximumTime (.NET)</w:t>
            </w:r>
          </w:p>
        </w:tc>
      </w:tr>
      <w:tr w:rsidR="00EF3178" w:rsidTr="00466F61">
        <w:trPr>
          <w:gridAfter w:val="2"/>
          <w:wAfter w:w="17" w:type="dxa"/>
          <w:cantSplit/>
          <w:tblHeader/>
        </w:trPr>
        <w:tc>
          <w:tcPr>
            <w:tcW w:w="1096" w:type="dxa"/>
            <w:gridSpan w:val="2"/>
            <w:tcBorders>
              <w:top w:val="single" w:sz="4" w:space="0" w:color="auto"/>
              <w:left w:val="single" w:sz="6" w:space="0" w:color="auto"/>
              <w:bottom w:val="double" w:sz="6" w:space="0" w:color="auto"/>
            </w:tcBorders>
            <w:shd w:val="clear" w:color="auto" w:fill="C0C0C0"/>
          </w:tcPr>
          <w:p w:rsidR="00EF3178" w:rsidRDefault="00EF3178"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EF3178" w:rsidRDefault="00EF3178" w:rsidP="00466F61">
            <w:pPr>
              <w:pStyle w:val="TableHead"/>
              <w:rPr>
                <w:i/>
                <w:iCs/>
              </w:rPr>
            </w:pPr>
            <w:r>
              <w:rPr>
                <w:i/>
                <w:iCs/>
              </w:rPr>
              <w:t>Language</w:t>
            </w:r>
          </w:p>
        </w:tc>
        <w:tc>
          <w:tcPr>
            <w:tcW w:w="5564" w:type="dxa"/>
            <w:tcBorders>
              <w:top w:val="single" w:sz="4" w:space="0" w:color="auto"/>
              <w:bottom w:val="double" w:sz="6" w:space="0" w:color="auto"/>
            </w:tcBorders>
            <w:shd w:val="clear" w:color="auto" w:fill="C0C0C0"/>
          </w:tcPr>
          <w:p w:rsidR="00EF3178" w:rsidRDefault="00EF3178" w:rsidP="00466F61">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EF3178" w:rsidRDefault="00EF3178" w:rsidP="00466F61">
            <w:pPr>
              <w:pStyle w:val="TableHead"/>
              <w:rPr>
                <w:i/>
                <w:iCs/>
              </w:rPr>
            </w:pPr>
            <w:r>
              <w:rPr>
                <w:i/>
                <w:iCs/>
              </w:rPr>
              <w:t>Actual Value</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val="restart"/>
          </w:tcPr>
          <w:p w:rsidR="00A0464D" w:rsidRDefault="00A0464D" w:rsidP="00466F61">
            <w:pPr>
              <w:pStyle w:val="TableCell"/>
            </w:pPr>
            <w:r>
              <w:t>Immediate</w:t>
            </w:r>
          </w:p>
        </w:tc>
        <w:tc>
          <w:tcPr>
            <w:tcW w:w="1260" w:type="dxa"/>
          </w:tcPr>
          <w:p w:rsidR="00A0464D" w:rsidRDefault="00A0464D" w:rsidP="00466F61">
            <w:pPr>
              <w:pStyle w:val="TableCell"/>
            </w:pPr>
            <w:r>
              <w:t>.NET</w:t>
            </w:r>
          </w:p>
        </w:tc>
        <w:tc>
          <w:tcPr>
            <w:tcW w:w="5564" w:type="dxa"/>
          </w:tcPr>
          <w:p w:rsidR="00A0464D" w:rsidRDefault="00A0464D" w:rsidP="00466F61">
            <w:pPr>
              <w:pStyle w:val="TableCellCourierNew"/>
            </w:pPr>
            <w:r>
              <w:t>PrecisionTimeSpan.Zero</w:t>
            </w:r>
          </w:p>
        </w:tc>
        <w:tc>
          <w:tcPr>
            <w:tcW w:w="806" w:type="dxa"/>
            <w:gridSpan w:val="2"/>
          </w:tcPr>
          <w:p w:rsidR="00A0464D" w:rsidRDefault="00A0464D" w:rsidP="00466F61">
            <w:pPr>
              <w:pStyle w:val="TableCell"/>
            </w:pPr>
            <w:r>
              <w:t>N/A</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tcPr>
          <w:p w:rsidR="00A0464D" w:rsidRDefault="00A0464D" w:rsidP="00466F61">
            <w:pPr>
              <w:pStyle w:val="TableCell"/>
            </w:pPr>
          </w:p>
        </w:tc>
        <w:tc>
          <w:tcPr>
            <w:tcW w:w="1260" w:type="dxa"/>
          </w:tcPr>
          <w:p w:rsidR="00A0464D" w:rsidRDefault="00A0464D" w:rsidP="00466F61">
            <w:pPr>
              <w:pStyle w:val="TableCell"/>
            </w:pPr>
            <w:r>
              <w:t>C</w:t>
            </w:r>
          </w:p>
        </w:tc>
        <w:tc>
          <w:tcPr>
            <w:tcW w:w="5564" w:type="dxa"/>
          </w:tcPr>
          <w:p w:rsidR="00A0464D" w:rsidRDefault="00A0464D" w:rsidP="00466F61">
            <w:pPr>
              <w:pStyle w:val="TableCellCourierNew"/>
            </w:pPr>
            <w:r>
              <w:t>IVIDIGITIZER_VAL_TIMEOUT_IMMEDIATE</w:t>
            </w:r>
          </w:p>
        </w:tc>
        <w:tc>
          <w:tcPr>
            <w:tcW w:w="806" w:type="dxa"/>
            <w:gridSpan w:val="2"/>
          </w:tcPr>
          <w:p w:rsidR="00A0464D" w:rsidRDefault="00A0464D" w:rsidP="00466F61">
            <w:pPr>
              <w:pStyle w:val="TableCell"/>
            </w:pPr>
            <w:r>
              <w:t>0</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096" w:type="dxa"/>
            <w:gridSpan w:val="2"/>
            <w:vMerge/>
          </w:tcPr>
          <w:p w:rsidR="00A0464D" w:rsidRDefault="00A0464D" w:rsidP="00466F61">
            <w:pPr>
              <w:pStyle w:val="TableCell"/>
            </w:pPr>
          </w:p>
        </w:tc>
        <w:tc>
          <w:tcPr>
            <w:tcW w:w="1260" w:type="dxa"/>
          </w:tcPr>
          <w:p w:rsidR="00A0464D" w:rsidRDefault="00A0464D" w:rsidP="00466F61">
            <w:pPr>
              <w:pStyle w:val="TableCell"/>
            </w:pPr>
            <w:r>
              <w:t>COM</w:t>
            </w:r>
          </w:p>
        </w:tc>
        <w:tc>
          <w:tcPr>
            <w:tcW w:w="5564" w:type="dxa"/>
          </w:tcPr>
          <w:p w:rsidR="00A0464D" w:rsidRDefault="00A0464D" w:rsidP="00466F61">
            <w:pPr>
              <w:pStyle w:val="TableCell"/>
              <w:rPr>
                <w:rFonts w:ascii="Courier New" w:hAnsi="Courier New" w:cs="Courier New"/>
                <w:sz w:val="18"/>
                <w:szCs w:val="18"/>
              </w:rPr>
            </w:pPr>
            <w:r>
              <w:rPr>
                <w:rFonts w:ascii="Courier New" w:hAnsi="Courier New" w:cs="Courier New"/>
                <w:sz w:val="18"/>
                <w:szCs w:val="18"/>
              </w:rPr>
              <w:t>IviDigitizerTimeOutImmediate</w:t>
            </w:r>
          </w:p>
        </w:tc>
        <w:tc>
          <w:tcPr>
            <w:tcW w:w="806" w:type="dxa"/>
            <w:gridSpan w:val="2"/>
          </w:tcPr>
          <w:p w:rsidR="00A0464D" w:rsidRDefault="00A0464D" w:rsidP="00466F61">
            <w:pPr>
              <w:pStyle w:val="TableCell"/>
            </w:pPr>
            <w:r>
              <w:t>0</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val="restart"/>
          </w:tcPr>
          <w:p w:rsidR="00A0464D" w:rsidRDefault="00A0464D" w:rsidP="00466F61">
            <w:pPr>
              <w:pStyle w:val="TableCell"/>
            </w:pPr>
            <w:r>
              <w:t>Infinite</w:t>
            </w:r>
          </w:p>
        </w:tc>
        <w:tc>
          <w:tcPr>
            <w:tcW w:w="1260" w:type="dxa"/>
          </w:tcPr>
          <w:p w:rsidR="00A0464D" w:rsidRDefault="00A0464D" w:rsidP="00466F61">
            <w:pPr>
              <w:pStyle w:val="TableCell"/>
            </w:pPr>
            <w:r>
              <w:t>.NET</w:t>
            </w:r>
          </w:p>
        </w:tc>
        <w:tc>
          <w:tcPr>
            <w:tcW w:w="5564" w:type="dxa"/>
          </w:tcPr>
          <w:p w:rsidR="00A0464D" w:rsidRDefault="00A0464D" w:rsidP="00A0464D">
            <w:pPr>
              <w:pStyle w:val="TableCellCourierNew"/>
            </w:pPr>
            <w:r>
              <w:t>PrecisionTimeSpan.MaxValue</w:t>
            </w:r>
          </w:p>
        </w:tc>
        <w:tc>
          <w:tcPr>
            <w:tcW w:w="806" w:type="dxa"/>
            <w:gridSpan w:val="2"/>
          </w:tcPr>
          <w:p w:rsidR="00A0464D" w:rsidRDefault="001B22E8" w:rsidP="00466F61">
            <w:pPr>
              <w:pStyle w:val="TableCell"/>
            </w:pPr>
            <w:r>
              <w:t>N/A</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tcPr>
          <w:p w:rsidR="00A0464D" w:rsidRDefault="00A0464D" w:rsidP="00466F61">
            <w:pPr>
              <w:pStyle w:val="TableCell"/>
            </w:pPr>
          </w:p>
        </w:tc>
        <w:tc>
          <w:tcPr>
            <w:tcW w:w="1260" w:type="dxa"/>
          </w:tcPr>
          <w:p w:rsidR="00A0464D" w:rsidRDefault="00A0464D" w:rsidP="00466F61">
            <w:pPr>
              <w:pStyle w:val="TableCell"/>
            </w:pPr>
            <w:r>
              <w:t>C</w:t>
            </w:r>
          </w:p>
        </w:tc>
        <w:tc>
          <w:tcPr>
            <w:tcW w:w="5564" w:type="dxa"/>
          </w:tcPr>
          <w:p w:rsidR="00A0464D" w:rsidRDefault="00A0464D" w:rsidP="00466F61">
            <w:pPr>
              <w:pStyle w:val="TableCellCourierNew"/>
            </w:pPr>
            <w:r>
              <w:t>IVIDIGITIZER_VAL_TIMEOUT_INFINITE</w:t>
            </w:r>
          </w:p>
        </w:tc>
        <w:tc>
          <w:tcPr>
            <w:tcW w:w="806" w:type="dxa"/>
            <w:gridSpan w:val="2"/>
          </w:tcPr>
          <w:p w:rsidR="00A0464D" w:rsidRDefault="00A0464D" w:rsidP="00466F61">
            <w:pPr>
              <w:pStyle w:val="TableCell"/>
            </w:pPr>
            <w:r>
              <w:t>-1</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096" w:type="dxa"/>
            <w:gridSpan w:val="2"/>
            <w:vMerge/>
          </w:tcPr>
          <w:p w:rsidR="00A0464D" w:rsidRDefault="00A0464D" w:rsidP="00466F61">
            <w:pPr>
              <w:pStyle w:val="TableCell"/>
            </w:pPr>
          </w:p>
        </w:tc>
        <w:tc>
          <w:tcPr>
            <w:tcW w:w="1260" w:type="dxa"/>
          </w:tcPr>
          <w:p w:rsidR="00A0464D" w:rsidRDefault="00A0464D" w:rsidP="00466F61">
            <w:pPr>
              <w:pStyle w:val="TableCell"/>
            </w:pPr>
            <w:r>
              <w:t>COM</w:t>
            </w:r>
          </w:p>
        </w:tc>
        <w:tc>
          <w:tcPr>
            <w:tcW w:w="5564" w:type="dxa"/>
          </w:tcPr>
          <w:p w:rsidR="00A0464D" w:rsidRDefault="00A0464D" w:rsidP="00466F61">
            <w:pPr>
              <w:pStyle w:val="TableCell"/>
              <w:rPr>
                <w:rFonts w:ascii="Courier New" w:hAnsi="Courier New" w:cs="Courier New"/>
                <w:sz w:val="18"/>
                <w:szCs w:val="18"/>
              </w:rPr>
            </w:pPr>
            <w:r>
              <w:rPr>
                <w:rFonts w:ascii="Courier New" w:hAnsi="Courier New" w:cs="Courier New"/>
                <w:sz w:val="18"/>
                <w:szCs w:val="18"/>
              </w:rPr>
              <w:t>IviDigitizerTimeOutInfinite</w:t>
            </w:r>
          </w:p>
        </w:tc>
        <w:tc>
          <w:tcPr>
            <w:tcW w:w="806" w:type="dxa"/>
            <w:gridSpan w:val="2"/>
          </w:tcPr>
          <w:p w:rsidR="00A0464D" w:rsidRDefault="00A0464D" w:rsidP="00466F61">
            <w:pPr>
              <w:pStyle w:val="TableCell"/>
            </w:pPr>
            <w:r>
              <w:t>-1</w:t>
            </w:r>
          </w:p>
        </w:tc>
      </w:tr>
    </w:tbl>
    <w:p w:rsidR="005E0994" w:rsidRDefault="00EF3178" w:rsidP="005E0994">
      <w:pPr>
        <w:pStyle w:val="FunctionHead"/>
      </w:pPr>
      <w:r>
        <w:t>Wait For Acquisition Complete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7"/>
        <w:gridCol w:w="1089"/>
        <w:gridCol w:w="1260"/>
        <w:gridCol w:w="5564"/>
        <w:gridCol w:w="800"/>
        <w:gridCol w:w="6"/>
        <w:gridCol w:w="11"/>
      </w:tblGrid>
      <w:tr w:rsidR="005E0994" w:rsidTr="00466F61">
        <w:trPr>
          <w:gridBefore w:val="1"/>
          <w:wBefore w:w="7" w:type="dxa"/>
          <w:cantSplit/>
          <w:tblHeader/>
        </w:trPr>
        <w:tc>
          <w:tcPr>
            <w:tcW w:w="8730" w:type="dxa"/>
            <w:gridSpan w:val="6"/>
            <w:tcBorders>
              <w:top w:val="nil"/>
              <w:left w:val="nil"/>
              <w:bottom w:val="single" w:sz="4" w:space="0" w:color="auto"/>
              <w:right w:val="nil"/>
            </w:tcBorders>
          </w:tcPr>
          <w:p w:rsidR="005E0994" w:rsidRDefault="005E0994" w:rsidP="00466F61">
            <w:pPr>
              <w:pStyle w:val="FunctionHead"/>
            </w:pPr>
            <w:r>
              <w:t xml:space="preserve">Parameter: </w:t>
            </w:r>
            <w:r w:rsidRPr="005E0994">
              <w:rPr>
                <w:rFonts w:ascii="Courier New" w:hAnsi="Courier New" w:cs="Courier New"/>
                <w:b w:val="0"/>
                <w:bCs w:val="0"/>
                <w:sz w:val="18"/>
                <w:szCs w:val="18"/>
              </w:rPr>
              <w:t>MaxTimeMilliseconds</w:t>
            </w:r>
            <w:r w:rsidR="00A0464D">
              <w:rPr>
                <w:rFonts w:ascii="Courier New" w:hAnsi="Courier New" w:cs="Courier New"/>
                <w:b w:val="0"/>
                <w:bCs w:val="0"/>
                <w:sz w:val="18"/>
                <w:szCs w:val="18"/>
              </w:rPr>
              <w:t xml:space="preserve"> (C/COM), maximumTime (.NET)</w:t>
            </w:r>
          </w:p>
        </w:tc>
      </w:tr>
      <w:tr w:rsidR="005E0994" w:rsidTr="00466F61">
        <w:trPr>
          <w:gridAfter w:val="2"/>
          <w:wAfter w:w="17" w:type="dxa"/>
          <w:cantSplit/>
          <w:tblHeader/>
        </w:trPr>
        <w:tc>
          <w:tcPr>
            <w:tcW w:w="1096" w:type="dxa"/>
            <w:gridSpan w:val="2"/>
            <w:tcBorders>
              <w:top w:val="single" w:sz="4" w:space="0" w:color="auto"/>
              <w:left w:val="single" w:sz="6" w:space="0" w:color="auto"/>
              <w:bottom w:val="double" w:sz="6" w:space="0" w:color="auto"/>
            </w:tcBorders>
            <w:shd w:val="clear" w:color="auto" w:fill="C0C0C0"/>
          </w:tcPr>
          <w:p w:rsidR="005E0994" w:rsidRDefault="005E0994"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5E0994" w:rsidRDefault="005E0994" w:rsidP="00466F61">
            <w:pPr>
              <w:pStyle w:val="TableHead"/>
              <w:rPr>
                <w:i/>
                <w:iCs/>
              </w:rPr>
            </w:pPr>
            <w:r>
              <w:rPr>
                <w:i/>
                <w:iCs/>
              </w:rPr>
              <w:t>Language</w:t>
            </w:r>
          </w:p>
        </w:tc>
        <w:tc>
          <w:tcPr>
            <w:tcW w:w="5564" w:type="dxa"/>
            <w:tcBorders>
              <w:top w:val="single" w:sz="4" w:space="0" w:color="auto"/>
              <w:bottom w:val="double" w:sz="6" w:space="0" w:color="auto"/>
            </w:tcBorders>
            <w:shd w:val="clear" w:color="auto" w:fill="C0C0C0"/>
          </w:tcPr>
          <w:p w:rsidR="005E0994" w:rsidRDefault="005E0994" w:rsidP="00466F61">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5E0994" w:rsidRDefault="005E0994" w:rsidP="00466F61">
            <w:pPr>
              <w:pStyle w:val="TableHead"/>
              <w:rPr>
                <w:i/>
                <w:iCs/>
              </w:rPr>
            </w:pPr>
            <w:r>
              <w:rPr>
                <w:i/>
                <w:iCs/>
              </w:rPr>
              <w:t>Actual Value</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val="restart"/>
          </w:tcPr>
          <w:p w:rsidR="00A0464D" w:rsidRDefault="00A0464D" w:rsidP="00466F61">
            <w:pPr>
              <w:pStyle w:val="TableCell"/>
            </w:pPr>
            <w:r>
              <w:t>Immediate</w:t>
            </w:r>
          </w:p>
        </w:tc>
        <w:tc>
          <w:tcPr>
            <w:tcW w:w="1260" w:type="dxa"/>
          </w:tcPr>
          <w:p w:rsidR="00A0464D" w:rsidRDefault="00A0464D" w:rsidP="00466F61">
            <w:pPr>
              <w:pStyle w:val="TableCell"/>
            </w:pPr>
            <w:r>
              <w:t>.NET</w:t>
            </w:r>
          </w:p>
        </w:tc>
        <w:tc>
          <w:tcPr>
            <w:tcW w:w="5564" w:type="dxa"/>
          </w:tcPr>
          <w:p w:rsidR="00A0464D" w:rsidRDefault="00A0464D" w:rsidP="00466F61">
            <w:pPr>
              <w:pStyle w:val="TableCellCourierNew"/>
            </w:pPr>
            <w:r>
              <w:t>PrecisionTimeSpan.Zero</w:t>
            </w:r>
          </w:p>
        </w:tc>
        <w:tc>
          <w:tcPr>
            <w:tcW w:w="806" w:type="dxa"/>
            <w:gridSpan w:val="2"/>
          </w:tcPr>
          <w:p w:rsidR="00A0464D" w:rsidRDefault="00A0464D" w:rsidP="00466F61">
            <w:pPr>
              <w:pStyle w:val="TableCell"/>
            </w:pPr>
            <w:r>
              <w:t>N/A</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tcPr>
          <w:p w:rsidR="00A0464D" w:rsidRDefault="00A0464D" w:rsidP="00466F61">
            <w:pPr>
              <w:pStyle w:val="TableCell"/>
            </w:pPr>
          </w:p>
        </w:tc>
        <w:tc>
          <w:tcPr>
            <w:tcW w:w="1260" w:type="dxa"/>
          </w:tcPr>
          <w:p w:rsidR="00A0464D" w:rsidRDefault="00A0464D" w:rsidP="00466F61">
            <w:pPr>
              <w:pStyle w:val="TableCell"/>
            </w:pPr>
            <w:r>
              <w:t>C</w:t>
            </w:r>
          </w:p>
        </w:tc>
        <w:tc>
          <w:tcPr>
            <w:tcW w:w="5564" w:type="dxa"/>
          </w:tcPr>
          <w:p w:rsidR="00A0464D" w:rsidRDefault="00A0464D" w:rsidP="00466F61">
            <w:pPr>
              <w:pStyle w:val="TableCellCourierNew"/>
            </w:pPr>
            <w:r>
              <w:t>IVIDIGITIZER_VAL_TIMEOUT_IMMEDIATE</w:t>
            </w:r>
          </w:p>
        </w:tc>
        <w:tc>
          <w:tcPr>
            <w:tcW w:w="806" w:type="dxa"/>
            <w:gridSpan w:val="2"/>
          </w:tcPr>
          <w:p w:rsidR="00A0464D" w:rsidRDefault="00A0464D" w:rsidP="00466F61">
            <w:pPr>
              <w:pStyle w:val="TableCell"/>
            </w:pPr>
            <w:r>
              <w:t>0</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096" w:type="dxa"/>
            <w:gridSpan w:val="2"/>
            <w:vMerge/>
          </w:tcPr>
          <w:p w:rsidR="00A0464D" w:rsidRDefault="00A0464D" w:rsidP="00466F61">
            <w:pPr>
              <w:pStyle w:val="TableCell"/>
            </w:pPr>
          </w:p>
        </w:tc>
        <w:tc>
          <w:tcPr>
            <w:tcW w:w="1260" w:type="dxa"/>
          </w:tcPr>
          <w:p w:rsidR="00A0464D" w:rsidRDefault="00A0464D" w:rsidP="00466F61">
            <w:pPr>
              <w:pStyle w:val="TableCell"/>
            </w:pPr>
            <w:r>
              <w:t>COM</w:t>
            </w:r>
          </w:p>
        </w:tc>
        <w:tc>
          <w:tcPr>
            <w:tcW w:w="5564" w:type="dxa"/>
          </w:tcPr>
          <w:p w:rsidR="00A0464D" w:rsidRDefault="00A0464D" w:rsidP="00466F61">
            <w:pPr>
              <w:pStyle w:val="TableCell"/>
              <w:rPr>
                <w:rFonts w:ascii="Courier New" w:hAnsi="Courier New" w:cs="Courier New"/>
                <w:sz w:val="18"/>
                <w:szCs w:val="18"/>
              </w:rPr>
            </w:pPr>
            <w:r>
              <w:rPr>
                <w:rFonts w:ascii="Courier New" w:hAnsi="Courier New" w:cs="Courier New"/>
                <w:sz w:val="18"/>
                <w:szCs w:val="18"/>
              </w:rPr>
              <w:t>IviDigitizerTimeOutImmediate</w:t>
            </w:r>
          </w:p>
        </w:tc>
        <w:tc>
          <w:tcPr>
            <w:tcW w:w="806" w:type="dxa"/>
            <w:gridSpan w:val="2"/>
          </w:tcPr>
          <w:p w:rsidR="00A0464D" w:rsidRDefault="00A0464D" w:rsidP="00466F61">
            <w:pPr>
              <w:pStyle w:val="TableCell"/>
            </w:pPr>
            <w:r>
              <w:t>0</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val="restart"/>
          </w:tcPr>
          <w:p w:rsidR="00A0464D" w:rsidRDefault="00A0464D" w:rsidP="00466F61">
            <w:pPr>
              <w:pStyle w:val="TableCell"/>
            </w:pPr>
            <w:r>
              <w:t>Infinite</w:t>
            </w:r>
          </w:p>
        </w:tc>
        <w:tc>
          <w:tcPr>
            <w:tcW w:w="1260" w:type="dxa"/>
          </w:tcPr>
          <w:p w:rsidR="00A0464D" w:rsidRDefault="00A0464D" w:rsidP="00466F61">
            <w:pPr>
              <w:pStyle w:val="TableCell"/>
            </w:pPr>
            <w:r>
              <w:t>.NET</w:t>
            </w:r>
          </w:p>
        </w:tc>
        <w:tc>
          <w:tcPr>
            <w:tcW w:w="5564" w:type="dxa"/>
          </w:tcPr>
          <w:p w:rsidR="00A0464D" w:rsidRDefault="00A0464D" w:rsidP="00466F61">
            <w:pPr>
              <w:pStyle w:val="TableCellCourierNew"/>
            </w:pPr>
            <w:r>
              <w:t>PrecisionTimeSpan.MaxValue</w:t>
            </w:r>
          </w:p>
        </w:tc>
        <w:tc>
          <w:tcPr>
            <w:tcW w:w="806" w:type="dxa"/>
            <w:gridSpan w:val="2"/>
          </w:tcPr>
          <w:p w:rsidR="00A0464D" w:rsidRDefault="00E40DF9" w:rsidP="00466F61">
            <w:pPr>
              <w:pStyle w:val="TableCell"/>
            </w:pPr>
            <w:r>
              <w:t>N/A</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tcPr>
          <w:p w:rsidR="00A0464D" w:rsidRDefault="00A0464D" w:rsidP="00466F61">
            <w:pPr>
              <w:pStyle w:val="TableCell"/>
            </w:pPr>
          </w:p>
        </w:tc>
        <w:tc>
          <w:tcPr>
            <w:tcW w:w="1260" w:type="dxa"/>
          </w:tcPr>
          <w:p w:rsidR="00A0464D" w:rsidRDefault="00A0464D" w:rsidP="00466F61">
            <w:pPr>
              <w:pStyle w:val="TableCell"/>
            </w:pPr>
            <w:r>
              <w:t>C</w:t>
            </w:r>
          </w:p>
        </w:tc>
        <w:tc>
          <w:tcPr>
            <w:tcW w:w="5564" w:type="dxa"/>
          </w:tcPr>
          <w:p w:rsidR="00A0464D" w:rsidRDefault="00A0464D" w:rsidP="00466F61">
            <w:pPr>
              <w:pStyle w:val="TableCellCourierNew"/>
            </w:pPr>
            <w:r>
              <w:t>IVIDIGITIZER_VAL_TIMEOUT_INFINITE</w:t>
            </w:r>
          </w:p>
        </w:tc>
        <w:tc>
          <w:tcPr>
            <w:tcW w:w="806" w:type="dxa"/>
            <w:gridSpan w:val="2"/>
          </w:tcPr>
          <w:p w:rsidR="00A0464D" w:rsidRDefault="00A0464D" w:rsidP="00466F61">
            <w:pPr>
              <w:pStyle w:val="TableCell"/>
            </w:pPr>
            <w:r>
              <w:t>-1</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096" w:type="dxa"/>
            <w:gridSpan w:val="2"/>
            <w:vMerge/>
          </w:tcPr>
          <w:p w:rsidR="00A0464D" w:rsidRDefault="00A0464D" w:rsidP="00466F61">
            <w:pPr>
              <w:pStyle w:val="TableCell"/>
            </w:pPr>
          </w:p>
        </w:tc>
        <w:tc>
          <w:tcPr>
            <w:tcW w:w="1260" w:type="dxa"/>
          </w:tcPr>
          <w:p w:rsidR="00A0464D" w:rsidRDefault="00A0464D" w:rsidP="00466F61">
            <w:pPr>
              <w:pStyle w:val="TableCell"/>
            </w:pPr>
            <w:r>
              <w:t>COM</w:t>
            </w:r>
          </w:p>
        </w:tc>
        <w:tc>
          <w:tcPr>
            <w:tcW w:w="5564" w:type="dxa"/>
          </w:tcPr>
          <w:p w:rsidR="00A0464D" w:rsidRDefault="00A0464D" w:rsidP="00466F61">
            <w:pPr>
              <w:pStyle w:val="TableCell"/>
              <w:rPr>
                <w:rFonts w:ascii="Courier New" w:hAnsi="Courier New" w:cs="Courier New"/>
                <w:sz w:val="18"/>
                <w:szCs w:val="18"/>
              </w:rPr>
            </w:pPr>
            <w:r>
              <w:rPr>
                <w:rFonts w:ascii="Courier New" w:hAnsi="Courier New" w:cs="Courier New"/>
                <w:sz w:val="18"/>
                <w:szCs w:val="18"/>
              </w:rPr>
              <w:t>IviDigitizerTimeOutInfinite</w:t>
            </w:r>
          </w:p>
        </w:tc>
        <w:tc>
          <w:tcPr>
            <w:tcW w:w="806" w:type="dxa"/>
            <w:gridSpan w:val="2"/>
          </w:tcPr>
          <w:p w:rsidR="00A0464D" w:rsidRDefault="00A0464D" w:rsidP="00466F61">
            <w:pPr>
              <w:pStyle w:val="TableCell"/>
            </w:pPr>
            <w:r>
              <w:t>-1</w:t>
            </w:r>
          </w:p>
        </w:tc>
      </w:tr>
    </w:tbl>
    <w:p w:rsidR="00004825" w:rsidRDefault="00004825">
      <w:pPr>
        <w:pStyle w:val="Heading1"/>
      </w:pPr>
      <w:bookmarkStart w:id="1552" w:name="_Toc304583934"/>
      <w:bookmarkStart w:id="1553" w:name="_Toc306374785"/>
      <w:r>
        <w:lastRenderedPageBreak/>
        <w:t>IviDigitizer Error and Completion Code Value Definitions</w:t>
      </w:r>
      <w:bookmarkEnd w:id="1438"/>
      <w:bookmarkEnd w:id="1551"/>
      <w:bookmarkEnd w:id="1552"/>
      <w:bookmarkEnd w:id="1553"/>
    </w:p>
    <w:p w:rsidR="00004825" w:rsidRDefault="00004825" w:rsidP="00357E7B">
      <w:pPr>
        <w:pStyle w:val="Body1"/>
        <w:ind w:left="0"/>
      </w:pPr>
      <w:r>
        <w:t>The table below specifies the actual value for each status code that the IviDigitizer class specification defines.</w:t>
      </w:r>
    </w:p>
    <w:p w:rsidR="00DD7ADB" w:rsidRPr="000C53B8" w:rsidRDefault="00DD7ADB" w:rsidP="000C53B8">
      <w:pPr>
        <w:pStyle w:val="TableCaption"/>
        <w:rPr>
          <w:b/>
          <w:bCs/>
        </w:rPr>
      </w:pPr>
      <w:bookmarkStart w:id="1554" w:name="_Ref225663717"/>
      <w:r w:rsidRPr="000C53B8">
        <w:rPr>
          <w:b/>
          <w:bCs/>
        </w:rPr>
        <w:t xml:space="preserve">Table </w:t>
      </w:r>
      <w:r w:rsidR="00875082" w:rsidRPr="000C53B8">
        <w:rPr>
          <w:b/>
          <w:bCs/>
        </w:rPr>
        <w:fldChar w:fldCharType="begin"/>
      </w:r>
      <w:r w:rsidR="00DC3915" w:rsidRPr="000C53B8">
        <w:rPr>
          <w:b/>
          <w:bCs/>
        </w:rPr>
        <w:instrText xml:space="preserve"> STYLEREF 1 \s </w:instrText>
      </w:r>
      <w:r w:rsidR="00875082" w:rsidRPr="000C53B8">
        <w:rPr>
          <w:b/>
          <w:bCs/>
        </w:rPr>
        <w:fldChar w:fldCharType="separate"/>
      </w:r>
      <w:r w:rsidR="00344F59">
        <w:rPr>
          <w:b/>
          <w:bCs/>
          <w:noProof/>
        </w:rPr>
        <w:t>37</w:t>
      </w:r>
      <w:r w:rsidR="00875082" w:rsidRPr="000C53B8">
        <w:rPr>
          <w:b/>
          <w:bCs/>
        </w:rPr>
        <w:fldChar w:fldCharType="end"/>
      </w:r>
      <w:r w:rsidR="00DC3915" w:rsidRPr="000C53B8">
        <w:rPr>
          <w:b/>
          <w:bCs/>
        </w:rPr>
        <w:noBreakHyphen/>
      </w:r>
      <w:r w:rsidR="00875082" w:rsidRPr="000C53B8">
        <w:rPr>
          <w:b/>
          <w:bCs/>
        </w:rPr>
        <w:fldChar w:fldCharType="begin"/>
      </w:r>
      <w:r w:rsidR="00DC3915" w:rsidRPr="000C53B8">
        <w:rPr>
          <w:b/>
          <w:bCs/>
        </w:rPr>
        <w:instrText xml:space="preserve"> SEQ Table \* ARABIC \s 1 </w:instrText>
      </w:r>
      <w:r w:rsidR="00875082" w:rsidRPr="000C53B8">
        <w:rPr>
          <w:b/>
          <w:bCs/>
        </w:rPr>
        <w:fldChar w:fldCharType="separate"/>
      </w:r>
      <w:r w:rsidR="00344F59">
        <w:rPr>
          <w:b/>
          <w:bCs/>
          <w:noProof/>
        </w:rPr>
        <w:t>1</w:t>
      </w:r>
      <w:r w:rsidR="00875082" w:rsidRPr="000C53B8">
        <w:rPr>
          <w:b/>
          <w:bCs/>
        </w:rPr>
        <w:fldChar w:fldCharType="end"/>
      </w:r>
      <w:r w:rsidRPr="000C53B8">
        <w:rPr>
          <w:b/>
          <w:bCs/>
        </w:rPr>
        <w:t xml:space="preserve">. </w:t>
      </w:r>
      <w:r w:rsidRPr="000C53B8">
        <w:rPr>
          <w:bCs/>
        </w:rPr>
        <w:t>IviDigitizer Error and Completion Codes</w:t>
      </w:r>
      <w:bookmarkEnd w:id="1554"/>
    </w:p>
    <w:tbl>
      <w:tblPr>
        <w:tblW w:w="0" w:type="auto"/>
        <w:tblInd w:w="722" w:type="dxa"/>
        <w:tblLayout w:type="fixed"/>
        <w:tblCellMar>
          <w:left w:w="80" w:type="dxa"/>
          <w:right w:w="80" w:type="dxa"/>
        </w:tblCellMar>
        <w:tblLook w:val="0000"/>
      </w:tblPr>
      <w:tblGrid>
        <w:gridCol w:w="1248"/>
        <w:gridCol w:w="360"/>
        <w:gridCol w:w="720"/>
        <w:gridCol w:w="4590"/>
        <w:gridCol w:w="1475"/>
      </w:tblGrid>
      <w:tr w:rsidR="00004825" w:rsidTr="009F4C11">
        <w:trPr>
          <w:cantSplit/>
          <w:trHeight w:val="195"/>
        </w:trPr>
        <w:tc>
          <w:tcPr>
            <w:tcW w:w="1248" w:type="dxa"/>
            <w:vMerge w:val="restart"/>
            <w:tcBorders>
              <w:top w:val="single" w:sz="6" w:space="0" w:color="auto"/>
              <w:left w:val="single" w:sz="6" w:space="0" w:color="auto"/>
              <w:right w:val="single" w:sz="6" w:space="0" w:color="auto"/>
            </w:tcBorders>
            <w:shd w:val="clear" w:color="auto" w:fill="C0C0C0"/>
          </w:tcPr>
          <w:p w:rsidR="00004825" w:rsidRDefault="00004825">
            <w:pPr>
              <w:pStyle w:val="TableHead"/>
              <w:rPr>
                <w:i/>
                <w:iCs/>
              </w:rPr>
            </w:pPr>
            <w:r>
              <w:rPr>
                <w:i/>
                <w:iCs/>
              </w:rPr>
              <w:t>Error Name</w:t>
            </w:r>
          </w:p>
        </w:tc>
        <w:tc>
          <w:tcPr>
            <w:tcW w:w="7145" w:type="dxa"/>
            <w:gridSpan w:val="4"/>
            <w:tcBorders>
              <w:top w:val="single" w:sz="6" w:space="0" w:color="auto"/>
              <w:left w:val="single" w:sz="6" w:space="0" w:color="auto"/>
              <w:bottom w:val="single" w:sz="4" w:space="0" w:color="auto"/>
              <w:right w:val="single" w:sz="6" w:space="0" w:color="auto"/>
            </w:tcBorders>
            <w:shd w:val="clear" w:color="auto" w:fill="C0C0C0"/>
          </w:tcPr>
          <w:p w:rsidR="00004825" w:rsidRDefault="00004825">
            <w:pPr>
              <w:pStyle w:val="TableHead"/>
              <w:rPr>
                <w:i/>
                <w:iCs/>
              </w:rPr>
            </w:pPr>
            <w:r>
              <w:rPr>
                <w:i/>
                <w:iCs/>
              </w:rPr>
              <w:t>Description</w:t>
            </w:r>
          </w:p>
        </w:tc>
      </w:tr>
      <w:tr w:rsidR="00004825" w:rsidTr="009F4C11">
        <w:trPr>
          <w:cantSplit/>
          <w:trHeight w:val="195"/>
        </w:trPr>
        <w:tc>
          <w:tcPr>
            <w:tcW w:w="1248" w:type="dxa"/>
            <w:vMerge/>
            <w:tcBorders>
              <w:left w:val="single" w:sz="6" w:space="0" w:color="auto"/>
              <w:bottom w:val="double" w:sz="6" w:space="0" w:color="auto"/>
              <w:right w:val="single" w:sz="6" w:space="0" w:color="auto"/>
            </w:tcBorders>
            <w:shd w:val="clear" w:color="auto" w:fill="C0C0C0"/>
          </w:tcPr>
          <w:p w:rsidR="00004825" w:rsidRDefault="00004825">
            <w:pPr>
              <w:pStyle w:val="TableHead"/>
              <w:rPr>
                <w:i/>
                <w:iCs/>
              </w:rPr>
            </w:pPr>
          </w:p>
        </w:tc>
        <w:tc>
          <w:tcPr>
            <w:tcW w:w="1080" w:type="dxa"/>
            <w:gridSpan w:val="2"/>
            <w:tcBorders>
              <w:top w:val="single" w:sz="6" w:space="0" w:color="auto"/>
              <w:left w:val="single" w:sz="6" w:space="0" w:color="auto"/>
              <w:bottom w:val="double" w:sz="6" w:space="0" w:color="auto"/>
              <w:right w:val="single" w:sz="6" w:space="0" w:color="auto"/>
            </w:tcBorders>
            <w:shd w:val="clear" w:color="auto" w:fill="C0C0C0"/>
          </w:tcPr>
          <w:p w:rsidR="00004825" w:rsidRDefault="00004825">
            <w:pPr>
              <w:pStyle w:val="TableHead"/>
              <w:rPr>
                <w:i/>
                <w:iCs/>
              </w:rPr>
            </w:pPr>
            <w:r>
              <w:rPr>
                <w:i/>
                <w:iCs/>
              </w:rPr>
              <w:t>Language</w:t>
            </w:r>
          </w:p>
        </w:tc>
        <w:tc>
          <w:tcPr>
            <w:tcW w:w="4590" w:type="dxa"/>
            <w:tcBorders>
              <w:top w:val="single" w:sz="6" w:space="0" w:color="auto"/>
              <w:left w:val="single" w:sz="6" w:space="0" w:color="auto"/>
              <w:bottom w:val="double" w:sz="6" w:space="0" w:color="auto"/>
              <w:right w:val="single" w:sz="6" w:space="0" w:color="auto"/>
            </w:tcBorders>
            <w:shd w:val="clear" w:color="auto" w:fill="C0C0C0"/>
          </w:tcPr>
          <w:p w:rsidR="00004825" w:rsidRDefault="00004825">
            <w:pPr>
              <w:pStyle w:val="TableHead"/>
              <w:rPr>
                <w:i/>
                <w:iCs/>
              </w:rPr>
            </w:pPr>
            <w:r>
              <w:rPr>
                <w:i/>
                <w:iCs/>
              </w:rPr>
              <w:t>Identifier</w:t>
            </w:r>
          </w:p>
        </w:tc>
        <w:tc>
          <w:tcPr>
            <w:tcW w:w="1475" w:type="dxa"/>
            <w:tcBorders>
              <w:top w:val="single" w:sz="6" w:space="0" w:color="auto"/>
              <w:left w:val="single" w:sz="6" w:space="0" w:color="auto"/>
              <w:bottom w:val="double" w:sz="6" w:space="0" w:color="auto"/>
              <w:right w:val="single" w:sz="6" w:space="0" w:color="auto"/>
            </w:tcBorders>
            <w:shd w:val="clear" w:color="auto" w:fill="C0C0C0"/>
          </w:tcPr>
          <w:p w:rsidR="00004825" w:rsidRDefault="00004825">
            <w:pPr>
              <w:pStyle w:val="TableHead"/>
              <w:rPr>
                <w:i/>
                <w:iCs/>
              </w:rPr>
            </w:pPr>
            <w:r>
              <w:rPr>
                <w:i/>
                <w:iCs/>
              </w:rPr>
              <w:t>Value(hex)</w:t>
            </w:r>
          </w:p>
        </w:tc>
      </w:tr>
      <w:tr w:rsidR="00004825" w:rsidTr="009F4C11">
        <w:trPr>
          <w:cantSplit/>
          <w:trHeight w:val="158"/>
        </w:trPr>
        <w:tc>
          <w:tcPr>
            <w:tcW w:w="1248" w:type="dxa"/>
            <w:vMerge w:val="restart"/>
            <w:tcBorders>
              <w:top w:val="single" w:sz="6" w:space="0" w:color="auto"/>
              <w:left w:val="single" w:sz="6" w:space="0" w:color="auto"/>
              <w:right w:val="single" w:sz="6" w:space="0" w:color="auto"/>
            </w:tcBorders>
          </w:tcPr>
          <w:p w:rsidR="00004825" w:rsidRDefault="00004825">
            <w:pPr>
              <w:pStyle w:val="TableCell"/>
            </w:pPr>
            <w:r>
              <w:t>Channel Not Enabled</w:t>
            </w:r>
          </w:p>
        </w:tc>
        <w:tc>
          <w:tcPr>
            <w:tcW w:w="7145" w:type="dxa"/>
            <w:gridSpan w:val="4"/>
            <w:tcBorders>
              <w:top w:val="single" w:sz="6" w:space="0" w:color="auto"/>
              <w:left w:val="single" w:sz="6" w:space="0" w:color="auto"/>
              <w:bottom w:val="single" w:sz="4" w:space="0" w:color="auto"/>
              <w:right w:val="single" w:sz="6" w:space="0" w:color="auto"/>
            </w:tcBorders>
          </w:tcPr>
          <w:p w:rsidR="00004825" w:rsidRDefault="008463E5">
            <w:pPr>
              <w:pStyle w:val="TableCell"/>
            </w:pPr>
            <w:r>
              <w:t>Specified c</w:t>
            </w:r>
            <w:r w:rsidR="00004825">
              <w:t>hannel is not enabled.</w:t>
            </w:r>
          </w:p>
        </w:tc>
      </w:tr>
      <w:tr w:rsidR="00CB7F13" w:rsidTr="009F4C11">
        <w:trPr>
          <w:cantSplit/>
          <w:trHeight w:val="158"/>
        </w:trPr>
        <w:tc>
          <w:tcPr>
            <w:tcW w:w="1248" w:type="dxa"/>
            <w:vMerge/>
            <w:tcBorders>
              <w:left w:val="single" w:sz="6" w:space="0" w:color="auto"/>
              <w:right w:val="single" w:sz="6" w:space="0" w:color="auto"/>
            </w:tcBorders>
          </w:tcPr>
          <w:p w:rsidR="00CB7F13" w:rsidRDefault="00CB7F13">
            <w:pPr>
              <w:pStyle w:val="TableCell"/>
            </w:pPr>
          </w:p>
        </w:tc>
        <w:tc>
          <w:tcPr>
            <w:tcW w:w="360" w:type="dxa"/>
            <w:vMerge w:val="restart"/>
            <w:tcBorders>
              <w:top w:val="single" w:sz="4" w:space="0" w:color="auto"/>
              <w:left w:val="single" w:sz="6" w:space="0" w:color="auto"/>
              <w:right w:val="single" w:sz="6" w:space="0" w:color="auto"/>
            </w:tcBorders>
          </w:tcPr>
          <w:p w:rsidR="00CB7F13" w:rsidRDefault="00CB7F13">
            <w:pPr>
              <w:pStyle w:val="TableCell"/>
            </w:pPr>
          </w:p>
        </w:tc>
        <w:tc>
          <w:tcPr>
            <w:tcW w:w="720" w:type="dxa"/>
            <w:tcBorders>
              <w:top w:val="single" w:sz="4" w:space="0" w:color="auto"/>
              <w:left w:val="single" w:sz="6" w:space="0" w:color="auto"/>
              <w:bottom w:val="single" w:sz="6" w:space="0" w:color="auto"/>
              <w:right w:val="single" w:sz="6" w:space="0" w:color="auto"/>
            </w:tcBorders>
          </w:tcPr>
          <w:p w:rsidR="00CB7F13" w:rsidRDefault="00CB7F13">
            <w:pPr>
              <w:pStyle w:val="TableCell"/>
            </w:pPr>
            <w:r>
              <w:t>.NET</w:t>
            </w:r>
          </w:p>
        </w:tc>
        <w:tc>
          <w:tcPr>
            <w:tcW w:w="4590" w:type="dxa"/>
            <w:tcBorders>
              <w:top w:val="single" w:sz="4" w:space="0" w:color="auto"/>
              <w:left w:val="single" w:sz="6" w:space="0" w:color="auto"/>
              <w:bottom w:val="single" w:sz="6" w:space="0" w:color="auto"/>
              <w:right w:val="single" w:sz="6" w:space="0" w:color="auto"/>
            </w:tcBorders>
          </w:tcPr>
          <w:p w:rsidR="00CB7F13" w:rsidRDefault="00CB7F13">
            <w:pPr>
              <w:pStyle w:val="TableCellCourierNew"/>
            </w:pPr>
            <w:r>
              <w:t>ChannelNotEnabledException</w:t>
            </w:r>
          </w:p>
        </w:tc>
        <w:tc>
          <w:tcPr>
            <w:tcW w:w="1475" w:type="dxa"/>
            <w:tcBorders>
              <w:top w:val="single" w:sz="4" w:space="0" w:color="auto"/>
              <w:left w:val="single" w:sz="6" w:space="0" w:color="auto"/>
              <w:bottom w:val="single" w:sz="6" w:space="0" w:color="auto"/>
              <w:right w:val="single" w:sz="6" w:space="0" w:color="auto"/>
            </w:tcBorders>
          </w:tcPr>
          <w:p w:rsidR="00CB7F13" w:rsidRDefault="00CB7F13" w:rsidP="00C716BA">
            <w:pPr>
              <w:pStyle w:val="TableCellCourierNew"/>
            </w:pPr>
          </w:p>
        </w:tc>
      </w:tr>
      <w:tr w:rsidR="00CB7F13" w:rsidTr="009F4C11">
        <w:trPr>
          <w:cantSplit/>
          <w:trHeight w:val="158"/>
        </w:trPr>
        <w:tc>
          <w:tcPr>
            <w:tcW w:w="1248" w:type="dxa"/>
            <w:vMerge/>
            <w:tcBorders>
              <w:left w:val="single" w:sz="6" w:space="0" w:color="auto"/>
              <w:right w:val="single" w:sz="6" w:space="0" w:color="auto"/>
            </w:tcBorders>
          </w:tcPr>
          <w:p w:rsidR="00CB7F13" w:rsidRDefault="00CB7F13">
            <w:pPr>
              <w:pStyle w:val="TableCell"/>
            </w:pPr>
          </w:p>
        </w:tc>
        <w:tc>
          <w:tcPr>
            <w:tcW w:w="360" w:type="dxa"/>
            <w:vMerge/>
            <w:tcBorders>
              <w:left w:val="single" w:sz="6" w:space="0" w:color="auto"/>
              <w:right w:val="single" w:sz="6" w:space="0" w:color="auto"/>
            </w:tcBorders>
          </w:tcPr>
          <w:p w:rsidR="00CB7F13" w:rsidRDefault="00CB7F13">
            <w:pPr>
              <w:pStyle w:val="TableCell"/>
            </w:pPr>
          </w:p>
        </w:tc>
        <w:tc>
          <w:tcPr>
            <w:tcW w:w="720" w:type="dxa"/>
            <w:tcBorders>
              <w:top w:val="single" w:sz="4" w:space="0" w:color="auto"/>
              <w:left w:val="single" w:sz="6" w:space="0" w:color="auto"/>
              <w:bottom w:val="single" w:sz="6" w:space="0" w:color="auto"/>
              <w:right w:val="single" w:sz="6" w:space="0" w:color="auto"/>
            </w:tcBorders>
          </w:tcPr>
          <w:p w:rsidR="00CB7F13" w:rsidRDefault="00CB7F13">
            <w:pPr>
              <w:pStyle w:val="TableCell"/>
            </w:pPr>
            <w:r>
              <w:t>C</w:t>
            </w:r>
          </w:p>
        </w:tc>
        <w:tc>
          <w:tcPr>
            <w:tcW w:w="4590" w:type="dxa"/>
            <w:tcBorders>
              <w:top w:val="single" w:sz="4" w:space="0" w:color="auto"/>
              <w:left w:val="single" w:sz="6" w:space="0" w:color="auto"/>
              <w:bottom w:val="single" w:sz="6" w:space="0" w:color="auto"/>
              <w:right w:val="single" w:sz="6" w:space="0" w:color="auto"/>
            </w:tcBorders>
          </w:tcPr>
          <w:p w:rsidR="00CB7F13" w:rsidRDefault="00CB7F13">
            <w:pPr>
              <w:pStyle w:val="TableCellCourierNew"/>
            </w:pPr>
            <w:r>
              <w:t>ERROR_CHANNEL_NOT_ENABLED</w:t>
            </w:r>
          </w:p>
        </w:tc>
        <w:tc>
          <w:tcPr>
            <w:tcW w:w="1475" w:type="dxa"/>
            <w:tcBorders>
              <w:top w:val="single" w:sz="4" w:space="0" w:color="auto"/>
              <w:left w:val="single" w:sz="6" w:space="0" w:color="auto"/>
              <w:bottom w:val="single" w:sz="6" w:space="0" w:color="auto"/>
              <w:right w:val="single" w:sz="6" w:space="0" w:color="auto"/>
            </w:tcBorders>
          </w:tcPr>
          <w:p w:rsidR="00CB7F13" w:rsidRDefault="00CB7F13" w:rsidP="00C716BA">
            <w:pPr>
              <w:pStyle w:val="TableCellCourierNew"/>
            </w:pPr>
            <w:r>
              <w:t>0xBFFA2001</w:t>
            </w:r>
          </w:p>
        </w:tc>
      </w:tr>
      <w:tr w:rsidR="00CB7F13" w:rsidTr="009F4C11">
        <w:trPr>
          <w:cantSplit/>
          <w:trHeight w:val="157"/>
        </w:trPr>
        <w:tc>
          <w:tcPr>
            <w:tcW w:w="1248" w:type="dxa"/>
            <w:vMerge/>
            <w:tcBorders>
              <w:left w:val="single" w:sz="6" w:space="0" w:color="auto"/>
              <w:bottom w:val="single" w:sz="6" w:space="0" w:color="auto"/>
              <w:right w:val="single" w:sz="6" w:space="0" w:color="auto"/>
            </w:tcBorders>
          </w:tcPr>
          <w:p w:rsidR="00CB7F13" w:rsidRDefault="00CB7F13">
            <w:pPr>
              <w:pStyle w:val="TableCell"/>
            </w:pPr>
          </w:p>
        </w:tc>
        <w:tc>
          <w:tcPr>
            <w:tcW w:w="360" w:type="dxa"/>
            <w:vMerge/>
            <w:tcBorders>
              <w:left w:val="single" w:sz="6" w:space="0" w:color="auto"/>
              <w:bottom w:val="single" w:sz="6" w:space="0" w:color="auto"/>
              <w:right w:val="single" w:sz="6" w:space="0" w:color="auto"/>
            </w:tcBorders>
          </w:tcPr>
          <w:p w:rsidR="00CB7F13" w:rsidRDefault="00CB7F13">
            <w:pPr>
              <w:pStyle w:val="TableCell"/>
            </w:pPr>
          </w:p>
        </w:tc>
        <w:tc>
          <w:tcPr>
            <w:tcW w:w="720" w:type="dxa"/>
            <w:tcBorders>
              <w:top w:val="single" w:sz="4" w:space="0" w:color="auto"/>
              <w:left w:val="single" w:sz="6" w:space="0" w:color="auto"/>
              <w:bottom w:val="single" w:sz="6" w:space="0" w:color="auto"/>
              <w:right w:val="single" w:sz="6" w:space="0" w:color="auto"/>
            </w:tcBorders>
          </w:tcPr>
          <w:p w:rsidR="00CB7F13" w:rsidRDefault="00CB7F13">
            <w:pPr>
              <w:pStyle w:val="TableCell"/>
            </w:pPr>
            <w:r>
              <w:t>COM</w:t>
            </w:r>
          </w:p>
        </w:tc>
        <w:tc>
          <w:tcPr>
            <w:tcW w:w="4590" w:type="dxa"/>
            <w:tcBorders>
              <w:top w:val="single" w:sz="4" w:space="0" w:color="auto"/>
              <w:left w:val="single" w:sz="6" w:space="0" w:color="auto"/>
              <w:bottom w:val="single" w:sz="6" w:space="0" w:color="auto"/>
              <w:right w:val="single" w:sz="6" w:space="0" w:color="auto"/>
            </w:tcBorders>
          </w:tcPr>
          <w:p w:rsidR="00CB7F13" w:rsidRDefault="00CB7F13">
            <w:pPr>
              <w:pStyle w:val="TableCellCourierNew"/>
            </w:pPr>
            <w:r>
              <w:t>E_IVIDIGITIZER_CHANNEL_NOT_ENABLED</w:t>
            </w:r>
          </w:p>
        </w:tc>
        <w:tc>
          <w:tcPr>
            <w:tcW w:w="1475" w:type="dxa"/>
            <w:tcBorders>
              <w:top w:val="single" w:sz="4" w:space="0" w:color="auto"/>
              <w:left w:val="single" w:sz="6" w:space="0" w:color="auto"/>
              <w:bottom w:val="single" w:sz="6" w:space="0" w:color="auto"/>
              <w:right w:val="single" w:sz="6" w:space="0" w:color="auto"/>
            </w:tcBorders>
          </w:tcPr>
          <w:p w:rsidR="00CB7F13" w:rsidRDefault="00CB7F13">
            <w:pPr>
              <w:pStyle w:val="TableCellCourierNew"/>
            </w:pPr>
            <w:r>
              <w:t>0x80042001</w:t>
            </w:r>
          </w:p>
        </w:tc>
      </w:tr>
      <w:tr w:rsidR="00004825" w:rsidTr="009F4C11">
        <w:trPr>
          <w:cantSplit/>
          <w:trHeight w:val="158"/>
        </w:trPr>
        <w:tc>
          <w:tcPr>
            <w:tcW w:w="1248" w:type="dxa"/>
            <w:vMerge w:val="restart"/>
            <w:tcBorders>
              <w:top w:val="single" w:sz="6" w:space="0" w:color="auto"/>
              <w:left w:val="single" w:sz="6" w:space="0" w:color="auto"/>
              <w:right w:val="single" w:sz="6" w:space="0" w:color="auto"/>
            </w:tcBorders>
          </w:tcPr>
          <w:p w:rsidR="00004825" w:rsidRDefault="00004825">
            <w:pPr>
              <w:pStyle w:val="TableCell"/>
            </w:pPr>
            <w:r>
              <w:t>Max Time Exceeded</w:t>
            </w:r>
          </w:p>
        </w:tc>
        <w:tc>
          <w:tcPr>
            <w:tcW w:w="7145" w:type="dxa"/>
            <w:gridSpan w:val="4"/>
            <w:tcBorders>
              <w:top w:val="single" w:sz="6" w:space="0" w:color="auto"/>
              <w:left w:val="single" w:sz="6" w:space="0" w:color="auto"/>
              <w:bottom w:val="single" w:sz="4" w:space="0" w:color="auto"/>
              <w:right w:val="single" w:sz="6" w:space="0" w:color="auto"/>
            </w:tcBorders>
          </w:tcPr>
          <w:p w:rsidR="00004825" w:rsidRDefault="00004825">
            <w:pPr>
              <w:pStyle w:val="TableCell"/>
            </w:pPr>
            <w:r>
              <w:t>Maximum time exceeded before the operation completed.</w:t>
            </w:r>
          </w:p>
        </w:tc>
      </w:tr>
      <w:tr w:rsidR="009F4C11" w:rsidTr="009F4C11">
        <w:trPr>
          <w:cantSplit/>
          <w:trHeight w:val="158"/>
        </w:trPr>
        <w:tc>
          <w:tcPr>
            <w:tcW w:w="1248" w:type="dxa"/>
            <w:vMerge/>
            <w:tcBorders>
              <w:left w:val="single" w:sz="6" w:space="0" w:color="auto"/>
              <w:right w:val="single" w:sz="6" w:space="0" w:color="auto"/>
            </w:tcBorders>
          </w:tcPr>
          <w:p w:rsidR="009F4C11" w:rsidRDefault="009F4C11">
            <w:pPr>
              <w:pStyle w:val="TableCell"/>
            </w:pPr>
          </w:p>
        </w:tc>
        <w:tc>
          <w:tcPr>
            <w:tcW w:w="360" w:type="dxa"/>
            <w:vMerge w:val="restart"/>
            <w:tcBorders>
              <w:top w:val="single" w:sz="4" w:space="0" w:color="auto"/>
              <w:left w:val="single" w:sz="6" w:space="0" w:color="auto"/>
              <w:right w:val="single" w:sz="6" w:space="0" w:color="auto"/>
            </w:tcBorders>
          </w:tcPr>
          <w:p w:rsidR="009F4C11" w:rsidRDefault="009F4C11">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pPr>
              <w:pStyle w:val="TableCell"/>
            </w:pPr>
            <w:r>
              <w:t>.NET</w:t>
            </w:r>
          </w:p>
        </w:tc>
        <w:tc>
          <w:tcPr>
            <w:tcW w:w="4590" w:type="dxa"/>
            <w:tcBorders>
              <w:top w:val="single" w:sz="4" w:space="0" w:color="auto"/>
              <w:left w:val="single" w:sz="6" w:space="0" w:color="auto"/>
              <w:bottom w:val="single" w:sz="6" w:space="0" w:color="auto"/>
              <w:right w:val="single" w:sz="6" w:space="0" w:color="auto"/>
            </w:tcBorders>
          </w:tcPr>
          <w:p w:rsidR="009F4C11" w:rsidRDefault="009F4C11">
            <w:pPr>
              <w:pStyle w:val="TableCellCourierNew"/>
            </w:pPr>
            <w:r>
              <w:t>Ivi.Driver.MaxTimeExceededException</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1C0D02">
            <w:pPr>
              <w:pStyle w:val="TableCellCourierNew"/>
            </w:pPr>
            <w:r>
              <w:t>IVI Defined Exception (See IVI-3.2)</w:t>
            </w:r>
          </w:p>
        </w:tc>
      </w:tr>
      <w:tr w:rsidR="009F4C11" w:rsidTr="009F4C11">
        <w:trPr>
          <w:cantSplit/>
          <w:trHeight w:val="158"/>
        </w:trPr>
        <w:tc>
          <w:tcPr>
            <w:tcW w:w="1248" w:type="dxa"/>
            <w:vMerge/>
            <w:tcBorders>
              <w:left w:val="single" w:sz="6" w:space="0" w:color="auto"/>
              <w:right w:val="single" w:sz="6" w:space="0" w:color="auto"/>
            </w:tcBorders>
          </w:tcPr>
          <w:p w:rsidR="009F4C11" w:rsidRDefault="009F4C11">
            <w:pPr>
              <w:pStyle w:val="TableCell"/>
            </w:pPr>
          </w:p>
        </w:tc>
        <w:tc>
          <w:tcPr>
            <w:tcW w:w="360" w:type="dxa"/>
            <w:vMerge/>
            <w:tcBorders>
              <w:left w:val="single" w:sz="6" w:space="0" w:color="auto"/>
              <w:right w:val="single" w:sz="6" w:space="0" w:color="auto"/>
            </w:tcBorders>
          </w:tcPr>
          <w:p w:rsidR="009F4C11" w:rsidRDefault="009F4C11">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pPr>
              <w:pStyle w:val="TableCell"/>
            </w:pPr>
            <w:r>
              <w:t>C</w:t>
            </w:r>
          </w:p>
        </w:tc>
        <w:tc>
          <w:tcPr>
            <w:tcW w:w="4590" w:type="dxa"/>
            <w:tcBorders>
              <w:top w:val="single" w:sz="4" w:space="0" w:color="auto"/>
              <w:left w:val="single" w:sz="6" w:space="0" w:color="auto"/>
              <w:bottom w:val="single" w:sz="6" w:space="0" w:color="auto"/>
              <w:right w:val="single" w:sz="6" w:space="0" w:color="auto"/>
            </w:tcBorders>
          </w:tcPr>
          <w:p w:rsidR="009F4C11" w:rsidRDefault="009F4C11">
            <w:pPr>
              <w:pStyle w:val="TableCellCourierNew"/>
            </w:pPr>
            <w:r>
              <w:t>ERROR_MAX_TIME_EXCEEDED</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1C0D02">
            <w:pPr>
              <w:pStyle w:val="TableCellCourierNew"/>
            </w:pPr>
            <w:r>
              <w:t>0xBFFA2002</w:t>
            </w:r>
          </w:p>
        </w:tc>
      </w:tr>
      <w:tr w:rsidR="009F4C11" w:rsidTr="009F4C11">
        <w:trPr>
          <w:cantSplit/>
          <w:trHeight w:val="157"/>
        </w:trPr>
        <w:tc>
          <w:tcPr>
            <w:tcW w:w="1248" w:type="dxa"/>
            <w:vMerge/>
            <w:tcBorders>
              <w:left w:val="single" w:sz="6" w:space="0" w:color="auto"/>
              <w:bottom w:val="single" w:sz="6" w:space="0" w:color="auto"/>
              <w:right w:val="single" w:sz="6" w:space="0" w:color="auto"/>
            </w:tcBorders>
          </w:tcPr>
          <w:p w:rsidR="009F4C11" w:rsidRDefault="009F4C11">
            <w:pPr>
              <w:pStyle w:val="TableCell"/>
            </w:pPr>
          </w:p>
        </w:tc>
        <w:tc>
          <w:tcPr>
            <w:tcW w:w="360" w:type="dxa"/>
            <w:vMerge/>
            <w:tcBorders>
              <w:left w:val="single" w:sz="6" w:space="0" w:color="auto"/>
              <w:bottom w:val="single" w:sz="6" w:space="0" w:color="auto"/>
              <w:right w:val="single" w:sz="6" w:space="0" w:color="auto"/>
            </w:tcBorders>
          </w:tcPr>
          <w:p w:rsidR="009F4C11" w:rsidRDefault="009F4C11">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pPr>
              <w:pStyle w:val="TableCell"/>
            </w:pPr>
            <w:r>
              <w:t>COM</w:t>
            </w:r>
          </w:p>
        </w:tc>
        <w:tc>
          <w:tcPr>
            <w:tcW w:w="4590" w:type="dxa"/>
            <w:tcBorders>
              <w:top w:val="single" w:sz="4" w:space="0" w:color="auto"/>
              <w:left w:val="single" w:sz="6" w:space="0" w:color="auto"/>
              <w:bottom w:val="single" w:sz="6" w:space="0" w:color="auto"/>
              <w:right w:val="single" w:sz="6" w:space="0" w:color="auto"/>
            </w:tcBorders>
          </w:tcPr>
          <w:p w:rsidR="009F4C11" w:rsidRDefault="009F4C11">
            <w:pPr>
              <w:pStyle w:val="TableCellCourierNew"/>
            </w:pPr>
            <w:r>
              <w:t>E_IVIDIGITIZER_MAX_TIME_EXCEEDED</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1C0D02">
            <w:pPr>
              <w:pStyle w:val="TableCellCourierNew"/>
            </w:pPr>
            <w:r>
              <w:t>0x80042002</w:t>
            </w:r>
          </w:p>
        </w:tc>
      </w:tr>
      <w:tr w:rsidR="009F4C11" w:rsidTr="009F4C11">
        <w:trPr>
          <w:cantSplit/>
          <w:trHeight w:val="158"/>
        </w:trPr>
        <w:tc>
          <w:tcPr>
            <w:tcW w:w="1248" w:type="dxa"/>
            <w:vMerge w:val="restart"/>
            <w:tcBorders>
              <w:top w:val="single" w:sz="6" w:space="0" w:color="auto"/>
              <w:left w:val="single" w:sz="6" w:space="0" w:color="auto"/>
              <w:right w:val="single" w:sz="6" w:space="0" w:color="auto"/>
            </w:tcBorders>
          </w:tcPr>
          <w:p w:rsidR="009F4C11" w:rsidRDefault="009F4C11" w:rsidP="00F65DB8">
            <w:pPr>
              <w:pStyle w:val="TableCell"/>
            </w:pPr>
            <w:r>
              <w:t>Arm Not Software</w:t>
            </w:r>
          </w:p>
        </w:tc>
        <w:tc>
          <w:tcPr>
            <w:tcW w:w="7145" w:type="dxa"/>
            <w:gridSpan w:val="4"/>
            <w:tcBorders>
              <w:top w:val="single" w:sz="6" w:space="0" w:color="auto"/>
              <w:left w:val="single" w:sz="6" w:space="0" w:color="auto"/>
              <w:bottom w:val="single" w:sz="4" w:space="0" w:color="auto"/>
              <w:right w:val="single" w:sz="6" w:space="0" w:color="auto"/>
            </w:tcBorders>
          </w:tcPr>
          <w:p w:rsidR="009F4C11" w:rsidRDefault="009F4C11" w:rsidP="00F65DB8">
            <w:pPr>
              <w:pStyle w:val="TableCell"/>
            </w:pPr>
            <w:r>
              <w:t>Arm source is not set to software arm.</w:t>
            </w:r>
          </w:p>
        </w:tc>
      </w:tr>
      <w:tr w:rsidR="009F4C11" w:rsidTr="009F4C11">
        <w:trPr>
          <w:cantSplit/>
          <w:trHeight w:val="158"/>
        </w:trPr>
        <w:tc>
          <w:tcPr>
            <w:tcW w:w="1248" w:type="dxa"/>
            <w:vMerge/>
            <w:tcBorders>
              <w:left w:val="single" w:sz="6" w:space="0" w:color="auto"/>
              <w:right w:val="single" w:sz="6" w:space="0" w:color="auto"/>
            </w:tcBorders>
          </w:tcPr>
          <w:p w:rsidR="009F4C11" w:rsidRDefault="009F4C11" w:rsidP="00F65DB8">
            <w:pPr>
              <w:pStyle w:val="TableCell"/>
            </w:pPr>
          </w:p>
        </w:tc>
        <w:tc>
          <w:tcPr>
            <w:tcW w:w="360" w:type="dxa"/>
            <w:vMerge w:val="restart"/>
            <w:tcBorders>
              <w:top w:val="single" w:sz="4" w:space="0" w:color="auto"/>
              <w:left w:val="single" w:sz="6" w:space="0" w:color="auto"/>
              <w:right w:val="single" w:sz="6" w:space="0" w:color="auto"/>
            </w:tcBorders>
          </w:tcPr>
          <w:p w:rsidR="009F4C11" w:rsidRDefault="009F4C11" w:rsidP="00F65DB8">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rsidP="00F65DB8">
            <w:pPr>
              <w:pStyle w:val="TableCell"/>
            </w:pPr>
            <w:r>
              <w:t>.NET</w:t>
            </w:r>
          </w:p>
        </w:tc>
        <w:tc>
          <w:tcPr>
            <w:tcW w:w="4590" w:type="dxa"/>
            <w:tcBorders>
              <w:top w:val="single" w:sz="4" w:space="0" w:color="auto"/>
              <w:left w:val="single" w:sz="6" w:space="0" w:color="auto"/>
              <w:bottom w:val="single" w:sz="6" w:space="0" w:color="auto"/>
              <w:right w:val="single" w:sz="6" w:space="0" w:color="auto"/>
            </w:tcBorders>
          </w:tcPr>
          <w:p w:rsidR="009F4C11" w:rsidRDefault="009F4C11" w:rsidP="00CB7F13">
            <w:pPr>
              <w:pStyle w:val="TableCellCourierNew"/>
            </w:pPr>
            <w:r>
              <w:t>ArmNotSoftwareException</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F65DB8">
            <w:pPr>
              <w:pStyle w:val="TableCellCourierNew"/>
            </w:pPr>
          </w:p>
        </w:tc>
      </w:tr>
      <w:tr w:rsidR="009F4C11" w:rsidTr="009F4C11">
        <w:trPr>
          <w:cantSplit/>
          <w:trHeight w:val="158"/>
        </w:trPr>
        <w:tc>
          <w:tcPr>
            <w:tcW w:w="1248" w:type="dxa"/>
            <w:vMerge/>
            <w:tcBorders>
              <w:left w:val="single" w:sz="6" w:space="0" w:color="auto"/>
              <w:right w:val="single" w:sz="6" w:space="0" w:color="auto"/>
            </w:tcBorders>
          </w:tcPr>
          <w:p w:rsidR="009F4C11" w:rsidRDefault="009F4C11" w:rsidP="00F65DB8">
            <w:pPr>
              <w:pStyle w:val="TableCell"/>
            </w:pPr>
          </w:p>
        </w:tc>
        <w:tc>
          <w:tcPr>
            <w:tcW w:w="360" w:type="dxa"/>
            <w:vMerge/>
            <w:tcBorders>
              <w:left w:val="single" w:sz="6" w:space="0" w:color="auto"/>
              <w:right w:val="single" w:sz="6" w:space="0" w:color="auto"/>
            </w:tcBorders>
          </w:tcPr>
          <w:p w:rsidR="009F4C11" w:rsidRDefault="009F4C11" w:rsidP="00F65DB8">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rsidP="00F65DB8">
            <w:pPr>
              <w:pStyle w:val="TableCell"/>
            </w:pPr>
            <w:r>
              <w:t>C</w:t>
            </w:r>
          </w:p>
        </w:tc>
        <w:tc>
          <w:tcPr>
            <w:tcW w:w="4590" w:type="dxa"/>
            <w:tcBorders>
              <w:top w:val="single" w:sz="4" w:space="0" w:color="auto"/>
              <w:left w:val="single" w:sz="6" w:space="0" w:color="auto"/>
              <w:bottom w:val="single" w:sz="6" w:space="0" w:color="auto"/>
              <w:right w:val="single" w:sz="6" w:space="0" w:color="auto"/>
            </w:tcBorders>
          </w:tcPr>
          <w:p w:rsidR="009F4C11" w:rsidRDefault="009F4C11" w:rsidP="00F65DB8">
            <w:pPr>
              <w:pStyle w:val="TableCellCourierNew"/>
            </w:pPr>
            <w:r>
              <w:t>ERROR_ARM_NOT_SOFTWARE</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F65DB8">
            <w:pPr>
              <w:pStyle w:val="TableCellCourierNew"/>
            </w:pPr>
            <w:r>
              <w:t>0xBFFA2003</w:t>
            </w:r>
          </w:p>
        </w:tc>
      </w:tr>
      <w:tr w:rsidR="009F4C11" w:rsidTr="009F4C11">
        <w:trPr>
          <w:cantSplit/>
          <w:trHeight w:val="157"/>
        </w:trPr>
        <w:tc>
          <w:tcPr>
            <w:tcW w:w="1248" w:type="dxa"/>
            <w:vMerge/>
            <w:tcBorders>
              <w:left w:val="single" w:sz="6" w:space="0" w:color="auto"/>
              <w:bottom w:val="single" w:sz="6" w:space="0" w:color="auto"/>
              <w:right w:val="single" w:sz="6" w:space="0" w:color="auto"/>
            </w:tcBorders>
          </w:tcPr>
          <w:p w:rsidR="009F4C11" w:rsidRDefault="009F4C11" w:rsidP="00F65DB8">
            <w:pPr>
              <w:pStyle w:val="TableCell"/>
            </w:pPr>
          </w:p>
        </w:tc>
        <w:tc>
          <w:tcPr>
            <w:tcW w:w="360" w:type="dxa"/>
            <w:vMerge/>
            <w:tcBorders>
              <w:left w:val="single" w:sz="6" w:space="0" w:color="auto"/>
              <w:bottom w:val="single" w:sz="6" w:space="0" w:color="auto"/>
              <w:right w:val="single" w:sz="6" w:space="0" w:color="auto"/>
            </w:tcBorders>
          </w:tcPr>
          <w:p w:rsidR="009F4C11" w:rsidRDefault="009F4C11" w:rsidP="00F65DB8">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rsidP="00F65DB8">
            <w:pPr>
              <w:pStyle w:val="TableCell"/>
            </w:pPr>
            <w:r>
              <w:t>COM</w:t>
            </w:r>
          </w:p>
        </w:tc>
        <w:tc>
          <w:tcPr>
            <w:tcW w:w="4590" w:type="dxa"/>
            <w:tcBorders>
              <w:top w:val="single" w:sz="4" w:space="0" w:color="auto"/>
              <w:left w:val="single" w:sz="6" w:space="0" w:color="auto"/>
              <w:bottom w:val="single" w:sz="6" w:space="0" w:color="auto"/>
              <w:right w:val="single" w:sz="6" w:space="0" w:color="auto"/>
            </w:tcBorders>
          </w:tcPr>
          <w:p w:rsidR="009F4C11" w:rsidRDefault="009F4C11" w:rsidP="00F65DB8">
            <w:pPr>
              <w:pStyle w:val="TableCellCourierNew"/>
            </w:pPr>
            <w:r>
              <w:t>E_IVIDIGITIZER_ARM_NOT_SOFTWARE</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F65DB8">
            <w:pPr>
              <w:pStyle w:val="TableCellCourierNew"/>
            </w:pPr>
            <w:r>
              <w:t>0x80042003</w:t>
            </w:r>
          </w:p>
        </w:tc>
      </w:tr>
      <w:tr w:rsidR="009F4C11" w:rsidTr="009F4C11">
        <w:trPr>
          <w:cantSplit/>
          <w:trHeight w:val="158"/>
        </w:trPr>
        <w:tc>
          <w:tcPr>
            <w:tcW w:w="1248" w:type="dxa"/>
            <w:vMerge w:val="restart"/>
            <w:tcBorders>
              <w:top w:val="single" w:sz="6" w:space="0" w:color="auto"/>
              <w:left w:val="single" w:sz="6" w:space="0" w:color="auto"/>
              <w:right w:val="single" w:sz="6" w:space="0" w:color="auto"/>
            </w:tcBorders>
          </w:tcPr>
          <w:p w:rsidR="009F4C11" w:rsidRDefault="009F4C11" w:rsidP="00B70CFA">
            <w:pPr>
              <w:pStyle w:val="TableCell"/>
            </w:pPr>
            <w:r>
              <w:t>Trigger Not Software</w:t>
            </w:r>
          </w:p>
        </w:tc>
        <w:tc>
          <w:tcPr>
            <w:tcW w:w="7145" w:type="dxa"/>
            <w:gridSpan w:val="4"/>
            <w:tcBorders>
              <w:top w:val="single" w:sz="6" w:space="0" w:color="auto"/>
              <w:left w:val="single" w:sz="6" w:space="0" w:color="auto"/>
              <w:bottom w:val="single" w:sz="4" w:space="0" w:color="auto"/>
              <w:right w:val="single" w:sz="6" w:space="0" w:color="auto"/>
            </w:tcBorders>
          </w:tcPr>
          <w:p w:rsidR="009F4C11" w:rsidRDefault="009F4C11" w:rsidP="00B70CFA">
            <w:pPr>
              <w:pStyle w:val="TableCell"/>
            </w:pPr>
            <w:r>
              <w:t>Trigger source is not set to software trigger.</w:t>
            </w:r>
          </w:p>
        </w:tc>
      </w:tr>
      <w:tr w:rsidR="009F4C11" w:rsidTr="009F4C11">
        <w:trPr>
          <w:cantSplit/>
          <w:trHeight w:val="158"/>
        </w:trPr>
        <w:tc>
          <w:tcPr>
            <w:tcW w:w="1248" w:type="dxa"/>
            <w:vMerge/>
            <w:tcBorders>
              <w:left w:val="single" w:sz="6" w:space="0" w:color="auto"/>
              <w:right w:val="single" w:sz="6" w:space="0" w:color="auto"/>
            </w:tcBorders>
          </w:tcPr>
          <w:p w:rsidR="009F4C11" w:rsidRDefault="009F4C11" w:rsidP="00B70CFA">
            <w:pPr>
              <w:pStyle w:val="TableCell"/>
            </w:pPr>
          </w:p>
        </w:tc>
        <w:tc>
          <w:tcPr>
            <w:tcW w:w="360" w:type="dxa"/>
            <w:vMerge w:val="restart"/>
            <w:tcBorders>
              <w:top w:val="single" w:sz="4" w:space="0" w:color="auto"/>
              <w:left w:val="single" w:sz="6" w:space="0" w:color="auto"/>
              <w:right w:val="single" w:sz="6" w:space="0" w:color="auto"/>
            </w:tcBorders>
          </w:tcPr>
          <w:p w:rsidR="009F4C11" w:rsidRDefault="009F4C11" w:rsidP="00B70CFA">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rsidP="00B70CFA">
            <w:pPr>
              <w:pStyle w:val="TableCell"/>
            </w:pPr>
            <w:r>
              <w:t>.NET</w:t>
            </w:r>
          </w:p>
        </w:tc>
        <w:tc>
          <w:tcPr>
            <w:tcW w:w="4590" w:type="dxa"/>
            <w:tcBorders>
              <w:top w:val="single" w:sz="4" w:space="0" w:color="auto"/>
              <w:left w:val="single" w:sz="6" w:space="0" w:color="auto"/>
              <w:bottom w:val="single" w:sz="6" w:space="0" w:color="auto"/>
              <w:right w:val="single" w:sz="6" w:space="0" w:color="auto"/>
            </w:tcBorders>
          </w:tcPr>
          <w:p w:rsidR="009F4C11" w:rsidRDefault="009F4C11" w:rsidP="00B70CFA">
            <w:pPr>
              <w:pStyle w:val="TableCellCourierNew"/>
            </w:pPr>
            <w:r>
              <w:t>Ivi.Driver.TriggerNotSoftwareException</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B70CFA">
            <w:pPr>
              <w:pStyle w:val="TableCellCourierNew"/>
            </w:pPr>
            <w:r>
              <w:t>IVI Defined Exception (See IVI-3.2)</w:t>
            </w:r>
          </w:p>
        </w:tc>
      </w:tr>
      <w:tr w:rsidR="009F4C11" w:rsidTr="009F4C11">
        <w:trPr>
          <w:cantSplit/>
          <w:trHeight w:val="158"/>
        </w:trPr>
        <w:tc>
          <w:tcPr>
            <w:tcW w:w="1248" w:type="dxa"/>
            <w:vMerge/>
            <w:tcBorders>
              <w:left w:val="single" w:sz="6" w:space="0" w:color="auto"/>
              <w:right w:val="single" w:sz="6" w:space="0" w:color="auto"/>
            </w:tcBorders>
          </w:tcPr>
          <w:p w:rsidR="009F4C11" w:rsidRDefault="009F4C11" w:rsidP="00B70CFA">
            <w:pPr>
              <w:pStyle w:val="TableCell"/>
            </w:pPr>
          </w:p>
        </w:tc>
        <w:tc>
          <w:tcPr>
            <w:tcW w:w="360" w:type="dxa"/>
            <w:vMerge/>
            <w:tcBorders>
              <w:left w:val="single" w:sz="6" w:space="0" w:color="auto"/>
              <w:right w:val="single" w:sz="6" w:space="0" w:color="auto"/>
            </w:tcBorders>
          </w:tcPr>
          <w:p w:rsidR="009F4C11" w:rsidRDefault="009F4C11" w:rsidP="00B70CFA">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rsidP="00B70CFA">
            <w:pPr>
              <w:pStyle w:val="TableCell"/>
            </w:pPr>
            <w:r>
              <w:t>C</w:t>
            </w:r>
          </w:p>
        </w:tc>
        <w:tc>
          <w:tcPr>
            <w:tcW w:w="4590" w:type="dxa"/>
            <w:tcBorders>
              <w:top w:val="single" w:sz="4" w:space="0" w:color="auto"/>
              <w:left w:val="single" w:sz="6" w:space="0" w:color="auto"/>
              <w:bottom w:val="single" w:sz="6" w:space="0" w:color="auto"/>
              <w:right w:val="single" w:sz="6" w:space="0" w:color="auto"/>
            </w:tcBorders>
          </w:tcPr>
          <w:p w:rsidR="009F4C11" w:rsidRDefault="009F4C11" w:rsidP="00B70CFA">
            <w:pPr>
              <w:pStyle w:val="TableCellCourierNew"/>
            </w:pPr>
            <w:r>
              <w:t>ERROR_TRIGGER_NOT_SOFTWARE</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B70CFA">
            <w:pPr>
              <w:pStyle w:val="TableCellCourierNew"/>
            </w:pPr>
            <w:r>
              <w:t>0xBFFA1001</w:t>
            </w:r>
          </w:p>
        </w:tc>
      </w:tr>
      <w:tr w:rsidR="009F4C11" w:rsidTr="009F4C11">
        <w:trPr>
          <w:cantSplit/>
          <w:trHeight w:val="157"/>
        </w:trPr>
        <w:tc>
          <w:tcPr>
            <w:tcW w:w="1248" w:type="dxa"/>
            <w:vMerge/>
            <w:tcBorders>
              <w:left w:val="single" w:sz="6" w:space="0" w:color="auto"/>
              <w:bottom w:val="single" w:sz="6" w:space="0" w:color="auto"/>
              <w:right w:val="single" w:sz="6" w:space="0" w:color="auto"/>
            </w:tcBorders>
          </w:tcPr>
          <w:p w:rsidR="009F4C11" w:rsidRDefault="009F4C11" w:rsidP="00B70CFA">
            <w:pPr>
              <w:pStyle w:val="TableCell"/>
            </w:pPr>
          </w:p>
        </w:tc>
        <w:tc>
          <w:tcPr>
            <w:tcW w:w="360" w:type="dxa"/>
            <w:vMerge/>
            <w:tcBorders>
              <w:left w:val="single" w:sz="6" w:space="0" w:color="auto"/>
              <w:bottom w:val="single" w:sz="6" w:space="0" w:color="auto"/>
              <w:right w:val="single" w:sz="6" w:space="0" w:color="auto"/>
            </w:tcBorders>
          </w:tcPr>
          <w:p w:rsidR="009F4C11" w:rsidRDefault="009F4C11" w:rsidP="00B70CFA">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rsidP="00B70CFA">
            <w:pPr>
              <w:pStyle w:val="TableCell"/>
            </w:pPr>
            <w:r>
              <w:t>COM</w:t>
            </w:r>
          </w:p>
        </w:tc>
        <w:tc>
          <w:tcPr>
            <w:tcW w:w="4590" w:type="dxa"/>
            <w:tcBorders>
              <w:top w:val="single" w:sz="4" w:space="0" w:color="auto"/>
              <w:left w:val="single" w:sz="6" w:space="0" w:color="auto"/>
              <w:bottom w:val="single" w:sz="6" w:space="0" w:color="auto"/>
              <w:right w:val="single" w:sz="6" w:space="0" w:color="auto"/>
            </w:tcBorders>
          </w:tcPr>
          <w:p w:rsidR="009F4C11" w:rsidRDefault="009F4C11" w:rsidP="00B70CFA">
            <w:pPr>
              <w:pStyle w:val="TableCellCourierNew"/>
            </w:pPr>
            <w:r>
              <w:t>E_IVIDIGITIZER_TRIGGER_NOT_SOFTWARE</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B70CFA">
            <w:pPr>
              <w:pStyle w:val="TableCellCourierNew"/>
            </w:pPr>
            <w:r>
              <w:t>0x80041001</w:t>
            </w:r>
          </w:p>
        </w:tc>
      </w:tr>
      <w:tr w:rsidR="009F4C11" w:rsidTr="009F4C11">
        <w:trPr>
          <w:cantSplit/>
          <w:trHeight w:val="158"/>
        </w:trPr>
        <w:tc>
          <w:tcPr>
            <w:tcW w:w="1248" w:type="dxa"/>
            <w:vMerge w:val="restart"/>
            <w:tcBorders>
              <w:top w:val="single" w:sz="6" w:space="0" w:color="auto"/>
              <w:left w:val="single" w:sz="6" w:space="0" w:color="auto"/>
              <w:right w:val="single" w:sz="6" w:space="0" w:color="auto"/>
            </w:tcBorders>
          </w:tcPr>
          <w:p w:rsidR="009F4C11" w:rsidRDefault="009F4C11" w:rsidP="0094340A">
            <w:pPr>
              <w:pStyle w:val="TableCell"/>
            </w:pPr>
            <w:r>
              <w:t>Incompatible Fetch</w:t>
            </w:r>
          </w:p>
        </w:tc>
        <w:tc>
          <w:tcPr>
            <w:tcW w:w="7145" w:type="dxa"/>
            <w:gridSpan w:val="4"/>
            <w:tcBorders>
              <w:top w:val="single" w:sz="6" w:space="0" w:color="auto"/>
              <w:left w:val="single" w:sz="6" w:space="0" w:color="auto"/>
              <w:bottom w:val="single" w:sz="4" w:space="0" w:color="auto"/>
              <w:right w:val="single" w:sz="6" w:space="0" w:color="auto"/>
            </w:tcBorders>
          </w:tcPr>
          <w:p w:rsidR="009F4C11" w:rsidRDefault="009F4C11" w:rsidP="0094340A">
            <w:pPr>
              <w:pStyle w:val="TableCell"/>
            </w:pPr>
            <w:r>
              <w:t>The multi-record acquisition fetch functions must be used if the number of records to acquire is greater than 1.</w:t>
            </w:r>
          </w:p>
        </w:tc>
      </w:tr>
      <w:tr w:rsidR="009F4C11" w:rsidTr="009F4C11">
        <w:trPr>
          <w:cantSplit/>
          <w:trHeight w:val="158"/>
        </w:trPr>
        <w:tc>
          <w:tcPr>
            <w:tcW w:w="1248" w:type="dxa"/>
            <w:vMerge/>
            <w:tcBorders>
              <w:left w:val="single" w:sz="6" w:space="0" w:color="auto"/>
              <w:right w:val="single" w:sz="6" w:space="0" w:color="auto"/>
            </w:tcBorders>
          </w:tcPr>
          <w:p w:rsidR="009F4C11" w:rsidRDefault="009F4C11" w:rsidP="0094340A">
            <w:pPr>
              <w:pStyle w:val="TableCell"/>
            </w:pPr>
          </w:p>
        </w:tc>
        <w:tc>
          <w:tcPr>
            <w:tcW w:w="360" w:type="dxa"/>
            <w:vMerge w:val="restart"/>
            <w:tcBorders>
              <w:top w:val="single" w:sz="4" w:space="0" w:color="auto"/>
              <w:left w:val="single" w:sz="6" w:space="0" w:color="auto"/>
              <w:right w:val="single" w:sz="6" w:space="0" w:color="auto"/>
            </w:tcBorders>
          </w:tcPr>
          <w:p w:rsidR="009F4C11" w:rsidRDefault="009F4C11" w:rsidP="0094340A">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rsidP="0094340A">
            <w:pPr>
              <w:pStyle w:val="TableCell"/>
            </w:pPr>
            <w:r>
              <w:t>.NET</w:t>
            </w:r>
          </w:p>
        </w:tc>
        <w:tc>
          <w:tcPr>
            <w:tcW w:w="4590" w:type="dxa"/>
            <w:tcBorders>
              <w:top w:val="single" w:sz="4" w:space="0" w:color="auto"/>
              <w:left w:val="single" w:sz="6" w:space="0" w:color="auto"/>
              <w:bottom w:val="single" w:sz="6" w:space="0" w:color="auto"/>
              <w:right w:val="single" w:sz="6" w:space="0" w:color="auto"/>
            </w:tcBorders>
          </w:tcPr>
          <w:p w:rsidR="009F4C11" w:rsidRDefault="009F4C11" w:rsidP="00CB7F13">
            <w:pPr>
              <w:pStyle w:val="TableCellCourierNew"/>
            </w:pPr>
            <w:r>
              <w:t>IncompatibleFetchException</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1C0D02">
            <w:pPr>
              <w:pStyle w:val="TableCellCourierNew"/>
            </w:pPr>
          </w:p>
        </w:tc>
      </w:tr>
      <w:tr w:rsidR="009F4C11" w:rsidTr="009F4C11">
        <w:trPr>
          <w:cantSplit/>
          <w:trHeight w:val="158"/>
        </w:trPr>
        <w:tc>
          <w:tcPr>
            <w:tcW w:w="1248" w:type="dxa"/>
            <w:vMerge/>
            <w:tcBorders>
              <w:left w:val="single" w:sz="6" w:space="0" w:color="auto"/>
              <w:right w:val="single" w:sz="6" w:space="0" w:color="auto"/>
            </w:tcBorders>
          </w:tcPr>
          <w:p w:rsidR="009F4C11" w:rsidRDefault="009F4C11" w:rsidP="0094340A">
            <w:pPr>
              <w:pStyle w:val="TableCell"/>
            </w:pPr>
          </w:p>
        </w:tc>
        <w:tc>
          <w:tcPr>
            <w:tcW w:w="360" w:type="dxa"/>
            <w:vMerge/>
            <w:tcBorders>
              <w:left w:val="single" w:sz="6" w:space="0" w:color="auto"/>
              <w:right w:val="single" w:sz="6" w:space="0" w:color="auto"/>
            </w:tcBorders>
          </w:tcPr>
          <w:p w:rsidR="009F4C11" w:rsidRDefault="009F4C11" w:rsidP="0094340A">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rsidP="0094340A">
            <w:pPr>
              <w:pStyle w:val="TableCell"/>
            </w:pPr>
            <w:r>
              <w:t>C</w:t>
            </w:r>
          </w:p>
        </w:tc>
        <w:tc>
          <w:tcPr>
            <w:tcW w:w="4590" w:type="dxa"/>
            <w:tcBorders>
              <w:top w:val="single" w:sz="4" w:space="0" w:color="auto"/>
              <w:left w:val="single" w:sz="6" w:space="0" w:color="auto"/>
              <w:bottom w:val="single" w:sz="6" w:space="0" w:color="auto"/>
              <w:right w:val="single" w:sz="6" w:space="0" w:color="auto"/>
            </w:tcBorders>
          </w:tcPr>
          <w:p w:rsidR="009F4C11" w:rsidRDefault="009F4C11" w:rsidP="00A5637C">
            <w:pPr>
              <w:pStyle w:val="TableCellCourierNew"/>
            </w:pPr>
            <w:bookmarkStart w:id="1555" w:name="OLE_LINK6"/>
            <w:r>
              <w:t>ERROR_INCOMPATIBLE_FETCH</w:t>
            </w:r>
            <w:bookmarkEnd w:id="1555"/>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1C0D02">
            <w:pPr>
              <w:pStyle w:val="TableCellCourierNew"/>
            </w:pPr>
            <w:r>
              <w:t>0xBFFA2004</w:t>
            </w:r>
          </w:p>
        </w:tc>
      </w:tr>
      <w:tr w:rsidR="009F4C11" w:rsidTr="009F4C11">
        <w:trPr>
          <w:cantSplit/>
          <w:trHeight w:val="157"/>
        </w:trPr>
        <w:tc>
          <w:tcPr>
            <w:tcW w:w="1248" w:type="dxa"/>
            <w:vMerge/>
            <w:tcBorders>
              <w:left w:val="single" w:sz="6" w:space="0" w:color="auto"/>
              <w:bottom w:val="single" w:sz="6" w:space="0" w:color="auto"/>
              <w:right w:val="single" w:sz="6" w:space="0" w:color="auto"/>
            </w:tcBorders>
          </w:tcPr>
          <w:p w:rsidR="009F4C11" w:rsidRDefault="009F4C11" w:rsidP="0094340A">
            <w:pPr>
              <w:pStyle w:val="TableCell"/>
            </w:pPr>
          </w:p>
        </w:tc>
        <w:tc>
          <w:tcPr>
            <w:tcW w:w="360" w:type="dxa"/>
            <w:vMerge/>
            <w:tcBorders>
              <w:left w:val="single" w:sz="6" w:space="0" w:color="auto"/>
              <w:bottom w:val="single" w:sz="6" w:space="0" w:color="auto"/>
              <w:right w:val="single" w:sz="6" w:space="0" w:color="auto"/>
            </w:tcBorders>
          </w:tcPr>
          <w:p w:rsidR="009F4C11" w:rsidRDefault="009F4C11" w:rsidP="0094340A">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rsidP="0094340A">
            <w:pPr>
              <w:pStyle w:val="TableCell"/>
            </w:pPr>
            <w:r>
              <w:t>COM</w:t>
            </w:r>
          </w:p>
        </w:tc>
        <w:tc>
          <w:tcPr>
            <w:tcW w:w="4590" w:type="dxa"/>
            <w:tcBorders>
              <w:top w:val="single" w:sz="4" w:space="0" w:color="auto"/>
              <w:left w:val="single" w:sz="6" w:space="0" w:color="auto"/>
              <w:bottom w:val="single" w:sz="6" w:space="0" w:color="auto"/>
              <w:right w:val="single" w:sz="6" w:space="0" w:color="auto"/>
            </w:tcBorders>
          </w:tcPr>
          <w:p w:rsidR="009F4C11" w:rsidRDefault="009F4C11" w:rsidP="00A5637C">
            <w:pPr>
              <w:pStyle w:val="TableCellCourierNew"/>
            </w:pPr>
            <w:r>
              <w:t>E_IVIDIGITIZER_INCOMPATIBLE_FETCH</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1C0D02">
            <w:pPr>
              <w:pStyle w:val="TableCellCourierNew"/>
            </w:pPr>
            <w:r>
              <w:t>0x80042004</w:t>
            </w:r>
          </w:p>
        </w:tc>
      </w:tr>
    </w:tbl>
    <w:p w:rsidR="00004825" w:rsidRDefault="00875082">
      <w:pPr>
        <w:pStyle w:val="Body"/>
      </w:pPr>
      <w:fldSimple w:instr=" REF _Ref214850851  \* MERGEFORMAT ">
        <w:r w:rsidR="00344F59" w:rsidRPr="00344F59">
          <w:rPr>
            <w:bCs/>
            <w:i/>
          </w:rPr>
          <w:t>Table 37</w:t>
        </w:r>
        <w:r w:rsidR="00344F59" w:rsidRPr="00344F59">
          <w:rPr>
            <w:bCs/>
            <w:i/>
          </w:rPr>
          <w:noBreakHyphen/>
          <w:t>2. IviDigitizer Error Message Strings</w:t>
        </w:r>
      </w:fldSimple>
      <w:r w:rsidR="00357E7B">
        <w:t xml:space="preserve"> </w:t>
      </w:r>
      <w:r w:rsidR="00004825">
        <w:t>defines the recommended format of the message string associated with the errors</w:t>
      </w:r>
      <w:r w:rsidR="0080634C">
        <w:t xml:space="preserve">. </w:t>
      </w:r>
      <w:r w:rsidR="00004825">
        <w:t>In C, these strings are returned by the Get Error function</w:t>
      </w:r>
      <w:r w:rsidR="0080634C">
        <w:t xml:space="preserve">. </w:t>
      </w:r>
      <w:r w:rsidR="00004825">
        <w:t>In COM, these strings are the description contained in the ErrorInfo object.</w:t>
      </w:r>
    </w:p>
    <w:p w:rsidR="00004825" w:rsidRDefault="00004825">
      <w:pPr>
        <w:pStyle w:val="Body"/>
      </w:pPr>
      <w:r>
        <w:rPr>
          <w:b/>
          <w:bCs/>
        </w:rPr>
        <w:t>Note:</w:t>
      </w:r>
      <w:r>
        <w:t xml:space="preserve"> In the description string table entries listed below, </w:t>
      </w:r>
      <w:r w:rsidR="00CB7F13">
        <w:rPr>
          <w:b/>
          <w:bCs/>
        </w:rPr>
        <w:t>{0}</w:t>
      </w:r>
      <w:r>
        <w:rPr>
          <w:b/>
          <w:bCs/>
        </w:rPr>
        <w:t xml:space="preserve"> </w:t>
      </w:r>
      <w:r>
        <w:t>is always used to represent the component name.</w:t>
      </w:r>
    </w:p>
    <w:p w:rsidR="00DD7ADB" w:rsidRPr="000C53B8" w:rsidRDefault="00DD7ADB" w:rsidP="000C53B8">
      <w:pPr>
        <w:pStyle w:val="TableCaption"/>
        <w:rPr>
          <w:b/>
          <w:bCs/>
        </w:rPr>
      </w:pPr>
      <w:bookmarkStart w:id="1556" w:name="_Ref214850860"/>
      <w:bookmarkStart w:id="1557" w:name="_Ref214850851"/>
      <w:r w:rsidRPr="000C53B8">
        <w:rPr>
          <w:b/>
          <w:bCs/>
        </w:rPr>
        <w:t xml:space="preserve">Table </w:t>
      </w:r>
      <w:r w:rsidR="00875082" w:rsidRPr="000C53B8">
        <w:rPr>
          <w:b/>
          <w:bCs/>
        </w:rPr>
        <w:fldChar w:fldCharType="begin"/>
      </w:r>
      <w:r w:rsidR="00DC3915" w:rsidRPr="000C53B8">
        <w:rPr>
          <w:b/>
          <w:bCs/>
        </w:rPr>
        <w:instrText xml:space="preserve"> STYLEREF 1 \s </w:instrText>
      </w:r>
      <w:r w:rsidR="00875082" w:rsidRPr="000C53B8">
        <w:rPr>
          <w:b/>
          <w:bCs/>
        </w:rPr>
        <w:fldChar w:fldCharType="separate"/>
      </w:r>
      <w:r w:rsidR="00344F59">
        <w:rPr>
          <w:b/>
          <w:bCs/>
          <w:noProof/>
        </w:rPr>
        <w:t>37</w:t>
      </w:r>
      <w:r w:rsidR="00875082" w:rsidRPr="000C53B8">
        <w:rPr>
          <w:b/>
          <w:bCs/>
        </w:rPr>
        <w:fldChar w:fldCharType="end"/>
      </w:r>
      <w:r w:rsidR="00DC3915" w:rsidRPr="000C53B8">
        <w:rPr>
          <w:b/>
          <w:bCs/>
        </w:rPr>
        <w:noBreakHyphen/>
      </w:r>
      <w:r w:rsidR="00875082" w:rsidRPr="000C53B8">
        <w:rPr>
          <w:b/>
          <w:bCs/>
        </w:rPr>
        <w:fldChar w:fldCharType="begin"/>
      </w:r>
      <w:r w:rsidR="00DC3915" w:rsidRPr="000C53B8">
        <w:rPr>
          <w:b/>
          <w:bCs/>
        </w:rPr>
        <w:instrText xml:space="preserve"> SEQ Table \* ARABIC \s 1 </w:instrText>
      </w:r>
      <w:r w:rsidR="00875082" w:rsidRPr="000C53B8">
        <w:rPr>
          <w:b/>
          <w:bCs/>
        </w:rPr>
        <w:fldChar w:fldCharType="separate"/>
      </w:r>
      <w:r w:rsidR="00344F59">
        <w:rPr>
          <w:b/>
          <w:bCs/>
          <w:noProof/>
        </w:rPr>
        <w:t>2</w:t>
      </w:r>
      <w:r w:rsidR="00875082" w:rsidRPr="000C53B8">
        <w:rPr>
          <w:b/>
          <w:bCs/>
        </w:rPr>
        <w:fldChar w:fldCharType="end"/>
      </w:r>
      <w:bookmarkEnd w:id="1556"/>
      <w:r w:rsidRPr="000C53B8">
        <w:rPr>
          <w:b/>
          <w:bCs/>
        </w:rPr>
        <w:t xml:space="preserve">. </w:t>
      </w:r>
      <w:r w:rsidRPr="000C53B8">
        <w:rPr>
          <w:bCs/>
        </w:rPr>
        <w:t>IviDigitizer Error Message Strings</w:t>
      </w:r>
      <w:bookmarkEnd w:id="1557"/>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176"/>
        <w:gridCol w:w="6284"/>
      </w:tblGrid>
      <w:tr w:rsidR="00004825" w:rsidTr="003E0754">
        <w:trPr>
          <w:tblHeader/>
        </w:trPr>
        <w:tc>
          <w:tcPr>
            <w:tcW w:w="2176" w:type="dxa"/>
            <w:tcBorders>
              <w:left w:val="single" w:sz="6" w:space="0" w:color="auto"/>
              <w:bottom w:val="double" w:sz="6" w:space="0" w:color="auto"/>
            </w:tcBorders>
          </w:tcPr>
          <w:p w:rsidR="00004825" w:rsidRDefault="00004825">
            <w:pPr>
              <w:pStyle w:val="TableHead"/>
            </w:pPr>
            <w:r>
              <w:t>Name</w:t>
            </w:r>
          </w:p>
        </w:tc>
        <w:tc>
          <w:tcPr>
            <w:tcW w:w="6284" w:type="dxa"/>
            <w:tcBorders>
              <w:bottom w:val="double" w:sz="6" w:space="0" w:color="auto"/>
              <w:right w:val="single" w:sz="6" w:space="0" w:color="auto"/>
            </w:tcBorders>
          </w:tcPr>
          <w:p w:rsidR="00004825" w:rsidRDefault="00004825">
            <w:pPr>
              <w:pStyle w:val="TableHead"/>
            </w:pPr>
            <w:r>
              <w:t>Message String</w:t>
            </w:r>
          </w:p>
        </w:tc>
      </w:tr>
      <w:tr w:rsidR="00004825" w:rsidTr="003E0754">
        <w:tc>
          <w:tcPr>
            <w:tcW w:w="2176" w:type="dxa"/>
            <w:tcBorders>
              <w:left w:val="single" w:sz="6" w:space="0" w:color="auto"/>
            </w:tcBorders>
          </w:tcPr>
          <w:p w:rsidR="00004825" w:rsidRDefault="00004825">
            <w:pPr>
              <w:pStyle w:val="Tablecell0"/>
            </w:pPr>
            <w:r>
              <w:rPr>
                <w:rFonts w:ascii="Times New Roman" w:hAnsi="Times New Roman" w:cs="Times New Roman"/>
              </w:rPr>
              <w:t>Channel Not Enabled</w:t>
            </w:r>
          </w:p>
        </w:tc>
        <w:tc>
          <w:tcPr>
            <w:tcW w:w="6284" w:type="dxa"/>
            <w:tcBorders>
              <w:right w:val="single" w:sz="6" w:space="0" w:color="auto"/>
            </w:tcBorders>
          </w:tcPr>
          <w:p w:rsidR="00004825" w:rsidRDefault="00004825" w:rsidP="00CB7F13">
            <w:pPr>
              <w:pStyle w:val="Tablecell0"/>
              <w:rPr>
                <w:rFonts w:ascii="Times New Roman" w:hAnsi="Times New Roman" w:cs="Times New Roman"/>
              </w:rPr>
            </w:pPr>
            <w:r>
              <w:rPr>
                <w:rFonts w:ascii="Times New Roman" w:hAnsi="Times New Roman" w:cs="Times New Roman"/>
              </w:rPr>
              <w:t>“</w:t>
            </w:r>
            <w:r w:rsidR="00CB7F13">
              <w:rPr>
                <w:b/>
                <w:bCs/>
              </w:rPr>
              <w:t>{0}</w:t>
            </w:r>
            <w:r>
              <w:rPr>
                <w:rFonts w:ascii="Times New Roman" w:hAnsi="Times New Roman" w:cs="Times New Roman"/>
              </w:rPr>
              <w:t xml:space="preserve">: Channel </w:t>
            </w:r>
            <w:r w:rsidR="00CB7F13">
              <w:rPr>
                <w:b/>
                <w:bCs/>
              </w:rPr>
              <w:t>{1}</w:t>
            </w:r>
            <w:r>
              <w:rPr>
                <w:rFonts w:ascii="Times New Roman" w:hAnsi="Times New Roman" w:cs="Times New Roman"/>
              </w:rPr>
              <w:t xml:space="preserve"> is not enabled.”</w:t>
            </w:r>
          </w:p>
        </w:tc>
      </w:tr>
      <w:tr w:rsidR="00004825" w:rsidTr="003E0754">
        <w:tc>
          <w:tcPr>
            <w:tcW w:w="2176" w:type="dxa"/>
            <w:tcBorders>
              <w:left w:val="single" w:sz="6" w:space="0" w:color="auto"/>
            </w:tcBorders>
          </w:tcPr>
          <w:p w:rsidR="00004825" w:rsidRDefault="00004825">
            <w:pPr>
              <w:pStyle w:val="Tablecell0"/>
            </w:pPr>
            <w:r>
              <w:rPr>
                <w:rFonts w:ascii="Times New Roman" w:hAnsi="Times New Roman" w:cs="Times New Roman"/>
              </w:rPr>
              <w:t>Max Time Exceeded</w:t>
            </w:r>
          </w:p>
        </w:tc>
        <w:tc>
          <w:tcPr>
            <w:tcW w:w="6284" w:type="dxa"/>
            <w:tcBorders>
              <w:right w:val="single" w:sz="6" w:space="0" w:color="auto"/>
            </w:tcBorders>
          </w:tcPr>
          <w:p w:rsidR="00004825" w:rsidRDefault="00004825">
            <w:pPr>
              <w:pStyle w:val="Tablecell0"/>
              <w:rPr>
                <w:rFonts w:ascii="Times New Roman" w:hAnsi="Times New Roman" w:cs="Times New Roman"/>
              </w:rPr>
            </w:pPr>
            <w:r>
              <w:rPr>
                <w:rFonts w:ascii="Times New Roman" w:hAnsi="Times New Roman" w:cs="Times New Roman"/>
              </w:rPr>
              <w:t>“</w:t>
            </w:r>
            <w:r w:rsidR="00CB7F13">
              <w:rPr>
                <w:b/>
                <w:bCs/>
              </w:rPr>
              <w:t>{0}</w:t>
            </w:r>
            <w:r>
              <w:rPr>
                <w:rFonts w:ascii="Times New Roman" w:hAnsi="Times New Roman" w:cs="Times New Roman"/>
              </w:rPr>
              <w:t>: Maximum time exceeded before the operation completed.”</w:t>
            </w:r>
          </w:p>
        </w:tc>
      </w:tr>
      <w:tr w:rsidR="00917991" w:rsidTr="003E0754">
        <w:tc>
          <w:tcPr>
            <w:tcW w:w="2176" w:type="dxa"/>
            <w:tcBorders>
              <w:left w:val="single" w:sz="6" w:space="0" w:color="auto"/>
            </w:tcBorders>
          </w:tcPr>
          <w:p w:rsidR="00917991" w:rsidRDefault="00917991" w:rsidP="00F65DB8">
            <w:pPr>
              <w:pStyle w:val="Tablecell0"/>
            </w:pPr>
            <w:r>
              <w:rPr>
                <w:rFonts w:ascii="Times New Roman" w:hAnsi="Times New Roman" w:cs="Times New Roman"/>
              </w:rPr>
              <w:lastRenderedPageBreak/>
              <w:t>Arm Not Software</w:t>
            </w:r>
          </w:p>
        </w:tc>
        <w:tc>
          <w:tcPr>
            <w:tcW w:w="6284" w:type="dxa"/>
            <w:tcBorders>
              <w:right w:val="single" w:sz="6" w:space="0" w:color="auto"/>
            </w:tcBorders>
          </w:tcPr>
          <w:p w:rsidR="00917991" w:rsidRDefault="00917991" w:rsidP="00F65DB8">
            <w:pPr>
              <w:pStyle w:val="Tablecell0"/>
              <w:rPr>
                <w:rFonts w:ascii="Times New Roman" w:hAnsi="Times New Roman" w:cs="Times New Roman"/>
              </w:rPr>
            </w:pPr>
            <w:r>
              <w:rPr>
                <w:rFonts w:ascii="Times New Roman" w:hAnsi="Times New Roman" w:cs="Times New Roman"/>
              </w:rPr>
              <w:t>“</w:t>
            </w:r>
            <w:r w:rsidR="00CB7F13">
              <w:rPr>
                <w:b/>
                <w:bCs/>
              </w:rPr>
              <w:t>{0}</w:t>
            </w:r>
            <w:r>
              <w:rPr>
                <w:rFonts w:ascii="Times New Roman" w:hAnsi="Times New Roman" w:cs="Times New Roman"/>
              </w:rPr>
              <w:t>: Arm source is not set to software arm.”</w:t>
            </w:r>
          </w:p>
        </w:tc>
      </w:tr>
      <w:tr w:rsidR="00516EDC" w:rsidTr="003E0754">
        <w:tc>
          <w:tcPr>
            <w:tcW w:w="2176" w:type="dxa"/>
            <w:tcBorders>
              <w:left w:val="single" w:sz="6" w:space="0" w:color="auto"/>
            </w:tcBorders>
          </w:tcPr>
          <w:p w:rsidR="00516EDC" w:rsidRDefault="00516EDC" w:rsidP="0094340A">
            <w:pPr>
              <w:pStyle w:val="Tablecell0"/>
            </w:pPr>
            <w:r>
              <w:rPr>
                <w:rFonts w:ascii="Times New Roman" w:hAnsi="Times New Roman" w:cs="Times New Roman"/>
              </w:rPr>
              <w:t>Trigger Not Software</w:t>
            </w:r>
          </w:p>
        </w:tc>
        <w:tc>
          <w:tcPr>
            <w:tcW w:w="6284" w:type="dxa"/>
            <w:tcBorders>
              <w:right w:val="single" w:sz="6" w:space="0" w:color="auto"/>
            </w:tcBorders>
          </w:tcPr>
          <w:p w:rsidR="00516EDC" w:rsidRDefault="00516EDC" w:rsidP="00A5637C">
            <w:pPr>
              <w:pStyle w:val="Tablecell0"/>
              <w:rPr>
                <w:rFonts w:ascii="Times New Roman" w:hAnsi="Times New Roman" w:cs="Times New Roman"/>
              </w:rPr>
            </w:pPr>
            <w:r>
              <w:rPr>
                <w:rFonts w:ascii="Times New Roman" w:hAnsi="Times New Roman" w:cs="Times New Roman"/>
              </w:rPr>
              <w:t>“</w:t>
            </w:r>
            <w:r w:rsidR="00CB7F13">
              <w:rPr>
                <w:b/>
                <w:bCs/>
              </w:rPr>
              <w:t>{0}</w:t>
            </w:r>
            <w:r>
              <w:rPr>
                <w:rFonts w:ascii="Times New Roman" w:hAnsi="Times New Roman" w:cs="Times New Roman"/>
              </w:rPr>
              <w:t>: Trigger source is not set to software trigger.”</w:t>
            </w:r>
          </w:p>
        </w:tc>
      </w:tr>
      <w:tr w:rsidR="003E0754" w:rsidTr="003E0754">
        <w:tc>
          <w:tcPr>
            <w:tcW w:w="2176" w:type="dxa"/>
            <w:tcBorders>
              <w:left w:val="single" w:sz="6" w:space="0" w:color="auto"/>
            </w:tcBorders>
          </w:tcPr>
          <w:p w:rsidR="003E0754" w:rsidRDefault="003E0754" w:rsidP="0094340A">
            <w:pPr>
              <w:pStyle w:val="Tablecell0"/>
              <w:rPr>
                <w:rFonts w:ascii="Times New Roman" w:hAnsi="Times New Roman" w:cs="Times New Roman"/>
              </w:rPr>
            </w:pPr>
            <w:r>
              <w:rPr>
                <w:rFonts w:ascii="Times New Roman" w:hAnsi="Times New Roman" w:cs="Times New Roman"/>
              </w:rPr>
              <w:t>Incompatible Fetch</w:t>
            </w:r>
          </w:p>
        </w:tc>
        <w:tc>
          <w:tcPr>
            <w:tcW w:w="6284" w:type="dxa"/>
            <w:tcBorders>
              <w:right w:val="single" w:sz="6" w:space="0" w:color="auto"/>
            </w:tcBorders>
          </w:tcPr>
          <w:p w:rsidR="003E0754" w:rsidRDefault="003E0754" w:rsidP="00A5637C">
            <w:pPr>
              <w:pStyle w:val="Tablecell0"/>
              <w:rPr>
                <w:rFonts w:ascii="Times New Roman" w:hAnsi="Times New Roman" w:cs="Times New Roman"/>
              </w:rPr>
            </w:pPr>
            <w:r>
              <w:rPr>
                <w:rFonts w:ascii="Times New Roman" w:hAnsi="Times New Roman" w:cs="Times New Roman"/>
              </w:rPr>
              <w:t>“</w:t>
            </w:r>
            <w:r w:rsidR="00CB7F13">
              <w:rPr>
                <w:b/>
                <w:bCs/>
              </w:rPr>
              <w:t>{0}</w:t>
            </w:r>
            <w:r>
              <w:rPr>
                <w:rFonts w:ascii="Times New Roman" w:hAnsi="Times New Roman" w:cs="Times New Roman"/>
              </w:rPr>
              <w:t>: Records to acquire &gt;1, multi-record acquisition fetch must be used.”</w:t>
            </w:r>
          </w:p>
        </w:tc>
      </w:tr>
    </w:tbl>
    <w:p w:rsidR="00406A66" w:rsidRDefault="00406A66" w:rsidP="00406A66">
      <w:pPr>
        <w:pStyle w:val="Heading2"/>
      </w:pPr>
      <w:bookmarkStart w:id="1558" w:name="_Toc259457515"/>
      <w:bookmarkStart w:id="1559" w:name="_Toc304583935"/>
      <w:bookmarkStart w:id="1560" w:name="_Toc306374786"/>
      <w:bookmarkStart w:id="1561" w:name="_Toc460904330"/>
      <w:bookmarkStart w:id="1562" w:name="_Ref500737200"/>
      <w:bookmarkStart w:id="1563" w:name="_Ref500737246"/>
      <w:bookmarkStart w:id="1564" w:name="_Ref500737279"/>
      <w:bookmarkStart w:id="1565" w:name="_Ref500737427"/>
      <w:bookmarkStart w:id="1566" w:name="_Ref500737459"/>
      <w:bookmarkStart w:id="1567" w:name="_Ref500737484"/>
      <w:bookmarkStart w:id="1568" w:name="_Ref500737513"/>
      <w:bookmarkStart w:id="1569" w:name="_Ref500737533"/>
      <w:bookmarkStart w:id="1570" w:name="_Ref500737560"/>
      <w:bookmarkStart w:id="1571" w:name="_Ref500737579"/>
      <w:bookmarkStart w:id="1572" w:name="_Ref500737601"/>
      <w:bookmarkStart w:id="1573" w:name="_Ref500737619"/>
      <w:bookmarkStart w:id="1574" w:name="_Ref500737640"/>
      <w:bookmarkStart w:id="1575" w:name="_Ref500737660"/>
      <w:bookmarkStart w:id="1576" w:name="_Ref500737672"/>
      <w:bookmarkStart w:id="1577" w:name="_Ref500742740"/>
      <w:bookmarkStart w:id="1578" w:name="_Toc518648521"/>
      <w:bookmarkStart w:id="1579" w:name="_Toc170810264"/>
      <w:bookmarkStart w:id="1580" w:name="_Toc460747755"/>
      <w:r>
        <w:t>IVI.NET IviDigitizer Exceptions and Warnings</w:t>
      </w:r>
      <w:bookmarkEnd w:id="1558"/>
      <w:bookmarkEnd w:id="1559"/>
      <w:bookmarkEnd w:id="1560"/>
    </w:p>
    <w:p w:rsidR="00406A66" w:rsidRDefault="00406A66" w:rsidP="00406A66">
      <w:pPr>
        <w:pStyle w:val="Body"/>
      </w:pPr>
      <w:r w:rsidRPr="00C22D5B">
        <w:t>This section defines the list of IVI.NET exceptions and warnings</w:t>
      </w:r>
      <w:r>
        <w:t xml:space="preserve"> that are specific to the IviLxiSync class</w:t>
      </w:r>
      <w:r w:rsidRPr="00C22D5B">
        <w:t xml:space="preserve">. For general information on IVI.NET exceptions and warnings, refer to </w:t>
      </w:r>
      <w:r w:rsidRPr="00B43DA8">
        <w:rPr>
          <w:i/>
        </w:rPr>
        <w:t>IVI-3.1: Driver Architecture Specification</w:t>
      </w:r>
      <w:r>
        <w:t xml:space="preserve"> and section 12, </w:t>
      </w:r>
      <w:r w:rsidRPr="00B43DA8">
        <w:rPr>
          <w:i/>
        </w:rPr>
        <w:t>Common IVI.NET Exceptions and Warnings</w:t>
      </w:r>
      <w:r>
        <w:t xml:space="preserve">, of </w:t>
      </w:r>
      <w:r w:rsidRPr="00B43DA8">
        <w:rPr>
          <w:i/>
        </w:rPr>
        <w:t>IVI-3.2: Inherent Capabilities Specification</w:t>
      </w:r>
      <w:r w:rsidRPr="00C22D5B">
        <w:t>.</w:t>
      </w:r>
    </w:p>
    <w:p w:rsidR="00406A66" w:rsidRDefault="00406A66" w:rsidP="00406A66">
      <w:pPr>
        <w:pStyle w:val="Body"/>
      </w:pPr>
      <w:r>
        <w:t>The IVI.NET exceptions defined in this specification are declared in the Ivi.LxiSync namespace.</w:t>
      </w:r>
    </w:p>
    <w:p w:rsidR="00406A66" w:rsidRPr="00B43DA8" w:rsidRDefault="00406A66" w:rsidP="00406A66">
      <w:pPr>
        <w:pStyle w:val="Body"/>
        <w:numPr>
          <w:ilvl w:val="0"/>
          <w:numId w:val="76"/>
        </w:numPr>
        <w:spacing w:before="0"/>
      </w:pPr>
      <w:r>
        <w:t>ArmNotSoftwareException</w:t>
      </w:r>
    </w:p>
    <w:p w:rsidR="00406A66" w:rsidRPr="00B43DA8" w:rsidRDefault="00406A66" w:rsidP="00406A66">
      <w:pPr>
        <w:pStyle w:val="Body"/>
        <w:numPr>
          <w:ilvl w:val="0"/>
          <w:numId w:val="76"/>
        </w:numPr>
        <w:spacing w:before="0"/>
      </w:pPr>
      <w:r>
        <w:t>ChannelNotEnabledException</w:t>
      </w:r>
    </w:p>
    <w:p w:rsidR="00406A66" w:rsidRPr="00B43DA8" w:rsidRDefault="00406A66" w:rsidP="00406A66">
      <w:pPr>
        <w:pStyle w:val="Body"/>
        <w:numPr>
          <w:ilvl w:val="0"/>
          <w:numId w:val="76"/>
        </w:numPr>
        <w:spacing w:before="0"/>
      </w:pPr>
      <w:r>
        <w:t>IncompatibleFetchException</w:t>
      </w:r>
    </w:p>
    <w:p w:rsidR="00406A66" w:rsidRPr="00B43DA8" w:rsidRDefault="00406A66" w:rsidP="00406A66">
      <w:pPr>
        <w:pStyle w:val="Heading3"/>
        <w:pageBreakBefore/>
        <w:ind w:left="634"/>
      </w:pPr>
      <w:bookmarkStart w:id="1581" w:name="_Toc259457517"/>
      <w:bookmarkStart w:id="1582" w:name="_Toc304583936"/>
      <w:bookmarkStart w:id="1583" w:name="_Toc306374787"/>
      <w:bookmarkStart w:id="1584" w:name="_Toc259457516"/>
      <w:r>
        <w:lastRenderedPageBreak/>
        <w:t>ArmNotSoftwareException</w:t>
      </w:r>
      <w:bookmarkEnd w:id="1581"/>
      <w:bookmarkEnd w:id="1582"/>
      <w:bookmarkEnd w:id="1583"/>
    </w:p>
    <w:p w:rsidR="00406A66" w:rsidRDefault="00406A66" w:rsidP="00406A66">
      <w:pPr>
        <w:pStyle w:val="FunctionHead"/>
      </w:pPr>
      <w:r>
        <w:t>Description</w:t>
      </w:r>
    </w:p>
    <w:p w:rsidR="00406A66" w:rsidRPr="00D05A65" w:rsidRDefault="00406A66" w:rsidP="00406A66">
      <w:pPr>
        <w:pStyle w:val="Body"/>
      </w:pPr>
      <w:r>
        <w:t>A Send Arm Trigger method could not send an arm trigger.</w:t>
      </w:r>
    </w:p>
    <w:p w:rsidR="00406A66" w:rsidRDefault="00406A66" w:rsidP="00406A66">
      <w:pPr>
        <w:pStyle w:val="FunctionHead"/>
      </w:pPr>
      <w:r>
        <w:t>Exception</w:t>
      </w:r>
    </w:p>
    <w:p w:rsidR="00406A66" w:rsidRDefault="00406A66" w:rsidP="00406A66">
      <w:pPr>
        <w:pStyle w:val="Body"/>
        <w:rPr>
          <w:rFonts w:ascii="Courier New" w:hAnsi="Courier New" w:cs="Courier New"/>
          <w:sz w:val="18"/>
          <w:szCs w:val="18"/>
        </w:rPr>
      </w:pPr>
      <w:r w:rsidRPr="00061708">
        <w:rPr>
          <w:rFonts w:ascii="Courier New" w:hAnsi="Courier New" w:cs="Courier New"/>
          <w:sz w:val="18"/>
          <w:szCs w:val="18"/>
        </w:rPr>
        <w:t>Ivi.</w:t>
      </w:r>
      <w:r>
        <w:rPr>
          <w:rFonts w:ascii="Courier New" w:hAnsi="Courier New" w:cs="Courier New"/>
          <w:sz w:val="18"/>
          <w:szCs w:val="18"/>
        </w:rPr>
        <w:t>Digitizer</w:t>
      </w:r>
      <w:r w:rsidRPr="00061708">
        <w:rPr>
          <w:rFonts w:ascii="Courier New" w:hAnsi="Courier New" w:cs="Courier New"/>
          <w:sz w:val="18"/>
          <w:szCs w:val="18"/>
        </w:rPr>
        <w:t>.</w:t>
      </w:r>
      <w:r>
        <w:rPr>
          <w:rFonts w:ascii="Courier New" w:hAnsi="Courier New" w:cs="Courier New"/>
          <w:sz w:val="18"/>
          <w:szCs w:val="18"/>
        </w:rPr>
        <w:t>ArmNotSoftware</w:t>
      </w:r>
      <w:r w:rsidRPr="00411B03">
        <w:rPr>
          <w:rFonts w:ascii="Courier New" w:hAnsi="Courier New" w:cs="Courier New"/>
          <w:sz w:val="18"/>
          <w:szCs w:val="18"/>
        </w:rPr>
        <w:t>Exception</w:t>
      </w:r>
      <w:r w:rsidRPr="00061708">
        <w:rPr>
          <w:rFonts w:ascii="Courier New" w:hAnsi="Courier New" w:cs="Courier New"/>
          <w:sz w:val="18"/>
          <w:szCs w:val="18"/>
        </w:rPr>
        <w:t>(</w:t>
      </w:r>
      <w:r>
        <w:rPr>
          <w:rFonts w:ascii="Courier New" w:hAnsi="Courier New" w:cs="Courier New"/>
          <w:sz w:val="18"/>
          <w:szCs w:val="18"/>
        </w:rPr>
        <w:t>String message,</w:t>
      </w:r>
    </w:p>
    <w:p w:rsidR="00406A66" w:rsidRPr="000B65E2" w:rsidRDefault="00406A66" w:rsidP="00406A66">
      <w:pPr>
        <w:pStyle w:val="Body"/>
        <w:spacing w:before="0"/>
        <w:rPr>
          <w:rFonts w:ascii="Courier New" w:hAnsi="Courier New" w:cs="Courier New"/>
          <w:sz w:val="18"/>
          <w:szCs w:val="18"/>
        </w:rPr>
      </w:pPr>
      <w:r>
        <w:rPr>
          <w:rFonts w:ascii="Courier New" w:hAnsi="Courier New" w:cs="Courier New"/>
          <w:sz w:val="18"/>
          <w:szCs w:val="18"/>
        </w:rPr>
        <w:t xml:space="preserve">                                      String armSource</w:t>
      </w:r>
      <w:r w:rsidRPr="00061708">
        <w:rPr>
          <w:rFonts w:ascii="Courier New" w:hAnsi="Courier New" w:cs="Courier New"/>
          <w:sz w:val="18"/>
          <w:szCs w:val="18"/>
        </w:rPr>
        <w:t>)</w:t>
      </w:r>
    </w:p>
    <w:p w:rsidR="00406A66" w:rsidRDefault="00406A66" w:rsidP="00406A66">
      <w:pPr>
        <w:pStyle w:val="FunctionHead"/>
      </w:pPr>
      <w:r>
        <w:t>Constructors</w:t>
      </w:r>
    </w:p>
    <w:p w:rsidR="00406A66" w:rsidRDefault="00406A66" w:rsidP="00406A66">
      <w:pPr>
        <w:pStyle w:val="Body"/>
        <w:rPr>
          <w:rFonts w:ascii="Courier New" w:hAnsi="Courier New" w:cs="Courier New"/>
          <w:sz w:val="18"/>
          <w:szCs w:val="18"/>
        </w:rPr>
      </w:pPr>
      <w:r w:rsidRPr="00061708">
        <w:rPr>
          <w:rFonts w:ascii="Courier New" w:hAnsi="Courier New" w:cs="Courier New"/>
          <w:sz w:val="18"/>
          <w:szCs w:val="18"/>
        </w:rPr>
        <w:t>Ivi.</w:t>
      </w:r>
      <w:r>
        <w:rPr>
          <w:rFonts w:ascii="Courier New" w:hAnsi="Courier New" w:cs="Courier New"/>
          <w:sz w:val="18"/>
          <w:szCs w:val="18"/>
        </w:rPr>
        <w:t>Digitizer</w:t>
      </w:r>
      <w:r w:rsidRPr="00061708">
        <w:rPr>
          <w:rFonts w:ascii="Courier New" w:hAnsi="Courier New" w:cs="Courier New"/>
          <w:sz w:val="18"/>
          <w:szCs w:val="18"/>
        </w:rPr>
        <w:t>.</w:t>
      </w:r>
      <w:r>
        <w:rPr>
          <w:rFonts w:ascii="Courier New" w:hAnsi="Courier New" w:cs="Courier New"/>
          <w:sz w:val="18"/>
          <w:szCs w:val="18"/>
        </w:rPr>
        <w:t>ArmNotSoftware</w:t>
      </w:r>
      <w:r w:rsidRPr="00411B03">
        <w:rPr>
          <w:rFonts w:ascii="Courier New" w:hAnsi="Courier New" w:cs="Courier New"/>
          <w:sz w:val="18"/>
          <w:szCs w:val="18"/>
        </w:rPr>
        <w:t>Exception</w:t>
      </w:r>
      <w:r w:rsidRPr="00061708">
        <w:rPr>
          <w:rFonts w:ascii="Courier New" w:hAnsi="Courier New" w:cs="Courier New"/>
          <w:sz w:val="18"/>
          <w:szCs w:val="18"/>
        </w:rPr>
        <w:t>();</w:t>
      </w:r>
    </w:p>
    <w:p w:rsidR="00406A66" w:rsidRDefault="00406A66" w:rsidP="00406A66">
      <w:pPr>
        <w:pStyle w:val="Body"/>
        <w:rPr>
          <w:rFonts w:ascii="Courier New" w:hAnsi="Courier New" w:cs="Courier New"/>
          <w:sz w:val="18"/>
          <w:szCs w:val="18"/>
        </w:rPr>
      </w:pPr>
      <w:r w:rsidRPr="00061708">
        <w:rPr>
          <w:rFonts w:ascii="Courier New" w:hAnsi="Courier New" w:cs="Courier New"/>
          <w:sz w:val="18"/>
          <w:szCs w:val="18"/>
        </w:rPr>
        <w:t>Ivi.</w:t>
      </w:r>
      <w:r>
        <w:rPr>
          <w:rFonts w:ascii="Courier New" w:hAnsi="Courier New" w:cs="Courier New"/>
          <w:sz w:val="18"/>
          <w:szCs w:val="18"/>
        </w:rPr>
        <w:t>Digitizer</w:t>
      </w:r>
      <w:r w:rsidRPr="00061708">
        <w:rPr>
          <w:rFonts w:ascii="Courier New" w:hAnsi="Courier New" w:cs="Courier New"/>
          <w:sz w:val="18"/>
          <w:szCs w:val="18"/>
        </w:rPr>
        <w:t>.</w:t>
      </w:r>
      <w:r>
        <w:rPr>
          <w:rFonts w:ascii="Courier New" w:hAnsi="Courier New" w:cs="Courier New"/>
          <w:sz w:val="18"/>
          <w:szCs w:val="18"/>
        </w:rPr>
        <w:t>ArmNotSoftware</w:t>
      </w:r>
      <w:r w:rsidRPr="00411B03">
        <w:rPr>
          <w:rFonts w:ascii="Courier New" w:hAnsi="Courier New" w:cs="Courier New"/>
          <w:sz w:val="18"/>
          <w:szCs w:val="18"/>
        </w:rPr>
        <w:t>Exception</w:t>
      </w:r>
      <w:r w:rsidRPr="00061708">
        <w:rPr>
          <w:rFonts w:ascii="Courier New" w:hAnsi="Courier New" w:cs="Courier New"/>
          <w:sz w:val="18"/>
          <w:szCs w:val="18"/>
        </w:rPr>
        <w:t>(</w:t>
      </w:r>
      <w:r>
        <w:rPr>
          <w:rFonts w:ascii="Courier New" w:hAnsi="Courier New" w:cs="Courier New"/>
          <w:sz w:val="18"/>
          <w:szCs w:val="18"/>
        </w:rPr>
        <w:t>String message</w:t>
      </w:r>
      <w:r w:rsidRPr="00061708">
        <w:rPr>
          <w:rFonts w:ascii="Courier New" w:hAnsi="Courier New" w:cs="Courier New"/>
          <w:sz w:val="18"/>
          <w:szCs w:val="18"/>
        </w:rPr>
        <w:t>);</w:t>
      </w:r>
    </w:p>
    <w:p w:rsidR="00406A66" w:rsidRDefault="00406A66" w:rsidP="00406A66">
      <w:pPr>
        <w:pStyle w:val="Body"/>
        <w:rPr>
          <w:rFonts w:ascii="Courier New" w:hAnsi="Courier New" w:cs="Courier New"/>
          <w:sz w:val="18"/>
          <w:szCs w:val="18"/>
        </w:rPr>
      </w:pPr>
      <w:r w:rsidRPr="00061708">
        <w:rPr>
          <w:rFonts w:ascii="Courier New" w:hAnsi="Courier New" w:cs="Courier New"/>
          <w:sz w:val="18"/>
          <w:szCs w:val="18"/>
        </w:rPr>
        <w:t>Ivi.</w:t>
      </w:r>
      <w:r>
        <w:rPr>
          <w:rFonts w:ascii="Courier New" w:hAnsi="Courier New" w:cs="Courier New"/>
          <w:sz w:val="18"/>
          <w:szCs w:val="18"/>
        </w:rPr>
        <w:t>Digitizer</w:t>
      </w:r>
      <w:r w:rsidRPr="00061708">
        <w:rPr>
          <w:rFonts w:ascii="Courier New" w:hAnsi="Courier New" w:cs="Courier New"/>
          <w:sz w:val="18"/>
          <w:szCs w:val="18"/>
        </w:rPr>
        <w:t>.</w:t>
      </w:r>
      <w:r>
        <w:rPr>
          <w:rFonts w:ascii="Courier New" w:hAnsi="Courier New" w:cs="Courier New"/>
          <w:sz w:val="18"/>
          <w:szCs w:val="18"/>
        </w:rPr>
        <w:t>ArmNotSoftware</w:t>
      </w:r>
      <w:r w:rsidRPr="00411B03">
        <w:rPr>
          <w:rFonts w:ascii="Courier New" w:hAnsi="Courier New" w:cs="Courier New"/>
          <w:sz w:val="18"/>
          <w:szCs w:val="18"/>
        </w:rPr>
        <w:t>Exception</w:t>
      </w:r>
      <w:r w:rsidRPr="00061708">
        <w:rPr>
          <w:rFonts w:ascii="Courier New" w:hAnsi="Courier New" w:cs="Courier New"/>
          <w:sz w:val="18"/>
          <w:szCs w:val="18"/>
        </w:rPr>
        <w:t>(</w:t>
      </w:r>
      <w:r>
        <w:rPr>
          <w:rFonts w:ascii="Courier New" w:hAnsi="Courier New" w:cs="Courier New"/>
          <w:sz w:val="18"/>
          <w:szCs w:val="18"/>
        </w:rPr>
        <w:t>String message,</w:t>
      </w:r>
    </w:p>
    <w:p w:rsidR="00406A66" w:rsidRDefault="00406A66" w:rsidP="00406A66">
      <w:pPr>
        <w:pStyle w:val="Body"/>
        <w:spacing w:before="0"/>
      </w:pPr>
      <w:r>
        <w:rPr>
          <w:rFonts w:ascii="Courier New" w:hAnsi="Courier New" w:cs="Courier New"/>
          <w:sz w:val="18"/>
          <w:szCs w:val="18"/>
        </w:rPr>
        <w:t xml:space="preserve">                                      System.Exception innerException</w:t>
      </w:r>
      <w:r w:rsidRPr="00061708">
        <w:rPr>
          <w:rFonts w:ascii="Courier New" w:hAnsi="Courier New" w:cs="Courier New"/>
          <w:sz w:val="18"/>
          <w:szCs w:val="18"/>
        </w:rPr>
        <w:t>);</w:t>
      </w:r>
    </w:p>
    <w:p w:rsidR="00406A66" w:rsidRDefault="00406A66" w:rsidP="00406A66">
      <w:pPr>
        <w:pStyle w:val="FunctionHead"/>
      </w:pPr>
      <w:r>
        <w:t>Default Message String</w:t>
      </w:r>
    </w:p>
    <w:p w:rsidR="00406A66" w:rsidRPr="003878E4" w:rsidRDefault="00406A66" w:rsidP="00406A66">
      <w:pPr>
        <w:pStyle w:val="Body"/>
        <w:rPr>
          <w:rFonts w:ascii="Courier New" w:hAnsi="Courier New" w:cs="Courier New"/>
          <w:sz w:val="18"/>
          <w:szCs w:val="18"/>
        </w:rPr>
      </w:pPr>
      <w:r w:rsidRPr="003878E4">
        <w:rPr>
          <w:rFonts w:ascii="Courier New" w:hAnsi="Courier New" w:cs="Courier New"/>
          <w:sz w:val="18"/>
          <w:szCs w:val="18"/>
        </w:rPr>
        <w:t>T</w:t>
      </w:r>
      <w:r>
        <w:rPr>
          <w:rFonts w:ascii="Courier New" w:hAnsi="Courier New" w:cs="Courier New"/>
          <w:sz w:val="18"/>
          <w:szCs w:val="18"/>
        </w:rPr>
        <w:t>he arm</w:t>
      </w:r>
      <w:r w:rsidRPr="003878E4">
        <w:rPr>
          <w:rFonts w:ascii="Courier New" w:hAnsi="Courier New" w:cs="Courier New"/>
          <w:sz w:val="18"/>
          <w:szCs w:val="18"/>
        </w:rPr>
        <w:t xml:space="preserve"> source is not set to software </w:t>
      </w:r>
      <w:r>
        <w:rPr>
          <w:rFonts w:ascii="Courier New" w:hAnsi="Courier New" w:cs="Courier New"/>
          <w:sz w:val="18"/>
          <w:szCs w:val="18"/>
        </w:rPr>
        <w:t>arm</w:t>
      </w:r>
      <w:r w:rsidRPr="003878E4">
        <w:rPr>
          <w:rFonts w:ascii="Courier New" w:hAnsi="Courier New" w:cs="Courier New"/>
          <w:sz w:val="18"/>
          <w:szCs w:val="18"/>
        </w:rPr>
        <w:t>.</w:t>
      </w:r>
    </w:p>
    <w:p w:rsidR="00406A66" w:rsidRPr="003878E4" w:rsidRDefault="00406A66" w:rsidP="00406A66">
      <w:pPr>
        <w:pStyle w:val="Body"/>
        <w:spacing w:before="0"/>
        <w:rPr>
          <w:rFonts w:ascii="Courier New" w:hAnsi="Courier New" w:cs="Courier New"/>
          <w:sz w:val="18"/>
          <w:szCs w:val="18"/>
        </w:rPr>
      </w:pPr>
      <w:r w:rsidRPr="003878E4">
        <w:rPr>
          <w:rFonts w:ascii="Courier New" w:hAnsi="Courier New" w:cs="Courier New"/>
          <w:sz w:val="18"/>
          <w:szCs w:val="18"/>
        </w:rPr>
        <w:t xml:space="preserve">Actual </w:t>
      </w:r>
      <w:r>
        <w:rPr>
          <w:rFonts w:ascii="Courier New" w:hAnsi="Courier New" w:cs="Courier New"/>
          <w:sz w:val="18"/>
          <w:szCs w:val="18"/>
        </w:rPr>
        <w:t>arm</w:t>
      </w:r>
      <w:r w:rsidRPr="003878E4">
        <w:rPr>
          <w:rFonts w:ascii="Courier New" w:hAnsi="Courier New" w:cs="Courier New"/>
          <w:sz w:val="18"/>
          <w:szCs w:val="18"/>
        </w:rPr>
        <w:t xml:space="preserve"> source: &lt;</w:t>
      </w:r>
      <w:r>
        <w:rPr>
          <w:rFonts w:ascii="Courier New" w:hAnsi="Courier New" w:cs="Courier New"/>
          <w:sz w:val="18"/>
          <w:szCs w:val="18"/>
        </w:rPr>
        <w:t>arm</w:t>
      </w:r>
      <w:r w:rsidRPr="003878E4">
        <w:rPr>
          <w:rFonts w:ascii="Courier New" w:hAnsi="Courier New" w:cs="Courier New"/>
          <w:sz w:val="18"/>
          <w:szCs w:val="18"/>
        </w:rPr>
        <w:t>Source&gt;</w:t>
      </w:r>
    </w:p>
    <w:p w:rsidR="00406A66" w:rsidRPr="009A62B3" w:rsidRDefault="00406A66" w:rsidP="00406A66">
      <w:pPr>
        <w:pStyle w:val="FunctionHead"/>
      </w:pPr>
      <w:r>
        <w:t>Parameters</w:t>
      </w:r>
    </w:p>
    <w:tbl>
      <w:tblPr>
        <w:tblW w:w="8821" w:type="dxa"/>
        <w:tblInd w:w="728" w:type="dxa"/>
        <w:tblLayout w:type="fixed"/>
        <w:tblCellMar>
          <w:left w:w="80" w:type="dxa"/>
          <w:right w:w="80" w:type="dxa"/>
        </w:tblCellMar>
        <w:tblLook w:val="0000"/>
      </w:tblPr>
      <w:tblGrid>
        <w:gridCol w:w="1962"/>
        <w:gridCol w:w="5040"/>
        <w:gridCol w:w="1819"/>
      </w:tblGrid>
      <w:tr w:rsidR="00406A66" w:rsidTr="007A53B5">
        <w:trPr>
          <w:cantSplit/>
        </w:trPr>
        <w:tc>
          <w:tcPr>
            <w:tcW w:w="1962" w:type="dxa"/>
          </w:tcPr>
          <w:p w:rsidR="00406A66" w:rsidRDefault="00406A66" w:rsidP="007A53B5">
            <w:pPr>
              <w:pStyle w:val="TableHead"/>
              <w:jc w:val="left"/>
            </w:pPr>
            <w:r>
              <w:t>Inputs</w:t>
            </w:r>
          </w:p>
        </w:tc>
        <w:tc>
          <w:tcPr>
            <w:tcW w:w="5040" w:type="dxa"/>
          </w:tcPr>
          <w:p w:rsidR="00406A66" w:rsidRDefault="00406A66" w:rsidP="007A53B5">
            <w:pPr>
              <w:pStyle w:val="TableHead"/>
              <w:jc w:val="left"/>
            </w:pPr>
            <w:r>
              <w:t>Description</w:t>
            </w:r>
          </w:p>
        </w:tc>
        <w:tc>
          <w:tcPr>
            <w:tcW w:w="1819" w:type="dxa"/>
          </w:tcPr>
          <w:p w:rsidR="00406A66" w:rsidRDefault="00406A66" w:rsidP="007A53B5">
            <w:pPr>
              <w:pStyle w:val="TableHead"/>
              <w:jc w:val="left"/>
            </w:pPr>
            <w:r>
              <w:t>Base Type</w:t>
            </w:r>
          </w:p>
        </w:tc>
      </w:tr>
      <w:tr w:rsidR="00406A66" w:rsidTr="007A53B5">
        <w:trPr>
          <w:cantSplit/>
        </w:trPr>
        <w:tc>
          <w:tcPr>
            <w:tcW w:w="1962" w:type="dxa"/>
          </w:tcPr>
          <w:p w:rsidR="00406A66" w:rsidRDefault="00406A66" w:rsidP="007A53B5">
            <w:pPr>
              <w:pStyle w:val="TableCellCourierNew"/>
            </w:pPr>
            <w:r>
              <w:t>armSource</w:t>
            </w:r>
          </w:p>
        </w:tc>
        <w:tc>
          <w:tcPr>
            <w:tcW w:w="5040" w:type="dxa"/>
          </w:tcPr>
          <w:p w:rsidR="00406A66" w:rsidRDefault="00406A66" w:rsidP="00406A66">
            <w:pPr>
              <w:pStyle w:val="TableCell"/>
            </w:pPr>
            <w:r w:rsidRPr="005D7EAD">
              <w:t>The actual</w:t>
            </w:r>
            <w:r>
              <w:t xml:space="preserve"> arm</w:t>
            </w:r>
            <w:r w:rsidRPr="005D7EAD">
              <w:t xml:space="preserve"> source.</w:t>
            </w:r>
          </w:p>
        </w:tc>
        <w:tc>
          <w:tcPr>
            <w:tcW w:w="1819" w:type="dxa"/>
          </w:tcPr>
          <w:p w:rsidR="00406A66" w:rsidRDefault="00406A66" w:rsidP="007A53B5">
            <w:pPr>
              <w:pStyle w:val="TableCellCourierNew"/>
            </w:pPr>
            <w:r>
              <w:t>String</w:t>
            </w:r>
          </w:p>
        </w:tc>
      </w:tr>
    </w:tbl>
    <w:p w:rsidR="00406A66" w:rsidRDefault="00406A66" w:rsidP="00406A66">
      <w:pPr>
        <w:pStyle w:val="FunctionHead"/>
      </w:pPr>
      <w:r>
        <w:t>Usage</w:t>
      </w:r>
    </w:p>
    <w:p w:rsidR="00406A66" w:rsidRDefault="00406A66" w:rsidP="00406A66">
      <w:pPr>
        <w:pStyle w:val="Body"/>
      </w:pPr>
      <w:r>
        <w:t>This exception should only be thrown by the SendArmTrigger() method.</w:t>
      </w:r>
    </w:p>
    <w:p w:rsidR="00406A66" w:rsidRDefault="00406A66" w:rsidP="00406A66">
      <w:pPr>
        <w:pStyle w:val="Body"/>
      </w:pPr>
      <w:r>
        <w:t>If driver developers specify the message string, they are responsible for message string localization.</w:t>
      </w:r>
    </w:p>
    <w:p w:rsidR="00406A66" w:rsidRDefault="00406A66" w:rsidP="00406A66">
      <w:pPr>
        <w:pStyle w:val="Heading3"/>
        <w:pageBreakBefore/>
        <w:ind w:left="634"/>
      </w:pPr>
      <w:bookmarkStart w:id="1585" w:name="_Toc304583937"/>
      <w:bookmarkStart w:id="1586" w:name="_Toc306374788"/>
      <w:r>
        <w:lastRenderedPageBreak/>
        <w:t>ChannelNotEnabledException</w:t>
      </w:r>
      <w:bookmarkEnd w:id="1584"/>
      <w:bookmarkEnd w:id="1585"/>
      <w:bookmarkEnd w:id="1586"/>
    </w:p>
    <w:p w:rsidR="00406A66" w:rsidRDefault="00406A66" w:rsidP="00406A66">
      <w:pPr>
        <w:pStyle w:val="FunctionHead"/>
      </w:pPr>
      <w:r>
        <w:t>Description</w:t>
      </w:r>
    </w:p>
    <w:p w:rsidR="00406A66" w:rsidRDefault="00406A66" w:rsidP="00406A66">
      <w:pPr>
        <w:pStyle w:val="Body"/>
      </w:pPr>
      <w:r w:rsidRPr="00061708">
        <w:t>This</w:t>
      </w:r>
      <w:r>
        <w:t xml:space="preserve"> exception is used when the driver finds that a</w:t>
      </w:r>
      <w:r w:rsidRPr="00E60BA5">
        <w:t xml:space="preserve"> channel is not enabled for measurement.</w:t>
      </w:r>
    </w:p>
    <w:p w:rsidR="00406A66" w:rsidRDefault="00406A66" w:rsidP="00406A66">
      <w:pPr>
        <w:pStyle w:val="FunctionHead"/>
      </w:pPr>
      <w:r>
        <w:t>Constructors</w:t>
      </w:r>
    </w:p>
    <w:p w:rsidR="00406A66" w:rsidRDefault="00406A66" w:rsidP="00406A66">
      <w:pPr>
        <w:pStyle w:val="Body"/>
        <w:rPr>
          <w:rFonts w:ascii="Courier New" w:hAnsi="Courier New" w:cs="Courier New"/>
          <w:sz w:val="18"/>
          <w:szCs w:val="18"/>
        </w:rPr>
      </w:pPr>
      <w:r>
        <w:rPr>
          <w:rFonts w:ascii="Courier New" w:hAnsi="Courier New" w:cs="Courier New"/>
          <w:sz w:val="18"/>
          <w:szCs w:val="18"/>
        </w:rPr>
        <w:t>Ivi.Digitizer.ChannelNotEnabledException</w:t>
      </w:r>
      <w:r w:rsidRPr="00061708">
        <w:rPr>
          <w:rFonts w:ascii="Courier New" w:hAnsi="Courier New" w:cs="Courier New"/>
          <w:sz w:val="18"/>
          <w:szCs w:val="18"/>
        </w:rPr>
        <w:t>(</w:t>
      </w:r>
      <w:r>
        <w:rPr>
          <w:rFonts w:ascii="Courier New" w:hAnsi="Courier New" w:cs="Courier New"/>
          <w:sz w:val="18"/>
          <w:szCs w:val="18"/>
        </w:rPr>
        <w:t>String message</w:t>
      </w:r>
    </w:p>
    <w:p w:rsidR="00406A66" w:rsidRDefault="00406A66" w:rsidP="00406A66">
      <w:pPr>
        <w:pStyle w:val="Body"/>
        <w:spacing w:before="0"/>
        <w:rPr>
          <w:rFonts w:ascii="Courier New" w:hAnsi="Courier New" w:cs="Courier New"/>
          <w:sz w:val="18"/>
          <w:szCs w:val="18"/>
        </w:rPr>
      </w:pPr>
      <w:r>
        <w:rPr>
          <w:rFonts w:ascii="Courier New" w:hAnsi="Courier New" w:cs="Courier New"/>
          <w:sz w:val="18"/>
          <w:szCs w:val="18"/>
        </w:rPr>
        <w:t xml:space="preserve">                                         String channelName</w:t>
      </w:r>
      <w:r w:rsidRPr="00061708">
        <w:rPr>
          <w:rFonts w:ascii="Courier New" w:hAnsi="Courier New" w:cs="Courier New"/>
          <w:sz w:val="18"/>
          <w:szCs w:val="18"/>
        </w:rPr>
        <w:t>);</w:t>
      </w:r>
    </w:p>
    <w:p w:rsidR="00406A66" w:rsidRDefault="00406A66" w:rsidP="00406A66">
      <w:pPr>
        <w:pStyle w:val="Body"/>
        <w:rPr>
          <w:rFonts w:ascii="Courier New" w:hAnsi="Courier New" w:cs="Courier New"/>
          <w:sz w:val="18"/>
          <w:szCs w:val="18"/>
        </w:rPr>
      </w:pPr>
      <w:r>
        <w:rPr>
          <w:rFonts w:ascii="Courier New" w:hAnsi="Courier New" w:cs="Courier New"/>
          <w:sz w:val="18"/>
          <w:szCs w:val="18"/>
        </w:rPr>
        <w:t>Ivi.Digitizer.ChannelNotEnabledException</w:t>
      </w:r>
      <w:r w:rsidRPr="00061708">
        <w:rPr>
          <w:rFonts w:ascii="Courier New" w:hAnsi="Courier New" w:cs="Courier New"/>
          <w:sz w:val="18"/>
          <w:szCs w:val="18"/>
        </w:rPr>
        <w:t>();</w:t>
      </w:r>
    </w:p>
    <w:p w:rsidR="00406A66" w:rsidRDefault="00406A66" w:rsidP="00406A66">
      <w:pPr>
        <w:pStyle w:val="Body"/>
        <w:rPr>
          <w:rFonts w:ascii="Courier New" w:hAnsi="Courier New" w:cs="Courier New"/>
          <w:sz w:val="18"/>
          <w:szCs w:val="18"/>
        </w:rPr>
      </w:pPr>
      <w:r>
        <w:rPr>
          <w:rFonts w:ascii="Courier New" w:hAnsi="Courier New" w:cs="Courier New"/>
          <w:sz w:val="18"/>
          <w:szCs w:val="18"/>
        </w:rPr>
        <w:t>Ivi.Digitizer.ChannelNotEnabledException</w:t>
      </w:r>
      <w:r w:rsidRPr="00061708">
        <w:rPr>
          <w:rFonts w:ascii="Courier New" w:hAnsi="Courier New" w:cs="Courier New"/>
          <w:sz w:val="18"/>
          <w:szCs w:val="18"/>
        </w:rPr>
        <w:t>(</w:t>
      </w:r>
      <w:r>
        <w:rPr>
          <w:rFonts w:ascii="Courier New" w:hAnsi="Courier New" w:cs="Courier New"/>
          <w:sz w:val="18"/>
          <w:szCs w:val="18"/>
        </w:rPr>
        <w:t>String message</w:t>
      </w:r>
      <w:r w:rsidRPr="00061708">
        <w:rPr>
          <w:rFonts w:ascii="Courier New" w:hAnsi="Courier New" w:cs="Courier New"/>
          <w:sz w:val="18"/>
          <w:szCs w:val="18"/>
        </w:rPr>
        <w:t>);</w:t>
      </w:r>
    </w:p>
    <w:p w:rsidR="00406A66" w:rsidRDefault="00406A66" w:rsidP="00406A66">
      <w:pPr>
        <w:pStyle w:val="Body"/>
        <w:rPr>
          <w:rFonts w:ascii="Courier New" w:hAnsi="Courier New" w:cs="Courier New"/>
          <w:sz w:val="18"/>
          <w:szCs w:val="18"/>
        </w:rPr>
      </w:pPr>
      <w:r>
        <w:rPr>
          <w:rFonts w:ascii="Courier New" w:hAnsi="Courier New" w:cs="Courier New"/>
          <w:sz w:val="18"/>
          <w:szCs w:val="18"/>
        </w:rPr>
        <w:t>Ivi.Digitizer.ChannelNotEnabledException</w:t>
      </w:r>
      <w:r w:rsidRPr="00061708">
        <w:rPr>
          <w:rFonts w:ascii="Courier New" w:hAnsi="Courier New" w:cs="Courier New"/>
          <w:sz w:val="18"/>
          <w:szCs w:val="18"/>
        </w:rPr>
        <w:t>(</w:t>
      </w:r>
      <w:r>
        <w:rPr>
          <w:rFonts w:ascii="Courier New" w:hAnsi="Courier New" w:cs="Courier New"/>
          <w:sz w:val="18"/>
          <w:szCs w:val="18"/>
        </w:rPr>
        <w:t>String message,</w:t>
      </w:r>
    </w:p>
    <w:p w:rsidR="00406A66" w:rsidRDefault="00406A66" w:rsidP="00406A66">
      <w:pPr>
        <w:pStyle w:val="Body"/>
        <w:spacing w:before="0"/>
      </w:pPr>
      <w:r>
        <w:rPr>
          <w:rFonts w:ascii="Courier New" w:hAnsi="Courier New" w:cs="Courier New"/>
          <w:sz w:val="18"/>
          <w:szCs w:val="18"/>
        </w:rPr>
        <w:t xml:space="preserve">                                         System.Exception innerException</w:t>
      </w:r>
      <w:r w:rsidRPr="00061708">
        <w:rPr>
          <w:rFonts w:ascii="Courier New" w:hAnsi="Courier New" w:cs="Courier New"/>
          <w:sz w:val="18"/>
          <w:szCs w:val="18"/>
        </w:rPr>
        <w:t>);</w:t>
      </w:r>
    </w:p>
    <w:p w:rsidR="00406A66" w:rsidRDefault="00406A66" w:rsidP="00406A66">
      <w:pPr>
        <w:pStyle w:val="FunctionHead"/>
      </w:pPr>
      <w:r>
        <w:t>Message String</w:t>
      </w:r>
    </w:p>
    <w:p w:rsidR="00406A66" w:rsidRDefault="00406A66" w:rsidP="00406A66">
      <w:pPr>
        <w:pStyle w:val="Body"/>
        <w:rPr>
          <w:rFonts w:ascii="Courier New" w:hAnsi="Courier New" w:cs="Courier New"/>
          <w:sz w:val="18"/>
          <w:szCs w:val="18"/>
        </w:rPr>
      </w:pPr>
      <w:r w:rsidRPr="00E60BA5">
        <w:rPr>
          <w:rFonts w:ascii="Courier New" w:hAnsi="Courier New" w:cs="Courier New"/>
          <w:sz w:val="18"/>
          <w:szCs w:val="18"/>
        </w:rPr>
        <w:t>The channel is not enabled for measurement.</w:t>
      </w:r>
      <w:r w:rsidRPr="00151601">
        <w:rPr>
          <w:rFonts w:ascii="Courier New" w:hAnsi="Courier New" w:cs="Courier New"/>
          <w:sz w:val="18"/>
          <w:szCs w:val="18"/>
        </w:rPr>
        <w:t xml:space="preserve"> </w:t>
      </w:r>
    </w:p>
    <w:p w:rsidR="00406A66" w:rsidRPr="00151601" w:rsidRDefault="00406A66" w:rsidP="00406A66">
      <w:pPr>
        <w:pStyle w:val="Body"/>
        <w:spacing w:before="0"/>
        <w:rPr>
          <w:rFonts w:ascii="Courier New" w:hAnsi="Courier New" w:cs="Courier New"/>
          <w:sz w:val="18"/>
          <w:szCs w:val="18"/>
        </w:rPr>
      </w:pPr>
      <w:r>
        <w:rPr>
          <w:rFonts w:ascii="Courier New" w:hAnsi="Courier New" w:cs="Courier New"/>
          <w:sz w:val="18"/>
          <w:szCs w:val="18"/>
        </w:rPr>
        <w:t>Channel name: &lt;channelName&gt;</w:t>
      </w:r>
    </w:p>
    <w:p w:rsidR="00406A66" w:rsidRPr="009A62B3" w:rsidRDefault="00406A66" w:rsidP="00406A66">
      <w:pPr>
        <w:pStyle w:val="FunctionHead"/>
      </w:pPr>
      <w:r>
        <w:t>Parameters</w:t>
      </w:r>
    </w:p>
    <w:tbl>
      <w:tblPr>
        <w:tblW w:w="8821" w:type="dxa"/>
        <w:tblInd w:w="728" w:type="dxa"/>
        <w:tblLayout w:type="fixed"/>
        <w:tblCellMar>
          <w:left w:w="80" w:type="dxa"/>
          <w:right w:w="80" w:type="dxa"/>
        </w:tblCellMar>
        <w:tblLook w:val="0000"/>
      </w:tblPr>
      <w:tblGrid>
        <w:gridCol w:w="1782"/>
        <w:gridCol w:w="4860"/>
        <w:gridCol w:w="2179"/>
      </w:tblGrid>
      <w:tr w:rsidR="00406A66" w:rsidTr="007A53B5">
        <w:trPr>
          <w:cantSplit/>
        </w:trPr>
        <w:tc>
          <w:tcPr>
            <w:tcW w:w="1782" w:type="dxa"/>
          </w:tcPr>
          <w:p w:rsidR="00406A66" w:rsidRDefault="00406A66" w:rsidP="007A53B5">
            <w:pPr>
              <w:pStyle w:val="TableHead"/>
              <w:jc w:val="left"/>
            </w:pPr>
            <w:r>
              <w:t>Inputs</w:t>
            </w:r>
          </w:p>
        </w:tc>
        <w:tc>
          <w:tcPr>
            <w:tcW w:w="4860" w:type="dxa"/>
          </w:tcPr>
          <w:p w:rsidR="00406A66" w:rsidRDefault="00406A66" w:rsidP="007A53B5">
            <w:pPr>
              <w:pStyle w:val="TableHead"/>
              <w:jc w:val="left"/>
            </w:pPr>
            <w:r>
              <w:t>Description</w:t>
            </w:r>
          </w:p>
        </w:tc>
        <w:tc>
          <w:tcPr>
            <w:tcW w:w="2179" w:type="dxa"/>
          </w:tcPr>
          <w:p w:rsidR="00406A66" w:rsidRDefault="00406A66" w:rsidP="007A53B5">
            <w:pPr>
              <w:pStyle w:val="TableHead"/>
              <w:jc w:val="left"/>
            </w:pPr>
            <w:r>
              <w:t>Base Type</w:t>
            </w:r>
          </w:p>
        </w:tc>
      </w:tr>
      <w:tr w:rsidR="00406A66" w:rsidTr="007A53B5">
        <w:trPr>
          <w:cantSplit/>
        </w:trPr>
        <w:tc>
          <w:tcPr>
            <w:tcW w:w="1782" w:type="dxa"/>
          </w:tcPr>
          <w:p w:rsidR="00406A66" w:rsidRDefault="00406A66" w:rsidP="007A53B5">
            <w:pPr>
              <w:pStyle w:val="TableCellCourierNew"/>
            </w:pPr>
            <w:r>
              <w:t>ChannelName</w:t>
            </w:r>
          </w:p>
        </w:tc>
        <w:tc>
          <w:tcPr>
            <w:tcW w:w="4860" w:type="dxa"/>
          </w:tcPr>
          <w:p w:rsidR="00406A66" w:rsidRDefault="00406A66" w:rsidP="007A53B5">
            <w:pPr>
              <w:pStyle w:val="TableCell"/>
            </w:pPr>
            <w:r w:rsidRPr="004B72E7">
              <w:t>The</w:t>
            </w:r>
            <w:r>
              <w:t xml:space="preserve"> name of the channel that is not enabled.</w:t>
            </w:r>
          </w:p>
        </w:tc>
        <w:tc>
          <w:tcPr>
            <w:tcW w:w="2179" w:type="dxa"/>
          </w:tcPr>
          <w:p w:rsidR="00406A66" w:rsidRDefault="00406A66" w:rsidP="007A53B5">
            <w:pPr>
              <w:pStyle w:val="TableCellCourierNew"/>
            </w:pPr>
            <w:r>
              <w:t>String</w:t>
            </w:r>
          </w:p>
        </w:tc>
      </w:tr>
    </w:tbl>
    <w:p w:rsidR="00406A66" w:rsidRPr="009A62B3" w:rsidRDefault="00406A66" w:rsidP="00406A66">
      <w:pPr>
        <w:pStyle w:val="FunctionHead"/>
      </w:pPr>
      <w:r>
        <w:t>Usage</w:t>
      </w:r>
    </w:p>
    <w:p w:rsidR="00406A66" w:rsidRDefault="00406A66" w:rsidP="00406A66">
      <w:pPr>
        <w:pStyle w:val="Body"/>
      </w:pPr>
      <w:r>
        <w:t>If driver developers use constructors that take a message string, they are responsible for message string localization.</w:t>
      </w:r>
    </w:p>
    <w:p w:rsidR="00406A66" w:rsidRDefault="00406A66" w:rsidP="00406A66">
      <w:pPr>
        <w:pStyle w:val="Heading3"/>
        <w:pageBreakBefore/>
        <w:ind w:left="634"/>
      </w:pPr>
      <w:bookmarkStart w:id="1587" w:name="_Toc259457518"/>
      <w:bookmarkStart w:id="1588" w:name="_Toc304583938"/>
      <w:bookmarkStart w:id="1589" w:name="_Toc306374789"/>
      <w:r>
        <w:lastRenderedPageBreak/>
        <w:t>IncompatibleFetchException</w:t>
      </w:r>
      <w:bookmarkEnd w:id="1587"/>
      <w:bookmarkEnd w:id="1588"/>
      <w:bookmarkEnd w:id="1589"/>
    </w:p>
    <w:p w:rsidR="00406A66" w:rsidRDefault="00406A66" w:rsidP="00406A66">
      <w:pPr>
        <w:pStyle w:val="FunctionHead"/>
      </w:pPr>
      <w:r>
        <w:t>Description</w:t>
      </w:r>
    </w:p>
    <w:p w:rsidR="00406A66" w:rsidRDefault="00406A66" w:rsidP="00406A66">
      <w:pPr>
        <w:pStyle w:val="Body"/>
      </w:pPr>
      <w:r>
        <w:t xml:space="preserve">This exception is thrown when </w:t>
      </w:r>
      <w:r w:rsidR="001545A8">
        <w:t>the user attempts to fetch a single record when the digitizer is set to acquire multiple records</w:t>
      </w:r>
      <w:r>
        <w:t>.</w:t>
      </w:r>
    </w:p>
    <w:p w:rsidR="00406A66" w:rsidRDefault="00406A66" w:rsidP="00406A66">
      <w:pPr>
        <w:pStyle w:val="FunctionHead"/>
      </w:pPr>
      <w:r>
        <w:t>Constructors</w:t>
      </w:r>
    </w:p>
    <w:p w:rsidR="00406A66" w:rsidRDefault="00406A66" w:rsidP="00406A66">
      <w:pPr>
        <w:pStyle w:val="Body"/>
        <w:rPr>
          <w:rFonts w:ascii="Courier New" w:hAnsi="Courier New" w:cs="Courier New"/>
          <w:sz w:val="18"/>
          <w:szCs w:val="18"/>
        </w:rPr>
      </w:pPr>
      <w:r>
        <w:rPr>
          <w:rFonts w:ascii="Courier New" w:hAnsi="Courier New" w:cs="Courier New"/>
          <w:sz w:val="18"/>
          <w:szCs w:val="18"/>
        </w:rPr>
        <w:t>Ivi.Digitizer</w:t>
      </w:r>
      <w:r w:rsidRPr="00061708">
        <w:rPr>
          <w:rFonts w:ascii="Courier New" w:hAnsi="Courier New" w:cs="Courier New"/>
          <w:sz w:val="18"/>
          <w:szCs w:val="18"/>
        </w:rPr>
        <w:t>.</w:t>
      </w:r>
      <w:r>
        <w:rPr>
          <w:rFonts w:ascii="Courier New" w:hAnsi="Courier New" w:cs="Courier New"/>
          <w:sz w:val="18"/>
          <w:szCs w:val="18"/>
        </w:rPr>
        <w:t>IncompatibleFetchException</w:t>
      </w:r>
      <w:r w:rsidRPr="00061708">
        <w:rPr>
          <w:rFonts w:ascii="Courier New" w:hAnsi="Courier New" w:cs="Courier New"/>
          <w:sz w:val="18"/>
          <w:szCs w:val="18"/>
        </w:rPr>
        <w:t>(</w:t>
      </w:r>
      <w:r>
        <w:rPr>
          <w:rFonts w:ascii="Courier New" w:hAnsi="Courier New" w:cs="Courier New"/>
          <w:sz w:val="18"/>
          <w:szCs w:val="18"/>
        </w:rPr>
        <w:t>String alarmName,</w:t>
      </w:r>
    </w:p>
    <w:p w:rsidR="00406A66" w:rsidRDefault="00406A66" w:rsidP="00406A66">
      <w:pPr>
        <w:pStyle w:val="Body"/>
        <w:spacing w:before="0"/>
        <w:rPr>
          <w:rFonts w:ascii="Courier New" w:hAnsi="Courier New" w:cs="Courier New"/>
          <w:sz w:val="18"/>
          <w:szCs w:val="18"/>
        </w:rPr>
      </w:pPr>
      <w:r>
        <w:rPr>
          <w:rFonts w:ascii="Courier New" w:hAnsi="Courier New" w:cs="Courier New"/>
          <w:sz w:val="18"/>
          <w:szCs w:val="18"/>
        </w:rPr>
        <w:t xml:space="preserve">                                         String </w:t>
      </w:r>
      <w:r w:rsidR="001545A8">
        <w:rPr>
          <w:rFonts w:ascii="Courier New" w:hAnsi="Courier New" w:cs="Courier New"/>
          <w:sz w:val="18"/>
          <w:szCs w:val="18"/>
        </w:rPr>
        <w:t>recordsToAquire</w:t>
      </w:r>
      <w:r w:rsidRPr="00061708">
        <w:rPr>
          <w:rFonts w:ascii="Courier New" w:hAnsi="Courier New" w:cs="Courier New"/>
          <w:sz w:val="18"/>
          <w:szCs w:val="18"/>
        </w:rPr>
        <w:t>);</w:t>
      </w:r>
    </w:p>
    <w:p w:rsidR="00406A66" w:rsidRDefault="00406A66" w:rsidP="00406A66">
      <w:pPr>
        <w:pStyle w:val="Body"/>
        <w:rPr>
          <w:rFonts w:ascii="Courier New" w:hAnsi="Courier New" w:cs="Courier New"/>
          <w:sz w:val="18"/>
          <w:szCs w:val="18"/>
        </w:rPr>
      </w:pPr>
      <w:r>
        <w:rPr>
          <w:rFonts w:ascii="Courier New" w:hAnsi="Courier New" w:cs="Courier New"/>
          <w:sz w:val="18"/>
          <w:szCs w:val="18"/>
        </w:rPr>
        <w:t>Ivi.Digitizer</w:t>
      </w:r>
      <w:r w:rsidRPr="00061708">
        <w:rPr>
          <w:rFonts w:ascii="Courier New" w:hAnsi="Courier New" w:cs="Courier New"/>
          <w:sz w:val="18"/>
          <w:szCs w:val="18"/>
        </w:rPr>
        <w:t>.</w:t>
      </w:r>
      <w:r>
        <w:rPr>
          <w:rFonts w:ascii="Courier New" w:hAnsi="Courier New" w:cs="Courier New"/>
          <w:sz w:val="18"/>
          <w:szCs w:val="18"/>
        </w:rPr>
        <w:t>IncompatibleFetchException</w:t>
      </w:r>
      <w:r w:rsidRPr="00061708">
        <w:rPr>
          <w:rFonts w:ascii="Courier New" w:hAnsi="Courier New" w:cs="Courier New"/>
          <w:sz w:val="18"/>
          <w:szCs w:val="18"/>
        </w:rPr>
        <w:t>();</w:t>
      </w:r>
    </w:p>
    <w:p w:rsidR="00406A66" w:rsidRDefault="00406A66" w:rsidP="00406A66">
      <w:pPr>
        <w:pStyle w:val="Body"/>
        <w:rPr>
          <w:rFonts w:ascii="Courier New" w:hAnsi="Courier New" w:cs="Courier New"/>
          <w:sz w:val="18"/>
          <w:szCs w:val="18"/>
        </w:rPr>
      </w:pPr>
      <w:r>
        <w:rPr>
          <w:rFonts w:ascii="Courier New" w:hAnsi="Courier New" w:cs="Courier New"/>
          <w:sz w:val="18"/>
          <w:szCs w:val="18"/>
        </w:rPr>
        <w:t>Ivi.Digitizer</w:t>
      </w:r>
      <w:r w:rsidRPr="00061708">
        <w:rPr>
          <w:rFonts w:ascii="Courier New" w:hAnsi="Courier New" w:cs="Courier New"/>
          <w:sz w:val="18"/>
          <w:szCs w:val="18"/>
        </w:rPr>
        <w:t>.</w:t>
      </w:r>
      <w:r>
        <w:rPr>
          <w:rFonts w:ascii="Courier New" w:hAnsi="Courier New" w:cs="Courier New"/>
          <w:sz w:val="18"/>
          <w:szCs w:val="18"/>
        </w:rPr>
        <w:t>IncompatibleFetchException</w:t>
      </w:r>
      <w:r w:rsidRPr="00061708">
        <w:rPr>
          <w:rFonts w:ascii="Courier New" w:hAnsi="Courier New" w:cs="Courier New"/>
          <w:sz w:val="18"/>
          <w:szCs w:val="18"/>
        </w:rPr>
        <w:t>(</w:t>
      </w:r>
      <w:r>
        <w:rPr>
          <w:rFonts w:ascii="Courier New" w:hAnsi="Courier New" w:cs="Courier New"/>
          <w:sz w:val="18"/>
          <w:szCs w:val="18"/>
        </w:rPr>
        <w:t>String message</w:t>
      </w:r>
      <w:r w:rsidRPr="00061708">
        <w:rPr>
          <w:rFonts w:ascii="Courier New" w:hAnsi="Courier New" w:cs="Courier New"/>
          <w:sz w:val="18"/>
          <w:szCs w:val="18"/>
        </w:rPr>
        <w:t>);</w:t>
      </w:r>
    </w:p>
    <w:p w:rsidR="00406A66" w:rsidRDefault="00406A66" w:rsidP="00406A66">
      <w:pPr>
        <w:pStyle w:val="Body"/>
        <w:rPr>
          <w:rFonts w:ascii="Courier New" w:hAnsi="Courier New" w:cs="Courier New"/>
          <w:sz w:val="18"/>
          <w:szCs w:val="18"/>
        </w:rPr>
      </w:pPr>
      <w:r>
        <w:rPr>
          <w:rFonts w:ascii="Courier New" w:hAnsi="Courier New" w:cs="Courier New"/>
          <w:sz w:val="18"/>
          <w:szCs w:val="18"/>
        </w:rPr>
        <w:t>Ivi.Digitizer</w:t>
      </w:r>
      <w:r w:rsidRPr="00061708">
        <w:rPr>
          <w:rFonts w:ascii="Courier New" w:hAnsi="Courier New" w:cs="Courier New"/>
          <w:sz w:val="18"/>
          <w:szCs w:val="18"/>
        </w:rPr>
        <w:t>.</w:t>
      </w:r>
      <w:r>
        <w:rPr>
          <w:rFonts w:ascii="Courier New" w:hAnsi="Courier New" w:cs="Courier New"/>
          <w:sz w:val="18"/>
          <w:szCs w:val="18"/>
        </w:rPr>
        <w:t>IncompatibleFetchException</w:t>
      </w:r>
      <w:r w:rsidRPr="00061708">
        <w:rPr>
          <w:rFonts w:ascii="Courier New" w:hAnsi="Courier New" w:cs="Courier New"/>
          <w:sz w:val="18"/>
          <w:szCs w:val="18"/>
        </w:rPr>
        <w:t>(</w:t>
      </w:r>
      <w:r>
        <w:rPr>
          <w:rFonts w:ascii="Courier New" w:hAnsi="Courier New" w:cs="Courier New"/>
          <w:sz w:val="18"/>
          <w:szCs w:val="18"/>
        </w:rPr>
        <w:t>String message,</w:t>
      </w:r>
    </w:p>
    <w:p w:rsidR="00406A66" w:rsidRDefault="00406A66" w:rsidP="00406A66">
      <w:pPr>
        <w:pStyle w:val="Body"/>
        <w:spacing w:before="0"/>
      </w:pPr>
      <w:r>
        <w:rPr>
          <w:rFonts w:ascii="Courier New" w:hAnsi="Courier New" w:cs="Courier New"/>
          <w:sz w:val="18"/>
          <w:szCs w:val="18"/>
        </w:rPr>
        <w:t xml:space="preserve">                                         System.Exception innerException</w:t>
      </w:r>
      <w:r w:rsidRPr="00061708">
        <w:rPr>
          <w:rFonts w:ascii="Courier New" w:hAnsi="Courier New" w:cs="Courier New"/>
          <w:sz w:val="18"/>
          <w:szCs w:val="18"/>
        </w:rPr>
        <w:t>);</w:t>
      </w:r>
    </w:p>
    <w:p w:rsidR="00406A66" w:rsidRDefault="00406A66" w:rsidP="00406A66">
      <w:pPr>
        <w:pStyle w:val="FunctionHead"/>
      </w:pPr>
      <w:r>
        <w:t>Message String</w:t>
      </w:r>
    </w:p>
    <w:p w:rsidR="00406A66" w:rsidRPr="000B16C9" w:rsidRDefault="001545A8" w:rsidP="00406A66">
      <w:pPr>
        <w:pStyle w:val="Body"/>
        <w:rPr>
          <w:rFonts w:ascii="Courier New" w:hAnsi="Courier New" w:cs="Courier New"/>
          <w:sz w:val="18"/>
          <w:szCs w:val="18"/>
        </w:rPr>
      </w:pPr>
      <w:r w:rsidRPr="001545A8">
        <w:rPr>
          <w:rFonts w:ascii="Courier New" w:hAnsi="Courier New" w:cs="Courier New"/>
          <w:sz w:val="18"/>
          <w:szCs w:val="18"/>
        </w:rPr>
        <w:t>Records to acquire &gt;1, multi-record acquisition fetch must be used.</w:t>
      </w:r>
    </w:p>
    <w:p w:rsidR="00406A66" w:rsidRPr="000B16C9" w:rsidRDefault="001545A8" w:rsidP="00406A66">
      <w:pPr>
        <w:pStyle w:val="Body"/>
        <w:spacing w:before="0"/>
        <w:rPr>
          <w:rFonts w:ascii="Courier New" w:hAnsi="Courier New" w:cs="Courier New"/>
          <w:sz w:val="18"/>
          <w:szCs w:val="18"/>
        </w:rPr>
      </w:pPr>
      <w:r>
        <w:rPr>
          <w:rFonts w:ascii="Courier New" w:hAnsi="Courier New" w:cs="Courier New"/>
          <w:sz w:val="18"/>
          <w:szCs w:val="18"/>
        </w:rPr>
        <w:t>Records</w:t>
      </w:r>
      <w:r w:rsidR="00406A66" w:rsidRPr="000B16C9">
        <w:rPr>
          <w:rFonts w:ascii="Courier New" w:hAnsi="Courier New" w:cs="Courier New"/>
          <w:sz w:val="18"/>
          <w:szCs w:val="18"/>
        </w:rPr>
        <w:t xml:space="preserve"> </w:t>
      </w:r>
      <w:r>
        <w:rPr>
          <w:rFonts w:ascii="Courier New" w:hAnsi="Courier New" w:cs="Courier New"/>
          <w:sz w:val="18"/>
          <w:szCs w:val="18"/>
        </w:rPr>
        <w:t>to aquire</w:t>
      </w:r>
      <w:r w:rsidR="00406A66" w:rsidRPr="000B16C9">
        <w:rPr>
          <w:rFonts w:ascii="Courier New" w:hAnsi="Courier New" w:cs="Courier New"/>
          <w:sz w:val="18"/>
          <w:szCs w:val="18"/>
        </w:rPr>
        <w:t>: &lt;</w:t>
      </w:r>
      <w:r>
        <w:rPr>
          <w:rFonts w:ascii="Courier New" w:hAnsi="Courier New" w:cs="Courier New"/>
          <w:sz w:val="18"/>
          <w:szCs w:val="18"/>
        </w:rPr>
        <w:t>recordsToAquire</w:t>
      </w:r>
      <w:r w:rsidR="00406A66" w:rsidRPr="000B16C9">
        <w:rPr>
          <w:rFonts w:ascii="Courier New" w:hAnsi="Courier New" w:cs="Courier New"/>
          <w:sz w:val="18"/>
          <w:szCs w:val="18"/>
        </w:rPr>
        <w:t>&gt;</w:t>
      </w:r>
      <w:r w:rsidR="00406A66">
        <w:rPr>
          <w:rFonts w:ascii="Courier New" w:hAnsi="Courier New" w:cs="Courier New"/>
          <w:sz w:val="18"/>
          <w:szCs w:val="18"/>
        </w:rPr>
        <w:t>.</w:t>
      </w:r>
    </w:p>
    <w:p w:rsidR="00406A66" w:rsidRPr="009A62B3" w:rsidRDefault="00406A66" w:rsidP="00406A66">
      <w:pPr>
        <w:pStyle w:val="FunctionHead"/>
      </w:pPr>
      <w:r>
        <w:t>Parameters</w:t>
      </w:r>
    </w:p>
    <w:tbl>
      <w:tblPr>
        <w:tblW w:w="8821" w:type="dxa"/>
        <w:tblInd w:w="728" w:type="dxa"/>
        <w:tblLayout w:type="fixed"/>
        <w:tblCellMar>
          <w:left w:w="80" w:type="dxa"/>
          <w:right w:w="80" w:type="dxa"/>
        </w:tblCellMar>
        <w:tblLook w:val="0000"/>
      </w:tblPr>
      <w:tblGrid>
        <w:gridCol w:w="1782"/>
        <w:gridCol w:w="4860"/>
        <w:gridCol w:w="2179"/>
      </w:tblGrid>
      <w:tr w:rsidR="00406A66" w:rsidTr="007A53B5">
        <w:trPr>
          <w:cantSplit/>
        </w:trPr>
        <w:tc>
          <w:tcPr>
            <w:tcW w:w="1782" w:type="dxa"/>
          </w:tcPr>
          <w:p w:rsidR="00406A66" w:rsidRDefault="00406A66" w:rsidP="007A53B5">
            <w:pPr>
              <w:pStyle w:val="TableHead"/>
              <w:jc w:val="left"/>
            </w:pPr>
            <w:r>
              <w:t>Inputs</w:t>
            </w:r>
          </w:p>
        </w:tc>
        <w:tc>
          <w:tcPr>
            <w:tcW w:w="4860" w:type="dxa"/>
          </w:tcPr>
          <w:p w:rsidR="00406A66" w:rsidRDefault="00406A66" w:rsidP="007A53B5">
            <w:pPr>
              <w:pStyle w:val="TableHead"/>
              <w:jc w:val="left"/>
            </w:pPr>
            <w:r>
              <w:t>Description</w:t>
            </w:r>
          </w:p>
        </w:tc>
        <w:tc>
          <w:tcPr>
            <w:tcW w:w="2179" w:type="dxa"/>
          </w:tcPr>
          <w:p w:rsidR="00406A66" w:rsidRDefault="00406A66" w:rsidP="007A53B5">
            <w:pPr>
              <w:pStyle w:val="TableHead"/>
              <w:jc w:val="left"/>
            </w:pPr>
            <w:r>
              <w:t>Base Type</w:t>
            </w:r>
          </w:p>
        </w:tc>
      </w:tr>
      <w:tr w:rsidR="00406A66" w:rsidTr="007A53B5">
        <w:trPr>
          <w:cantSplit/>
        </w:trPr>
        <w:tc>
          <w:tcPr>
            <w:tcW w:w="1782" w:type="dxa"/>
          </w:tcPr>
          <w:p w:rsidR="00406A66" w:rsidRDefault="001545A8" w:rsidP="007A53B5">
            <w:pPr>
              <w:pStyle w:val="TableCellCourierNew"/>
            </w:pPr>
            <w:r>
              <w:t>recordsToAquire</w:t>
            </w:r>
          </w:p>
        </w:tc>
        <w:tc>
          <w:tcPr>
            <w:tcW w:w="4860" w:type="dxa"/>
          </w:tcPr>
          <w:p w:rsidR="00406A66" w:rsidRDefault="00406A66" w:rsidP="001545A8">
            <w:pPr>
              <w:pStyle w:val="TableCell"/>
            </w:pPr>
            <w:r w:rsidRPr="004B72E7">
              <w:t>The</w:t>
            </w:r>
            <w:r>
              <w:t xml:space="preserve"> </w:t>
            </w:r>
            <w:r w:rsidR="001545A8">
              <w:t>number of records that the digitizer is set to acquire.</w:t>
            </w:r>
          </w:p>
        </w:tc>
        <w:tc>
          <w:tcPr>
            <w:tcW w:w="2179" w:type="dxa"/>
          </w:tcPr>
          <w:p w:rsidR="00406A66" w:rsidRDefault="00406A66" w:rsidP="007A53B5">
            <w:pPr>
              <w:pStyle w:val="TableCellCourierNew"/>
            </w:pPr>
            <w:r>
              <w:t>String</w:t>
            </w:r>
          </w:p>
        </w:tc>
      </w:tr>
    </w:tbl>
    <w:p w:rsidR="00406A66" w:rsidRPr="009A62B3" w:rsidRDefault="00406A66" w:rsidP="00406A66">
      <w:pPr>
        <w:pStyle w:val="FunctionHead"/>
      </w:pPr>
      <w:r>
        <w:t>Usage</w:t>
      </w:r>
    </w:p>
    <w:p w:rsidR="00406A66" w:rsidRDefault="00406A66" w:rsidP="00406A66">
      <w:pPr>
        <w:pStyle w:val="Body"/>
      </w:pPr>
      <w:r>
        <w:t>If driver developers use constructors that take a message string, they are responsible for message string localization.</w:t>
      </w:r>
    </w:p>
    <w:p w:rsidR="00004825" w:rsidRDefault="00004825">
      <w:pPr>
        <w:pStyle w:val="Heading1"/>
      </w:pPr>
      <w:bookmarkStart w:id="1590" w:name="_Toc304583939"/>
      <w:bookmarkStart w:id="1591" w:name="_Toc306374790"/>
      <w:r>
        <w:lastRenderedPageBreak/>
        <w:t>IviDigitizer Hierarchies</w:t>
      </w:r>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90"/>
      <w:bookmarkEnd w:id="1591"/>
    </w:p>
    <w:p w:rsidR="007C1FE8" w:rsidRDefault="007C1FE8" w:rsidP="007C1FE8">
      <w:pPr>
        <w:pStyle w:val="Heading2"/>
      </w:pPr>
      <w:bookmarkStart w:id="1592" w:name="_Toc304583940"/>
      <w:bookmarkStart w:id="1593" w:name="_Toc306374791"/>
      <w:bookmarkStart w:id="1594" w:name="_Toc518648522"/>
      <w:bookmarkStart w:id="1595" w:name="_Toc170810265"/>
      <w:r>
        <w:t>IviDigitizer .NET Hierarchy</w:t>
      </w:r>
      <w:bookmarkEnd w:id="1592"/>
      <w:bookmarkEnd w:id="1593"/>
    </w:p>
    <w:p w:rsidR="007C1FE8" w:rsidRDefault="007C1FE8" w:rsidP="007C1FE8">
      <w:pPr>
        <w:pStyle w:val="Body"/>
      </w:pPr>
      <w:r>
        <w:t xml:space="preserve">The full IviDigitizer .NET Hierarchy includes the Inherent Capabilities Hierarchy as defined in Section 4.1, </w:t>
      </w:r>
      <w:r w:rsidR="004B2C5D">
        <w:rPr>
          <w:i/>
          <w:iCs/>
        </w:rPr>
        <w:t>.NET</w:t>
      </w:r>
      <w:r>
        <w:rPr>
          <w:i/>
          <w:iCs/>
        </w:rPr>
        <w:t xml:space="preserve"> Inherent Capabilities</w:t>
      </w:r>
      <w:r>
        <w:t xml:space="preserve"> of </w:t>
      </w:r>
      <w:r>
        <w:rPr>
          <w:i/>
          <w:iCs/>
        </w:rPr>
        <w:t>IVI-3.2: Inherent Capabilities Specification</w:t>
      </w:r>
      <w:r>
        <w:t>. To avoid redundancy, it is omitted here.</w:t>
      </w:r>
    </w:p>
    <w:tbl>
      <w:tblPr>
        <w:tblW w:w="0" w:type="auto"/>
        <w:tblInd w:w="92" w:type="dxa"/>
        <w:tblLayout w:type="fixed"/>
        <w:tblLook w:val="0000"/>
      </w:tblPr>
      <w:tblGrid>
        <w:gridCol w:w="4606"/>
        <w:gridCol w:w="3510"/>
        <w:gridCol w:w="704"/>
      </w:tblGrid>
      <w:tr w:rsidR="007C1FE8" w:rsidTr="00856412">
        <w:trPr>
          <w:tblHeader/>
        </w:trPr>
        <w:tc>
          <w:tcPr>
            <w:tcW w:w="8820" w:type="dxa"/>
            <w:gridSpan w:val="3"/>
          </w:tcPr>
          <w:p w:rsidR="007C1FE8" w:rsidRDefault="007C1FE8" w:rsidP="007C1FE8">
            <w:pPr>
              <w:pStyle w:val="TableCaption"/>
            </w:pPr>
            <w:r>
              <w:rPr>
                <w:b/>
                <w:bCs/>
              </w:rPr>
              <w:t xml:space="preserve">Table </w:t>
            </w:r>
            <w:r w:rsidR="00875082">
              <w:rPr>
                <w:b/>
                <w:bCs/>
              </w:rPr>
              <w:fldChar w:fldCharType="begin"/>
            </w:r>
            <w:r>
              <w:rPr>
                <w:b/>
                <w:bCs/>
              </w:rPr>
              <w:instrText xml:space="preserve"> STYLEREF 1 \s </w:instrText>
            </w:r>
            <w:r w:rsidR="00875082">
              <w:rPr>
                <w:b/>
                <w:bCs/>
              </w:rPr>
              <w:fldChar w:fldCharType="separate"/>
            </w:r>
            <w:r w:rsidR="00344F59">
              <w:rPr>
                <w:b/>
                <w:bCs/>
                <w:noProof/>
              </w:rPr>
              <w:t>38</w:t>
            </w:r>
            <w:r w:rsidR="00875082">
              <w:rPr>
                <w:b/>
                <w:bCs/>
              </w:rPr>
              <w:fldChar w:fldCharType="end"/>
            </w:r>
            <w:r>
              <w:rPr>
                <w:b/>
                <w:bCs/>
              </w:rPr>
              <w:noBreakHyphen/>
              <w:t xml:space="preserve">1. </w:t>
            </w:r>
            <w:r>
              <w:t>IviDigitizer .NET Hierarchy</w:t>
            </w:r>
          </w:p>
        </w:tc>
      </w:tr>
      <w:tr w:rsidR="007C1FE8" w:rsidTr="00856412">
        <w:trPr>
          <w:cantSplit/>
          <w:tblHeader/>
        </w:trPr>
        <w:tc>
          <w:tcPr>
            <w:tcW w:w="4606" w:type="dxa"/>
            <w:tcBorders>
              <w:top w:val="single" w:sz="6" w:space="0" w:color="auto"/>
              <w:left w:val="single" w:sz="6" w:space="0" w:color="auto"/>
              <w:bottom w:val="double" w:sz="6" w:space="0" w:color="auto"/>
            </w:tcBorders>
          </w:tcPr>
          <w:p w:rsidR="007C1FE8" w:rsidRDefault="007C1FE8" w:rsidP="00856412">
            <w:pPr>
              <w:pStyle w:val="TableHead"/>
            </w:pPr>
            <w:r>
              <w:t>.NET Interface Hierarchy</w:t>
            </w:r>
          </w:p>
        </w:tc>
        <w:tc>
          <w:tcPr>
            <w:tcW w:w="3510" w:type="dxa"/>
            <w:tcBorders>
              <w:top w:val="single" w:sz="6" w:space="0" w:color="auto"/>
              <w:left w:val="single" w:sz="6" w:space="0" w:color="auto"/>
              <w:bottom w:val="double" w:sz="6" w:space="0" w:color="auto"/>
              <w:right w:val="single" w:sz="6" w:space="0" w:color="auto"/>
            </w:tcBorders>
          </w:tcPr>
          <w:p w:rsidR="007C1FE8" w:rsidRDefault="007C1FE8" w:rsidP="00856412">
            <w:pPr>
              <w:pStyle w:val="TableHead"/>
            </w:pPr>
            <w:r>
              <w:t>Generic Name</w:t>
            </w:r>
          </w:p>
        </w:tc>
        <w:tc>
          <w:tcPr>
            <w:tcW w:w="704" w:type="dxa"/>
            <w:tcBorders>
              <w:top w:val="single" w:sz="6" w:space="0" w:color="auto"/>
              <w:bottom w:val="double" w:sz="6" w:space="0" w:color="auto"/>
              <w:right w:val="single" w:sz="6" w:space="0" w:color="auto"/>
            </w:tcBorders>
          </w:tcPr>
          <w:p w:rsidR="007C1FE8" w:rsidRDefault="007C1FE8" w:rsidP="00856412">
            <w:pPr>
              <w:pStyle w:val="TableHead"/>
            </w:pPr>
            <w:r>
              <w:t>Type</w:t>
            </w:r>
          </w:p>
        </w:tc>
      </w:tr>
      <w:tr w:rsidR="007C1FE8" w:rsidTr="00856412">
        <w:trPr>
          <w:cantSplit/>
        </w:trPr>
        <w:tc>
          <w:tcPr>
            <w:tcW w:w="4606" w:type="dxa"/>
            <w:tcBorders>
              <w:left w:val="single" w:sz="6" w:space="0" w:color="auto"/>
            </w:tcBorders>
          </w:tcPr>
          <w:p w:rsidR="007C1FE8" w:rsidRDefault="007C1FE8" w:rsidP="00856412">
            <w:pPr>
              <w:pStyle w:val="TableCellCourierNew"/>
              <w:rPr>
                <w:b/>
                <w:bCs/>
              </w:rPr>
            </w:pPr>
            <w:r>
              <w:rPr>
                <w:b/>
                <w:bCs/>
              </w:rPr>
              <w:t>Acquisition</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Abort</w:t>
            </w:r>
          </w:p>
        </w:tc>
        <w:tc>
          <w:tcPr>
            <w:tcW w:w="3510" w:type="dxa"/>
            <w:tcBorders>
              <w:left w:val="single" w:sz="6" w:space="0" w:color="auto"/>
              <w:right w:val="single" w:sz="6" w:space="0" w:color="auto"/>
            </w:tcBorders>
          </w:tcPr>
          <w:p w:rsidR="007C1FE8" w:rsidRDefault="007C1FE8" w:rsidP="00856412">
            <w:r>
              <w:t>Abort</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ConfigureAcquisition</w:t>
            </w:r>
          </w:p>
        </w:tc>
        <w:tc>
          <w:tcPr>
            <w:tcW w:w="3510" w:type="dxa"/>
            <w:tcBorders>
              <w:left w:val="single" w:sz="6" w:space="0" w:color="auto"/>
              <w:right w:val="single" w:sz="6" w:space="0" w:color="auto"/>
            </w:tcBorders>
          </w:tcPr>
          <w:p w:rsidR="007C1FE8" w:rsidRDefault="007C1FE8" w:rsidP="00856412">
            <w:r>
              <w:t>Configure Acquisition Record</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Initiate</w:t>
            </w:r>
          </w:p>
        </w:tc>
        <w:tc>
          <w:tcPr>
            <w:tcW w:w="3510" w:type="dxa"/>
            <w:tcBorders>
              <w:left w:val="single" w:sz="6" w:space="0" w:color="auto"/>
              <w:right w:val="single" w:sz="6" w:space="0" w:color="auto"/>
            </w:tcBorders>
          </w:tcPr>
          <w:p w:rsidR="007C1FE8" w:rsidRDefault="007C1FE8" w:rsidP="00856412">
            <w:r>
              <w:t>Initiate Acquisition</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QueryMinWaveformMemory</w:t>
            </w:r>
          </w:p>
        </w:tc>
        <w:tc>
          <w:tcPr>
            <w:tcW w:w="3510" w:type="dxa"/>
            <w:tcBorders>
              <w:left w:val="single" w:sz="6" w:space="0" w:color="auto"/>
              <w:right w:val="single" w:sz="6" w:space="0" w:color="auto"/>
            </w:tcBorders>
          </w:tcPr>
          <w:p w:rsidR="007C1FE8" w:rsidRDefault="007C1FE8" w:rsidP="00856412">
            <w:r>
              <w:t>Query Minimum Waveform Memory</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WaitForAcquisitionComplete</w:t>
            </w:r>
          </w:p>
        </w:tc>
        <w:tc>
          <w:tcPr>
            <w:tcW w:w="3510" w:type="dxa"/>
            <w:tcBorders>
              <w:left w:val="single" w:sz="6" w:space="0" w:color="auto"/>
              <w:right w:val="single" w:sz="6" w:space="0" w:color="auto"/>
            </w:tcBorders>
          </w:tcPr>
          <w:p w:rsidR="007C1FE8" w:rsidRDefault="007C1FE8" w:rsidP="00856412">
            <w:r>
              <w:t>Wait For Acquisition Complete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MaxFirstValidPointValue</w:t>
            </w:r>
          </w:p>
        </w:tc>
        <w:tc>
          <w:tcPr>
            <w:tcW w:w="3510" w:type="dxa"/>
            <w:tcBorders>
              <w:left w:val="single" w:sz="6" w:space="0" w:color="auto"/>
              <w:right w:val="single" w:sz="6" w:space="0" w:color="auto"/>
            </w:tcBorders>
          </w:tcPr>
          <w:p w:rsidR="007C1FE8" w:rsidRDefault="007C1FE8" w:rsidP="00856412">
            <w:r>
              <w:t>Max First Valid Point Value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MaxSamplesPerChannel</w:t>
            </w:r>
          </w:p>
        </w:tc>
        <w:tc>
          <w:tcPr>
            <w:tcW w:w="3510" w:type="dxa"/>
            <w:tcBorders>
              <w:left w:val="single" w:sz="6" w:space="0" w:color="auto"/>
              <w:right w:val="single" w:sz="6" w:space="0" w:color="auto"/>
            </w:tcBorders>
          </w:tcPr>
          <w:p w:rsidR="007C1FE8" w:rsidRDefault="007C1FE8" w:rsidP="00856412">
            <w:r>
              <w:t>Max Samples Per Channel</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MinRecordSize</w:t>
            </w:r>
          </w:p>
        </w:tc>
        <w:tc>
          <w:tcPr>
            <w:tcW w:w="3510" w:type="dxa"/>
            <w:tcBorders>
              <w:left w:val="single" w:sz="6" w:space="0" w:color="auto"/>
              <w:right w:val="single" w:sz="6" w:space="0" w:color="auto"/>
            </w:tcBorders>
          </w:tcPr>
          <w:p w:rsidR="007C1FE8" w:rsidRDefault="007C1FE8" w:rsidP="00856412">
            <w:r>
              <w:t>Min Record Size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Num</w:t>
            </w:r>
            <w:r w:rsidR="0046294D">
              <w:t>berOf</w:t>
            </w:r>
            <w:r>
              <w:t>AcquiredRecords</w:t>
            </w:r>
          </w:p>
        </w:tc>
        <w:tc>
          <w:tcPr>
            <w:tcW w:w="3510" w:type="dxa"/>
            <w:tcBorders>
              <w:left w:val="single" w:sz="6" w:space="0" w:color="auto"/>
              <w:right w:val="single" w:sz="6" w:space="0" w:color="auto"/>
            </w:tcBorders>
          </w:tcPr>
          <w:p w:rsidR="007C1FE8" w:rsidRDefault="007C1FE8" w:rsidP="00856412">
            <w:r>
              <w:t>Num Acquired Records</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Num</w:t>
            </w:r>
            <w:r w:rsidR="0046294D">
              <w:t>berOf</w:t>
            </w:r>
            <w:r>
              <w:t>RecordsToAcquire</w:t>
            </w:r>
          </w:p>
        </w:tc>
        <w:tc>
          <w:tcPr>
            <w:tcW w:w="3510" w:type="dxa"/>
            <w:tcBorders>
              <w:left w:val="single" w:sz="6" w:space="0" w:color="auto"/>
              <w:right w:val="single" w:sz="6" w:space="0" w:color="auto"/>
            </w:tcBorders>
          </w:tcPr>
          <w:p w:rsidR="007C1FE8" w:rsidRDefault="007C1FE8" w:rsidP="00856412">
            <w:r>
              <w:t>Num Records To Acquire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RecordSize</w:t>
            </w:r>
          </w:p>
        </w:tc>
        <w:tc>
          <w:tcPr>
            <w:tcW w:w="3510" w:type="dxa"/>
            <w:tcBorders>
              <w:left w:val="single" w:sz="6" w:space="0" w:color="auto"/>
              <w:right w:val="single" w:sz="6" w:space="0" w:color="auto"/>
            </w:tcBorders>
          </w:tcPr>
          <w:p w:rsidR="007C1FE8" w:rsidRDefault="007C1FE8" w:rsidP="00856412">
            <w:r>
              <w:t>Record Size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SampleMode</w:t>
            </w:r>
          </w:p>
        </w:tc>
        <w:tc>
          <w:tcPr>
            <w:tcW w:w="3510" w:type="dxa"/>
            <w:tcBorders>
              <w:left w:val="single" w:sz="6" w:space="0" w:color="auto"/>
              <w:right w:val="single" w:sz="6" w:space="0" w:color="auto"/>
            </w:tcBorders>
          </w:tcPr>
          <w:p w:rsidR="007C1FE8" w:rsidRDefault="007C1FE8" w:rsidP="00856412">
            <w:r>
              <w:t>Sample Mode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SampleRate</w:t>
            </w:r>
          </w:p>
        </w:tc>
        <w:tc>
          <w:tcPr>
            <w:tcW w:w="3510" w:type="dxa"/>
            <w:tcBorders>
              <w:left w:val="single" w:sz="6" w:space="0" w:color="auto"/>
              <w:right w:val="single" w:sz="6" w:space="0" w:color="auto"/>
            </w:tcBorders>
          </w:tcPr>
          <w:p w:rsidR="007C1FE8" w:rsidRDefault="007C1FE8" w:rsidP="00856412">
            <w:r>
              <w:t>Sample Rate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TimeInterleavedChannelListAuto</w:t>
            </w:r>
          </w:p>
        </w:tc>
        <w:tc>
          <w:tcPr>
            <w:tcW w:w="3510" w:type="dxa"/>
            <w:tcBorders>
              <w:left w:val="single" w:sz="6" w:space="0" w:color="auto"/>
              <w:right w:val="single" w:sz="6" w:space="0" w:color="auto"/>
            </w:tcBorders>
          </w:tcPr>
          <w:p w:rsidR="007C1FE8" w:rsidRDefault="007C1FE8" w:rsidP="00856412">
            <w:r>
              <w:t>Time Interleaved Channel List Auto</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Status</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IsIdle</w:t>
            </w:r>
          </w:p>
        </w:tc>
        <w:tc>
          <w:tcPr>
            <w:tcW w:w="3510" w:type="dxa"/>
            <w:tcBorders>
              <w:left w:val="single" w:sz="6" w:space="0" w:color="auto"/>
              <w:right w:val="single" w:sz="6" w:space="0" w:color="auto"/>
            </w:tcBorders>
          </w:tcPr>
          <w:p w:rsidR="007C1FE8" w:rsidRDefault="007C1FE8" w:rsidP="00856412">
            <w:r>
              <w:t>Is Idle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IsMeasuring</w:t>
            </w:r>
          </w:p>
        </w:tc>
        <w:tc>
          <w:tcPr>
            <w:tcW w:w="3510" w:type="dxa"/>
            <w:tcBorders>
              <w:left w:val="single" w:sz="6" w:space="0" w:color="auto"/>
              <w:right w:val="single" w:sz="6" w:space="0" w:color="auto"/>
            </w:tcBorders>
          </w:tcPr>
          <w:p w:rsidR="007C1FE8" w:rsidRDefault="007C1FE8" w:rsidP="00856412">
            <w:r>
              <w:t>Is Measuring</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IsWaitingForArm</w:t>
            </w:r>
          </w:p>
        </w:tc>
        <w:tc>
          <w:tcPr>
            <w:tcW w:w="3510" w:type="dxa"/>
            <w:tcBorders>
              <w:left w:val="single" w:sz="6" w:space="0" w:color="auto"/>
              <w:right w:val="single" w:sz="6" w:space="0" w:color="auto"/>
            </w:tcBorders>
          </w:tcPr>
          <w:p w:rsidR="007C1FE8" w:rsidRDefault="007C1FE8" w:rsidP="00856412">
            <w:r>
              <w:t>Is Waiting For Arm</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IsWaitingForTrigger</w:t>
            </w:r>
          </w:p>
        </w:tc>
        <w:tc>
          <w:tcPr>
            <w:tcW w:w="3510" w:type="dxa"/>
            <w:tcBorders>
              <w:left w:val="single" w:sz="6" w:space="0" w:color="auto"/>
              <w:right w:val="single" w:sz="6" w:space="0" w:color="auto"/>
            </w:tcBorders>
          </w:tcPr>
          <w:p w:rsidR="007C1FE8" w:rsidRDefault="007C1FE8" w:rsidP="00856412">
            <w:r>
              <w:t>Is Waiting For Trigger</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rPr>
                <w:b/>
                <w:bCs/>
              </w:rPr>
            </w:pPr>
            <w:r>
              <w:rPr>
                <w:b/>
                <w:bCs/>
              </w:rPr>
              <w:t>Arm</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SendSoftwareArm</w:t>
            </w:r>
          </w:p>
        </w:tc>
        <w:tc>
          <w:tcPr>
            <w:tcW w:w="3510" w:type="dxa"/>
            <w:tcBorders>
              <w:left w:val="single" w:sz="6" w:space="0" w:color="auto"/>
              <w:right w:val="single" w:sz="6" w:space="0" w:color="auto"/>
            </w:tcBorders>
          </w:tcPr>
          <w:p w:rsidR="007C1FE8" w:rsidRDefault="007C1FE8" w:rsidP="00856412">
            <w:r>
              <w:t>Send Software Arm</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ActiveSource</w:t>
            </w:r>
          </w:p>
        </w:tc>
        <w:tc>
          <w:tcPr>
            <w:tcW w:w="3510" w:type="dxa"/>
            <w:tcBorders>
              <w:left w:val="single" w:sz="6" w:space="0" w:color="auto"/>
              <w:right w:val="single" w:sz="6" w:space="0" w:color="auto"/>
            </w:tcBorders>
          </w:tcPr>
          <w:p w:rsidR="007C1FE8" w:rsidRDefault="007C1FE8" w:rsidP="00856412">
            <w:r>
              <w:t>Active Arm Source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Count</w:t>
            </w:r>
          </w:p>
        </w:tc>
        <w:tc>
          <w:tcPr>
            <w:tcW w:w="3510" w:type="dxa"/>
            <w:tcBorders>
              <w:left w:val="single" w:sz="6" w:space="0" w:color="auto"/>
              <w:right w:val="single" w:sz="6" w:space="0" w:color="auto"/>
            </w:tcBorders>
          </w:tcPr>
          <w:p w:rsidR="007C1FE8" w:rsidRDefault="007C1FE8" w:rsidP="00856412">
            <w:r>
              <w:t>Arm Count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Delay</w:t>
            </w:r>
          </w:p>
        </w:tc>
        <w:tc>
          <w:tcPr>
            <w:tcW w:w="3510" w:type="dxa"/>
            <w:tcBorders>
              <w:left w:val="single" w:sz="6" w:space="0" w:color="auto"/>
              <w:right w:val="single" w:sz="6" w:space="0" w:color="auto"/>
            </w:tcBorders>
          </w:tcPr>
          <w:p w:rsidR="007C1FE8" w:rsidRDefault="007C1FE8" w:rsidP="00856412">
            <w:r>
              <w:t>Arm Delay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OutputEnabled</w:t>
            </w:r>
          </w:p>
        </w:tc>
        <w:tc>
          <w:tcPr>
            <w:tcW w:w="3510" w:type="dxa"/>
            <w:tcBorders>
              <w:left w:val="single" w:sz="6" w:space="0" w:color="auto"/>
              <w:right w:val="single" w:sz="6" w:space="0" w:color="auto"/>
            </w:tcBorders>
          </w:tcPr>
          <w:p w:rsidR="007C1FE8" w:rsidRDefault="007C1FE8" w:rsidP="00856412">
            <w:r>
              <w:t>Arm Output Enabled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MultiArm</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Configure</w:t>
            </w:r>
          </w:p>
        </w:tc>
        <w:tc>
          <w:tcPr>
            <w:tcW w:w="3510" w:type="dxa"/>
            <w:tcBorders>
              <w:left w:val="single" w:sz="6" w:space="0" w:color="auto"/>
              <w:right w:val="single" w:sz="6" w:space="0" w:color="auto"/>
            </w:tcBorders>
          </w:tcPr>
          <w:p w:rsidR="007C1FE8" w:rsidRDefault="007C1FE8" w:rsidP="00856412">
            <w:r>
              <w:t>Configure Multi Arm</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SourceList</w:t>
            </w:r>
          </w:p>
        </w:tc>
        <w:tc>
          <w:tcPr>
            <w:tcW w:w="3510" w:type="dxa"/>
            <w:tcBorders>
              <w:left w:val="single" w:sz="6" w:space="0" w:color="auto"/>
              <w:right w:val="single" w:sz="6" w:space="0" w:color="auto"/>
            </w:tcBorders>
          </w:tcPr>
          <w:p w:rsidR="007C1FE8" w:rsidRDefault="007C1FE8" w:rsidP="00856412">
            <w:r>
              <w:t>Arm Source List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SourceOperator</w:t>
            </w:r>
          </w:p>
        </w:tc>
        <w:tc>
          <w:tcPr>
            <w:tcW w:w="3510" w:type="dxa"/>
            <w:tcBorders>
              <w:left w:val="single" w:sz="6" w:space="0" w:color="auto"/>
              <w:right w:val="single" w:sz="6" w:space="0" w:color="auto"/>
            </w:tcBorders>
          </w:tcPr>
          <w:p w:rsidR="007C1FE8" w:rsidRDefault="007C1FE8" w:rsidP="00856412">
            <w:r>
              <w:t>Arm Source Operator</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7C1FE8">
            <w:pPr>
              <w:pStyle w:val="TableCellCourierNew"/>
              <w:ind w:left="450"/>
              <w:rPr>
                <w:b/>
                <w:bCs/>
              </w:rPr>
            </w:pPr>
            <w:r>
              <w:rPr>
                <w:b/>
                <w:bCs/>
              </w:rPr>
              <w:t>Sources</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lastRenderedPageBreak/>
              <w:t xml:space="preserve">    Count</w:t>
            </w:r>
          </w:p>
        </w:tc>
        <w:tc>
          <w:tcPr>
            <w:tcW w:w="3510" w:type="dxa"/>
            <w:tcBorders>
              <w:left w:val="single" w:sz="6" w:space="0" w:color="auto"/>
              <w:right w:val="single" w:sz="6" w:space="0" w:color="auto"/>
            </w:tcBorders>
          </w:tcPr>
          <w:p w:rsidR="007C1FE8" w:rsidRDefault="007C1FE8" w:rsidP="00856412">
            <w:r>
              <w:t>Arm Source Count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Name</w:t>
            </w:r>
          </w:p>
        </w:tc>
        <w:tc>
          <w:tcPr>
            <w:tcW w:w="3510" w:type="dxa"/>
            <w:tcBorders>
              <w:left w:val="single" w:sz="6" w:space="0" w:color="auto"/>
              <w:right w:val="single" w:sz="6" w:space="0" w:color="auto"/>
            </w:tcBorders>
          </w:tcPr>
          <w:p w:rsidR="007C1FE8" w:rsidRDefault="007C1FE8" w:rsidP="00856412">
            <w:r>
              <w:t>Arm Source Name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Pr="006B0129" w:rsidRDefault="007C1FE8" w:rsidP="007C1FE8">
            <w:pPr>
              <w:pStyle w:val="TableCellCourierNew"/>
              <w:ind w:left="450"/>
              <w:rPr>
                <w:b/>
              </w:rPr>
            </w:pPr>
            <w:r w:rsidRPr="006B0129">
              <w:rPr>
                <w:b/>
              </w:rPr>
              <w:t xml:space="preserve">    </w:t>
            </w:r>
            <w:r>
              <w:rPr>
                <w:b/>
              </w:rPr>
              <w:t>Sources[]</w:t>
            </w:r>
          </w:p>
        </w:tc>
        <w:tc>
          <w:tcPr>
            <w:tcW w:w="3510" w:type="dxa"/>
            <w:tcBorders>
              <w:left w:val="single" w:sz="6" w:space="0" w:color="auto"/>
              <w:right w:val="single" w:sz="6" w:space="0" w:color="auto"/>
            </w:tcBorders>
          </w:tcPr>
          <w:p w:rsidR="007C1FE8" w:rsidRDefault="007C1FE8" w:rsidP="00856412"/>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Coupling</w:t>
            </w:r>
          </w:p>
        </w:tc>
        <w:tc>
          <w:tcPr>
            <w:tcW w:w="3510" w:type="dxa"/>
            <w:tcBorders>
              <w:left w:val="single" w:sz="6" w:space="0" w:color="auto"/>
              <w:right w:val="single" w:sz="6" w:space="0" w:color="auto"/>
            </w:tcBorders>
          </w:tcPr>
          <w:p w:rsidR="007C1FE8" w:rsidRDefault="007C1FE8" w:rsidP="00856412">
            <w:r>
              <w:t>Arm Source Coupling</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Hysteresis</w:t>
            </w:r>
          </w:p>
        </w:tc>
        <w:tc>
          <w:tcPr>
            <w:tcW w:w="3510" w:type="dxa"/>
            <w:tcBorders>
              <w:left w:val="single" w:sz="6" w:space="0" w:color="auto"/>
              <w:right w:val="single" w:sz="6" w:space="0" w:color="auto"/>
            </w:tcBorders>
          </w:tcPr>
          <w:p w:rsidR="007C1FE8" w:rsidRDefault="007C1FE8" w:rsidP="00856412">
            <w:r>
              <w:t>Arm Source Hysteresis</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Level</w:t>
            </w:r>
          </w:p>
        </w:tc>
        <w:tc>
          <w:tcPr>
            <w:tcW w:w="3510" w:type="dxa"/>
            <w:tcBorders>
              <w:left w:val="single" w:sz="6" w:space="0" w:color="auto"/>
              <w:right w:val="single" w:sz="6" w:space="0" w:color="auto"/>
            </w:tcBorders>
          </w:tcPr>
          <w:p w:rsidR="007C1FE8" w:rsidRDefault="007C1FE8" w:rsidP="00856412">
            <w:r>
              <w:t>Arm Source Level</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Type</w:t>
            </w:r>
          </w:p>
        </w:tc>
        <w:tc>
          <w:tcPr>
            <w:tcW w:w="3510" w:type="dxa"/>
            <w:tcBorders>
              <w:left w:val="single" w:sz="6" w:space="0" w:color="auto"/>
              <w:right w:val="single" w:sz="6" w:space="0" w:color="auto"/>
            </w:tcBorders>
          </w:tcPr>
          <w:p w:rsidR="007C1FE8" w:rsidRDefault="007C1FE8" w:rsidP="00856412">
            <w:r>
              <w:t>Arm Source Type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Edge</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 Edge Arm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Slope</w:t>
            </w:r>
          </w:p>
        </w:tc>
        <w:tc>
          <w:tcPr>
            <w:tcW w:w="3510" w:type="dxa"/>
            <w:tcBorders>
              <w:left w:val="single" w:sz="6" w:space="0" w:color="auto"/>
              <w:right w:val="single" w:sz="6" w:space="0" w:color="auto"/>
            </w:tcBorders>
          </w:tcPr>
          <w:p w:rsidR="007C1FE8" w:rsidRDefault="007C1FE8" w:rsidP="00856412">
            <w:r>
              <w:t>Arm Slope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Glitch</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 Glitch Arm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Condition</w:t>
            </w:r>
          </w:p>
        </w:tc>
        <w:tc>
          <w:tcPr>
            <w:tcW w:w="3510" w:type="dxa"/>
            <w:tcBorders>
              <w:left w:val="single" w:sz="6" w:space="0" w:color="auto"/>
              <w:right w:val="single" w:sz="6" w:space="0" w:color="auto"/>
            </w:tcBorders>
          </w:tcPr>
          <w:p w:rsidR="007C1FE8" w:rsidRDefault="007C1FE8" w:rsidP="00856412">
            <w:r>
              <w:t>Glitch Arm Condition</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rsidR="007C1FE8" w:rsidRDefault="007C1FE8" w:rsidP="00856412">
            <w:r>
              <w:t>Glitch Arm Polarity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Width</w:t>
            </w:r>
          </w:p>
        </w:tc>
        <w:tc>
          <w:tcPr>
            <w:tcW w:w="3510" w:type="dxa"/>
            <w:tcBorders>
              <w:left w:val="single" w:sz="6" w:space="0" w:color="auto"/>
              <w:right w:val="single" w:sz="6" w:space="0" w:color="auto"/>
            </w:tcBorders>
          </w:tcPr>
          <w:p w:rsidR="007C1FE8" w:rsidRDefault="007C1FE8" w:rsidP="00856412">
            <w:r>
              <w:t>Glitch Arm Width</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Runt</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 Runt Arm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rsidR="007C1FE8" w:rsidRDefault="007C1FE8" w:rsidP="00856412">
            <w:r>
              <w:t>Runt Arm Polarity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ThresholdHigh</w:t>
            </w:r>
          </w:p>
        </w:tc>
        <w:tc>
          <w:tcPr>
            <w:tcW w:w="3510" w:type="dxa"/>
            <w:tcBorders>
              <w:left w:val="single" w:sz="6" w:space="0" w:color="auto"/>
              <w:right w:val="single" w:sz="6" w:space="0" w:color="auto"/>
            </w:tcBorders>
          </w:tcPr>
          <w:p w:rsidR="007C1FE8" w:rsidRDefault="007C1FE8" w:rsidP="00856412">
            <w:r>
              <w:t>Runt Arm High 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ThresholdLow</w:t>
            </w:r>
          </w:p>
        </w:tc>
        <w:tc>
          <w:tcPr>
            <w:tcW w:w="3510" w:type="dxa"/>
            <w:tcBorders>
              <w:left w:val="single" w:sz="6" w:space="0" w:color="auto"/>
              <w:right w:val="single" w:sz="6" w:space="0" w:color="auto"/>
            </w:tcBorders>
          </w:tcPr>
          <w:p w:rsidR="007C1FE8" w:rsidRDefault="007C1FE8" w:rsidP="00856412">
            <w:r>
              <w:t>Runt Arm Low 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TV</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ConfigureTV Arm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w:t>
            </w:r>
            <w:r w:rsidR="00254B04">
              <w:t>Trigger</w:t>
            </w:r>
            <w:r>
              <w:t>Event</w:t>
            </w:r>
          </w:p>
        </w:tc>
        <w:tc>
          <w:tcPr>
            <w:tcW w:w="3510" w:type="dxa"/>
            <w:tcBorders>
              <w:left w:val="single" w:sz="6" w:space="0" w:color="auto"/>
              <w:right w:val="single" w:sz="6" w:space="0" w:color="auto"/>
            </w:tcBorders>
          </w:tcPr>
          <w:p w:rsidR="007C1FE8" w:rsidRDefault="007C1FE8" w:rsidP="00856412">
            <w:r>
              <w:t>TV Arm Event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LineNumber</w:t>
            </w:r>
          </w:p>
        </w:tc>
        <w:tc>
          <w:tcPr>
            <w:tcW w:w="3510" w:type="dxa"/>
            <w:tcBorders>
              <w:left w:val="single" w:sz="6" w:space="0" w:color="auto"/>
              <w:right w:val="single" w:sz="6" w:space="0" w:color="auto"/>
            </w:tcBorders>
          </w:tcPr>
          <w:p w:rsidR="007C1FE8" w:rsidRDefault="007C1FE8" w:rsidP="00856412">
            <w:r>
              <w:t>TV Arm Line Number</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rsidR="007C1FE8" w:rsidRDefault="007C1FE8" w:rsidP="00856412">
            <w:r>
              <w:t>TV Arm Polarity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SignalFormat</w:t>
            </w:r>
          </w:p>
        </w:tc>
        <w:tc>
          <w:tcPr>
            <w:tcW w:w="3510" w:type="dxa"/>
            <w:tcBorders>
              <w:left w:val="single" w:sz="6" w:space="0" w:color="auto"/>
              <w:right w:val="single" w:sz="6" w:space="0" w:color="auto"/>
            </w:tcBorders>
          </w:tcPr>
          <w:p w:rsidR="007C1FE8" w:rsidRDefault="007C1FE8" w:rsidP="00856412">
            <w:r>
              <w:t>TV Arm Signal Format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Width</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 Width Arm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Condition</w:t>
            </w:r>
          </w:p>
        </w:tc>
        <w:tc>
          <w:tcPr>
            <w:tcW w:w="3510" w:type="dxa"/>
            <w:tcBorders>
              <w:left w:val="single" w:sz="6" w:space="0" w:color="auto"/>
              <w:right w:val="single" w:sz="6" w:space="0" w:color="auto"/>
            </w:tcBorders>
          </w:tcPr>
          <w:p w:rsidR="007C1FE8" w:rsidRDefault="007C1FE8" w:rsidP="00856412">
            <w:r>
              <w:t>Width Arm Condition</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rsidR="007C1FE8" w:rsidRDefault="007C1FE8" w:rsidP="00856412">
            <w:r>
              <w:t>Width Arm Polarity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ThresholdHigh</w:t>
            </w:r>
          </w:p>
        </w:tc>
        <w:tc>
          <w:tcPr>
            <w:tcW w:w="3510" w:type="dxa"/>
            <w:tcBorders>
              <w:left w:val="single" w:sz="6" w:space="0" w:color="auto"/>
              <w:right w:val="single" w:sz="6" w:space="0" w:color="auto"/>
            </w:tcBorders>
          </w:tcPr>
          <w:p w:rsidR="007C1FE8" w:rsidRDefault="007C1FE8" w:rsidP="00856412">
            <w:r>
              <w:t>Width Arm High 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ThresholdLow</w:t>
            </w:r>
          </w:p>
        </w:tc>
        <w:tc>
          <w:tcPr>
            <w:tcW w:w="3510" w:type="dxa"/>
            <w:tcBorders>
              <w:left w:val="single" w:sz="6" w:space="0" w:color="auto"/>
              <w:right w:val="single" w:sz="6" w:space="0" w:color="auto"/>
            </w:tcBorders>
          </w:tcPr>
          <w:p w:rsidR="007C1FE8" w:rsidRDefault="007C1FE8" w:rsidP="00856412">
            <w:r>
              <w:t>Width Arm Lowthreshold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Window</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 Window Arm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Condition</w:t>
            </w:r>
          </w:p>
        </w:tc>
        <w:tc>
          <w:tcPr>
            <w:tcW w:w="3510" w:type="dxa"/>
            <w:tcBorders>
              <w:left w:val="single" w:sz="6" w:space="0" w:color="auto"/>
              <w:right w:val="single" w:sz="6" w:space="0" w:color="auto"/>
            </w:tcBorders>
          </w:tcPr>
          <w:p w:rsidR="007C1FE8" w:rsidRDefault="007C1FE8" w:rsidP="00856412">
            <w:r>
              <w:t>Window Arm Condition</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ThresholdHigh</w:t>
            </w:r>
          </w:p>
        </w:tc>
        <w:tc>
          <w:tcPr>
            <w:tcW w:w="3510" w:type="dxa"/>
            <w:tcBorders>
              <w:left w:val="single" w:sz="6" w:space="0" w:color="auto"/>
              <w:right w:val="single" w:sz="6" w:space="0" w:color="auto"/>
            </w:tcBorders>
          </w:tcPr>
          <w:p w:rsidR="007C1FE8" w:rsidRDefault="007C1FE8" w:rsidP="00856412">
            <w:r>
              <w:t>Window Arm High 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ThresholdLow</w:t>
            </w:r>
          </w:p>
        </w:tc>
        <w:tc>
          <w:tcPr>
            <w:tcW w:w="3510" w:type="dxa"/>
            <w:tcBorders>
              <w:left w:val="single" w:sz="6" w:space="0" w:color="auto"/>
              <w:right w:val="single" w:sz="6" w:space="0" w:color="auto"/>
            </w:tcBorders>
          </w:tcPr>
          <w:p w:rsidR="007C1FE8" w:rsidRDefault="007C1FE8" w:rsidP="00856412">
            <w:r>
              <w:t>Window Arm Low 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rPr>
                <w:b/>
                <w:bCs/>
              </w:rPr>
            </w:pPr>
            <w:r>
              <w:rPr>
                <w:b/>
                <w:bCs/>
              </w:rPr>
              <w:t>Calibration</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lastRenderedPageBreak/>
              <w:t>SelfCalibrate</w:t>
            </w:r>
          </w:p>
        </w:tc>
        <w:tc>
          <w:tcPr>
            <w:tcW w:w="3510" w:type="dxa"/>
            <w:tcBorders>
              <w:left w:val="single" w:sz="6" w:space="0" w:color="auto"/>
              <w:right w:val="single" w:sz="6" w:space="0" w:color="auto"/>
            </w:tcBorders>
          </w:tcPr>
          <w:p w:rsidR="007C1FE8" w:rsidRDefault="007C1FE8" w:rsidP="00856412">
            <w:r>
              <w:t>Self Calibrate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rPr>
                <w:b/>
                <w:bCs/>
              </w:rPr>
            </w:pPr>
            <w:r>
              <w:rPr>
                <w:b/>
                <w:bCs/>
              </w:rPr>
              <w:t>Channels</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Count</w:t>
            </w:r>
          </w:p>
        </w:tc>
        <w:tc>
          <w:tcPr>
            <w:tcW w:w="3510" w:type="dxa"/>
            <w:tcBorders>
              <w:left w:val="single" w:sz="6" w:space="0" w:color="auto"/>
              <w:right w:val="single" w:sz="6" w:space="0" w:color="auto"/>
            </w:tcBorders>
          </w:tcPr>
          <w:p w:rsidR="007C1FE8" w:rsidRDefault="007C1FE8" w:rsidP="00856412">
            <w:r>
              <w:t>Channel Count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Name</w:t>
            </w:r>
          </w:p>
        </w:tc>
        <w:tc>
          <w:tcPr>
            <w:tcW w:w="3510" w:type="dxa"/>
            <w:tcBorders>
              <w:left w:val="single" w:sz="6" w:space="0" w:color="auto"/>
              <w:right w:val="single" w:sz="6" w:space="0" w:color="auto"/>
            </w:tcBorders>
          </w:tcPr>
          <w:p w:rsidR="007C1FE8" w:rsidRDefault="007C1FE8" w:rsidP="00856412">
            <w:r>
              <w:t>Channel Name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Channels[]</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Configure</w:t>
            </w:r>
          </w:p>
        </w:tc>
        <w:tc>
          <w:tcPr>
            <w:tcW w:w="3510" w:type="dxa"/>
            <w:tcBorders>
              <w:left w:val="single" w:sz="6" w:space="0" w:color="auto"/>
              <w:right w:val="single" w:sz="6" w:space="0" w:color="auto"/>
            </w:tcBorders>
          </w:tcPr>
          <w:p w:rsidR="007C1FE8" w:rsidRDefault="007C1FE8" w:rsidP="00856412">
            <w:r>
              <w:t>Configure Channel</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Coupling</w:t>
            </w:r>
          </w:p>
        </w:tc>
        <w:tc>
          <w:tcPr>
            <w:tcW w:w="3510" w:type="dxa"/>
            <w:tcBorders>
              <w:left w:val="single" w:sz="6" w:space="0" w:color="auto"/>
              <w:right w:val="single" w:sz="6" w:space="0" w:color="auto"/>
            </w:tcBorders>
          </w:tcPr>
          <w:p w:rsidR="007C1FE8" w:rsidRDefault="007C1FE8" w:rsidP="00856412">
            <w:r>
              <w:t>Vertical Coupling</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DataInterleavedChannelList</w:t>
            </w:r>
          </w:p>
        </w:tc>
        <w:tc>
          <w:tcPr>
            <w:tcW w:w="3510" w:type="dxa"/>
            <w:tcBorders>
              <w:left w:val="single" w:sz="6" w:space="0" w:color="auto"/>
              <w:right w:val="single" w:sz="6" w:space="0" w:color="auto"/>
            </w:tcBorders>
          </w:tcPr>
          <w:p w:rsidR="007C1FE8" w:rsidRDefault="007C1FE8" w:rsidP="00856412">
            <w:r>
              <w:t>Data Interleaved Channel List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Enabled</w:t>
            </w:r>
          </w:p>
        </w:tc>
        <w:tc>
          <w:tcPr>
            <w:tcW w:w="3510" w:type="dxa"/>
            <w:tcBorders>
              <w:left w:val="single" w:sz="6" w:space="0" w:color="auto"/>
              <w:right w:val="single" w:sz="6" w:space="0" w:color="auto"/>
            </w:tcBorders>
          </w:tcPr>
          <w:p w:rsidR="007C1FE8" w:rsidRDefault="007C1FE8" w:rsidP="00856412">
            <w:r>
              <w:t>Channel Enabled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InputConnectorSelection</w:t>
            </w:r>
          </w:p>
        </w:tc>
        <w:tc>
          <w:tcPr>
            <w:tcW w:w="3510" w:type="dxa"/>
            <w:tcBorders>
              <w:left w:val="single" w:sz="6" w:space="0" w:color="auto"/>
              <w:right w:val="single" w:sz="6" w:space="0" w:color="auto"/>
            </w:tcBorders>
          </w:tcPr>
          <w:p w:rsidR="007C1FE8" w:rsidRDefault="007C1FE8" w:rsidP="00856412">
            <w:r>
              <w:t>Input Connector Selection</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InputImpedance</w:t>
            </w:r>
          </w:p>
        </w:tc>
        <w:tc>
          <w:tcPr>
            <w:tcW w:w="3510" w:type="dxa"/>
            <w:tcBorders>
              <w:left w:val="single" w:sz="6" w:space="0" w:color="auto"/>
              <w:right w:val="single" w:sz="6" w:space="0" w:color="auto"/>
            </w:tcBorders>
          </w:tcPr>
          <w:p w:rsidR="007C1FE8" w:rsidRDefault="007C1FE8" w:rsidP="00856412">
            <w:r>
              <w:t>Input Impedance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Offset</w:t>
            </w:r>
          </w:p>
        </w:tc>
        <w:tc>
          <w:tcPr>
            <w:tcW w:w="3510" w:type="dxa"/>
            <w:tcBorders>
              <w:left w:val="single" w:sz="6" w:space="0" w:color="auto"/>
              <w:right w:val="single" w:sz="6" w:space="0" w:color="auto"/>
            </w:tcBorders>
          </w:tcPr>
          <w:p w:rsidR="007C1FE8" w:rsidRDefault="007C1FE8" w:rsidP="00856412">
            <w:r>
              <w:t>Vertical Offset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Range</w:t>
            </w:r>
          </w:p>
        </w:tc>
        <w:tc>
          <w:tcPr>
            <w:tcW w:w="3510" w:type="dxa"/>
            <w:tcBorders>
              <w:left w:val="single" w:sz="6" w:space="0" w:color="auto"/>
              <w:right w:val="single" w:sz="6" w:space="0" w:color="auto"/>
            </w:tcBorders>
          </w:tcPr>
          <w:p w:rsidR="007C1FE8" w:rsidRDefault="007C1FE8" w:rsidP="00856412">
            <w:smartTag w:uri="urn:schemas-microsoft-com:office:smarttags" w:element="place">
              <w:smartTag w:uri="urn:schemas-microsoft-com:office:smarttags" w:element="PlaceName">
                <w:r>
                  <w:t>Vertical</w:t>
                </w:r>
              </w:smartTag>
              <w:r>
                <w:t xml:space="preserve"> </w:t>
              </w:r>
              <w:smartTag w:uri="urn:schemas-microsoft-com:office:smarttags" w:element="PlaceType">
                <w:r>
                  <w:t>Range</w:t>
                </w:r>
              </w:smartTag>
            </w:smartTag>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Temperature</w:t>
            </w:r>
          </w:p>
        </w:tc>
        <w:tc>
          <w:tcPr>
            <w:tcW w:w="3510" w:type="dxa"/>
            <w:tcBorders>
              <w:left w:val="single" w:sz="6" w:space="0" w:color="auto"/>
              <w:right w:val="single" w:sz="6" w:space="0" w:color="auto"/>
            </w:tcBorders>
          </w:tcPr>
          <w:p w:rsidR="007C1FE8" w:rsidRDefault="007C1FE8" w:rsidP="00856412">
            <w:r>
              <w:t>Channel Temperature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TimeInterleavedChannelList</w:t>
            </w:r>
          </w:p>
        </w:tc>
        <w:tc>
          <w:tcPr>
            <w:tcW w:w="3510" w:type="dxa"/>
            <w:tcBorders>
              <w:left w:val="single" w:sz="6" w:space="0" w:color="auto"/>
              <w:right w:val="single" w:sz="6" w:space="0" w:color="auto"/>
            </w:tcBorders>
          </w:tcPr>
          <w:p w:rsidR="007C1FE8" w:rsidRDefault="007C1FE8" w:rsidP="00856412">
            <w:r>
              <w:t>Time Interleaved Channel List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rPr>
                <w:b/>
                <w:bCs/>
              </w:rPr>
            </w:pPr>
            <w:r>
              <w:rPr>
                <w:b/>
                <w:bCs/>
              </w:rPr>
              <w:t>Downconversion</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r>
              <w:t>Configure</w:t>
            </w:r>
          </w:p>
        </w:tc>
        <w:tc>
          <w:tcPr>
            <w:tcW w:w="3510" w:type="dxa"/>
            <w:tcBorders>
              <w:left w:val="single" w:sz="6" w:space="0" w:color="auto"/>
              <w:right w:val="single" w:sz="6" w:space="0" w:color="auto"/>
            </w:tcBorders>
          </w:tcPr>
          <w:p w:rsidR="007C1FE8" w:rsidRDefault="007C1FE8" w:rsidP="00856412">
            <w:r>
              <w:t>Configure Downconversion</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r>
              <w:t>CenterFrequency</w:t>
            </w:r>
          </w:p>
        </w:tc>
        <w:tc>
          <w:tcPr>
            <w:tcW w:w="3510" w:type="dxa"/>
            <w:tcBorders>
              <w:left w:val="single" w:sz="6" w:space="0" w:color="auto"/>
              <w:right w:val="single" w:sz="6" w:space="0" w:color="auto"/>
            </w:tcBorders>
          </w:tcPr>
          <w:p w:rsidR="007C1FE8" w:rsidRDefault="007C1FE8" w:rsidP="00856412">
            <w:smartTag w:uri="urn:schemas-microsoft-com:office:smarttags" w:element="place">
              <w:smartTag w:uri="urn:schemas-microsoft-com:office:smarttags" w:element="PlaceName">
                <w:r>
                  <w:t>Downconversion</w:t>
                </w:r>
              </w:smartTag>
              <w:r>
                <w:t xml:space="preserve"> </w:t>
              </w:r>
              <w:smartTag w:uri="urn:schemas-microsoft-com:office:smarttags" w:element="PlaceType">
                <w:r>
                  <w:t>Center</w:t>
                </w:r>
              </w:smartTag>
            </w:smartTag>
            <w:r>
              <w:t xml:space="preserve"> Frequency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r>
              <w:t>Enabled</w:t>
            </w:r>
          </w:p>
        </w:tc>
        <w:tc>
          <w:tcPr>
            <w:tcW w:w="3510" w:type="dxa"/>
            <w:tcBorders>
              <w:left w:val="single" w:sz="6" w:space="0" w:color="auto"/>
              <w:right w:val="single" w:sz="6" w:space="0" w:color="auto"/>
            </w:tcBorders>
          </w:tcPr>
          <w:p w:rsidR="007C1FE8" w:rsidRDefault="007C1FE8" w:rsidP="00856412">
            <w:r>
              <w:t>Downconversion Enabled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r>
              <w:t>IQInterleaved</w:t>
            </w:r>
          </w:p>
        </w:tc>
        <w:tc>
          <w:tcPr>
            <w:tcW w:w="3510" w:type="dxa"/>
            <w:tcBorders>
              <w:left w:val="single" w:sz="6" w:space="0" w:color="auto"/>
              <w:right w:val="single" w:sz="6" w:space="0" w:color="auto"/>
            </w:tcBorders>
          </w:tcPr>
          <w:p w:rsidR="007C1FE8" w:rsidRDefault="007C1FE8" w:rsidP="00856412">
            <w:r>
              <w:t>Downconversion IQ Interleaved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rPr>
                <w:b/>
                <w:bCs/>
              </w:rPr>
            </w:pPr>
            <w:r>
              <w:rPr>
                <w:b/>
                <w:bCs/>
              </w:rPr>
              <w:t>Filter</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r>
              <w:t>Configure</w:t>
            </w:r>
          </w:p>
        </w:tc>
        <w:tc>
          <w:tcPr>
            <w:tcW w:w="3510" w:type="dxa"/>
            <w:tcBorders>
              <w:left w:val="single" w:sz="6" w:space="0" w:color="auto"/>
              <w:right w:val="single" w:sz="6" w:space="0" w:color="auto"/>
            </w:tcBorders>
          </w:tcPr>
          <w:p w:rsidR="007C1FE8" w:rsidRDefault="007C1FE8" w:rsidP="00856412">
            <w:r>
              <w:t>Configure Input Filter</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r>
              <w:t>Bypass</w:t>
            </w:r>
          </w:p>
        </w:tc>
        <w:tc>
          <w:tcPr>
            <w:tcW w:w="3510" w:type="dxa"/>
            <w:tcBorders>
              <w:left w:val="single" w:sz="6" w:space="0" w:color="auto"/>
              <w:right w:val="single" w:sz="6" w:space="0" w:color="auto"/>
            </w:tcBorders>
          </w:tcPr>
          <w:p w:rsidR="007C1FE8" w:rsidRDefault="007C1FE8" w:rsidP="00856412">
            <w:r>
              <w:t>Input Filter Bypass</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r>
              <w:t>MaxFrequency</w:t>
            </w:r>
          </w:p>
        </w:tc>
        <w:tc>
          <w:tcPr>
            <w:tcW w:w="3510" w:type="dxa"/>
            <w:tcBorders>
              <w:left w:val="single" w:sz="6" w:space="0" w:color="auto"/>
              <w:right w:val="single" w:sz="6" w:space="0" w:color="auto"/>
            </w:tcBorders>
          </w:tcPr>
          <w:p w:rsidR="007C1FE8" w:rsidRDefault="007C1FE8" w:rsidP="00856412">
            <w:r>
              <w:t>Input Filter Max Frequency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r>
              <w:t>MinFrequency</w:t>
            </w:r>
          </w:p>
        </w:tc>
        <w:tc>
          <w:tcPr>
            <w:tcW w:w="3510" w:type="dxa"/>
            <w:tcBorders>
              <w:left w:val="single" w:sz="6" w:space="0" w:color="auto"/>
              <w:right w:val="single" w:sz="6" w:space="0" w:color="auto"/>
            </w:tcBorders>
          </w:tcPr>
          <w:p w:rsidR="007C1FE8" w:rsidRDefault="007C1FE8" w:rsidP="00856412">
            <w:r>
              <w:t>Input Filter Min Frequency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rPr>
                <w:b/>
                <w:bCs/>
              </w:rPr>
            </w:pPr>
            <w:r>
              <w:rPr>
                <w:b/>
                <w:bCs/>
              </w:rPr>
              <w:t>Measurement</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7C1FE8">
            <w:pPr>
              <w:pStyle w:val="TableCellCourierNew"/>
              <w:ind w:left="1170"/>
            </w:pPr>
            <w:r>
              <w:t>FetchWaveform</w:t>
            </w:r>
          </w:p>
        </w:tc>
        <w:tc>
          <w:tcPr>
            <w:tcW w:w="3510" w:type="dxa"/>
            <w:tcBorders>
              <w:left w:val="single" w:sz="6" w:space="0" w:color="auto"/>
              <w:right w:val="single" w:sz="6" w:space="0" w:color="auto"/>
            </w:tcBorders>
          </w:tcPr>
          <w:p w:rsidR="007C1FE8" w:rsidRDefault="007C1FE8" w:rsidP="007C1FE8">
            <w:r>
              <w:t>Fetch Waveform Int16</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p>
        </w:tc>
        <w:tc>
          <w:tcPr>
            <w:tcW w:w="3510" w:type="dxa"/>
            <w:tcBorders>
              <w:left w:val="single" w:sz="6" w:space="0" w:color="auto"/>
              <w:right w:val="single" w:sz="6" w:space="0" w:color="auto"/>
            </w:tcBorders>
          </w:tcPr>
          <w:p w:rsidR="007C1FE8" w:rsidRDefault="007C1FE8" w:rsidP="00856412">
            <w:r>
              <w:t>Fetch Waveform Int32</w:t>
            </w: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p>
        </w:tc>
        <w:tc>
          <w:tcPr>
            <w:tcW w:w="3510" w:type="dxa"/>
            <w:tcBorders>
              <w:left w:val="single" w:sz="6" w:space="0" w:color="auto"/>
              <w:right w:val="single" w:sz="6" w:space="0" w:color="auto"/>
            </w:tcBorders>
          </w:tcPr>
          <w:p w:rsidR="007C1FE8" w:rsidRDefault="007C1FE8" w:rsidP="00856412">
            <w:r>
              <w:t>Fetch Waveform Int8</w:t>
            </w: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p>
        </w:tc>
        <w:tc>
          <w:tcPr>
            <w:tcW w:w="3510" w:type="dxa"/>
            <w:tcBorders>
              <w:left w:val="single" w:sz="6" w:space="0" w:color="auto"/>
              <w:right w:val="single" w:sz="6" w:space="0" w:color="auto"/>
            </w:tcBorders>
          </w:tcPr>
          <w:p w:rsidR="007C1FE8" w:rsidRDefault="007C1FE8" w:rsidP="00856412">
            <w:r>
              <w:t>Fetch Waveform Real64</w:t>
            </w: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7C1FE8">
            <w:pPr>
              <w:pStyle w:val="TableCellCourierNew"/>
              <w:ind w:left="1170"/>
            </w:pPr>
            <w:r>
              <w:t>ReadWaveform</w:t>
            </w:r>
          </w:p>
        </w:tc>
        <w:tc>
          <w:tcPr>
            <w:tcW w:w="3510" w:type="dxa"/>
            <w:tcBorders>
              <w:left w:val="single" w:sz="6" w:space="0" w:color="auto"/>
              <w:right w:val="single" w:sz="6" w:space="0" w:color="auto"/>
            </w:tcBorders>
          </w:tcPr>
          <w:p w:rsidR="007C1FE8" w:rsidRDefault="007C1FE8" w:rsidP="00856412">
            <w:r>
              <w:t>Read Waveform Int16</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p>
        </w:tc>
        <w:tc>
          <w:tcPr>
            <w:tcW w:w="3510" w:type="dxa"/>
            <w:tcBorders>
              <w:left w:val="single" w:sz="6" w:space="0" w:color="auto"/>
              <w:right w:val="single" w:sz="6" w:space="0" w:color="auto"/>
            </w:tcBorders>
          </w:tcPr>
          <w:p w:rsidR="007C1FE8" w:rsidRDefault="007C1FE8" w:rsidP="00856412">
            <w:r>
              <w:t>Read Waveform Int32</w:t>
            </w: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p>
        </w:tc>
        <w:tc>
          <w:tcPr>
            <w:tcW w:w="3510" w:type="dxa"/>
            <w:tcBorders>
              <w:left w:val="single" w:sz="6" w:space="0" w:color="auto"/>
              <w:right w:val="single" w:sz="6" w:space="0" w:color="auto"/>
            </w:tcBorders>
          </w:tcPr>
          <w:p w:rsidR="007C1FE8" w:rsidRDefault="007C1FE8" w:rsidP="00856412">
            <w:r>
              <w:t>Read Waveform Int8</w:t>
            </w: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p>
        </w:tc>
        <w:tc>
          <w:tcPr>
            <w:tcW w:w="3510" w:type="dxa"/>
            <w:tcBorders>
              <w:left w:val="single" w:sz="6" w:space="0" w:color="auto"/>
              <w:right w:val="single" w:sz="6" w:space="0" w:color="auto"/>
            </w:tcBorders>
          </w:tcPr>
          <w:p w:rsidR="007C1FE8" w:rsidRDefault="007C1FE8" w:rsidP="00856412">
            <w:r>
              <w:t>Read Waveform Real64</w:t>
            </w: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rPr>
                <w:b/>
                <w:bCs/>
              </w:rPr>
            </w:pPr>
            <w:r>
              <w:rPr>
                <w:b/>
                <w:bCs/>
              </w:rPr>
              <w:t>MultiRecordMeasurement</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7C1FE8">
            <w:pPr>
              <w:pStyle w:val="TableCellCourierNew"/>
              <w:ind w:left="1170"/>
            </w:pPr>
            <w:r>
              <w:t>FetchMultiRecordWaveform</w:t>
            </w:r>
          </w:p>
        </w:tc>
        <w:tc>
          <w:tcPr>
            <w:tcW w:w="3510" w:type="dxa"/>
            <w:tcBorders>
              <w:left w:val="single" w:sz="6" w:space="0" w:color="auto"/>
              <w:right w:val="single" w:sz="6" w:space="0" w:color="auto"/>
            </w:tcBorders>
          </w:tcPr>
          <w:p w:rsidR="007C1FE8" w:rsidRDefault="007C1FE8" w:rsidP="00856412">
            <w:r>
              <w:t>Fetch Multi-Record Waveform Int16</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p>
        </w:tc>
        <w:tc>
          <w:tcPr>
            <w:tcW w:w="3510" w:type="dxa"/>
            <w:tcBorders>
              <w:left w:val="single" w:sz="6" w:space="0" w:color="auto"/>
              <w:right w:val="single" w:sz="6" w:space="0" w:color="auto"/>
            </w:tcBorders>
          </w:tcPr>
          <w:p w:rsidR="007C1FE8" w:rsidRDefault="007C1FE8" w:rsidP="00856412">
            <w:r>
              <w:t>Fetch Multi-Record Waveform Int32</w:t>
            </w: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p>
        </w:tc>
        <w:tc>
          <w:tcPr>
            <w:tcW w:w="3510" w:type="dxa"/>
            <w:tcBorders>
              <w:left w:val="single" w:sz="6" w:space="0" w:color="auto"/>
              <w:right w:val="single" w:sz="6" w:space="0" w:color="auto"/>
            </w:tcBorders>
          </w:tcPr>
          <w:p w:rsidR="007C1FE8" w:rsidRDefault="007C1FE8" w:rsidP="00856412">
            <w:r>
              <w:t>Fetch Multi-Record Waveform Int8</w:t>
            </w: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p>
        </w:tc>
        <w:tc>
          <w:tcPr>
            <w:tcW w:w="3510" w:type="dxa"/>
            <w:tcBorders>
              <w:left w:val="single" w:sz="6" w:space="0" w:color="auto"/>
              <w:right w:val="single" w:sz="6" w:space="0" w:color="auto"/>
            </w:tcBorders>
          </w:tcPr>
          <w:p w:rsidR="007C1FE8" w:rsidRDefault="007C1FE8" w:rsidP="00856412">
            <w:r>
              <w:t>Fetch Multi-Record Waveform Real64</w:t>
            </w: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rPr>
                <w:b/>
                <w:bCs/>
              </w:rPr>
            </w:pPr>
            <w:r>
              <w:rPr>
                <w:b/>
                <w:bCs/>
              </w:rPr>
              <w:t>ReferenceOscillator</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Configure</w:t>
            </w:r>
          </w:p>
        </w:tc>
        <w:tc>
          <w:tcPr>
            <w:tcW w:w="3510" w:type="dxa"/>
            <w:tcBorders>
              <w:left w:val="single" w:sz="6" w:space="0" w:color="auto"/>
              <w:right w:val="single" w:sz="6" w:space="0" w:color="auto"/>
            </w:tcBorders>
          </w:tcPr>
          <w:p w:rsidR="007C1FE8" w:rsidRDefault="007C1FE8" w:rsidP="00856412">
            <w:r>
              <w:t>Configure Reference Oscillator</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ExternalFrequency</w:t>
            </w:r>
          </w:p>
        </w:tc>
        <w:tc>
          <w:tcPr>
            <w:tcW w:w="3510" w:type="dxa"/>
            <w:tcBorders>
              <w:left w:val="single" w:sz="6" w:space="0" w:color="auto"/>
              <w:right w:val="single" w:sz="6" w:space="0" w:color="auto"/>
            </w:tcBorders>
          </w:tcPr>
          <w:p w:rsidR="007C1FE8" w:rsidRDefault="007C1FE8" w:rsidP="00856412">
            <w:r>
              <w:t>Reference Oscillator External Frequency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OutputEnabled</w:t>
            </w:r>
          </w:p>
        </w:tc>
        <w:tc>
          <w:tcPr>
            <w:tcW w:w="3510" w:type="dxa"/>
            <w:tcBorders>
              <w:left w:val="single" w:sz="6" w:space="0" w:color="auto"/>
              <w:right w:val="single" w:sz="6" w:space="0" w:color="auto"/>
            </w:tcBorders>
          </w:tcPr>
          <w:p w:rsidR="007C1FE8" w:rsidRDefault="007C1FE8" w:rsidP="00856412">
            <w:r>
              <w:t>Reference Oscillator Output Enabled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Source</w:t>
            </w:r>
          </w:p>
        </w:tc>
        <w:tc>
          <w:tcPr>
            <w:tcW w:w="3510" w:type="dxa"/>
            <w:tcBorders>
              <w:left w:val="single" w:sz="6" w:space="0" w:color="auto"/>
              <w:right w:val="single" w:sz="6" w:space="0" w:color="auto"/>
            </w:tcBorders>
          </w:tcPr>
          <w:p w:rsidR="007C1FE8" w:rsidRDefault="007C1FE8" w:rsidP="00856412">
            <w:r>
              <w:t>Reference Oscillator Source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rPr>
                <w:b/>
                <w:bCs/>
              </w:rPr>
            </w:pPr>
            <w:r>
              <w:rPr>
                <w:b/>
                <w:bCs/>
              </w:rPr>
              <w:t>SampleClock</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Configure</w:t>
            </w:r>
          </w:p>
        </w:tc>
        <w:tc>
          <w:tcPr>
            <w:tcW w:w="3510" w:type="dxa"/>
            <w:tcBorders>
              <w:left w:val="single" w:sz="6" w:space="0" w:color="auto"/>
              <w:right w:val="single" w:sz="6" w:space="0" w:color="auto"/>
            </w:tcBorders>
          </w:tcPr>
          <w:p w:rsidR="007C1FE8" w:rsidRDefault="007C1FE8" w:rsidP="00856412">
            <w:r>
              <w:t>Configure Sample Clock</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ExternalDivider</w:t>
            </w:r>
          </w:p>
        </w:tc>
        <w:tc>
          <w:tcPr>
            <w:tcW w:w="3510" w:type="dxa"/>
            <w:tcBorders>
              <w:left w:val="single" w:sz="6" w:space="0" w:color="auto"/>
              <w:right w:val="single" w:sz="6" w:space="0" w:color="auto"/>
            </w:tcBorders>
          </w:tcPr>
          <w:p w:rsidR="007C1FE8" w:rsidRDefault="007C1FE8" w:rsidP="00856412">
            <w:r>
              <w:t>Sample Clock Divider</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ExternalFrequency</w:t>
            </w:r>
          </w:p>
        </w:tc>
        <w:tc>
          <w:tcPr>
            <w:tcW w:w="3510" w:type="dxa"/>
            <w:tcBorders>
              <w:left w:val="single" w:sz="6" w:space="0" w:color="auto"/>
              <w:right w:val="single" w:sz="6" w:space="0" w:color="auto"/>
            </w:tcBorders>
          </w:tcPr>
          <w:p w:rsidR="007C1FE8" w:rsidRDefault="007C1FE8" w:rsidP="00856412">
            <w:r>
              <w:t>Sample Clock External Frequency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OutputEnabled</w:t>
            </w:r>
          </w:p>
        </w:tc>
        <w:tc>
          <w:tcPr>
            <w:tcW w:w="3510" w:type="dxa"/>
            <w:tcBorders>
              <w:left w:val="single" w:sz="6" w:space="0" w:color="auto"/>
              <w:right w:val="single" w:sz="6" w:space="0" w:color="auto"/>
            </w:tcBorders>
          </w:tcPr>
          <w:p w:rsidR="007C1FE8" w:rsidRDefault="007C1FE8" w:rsidP="00856412">
            <w:r>
              <w:t>Sample Clock Output Enabled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Source</w:t>
            </w:r>
          </w:p>
        </w:tc>
        <w:tc>
          <w:tcPr>
            <w:tcW w:w="3510" w:type="dxa"/>
            <w:tcBorders>
              <w:left w:val="single" w:sz="6" w:space="0" w:color="auto"/>
              <w:right w:val="single" w:sz="6" w:space="0" w:color="auto"/>
            </w:tcBorders>
          </w:tcPr>
          <w:p w:rsidR="007C1FE8" w:rsidRDefault="007C1FE8" w:rsidP="00856412">
            <w:r>
              <w:t>Sample Clock Source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rPr>
                <w:b/>
                <w:bCs/>
              </w:rPr>
            </w:pPr>
            <w:r>
              <w:rPr>
                <w:b/>
                <w:bCs/>
              </w:rPr>
              <w:t>Temperature</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BoardTemperature</w:t>
            </w:r>
          </w:p>
        </w:tc>
        <w:tc>
          <w:tcPr>
            <w:tcW w:w="3510" w:type="dxa"/>
            <w:tcBorders>
              <w:left w:val="single" w:sz="6" w:space="0" w:color="auto"/>
              <w:right w:val="single" w:sz="6" w:space="0" w:color="auto"/>
            </w:tcBorders>
          </w:tcPr>
          <w:p w:rsidR="007C1FE8" w:rsidRDefault="007C1FE8" w:rsidP="00856412">
            <w:r>
              <w:t>Board Temperature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Units</w:t>
            </w:r>
          </w:p>
        </w:tc>
        <w:tc>
          <w:tcPr>
            <w:tcW w:w="3510" w:type="dxa"/>
            <w:tcBorders>
              <w:left w:val="single" w:sz="6" w:space="0" w:color="auto"/>
              <w:right w:val="single" w:sz="6" w:space="0" w:color="auto"/>
            </w:tcBorders>
          </w:tcPr>
          <w:p w:rsidR="007C1FE8" w:rsidRDefault="007C1FE8" w:rsidP="00856412">
            <w:r>
              <w:t>Temperature Units</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rPr>
                <w:b/>
                <w:bCs/>
              </w:rPr>
            </w:pPr>
            <w:r>
              <w:rPr>
                <w:b/>
                <w:bCs/>
              </w:rPr>
              <w:t>Trigger</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SendSoftwareTrigger</w:t>
            </w:r>
          </w:p>
        </w:tc>
        <w:tc>
          <w:tcPr>
            <w:tcW w:w="3510" w:type="dxa"/>
            <w:tcBorders>
              <w:left w:val="single" w:sz="6" w:space="0" w:color="auto"/>
              <w:right w:val="single" w:sz="6" w:space="0" w:color="auto"/>
            </w:tcBorders>
          </w:tcPr>
          <w:p w:rsidR="007C1FE8" w:rsidRDefault="007C1FE8" w:rsidP="00856412">
            <w:r>
              <w:t>Send Software Trigger</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ActiveSource</w:t>
            </w:r>
          </w:p>
        </w:tc>
        <w:tc>
          <w:tcPr>
            <w:tcW w:w="3510" w:type="dxa"/>
            <w:tcBorders>
              <w:left w:val="single" w:sz="6" w:space="0" w:color="auto"/>
              <w:right w:val="single" w:sz="6" w:space="0" w:color="auto"/>
            </w:tcBorders>
          </w:tcPr>
          <w:p w:rsidR="007C1FE8" w:rsidRDefault="007C1FE8" w:rsidP="00856412">
            <w:r>
              <w:t>Active Trigger Source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Delay</w:t>
            </w:r>
          </w:p>
        </w:tc>
        <w:tc>
          <w:tcPr>
            <w:tcW w:w="3510" w:type="dxa"/>
            <w:tcBorders>
              <w:left w:val="single" w:sz="6" w:space="0" w:color="auto"/>
              <w:right w:val="single" w:sz="6" w:space="0" w:color="auto"/>
            </w:tcBorders>
          </w:tcPr>
          <w:p w:rsidR="007C1FE8" w:rsidRDefault="007C1FE8" w:rsidP="00856412">
            <w:r>
              <w:t>Trigger Delay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Holdoff</w:t>
            </w:r>
          </w:p>
        </w:tc>
        <w:tc>
          <w:tcPr>
            <w:tcW w:w="3510" w:type="dxa"/>
            <w:tcBorders>
              <w:left w:val="single" w:sz="6" w:space="0" w:color="auto"/>
              <w:right w:val="single" w:sz="6" w:space="0" w:color="auto"/>
            </w:tcBorders>
          </w:tcPr>
          <w:p w:rsidR="007C1FE8" w:rsidRDefault="007C1FE8" w:rsidP="00856412">
            <w:r>
              <w:t>Trigger Holdoff</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Modifier</w:t>
            </w:r>
          </w:p>
        </w:tc>
        <w:tc>
          <w:tcPr>
            <w:tcW w:w="3510" w:type="dxa"/>
            <w:tcBorders>
              <w:left w:val="single" w:sz="6" w:space="0" w:color="auto"/>
              <w:right w:val="single" w:sz="6" w:space="0" w:color="auto"/>
            </w:tcBorders>
          </w:tcPr>
          <w:p w:rsidR="007C1FE8" w:rsidRDefault="007C1FE8" w:rsidP="00856412">
            <w:r>
              <w:t>Trigger Modifier</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OutputEnabled</w:t>
            </w:r>
          </w:p>
        </w:tc>
        <w:tc>
          <w:tcPr>
            <w:tcW w:w="3510" w:type="dxa"/>
            <w:tcBorders>
              <w:left w:val="single" w:sz="6" w:space="0" w:color="auto"/>
              <w:right w:val="single" w:sz="6" w:space="0" w:color="auto"/>
            </w:tcBorders>
          </w:tcPr>
          <w:p w:rsidR="007C1FE8" w:rsidRDefault="007C1FE8" w:rsidP="00856412">
            <w:r>
              <w:t>Trigger Output Enabled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PretriggerSamples</w:t>
            </w:r>
          </w:p>
        </w:tc>
        <w:tc>
          <w:tcPr>
            <w:tcW w:w="3510" w:type="dxa"/>
            <w:tcBorders>
              <w:left w:val="single" w:sz="6" w:space="0" w:color="auto"/>
              <w:right w:val="single" w:sz="6" w:space="0" w:color="auto"/>
            </w:tcBorders>
          </w:tcPr>
          <w:p w:rsidR="007C1FE8" w:rsidRDefault="007C1FE8" w:rsidP="00856412">
            <w:r>
              <w:t>Pretrigger Samples</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MultiTrigger</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Configure</w:t>
            </w:r>
          </w:p>
        </w:tc>
        <w:tc>
          <w:tcPr>
            <w:tcW w:w="3510" w:type="dxa"/>
            <w:tcBorders>
              <w:left w:val="single" w:sz="6" w:space="0" w:color="auto"/>
              <w:right w:val="single" w:sz="6" w:space="0" w:color="auto"/>
            </w:tcBorders>
          </w:tcPr>
          <w:p w:rsidR="007C1FE8" w:rsidRDefault="007C1FE8" w:rsidP="00856412">
            <w:r>
              <w:t>Configure Multi Trigger</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SourceList</w:t>
            </w:r>
          </w:p>
        </w:tc>
        <w:tc>
          <w:tcPr>
            <w:tcW w:w="3510" w:type="dxa"/>
            <w:tcBorders>
              <w:left w:val="single" w:sz="6" w:space="0" w:color="auto"/>
              <w:right w:val="single" w:sz="6" w:space="0" w:color="auto"/>
            </w:tcBorders>
          </w:tcPr>
          <w:p w:rsidR="007C1FE8" w:rsidRDefault="007C1FE8" w:rsidP="00856412">
            <w:r>
              <w:t>Trigger Source List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SourceOperator</w:t>
            </w:r>
          </w:p>
        </w:tc>
        <w:tc>
          <w:tcPr>
            <w:tcW w:w="3510" w:type="dxa"/>
            <w:tcBorders>
              <w:left w:val="single" w:sz="6" w:space="0" w:color="auto"/>
              <w:right w:val="single" w:sz="6" w:space="0" w:color="auto"/>
            </w:tcBorders>
          </w:tcPr>
          <w:p w:rsidR="007C1FE8" w:rsidRDefault="007C1FE8" w:rsidP="00856412">
            <w:r>
              <w:t>Trigger Source Operator</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Sources</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Count</w:t>
            </w:r>
          </w:p>
        </w:tc>
        <w:tc>
          <w:tcPr>
            <w:tcW w:w="3510" w:type="dxa"/>
            <w:tcBorders>
              <w:left w:val="single" w:sz="6" w:space="0" w:color="auto"/>
              <w:right w:val="single" w:sz="6" w:space="0" w:color="auto"/>
            </w:tcBorders>
          </w:tcPr>
          <w:p w:rsidR="007C1FE8" w:rsidRDefault="007C1FE8" w:rsidP="00856412">
            <w:r>
              <w:t>Trigger Source Count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Name</w:t>
            </w:r>
          </w:p>
        </w:tc>
        <w:tc>
          <w:tcPr>
            <w:tcW w:w="3510" w:type="dxa"/>
            <w:tcBorders>
              <w:left w:val="single" w:sz="6" w:space="0" w:color="auto"/>
              <w:right w:val="single" w:sz="6" w:space="0" w:color="auto"/>
            </w:tcBorders>
          </w:tcPr>
          <w:p w:rsidR="007C1FE8" w:rsidRDefault="007C1FE8" w:rsidP="00856412">
            <w:r>
              <w:t>Trigger Source Name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Pr="006B0129" w:rsidRDefault="007C1FE8" w:rsidP="007C1FE8">
            <w:pPr>
              <w:pStyle w:val="TableCellCourierNew"/>
              <w:ind w:left="450"/>
              <w:rPr>
                <w:b/>
              </w:rPr>
            </w:pPr>
            <w:r w:rsidRPr="006B0129">
              <w:rPr>
                <w:b/>
              </w:rPr>
              <w:t xml:space="preserve">    </w:t>
            </w:r>
            <w:r>
              <w:rPr>
                <w:b/>
              </w:rPr>
              <w:t>Sources[]</w:t>
            </w:r>
          </w:p>
        </w:tc>
        <w:tc>
          <w:tcPr>
            <w:tcW w:w="3510" w:type="dxa"/>
            <w:tcBorders>
              <w:left w:val="single" w:sz="6" w:space="0" w:color="auto"/>
              <w:right w:val="single" w:sz="6" w:space="0" w:color="auto"/>
            </w:tcBorders>
          </w:tcPr>
          <w:p w:rsidR="007C1FE8" w:rsidRDefault="007C1FE8" w:rsidP="00856412"/>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Coupling</w:t>
            </w:r>
          </w:p>
        </w:tc>
        <w:tc>
          <w:tcPr>
            <w:tcW w:w="3510" w:type="dxa"/>
            <w:tcBorders>
              <w:left w:val="single" w:sz="6" w:space="0" w:color="auto"/>
              <w:right w:val="single" w:sz="6" w:space="0" w:color="auto"/>
            </w:tcBorders>
          </w:tcPr>
          <w:p w:rsidR="007C1FE8" w:rsidRDefault="007C1FE8" w:rsidP="00856412">
            <w:r>
              <w:t>Trigger Source Coupling</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Hysteresis</w:t>
            </w:r>
          </w:p>
        </w:tc>
        <w:tc>
          <w:tcPr>
            <w:tcW w:w="3510" w:type="dxa"/>
            <w:tcBorders>
              <w:left w:val="single" w:sz="6" w:space="0" w:color="auto"/>
              <w:right w:val="single" w:sz="6" w:space="0" w:color="auto"/>
            </w:tcBorders>
          </w:tcPr>
          <w:p w:rsidR="007C1FE8" w:rsidRDefault="007C1FE8" w:rsidP="00856412">
            <w:r>
              <w:t>Trigger Source Hysteresis</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Level</w:t>
            </w:r>
          </w:p>
        </w:tc>
        <w:tc>
          <w:tcPr>
            <w:tcW w:w="3510" w:type="dxa"/>
            <w:tcBorders>
              <w:left w:val="single" w:sz="6" w:space="0" w:color="auto"/>
              <w:right w:val="single" w:sz="6" w:space="0" w:color="auto"/>
            </w:tcBorders>
          </w:tcPr>
          <w:p w:rsidR="007C1FE8" w:rsidRDefault="007C1FE8" w:rsidP="00856412">
            <w:r>
              <w:t>Trigger Source Level</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Type</w:t>
            </w:r>
          </w:p>
        </w:tc>
        <w:tc>
          <w:tcPr>
            <w:tcW w:w="3510" w:type="dxa"/>
            <w:tcBorders>
              <w:left w:val="single" w:sz="6" w:space="0" w:color="auto"/>
              <w:right w:val="single" w:sz="6" w:space="0" w:color="auto"/>
            </w:tcBorders>
          </w:tcPr>
          <w:p w:rsidR="007C1FE8" w:rsidRDefault="007C1FE8" w:rsidP="00856412">
            <w:r>
              <w:t>Trigger Source Type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Edge</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 Edge Trigger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Slope</w:t>
            </w:r>
          </w:p>
        </w:tc>
        <w:tc>
          <w:tcPr>
            <w:tcW w:w="3510" w:type="dxa"/>
            <w:tcBorders>
              <w:left w:val="single" w:sz="6" w:space="0" w:color="auto"/>
              <w:right w:val="single" w:sz="6" w:space="0" w:color="auto"/>
            </w:tcBorders>
          </w:tcPr>
          <w:p w:rsidR="007C1FE8" w:rsidRDefault="007C1FE8" w:rsidP="00856412">
            <w:r>
              <w:t>Trigger Slope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lastRenderedPageBreak/>
              <w:t xml:space="preserve">        Glitch</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 Glitch Trigger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Condition</w:t>
            </w:r>
          </w:p>
        </w:tc>
        <w:tc>
          <w:tcPr>
            <w:tcW w:w="3510" w:type="dxa"/>
            <w:tcBorders>
              <w:left w:val="single" w:sz="6" w:space="0" w:color="auto"/>
              <w:right w:val="single" w:sz="6" w:space="0" w:color="auto"/>
            </w:tcBorders>
          </w:tcPr>
          <w:p w:rsidR="007C1FE8" w:rsidRDefault="007C1FE8" w:rsidP="00856412">
            <w:r>
              <w:t>Glitch Trigger Condition</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rsidR="007C1FE8" w:rsidRDefault="007C1FE8" w:rsidP="00856412">
            <w:r>
              <w:t>Glitch Trigger Polarity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Width</w:t>
            </w:r>
          </w:p>
        </w:tc>
        <w:tc>
          <w:tcPr>
            <w:tcW w:w="3510" w:type="dxa"/>
            <w:tcBorders>
              <w:left w:val="single" w:sz="6" w:space="0" w:color="auto"/>
              <w:right w:val="single" w:sz="6" w:space="0" w:color="auto"/>
            </w:tcBorders>
          </w:tcPr>
          <w:p w:rsidR="007C1FE8" w:rsidRDefault="007C1FE8" w:rsidP="00856412">
            <w:r>
              <w:t>Glitch Trigger Width</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Runt</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 Runt Trigger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rsidR="007C1FE8" w:rsidRDefault="007C1FE8" w:rsidP="00856412">
            <w:r>
              <w:t>Runt Trigger Polarity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ThresholdHigh</w:t>
            </w:r>
          </w:p>
        </w:tc>
        <w:tc>
          <w:tcPr>
            <w:tcW w:w="3510" w:type="dxa"/>
            <w:tcBorders>
              <w:left w:val="single" w:sz="6" w:space="0" w:color="auto"/>
              <w:right w:val="single" w:sz="6" w:space="0" w:color="auto"/>
            </w:tcBorders>
          </w:tcPr>
          <w:p w:rsidR="007C1FE8" w:rsidRDefault="007C1FE8" w:rsidP="00856412">
            <w:r>
              <w:t>Runt Trigger High 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ThresholdLow</w:t>
            </w:r>
          </w:p>
        </w:tc>
        <w:tc>
          <w:tcPr>
            <w:tcW w:w="3510" w:type="dxa"/>
            <w:tcBorders>
              <w:left w:val="single" w:sz="6" w:space="0" w:color="auto"/>
              <w:right w:val="single" w:sz="6" w:space="0" w:color="auto"/>
            </w:tcBorders>
          </w:tcPr>
          <w:p w:rsidR="007C1FE8" w:rsidRDefault="007C1FE8" w:rsidP="00856412">
            <w:r>
              <w:t>Runt Trigger Low 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TV</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ConfigureTV Trigger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Event</w:t>
            </w:r>
          </w:p>
        </w:tc>
        <w:tc>
          <w:tcPr>
            <w:tcW w:w="3510" w:type="dxa"/>
            <w:tcBorders>
              <w:left w:val="single" w:sz="6" w:space="0" w:color="auto"/>
              <w:right w:val="single" w:sz="6" w:space="0" w:color="auto"/>
            </w:tcBorders>
          </w:tcPr>
          <w:p w:rsidR="007C1FE8" w:rsidRDefault="007C1FE8" w:rsidP="00856412">
            <w:r>
              <w:t>TV Trigger Event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LineNumber</w:t>
            </w:r>
          </w:p>
        </w:tc>
        <w:tc>
          <w:tcPr>
            <w:tcW w:w="3510" w:type="dxa"/>
            <w:tcBorders>
              <w:left w:val="single" w:sz="6" w:space="0" w:color="auto"/>
              <w:right w:val="single" w:sz="6" w:space="0" w:color="auto"/>
            </w:tcBorders>
          </w:tcPr>
          <w:p w:rsidR="007C1FE8" w:rsidRDefault="007C1FE8" w:rsidP="00856412">
            <w:r>
              <w:t>TV Trigger Line Number</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rsidR="007C1FE8" w:rsidRDefault="007C1FE8" w:rsidP="00856412">
            <w:r>
              <w:t>TV Trigger Polarity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SignalFormat</w:t>
            </w:r>
          </w:p>
        </w:tc>
        <w:tc>
          <w:tcPr>
            <w:tcW w:w="3510" w:type="dxa"/>
            <w:tcBorders>
              <w:left w:val="single" w:sz="6" w:space="0" w:color="auto"/>
              <w:right w:val="single" w:sz="6" w:space="0" w:color="auto"/>
            </w:tcBorders>
          </w:tcPr>
          <w:p w:rsidR="007C1FE8" w:rsidRDefault="007C1FE8" w:rsidP="00856412">
            <w:r>
              <w:t>TV Trigger Signal Format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Width</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 Width Trigger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Condition</w:t>
            </w:r>
          </w:p>
        </w:tc>
        <w:tc>
          <w:tcPr>
            <w:tcW w:w="3510" w:type="dxa"/>
            <w:tcBorders>
              <w:left w:val="single" w:sz="6" w:space="0" w:color="auto"/>
              <w:right w:val="single" w:sz="6" w:space="0" w:color="auto"/>
            </w:tcBorders>
          </w:tcPr>
          <w:p w:rsidR="007C1FE8" w:rsidRDefault="007C1FE8" w:rsidP="00856412">
            <w:r>
              <w:t>Width Trigger Condition</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rsidR="007C1FE8" w:rsidRDefault="007C1FE8" w:rsidP="00856412">
            <w:r>
              <w:t>Width Trigger Polarity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ThresholdHigh</w:t>
            </w:r>
          </w:p>
        </w:tc>
        <w:tc>
          <w:tcPr>
            <w:tcW w:w="3510" w:type="dxa"/>
            <w:tcBorders>
              <w:left w:val="single" w:sz="6" w:space="0" w:color="auto"/>
              <w:right w:val="single" w:sz="6" w:space="0" w:color="auto"/>
            </w:tcBorders>
          </w:tcPr>
          <w:p w:rsidR="007C1FE8" w:rsidRDefault="007C1FE8" w:rsidP="00856412">
            <w:r>
              <w:t>Width Trigger High 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ThresholdLow</w:t>
            </w:r>
          </w:p>
        </w:tc>
        <w:tc>
          <w:tcPr>
            <w:tcW w:w="3510" w:type="dxa"/>
            <w:tcBorders>
              <w:left w:val="single" w:sz="6" w:space="0" w:color="auto"/>
              <w:right w:val="single" w:sz="6" w:space="0" w:color="auto"/>
            </w:tcBorders>
          </w:tcPr>
          <w:p w:rsidR="007C1FE8" w:rsidRDefault="007C1FE8" w:rsidP="00856412">
            <w:r>
              <w:t>Width Trigger Low 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Window</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 Window Trigger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Condition</w:t>
            </w:r>
          </w:p>
        </w:tc>
        <w:tc>
          <w:tcPr>
            <w:tcW w:w="3510" w:type="dxa"/>
            <w:tcBorders>
              <w:left w:val="single" w:sz="6" w:space="0" w:color="auto"/>
              <w:right w:val="single" w:sz="6" w:space="0" w:color="auto"/>
            </w:tcBorders>
          </w:tcPr>
          <w:p w:rsidR="007C1FE8" w:rsidRDefault="007C1FE8" w:rsidP="00856412">
            <w:r>
              <w:t>Window Trigger Condition</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ThresholdHigh</w:t>
            </w:r>
          </w:p>
        </w:tc>
        <w:tc>
          <w:tcPr>
            <w:tcW w:w="3510" w:type="dxa"/>
            <w:tcBorders>
              <w:left w:val="single" w:sz="6" w:space="0" w:color="auto"/>
              <w:right w:val="single" w:sz="6" w:space="0" w:color="auto"/>
            </w:tcBorders>
          </w:tcPr>
          <w:p w:rsidR="007C1FE8" w:rsidRDefault="007C1FE8" w:rsidP="00856412">
            <w:r>
              <w:t>Window Trigger High 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bottom w:val="single" w:sz="6" w:space="0" w:color="auto"/>
            </w:tcBorders>
          </w:tcPr>
          <w:p w:rsidR="007C1FE8" w:rsidRDefault="007C1FE8" w:rsidP="00856412">
            <w:pPr>
              <w:pStyle w:val="TableCellCourierNew"/>
              <w:ind w:left="810"/>
            </w:pPr>
            <w:r>
              <w:t xml:space="preserve">        ThresholdLow</w:t>
            </w:r>
          </w:p>
        </w:tc>
        <w:tc>
          <w:tcPr>
            <w:tcW w:w="3510" w:type="dxa"/>
            <w:tcBorders>
              <w:left w:val="single" w:sz="6" w:space="0" w:color="auto"/>
              <w:bottom w:val="single" w:sz="6" w:space="0" w:color="auto"/>
              <w:right w:val="single" w:sz="6" w:space="0" w:color="auto"/>
            </w:tcBorders>
          </w:tcPr>
          <w:p w:rsidR="007C1FE8" w:rsidRDefault="007C1FE8" w:rsidP="00856412">
            <w:r>
              <w:t>Window Trigger Low Threshold</w:t>
            </w:r>
          </w:p>
        </w:tc>
        <w:tc>
          <w:tcPr>
            <w:tcW w:w="704" w:type="dxa"/>
            <w:tcBorders>
              <w:left w:val="nil"/>
              <w:bottom w:val="single" w:sz="6" w:space="0" w:color="auto"/>
              <w:right w:val="single" w:sz="6" w:space="0" w:color="auto"/>
            </w:tcBorders>
          </w:tcPr>
          <w:p w:rsidR="007C1FE8" w:rsidRDefault="007C1FE8" w:rsidP="00856412">
            <w:pPr>
              <w:pStyle w:val="TableCell"/>
            </w:pPr>
            <w:r>
              <w:t>P</w:t>
            </w:r>
          </w:p>
        </w:tc>
      </w:tr>
    </w:tbl>
    <w:p w:rsidR="007C1FE8" w:rsidRDefault="007C1FE8" w:rsidP="007C1FE8">
      <w:pPr>
        <w:pStyle w:val="Body1"/>
        <w:rPr>
          <w:sz w:val="12"/>
          <w:szCs w:val="12"/>
        </w:rPr>
      </w:pPr>
    </w:p>
    <w:p w:rsidR="007C1FE8" w:rsidRDefault="007C1FE8" w:rsidP="007C1FE8">
      <w:pPr>
        <w:pStyle w:val="Heading3"/>
        <w:pageBreakBefore/>
      </w:pPr>
      <w:bookmarkStart w:id="1596" w:name="_Toc304583941"/>
      <w:bookmarkStart w:id="1597" w:name="_Toc306374792"/>
      <w:r>
        <w:lastRenderedPageBreak/>
        <w:t>IviDigitizer .NET Interfaces</w:t>
      </w:r>
      <w:bookmarkEnd w:id="1596"/>
      <w:bookmarkEnd w:id="1597"/>
    </w:p>
    <w:p w:rsidR="007C1FE8" w:rsidRDefault="007C1FE8" w:rsidP="007C1FE8">
      <w:pPr>
        <w:pStyle w:val="Body1"/>
      </w:pPr>
      <w:r>
        <w:t>In addition to implementing IVI inherent capabilities interfaces, IviDigitizer</w:t>
      </w:r>
      <w:r w:rsidR="0046294D">
        <w:t xml:space="preserve"> </w:t>
      </w:r>
      <w:r>
        <w:t>interfaces contain interface reference properties for accessing the following IviDigitizer interfaces:</w:t>
      </w:r>
    </w:p>
    <w:p w:rsidR="007C1FE8" w:rsidRDefault="007C1FE8" w:rsidP="007C1FE8">
      <w:pPr>
        <w:pStyle w:val="ListBullet2"/>
        <w:tabs>
          <w:tab w:val="num" w:pos="1440"/>
        </w:tabs>
      </w:pPr>
      <w:r>
        <w:t>IIviDigitizerAcquisition</w:t>
      </w:r>
    </w:p>
    <w:p w:rsidR="007C1FE8" w:rsidRDefault="007C1FE8" w:rsidP="007C1FE8">
      <w:pPr>
        <w:pStyle w:val="ListBullet2"/>
        <w:tabs>
          <w:tab w:val="num" w:pos="1440"/>
        </w:tabs>
      </w:pPr>
      <w:r>
        <w:t>IIviDigitizerAcquisitionStatus</w:t>
      </w:r>
    </w:p>
    <w:p w:rsidR="007C1FE8" w:rsidRDefault="007C1FE8" w:rsidP="007C1FE8">
      <w:pPr>
        <w:pStyle w:val="ListBullet2"/>
        <w:tabs>
          <w:tab w:val="num" w:pos="1440"/>
        </w:tabs>
      </w:pPr>
      <w:r>
        <w:t>IIviDigitizerArm</w:t>
      </w:r>
    </w:p>
    <w:p w:rsidR="007C1FE8" w:rsidRDefault="007C1FE8" w:rsidP="007C1FE8">
      <w:pPr>
        <w:pStyle w:val="ListBullet2"/>
        <w:tabs>
          <w:tab w:val="num" w:pos="1440"/>
        </w:tabs>
      </w:pPr>
      <w:r>
        <w:t>IIviDigitizerCalibration</w:t>
      </w:r>
    </w:p>
    <w:p w:rsidR="007C1FE8" w:rsidRDefault="007C1FE8" w:rsidP="007C1FE8">
      <w:pPr>
        <w:pStyle w:val="ListBullet2"/>
        <w:tabs>
          <w:tab w:val="num" w:pos="1440"/>
        </w:tabs>
      </w:pPr>
      <w:r>
        <w:t>IIviDigitizerChannels</w:t>
      </w:r>
    </w:p>
    <w:p w:rsidR="007C1FE8" w:rsidRDefault="007C1FE8" w:rsidP="007C1FE8">
      <w:pPr>
        <w:pStyle w:val="ListBullet2"/>
        <w:tabs>
          <w:tab w:val="num" w:pos="1440"/>
        </w:tabs>
      </w:pPr>
      <w:r>
        <w:t>IIviDigitizerReferenceOscillator</w:t>
      </w:r>
    </w:p>
    <w:p w:rsidR="007C1FE8" w:rsidRDefault="007C1FE8" w:rsidP="007C1FE8">
      <w:pPr>
        <w:pStyle w:val="ListBullet2"/>
        <w:tabs>
          <w:tab w:val="num" w:pos="1440"/>
        </w:tabs>
      </w:pPr>
      <w:r>
        <w:t>IIviDigitizerSampleClock</w:t>
      </w:r>
    </w:p>
    <w:p w:rsidR="007C1FE8" w:rsidRDefault="007C1FE8" w:rsidP="007C1FE8">
      <w:pPr>
        <w:pStyle w:val="ListBullet2"/>
        <w:tabs>
          <w:tab w:val="num" w:pos="1440"/>
        </w:tabs>
      </w:pPr>
      <w:r>
        <w:t>IIviDigitizerTemperature</w:t>
      </w:r>
    </w:p>
    <w:p w:rsidR="007C1FE8" w:rsidRDefault="007C1FE8" w:rsidP="007C1FE8">
      <w:pPr>
        <w:pStyle w:val="ListBullet2"/>
        <w:tabs>
          <w:tab w:val="num" w:pos="1440"/>
        </w:tabs>
      </w:pPr>
      <w:r>
        <w:t>IIviDigitizerTrigger</w:t>
      </w:r>
    </w:p>
    <w:p w:rsidR="007C1FE8" w:rsidRDefault="007C1FE8" w:rsidP="007C1FE8">
      <w:pPr>
        <w:pStyle w:val="Body"/>
      </w:pPr>
      <w:r>
        <w:t>The IIviDigitizerArm interface contains interface reference properties for accessing the following additional IviDigitizer arm interface(s):</w:t>
      </w:r>
    </w:p>
    <w:p w:rsidR="007C1FE8" w:rsidRDefault="007C1FE8" w:rsidP="007C1FE8">
      <w:pPr>
        <w:pStyle w:val="ListBullet2"/>
        <w:tabs>
          <w:tab w:val="num" w:pos="1440"/>
        </w:tabs>
      </w:pPr>
      <w:r>
        <w:t>IIviDigitizerArmSources</w:t>
      </w:r>
    </w:p>
    <w:p w:rsidR="007C1FE8" w:rsidRDefault="007C1FE8" w:rsidP="007C1FE8">
      <w:pPr>
        <w:pStyle w:val="ListBullet2"/>
        <w:tabs>
          <w:tab w:val="num" w:pos="1440"/>
        </w:tabs>
      </w:pPr>
      <w:r>
        <w:t>IIviDigitizerMultiArm</w:t>
      </w:r>
    </w:p>
    <w:p w:rsidR="007C1FE8" w:rsidRDefault="007C1FE8" w:rsidP="007C1FE8">
      <w:pPr>
        <w:pStyle w:val="Body"/>
      </w:pPr>
      <w:r>
        <w:t>The IIviDigitizerArmSources interface contains methods and properties for accessing a collection of objects that implement the IIviDigitizerArmSource interface.</w:t>
      </w:r>
    </w:p>
    <w:p w:rsidR="007C1FE8" w:rsidRDefault="007C1FE8" w:rsidP="007C1FE8">
      <w:pPr>
        <w:pStyle w:val="Body"/>
      </w:pPr>
      <w:r>
        <w:t>The IIviDigitizerArmSource interface contains interface reference properties for accessing the following additional IviDigitizer arm source interface(s):</w:t>
      </w:r>
    </w:p>
    <w:p w:rsidR="007C1FE8" w:rsidRDefault="007C1FE8" w:rsidP="007C1FE8">
      <w:pPr>
        <w:pStyle w:val="ListBullet2"/>
        <w:tabs>
          <w:tab w:val="num" w:pos="1440"/>
        </w:tabs>
      </w:pPr>
      <w:r>
        <w:t>IIviDigitizerArmEdge</w:t>
      </w:r>
    </w:p>
    <w:p w:rsidR="007C1FE8" w:rsidRDefault="007C1FE8" w:rsidP="007C1FE8">
      <w:pPr>
        <w:pStyle w:val="ListBullet2"/>
        <w:tabs>
          <w:tab w:val="num" w:pos="1440"/>
        </w:tabs>
      </w:pPr>
      <w:r>
        <w:t>IIviDigitizerArmGlitch</w:t>
      </w:r>
    </w:p>
    <w:p w:rsidR="007C1FE8" w:rsidRDefault="007C1FE8" w:rsidP="007C1FE8">
      <w:pPr>
        <w:pStyle w:val="ListBullet2"/>
        <w:tabs>
          <w:tab w:val="num" w:pos="1440"/>
        </w:tabs>
      </w:pPr>
      <w:r>
        <w:t>IIviDigitizerArmRunt</w:t>
      </w:r>
    </w:p>
    <w:p w:rsidR="007C1FE8" w:rsidRDefault="007C1FE8" w:rsidP="007C1FE8">
      <w:pPr>
        <w:pStyle w:val="ListBullet2"/>
        <w:tabs>
          <w:tab w:val="num" w:pos="1440"/>
        </w:tabs>
      </w:pPr>
      <w:r>
        <w:t>IIviDigitizerArmTV</w:t>
      </w:r>
    </w:p>
    <w:p w:rsidR="007C1FE8" w:rsidRDefault="007C1FE8" w:rsidP="007C1FE8">
      <w:pPr>
        <w:pStyle w:val="ListBullet2"/>
        <w:tabs>
          <w:tab w:val="num" w:pos="1440"/>
        </w:tabs>
      </w:pPr>
      <w:r>
        <w:t>IIviDigitizerArmWidth</w:t>
      </w:r>
    </w:p>
    <w:p w:rsidR="007C1FE8" w:rsidRDefault="007C1FE8" w:rsidP="007C1FE8">
      <w:pPr>
        <w:pStyle w:val="ListBullet2"/>
        <w:tabs>
          <w:tab w:val="num" w:pos="1440"/>
        </w:tabs>
      </w:pPr>
      <w:r>
        <w:t>IIviDigitizerArmWindow</w:t>
      </w:r>
    </w:p>
    <w:p w:rsidR="007C1FE8" w:rsidRDefault="007C1FE8" w:rsidP="007C1FE8">
      <w:pPr>
        <w:pStyle w:val="Body"/>
      </w:pPr>
      <w:r>
        <w:t>The IIviDigitizerChannels interface contains methods and properties for accessing a collection of objects that implement the IIviDigitizerChannel interface.</w:t>
      </w:r>
    </w:p>
    <w:p w:rsidR="007C1FE8" w:rsidRDefault="007C1FE8" w:rsidP="007C1FE8">
      <w:pPr>
        <w:pStyle w:val="Body"/>
      </w:pPr>
      <w:r>
        <w:t>The IIviDigitizerChannel interface contains interface reference properties for accessing the following additional IviDigitizer channel interface(s):</w:t>
      </w:r>
    </w:p>
    <w:p w:rsidR="007C1FE8" w:rsidRDefault="007C1FE8" w:rsidP="007C1FE8">
      <w:pPr>
        <w:pStyle w:val="ListBullet2"/>
        <w:tabs>
          <w:tab w:val="num" w:pos="1440"/>
        </w:tabs>
      </w:pPr>
      <w:r>
        <w:t>IIviDigitizerChannelDownconversion</w:t>
      </w:r>
    </w:p>
    <w:p w:rsidR="007C1FE8" w:rsidRDefault="007C1FE8" w:rsidP="007C1FE8">
      <w:pPr>
        <w:pStyle w:val="ListBullet2"/>
        <w:tabs>
          <w:tab w:val="num" w:pos="1440"/>
        </w:tabs>
      </w:pPr>
      <w:r>
        <w:t>IIviDigitizerChannelFilter</w:t>
      </w:r>
    </w:p>
    <w:p w:rsidR="007C1FE8" w:rsidRDefault="007C1FE8" w:rsidP="007C1FE8">
      <w:pPr>
        <w:pStyle w:val="ListBullet2"/>
        <w:tabs>
          <w:tab w:val="num" w:pos="1440"/>
        </w:tabs>
      </w:pPr>
      <w:r>
        <w:t>IIviDigitizerChannelMeasurement</w:t>
      </w:r>
    </w:p>
    <w:p w:rsidR="007C1FE8" w:rsidRDefault="007C1FE8" w:rsidP="007C1FE8">
      <w:pPr>
        <w:pStyle w:val="ListBullet2"/>
        <w:tabs>
          <w:tab w:val="num" w:pos="1440"/>
        </w:tabs>
      </w:pPr>
      <w:r>
        <w:t>IIviDigitizerChannelMultiRecordMeasurement</w:t>
      </w:r>
    </w:p>
    <w:p w:rsidR="007C1FE8" w:rsidRDefault="007C1FE8" w:rsidP="007C1FE8">
      <w:pPr>
        <w:pStyle w:val="Body"/>
      </w:pPr>
      <w:r>
        <w:t>The IIviDigitizerTrigger interface contains interface reference properties for accessing the following additional IviDigitizer trigger interface(s):</w:t>
      </w:r>
    </w:p>
    <w:p w:rsidR="007C1FE8" w:rsidRDefault="007C1FE8" w:rsidP="007C1FE8">
      <w:pPr>
        <w:pStyle w:val="ListBullet2"/>
        <w:tabs>
          <w:tab w:val="num" w:pos="1440"/>
        </w:tabs>
      </w:pPr>
      <w:r>
        <w:t>IIviDigitizerMultiTrigger</w:t>
      </w:r>
    </w:p>
    <w:p w:rsidR="007C1FE8" w:rsidRDefault="007C1FE8" w:rsidP="007C1FE8">
      <w:pPr>
        <w:pStyle w:val="ListBullet2"/>
        <w:tabs>
          <w:tab w:val="num" w:pos="1440"/>
        </w:tabs>
      </w:pPr>
      <w:r>
        <w:t>IIviDigitizerTriggerSources</w:t>
      </w:r>
    </w:p>
    <w:p w:rsidR="007C1FE8" w:rsidRDefault="007C1FE8" w:rsidP="007C1FE8">
      <w:pPr>
        <w:pStyle w:val="Body"/>
      </w:pPr>
      <w:r>
        <w:lastRenderedPageBreak/>
        <w:t>The IIviDigitizerTriggerSources interface contains methods and properties for accessing a collection of objects that implement the IIviDigitizerTriggerSource interface.</w:t>
      </w:r>
    </w:p>
    <w:p w:rsidR="007C1FE8" w:rsidRDefault="007C1FE8" w:rsidP="007C1FE8">
      <w:pPr>
        <w:pStyle w:val="Body"/>
      </w:pPr>
      <w:r>
        <w:t>The IIviDigitizerTriggerSource interface contains interface reference properties for accessing the following additional IviDigitizer trigger source interface(s):</w:t>
      </w:r>
    </w:p>
    <w:p w:rsidR="007C1FE8" w:rsidRDefault="007C1FE8" w:rsidP="007C1FE8">
      <w:pPr>
        <w:pStyle w:val="ListBullet2"/>
        <w:tabs>
          <w:tab w:val="num" w:pos="1440"/>
        </w:tabs>
      </w:pPr>
      <w:r>
        <w:t>IIviDigitizerTriggerEdge</w:t>
      </w:r>
    </w:p>
    <w:p w:rsidR="007C1FE8" w:rsidRDefault="007C1FE8" w:rsidP="007C1FE8">
      <w:pPr>
        <w:pStyle w:val="ListBullet2"/>
        <w:tabs>
          <w:tab w:val="num" w:pos="1440"/>
        </w:tabs>
      </w:pPr>
      <w:r>
        <w:t>IIviDigitizerTriggerGlitch</w:t>
      </w:r>
    </w:p>
    <w:p w:rsidR="007C1FE8" w:rsidRDefault="007C1FE8" w:rsidP="007C1FE8">
      <w:pPr>
        <w:pStyle w:val="ListBullet2"/>
        <w:tabs>
          <w:tab w:val="num" w:pos="1440"/>
        </w:tabs>
      </w:pPr>
      <w:r>
        <w:t>IIviDigitizerTriggerRunt</w:t>
      </w:r>
    </w:p>
    <w:p w:rsidR="007C1FE8" w:rsidRDefault="007C1FE8" w:rsidP="007C1FE8">
      <w:pPr>
        <w:pStyle w:val="ListBullet2"/>
        <w:tabs>
          <w:tab w:val="num" w:pos="1440"/>
        </w:tabs>
      </w:pPr>
      <w:r>
        <w:t>IIviDigitizerTriggerTV</w:t>
      </w:r>
    </w:p>
    <w:p w:rsidR="007C1FE8" w:rsidRDefault="007C1FE8" w:rsidP="007C1FE8">
      <w:pPr>
        <w:pStyle w:val="ListBullet2"/>
        <w:tabs>
          <w:tab w:val="num" w:pos="1440"/>
        </w:tabs>
      </w:pPr>
      <w:r>
        <w:t>IIviDigitizerTriggerWidth</w:t>
      </w:r>
    </w:p>
    <w:p w:rsidR="007C1FE8" w:rsidRDefault="007C1FE8" w:rsidP="007C1FE8">
      <w:pPr>
        <w:pStyle w:val="ListBullet2"/>
        <w:tabs>
          <w:tab w:val="num" w:pos="1440"/>
        </w:tabs>
      </w:pPr>
      <w:r>
        <w:t>IIviDigitizerTriggerWindow</w:t>
      </w:r>
    </w:p>
    <w:p w:rsidR="007C1FE8" w:rsidRDefault="007C1FE8" w:rsidP="007C1FE8">
      <w:pPr>
        <w:pStyle w:val="Heading3"/>
        <w:pageBreakBefore/>
        <w:ind w:left="0"/>
      </w:pPr>
      <w:bookmarkStart w:id="1598" w:name="_Toc304583942"/>
      <w:bookmarkStart w:id="1599" w:name="_Toc306374793"/>
      <w:r>
        <w:lastRenderedPageBreak/>
        <w:t>.NET Interface Reference Properties</w:t>
      </w:r>
      <w:bookmarkEnd w:id="1598"/>
      <w:bookmarkEnd w:id="1599"/>
    </w:p>
    <w:p w:rsidR="007C1FE8" w:rsidRDefault="007C1FE8" w:rsidP="007C1FE8">
      <w:pPr>
        <w:pStyle w:val="Body1"/>
      </w:pPr>
      <w:r>
        <w:t>Interface reference properties are used to navigate the Ivi</w:t>
      </w:r>
      <w:r w:rsidR="0046294D">
        <w:t>Digitizer</w:t>
      </w:r>
      <w:r>
        <w:t xml:space="preserve"> .NET hierarchy. This section describes the interface reference properties that the Ivi</w:t>
      </w:r>
      <w:r w:rsidR="0046294D">
        <w:t>Digitizer</w:t>
      </w:r>
      <w:r>
        <w:t xml:space="preserve"> interfaces define</w:t>
      </w:r>
      <w:r w:rsidR="00C06F58">
        <w:t xml:space="preserve">. </w:t>
      </w:r>
      <w:r w:rsidRPr="00935339">
        <w:t>All interface reference properties are read-only.</w:t>
      </w:r>
    </w:p>
    <w:tbl>
      <w:tblPr>
        <w:tblW w:w="0" w:type="auto"/>
        <w:tblInd w:w="198" w:type="dxa"/>
        <w:tblLayout w:type="fixed"/>
        <w:tblLook w:val="0000"/>
      </w:tblPr>
      <w:tblGrid>
        <w:gridCol w:w="4763"/>
        <w:gridCol w:w="4401"/>
        <w:gridCol w:w="106"/>
      </w:tblGrid>
      <w:tr w:rsidR="007C1FE8" w:rsidTr="00856412">
        <w:trPr>
          <w:gridAfter w:val="1"/>
          <w:wAfter w:w="106" w:type="dxa"/>
          <w:tblHeader/>
        </w:trPr>
        <w:tc>
          <w:tcPr>
            <w:tcW w:w="9164" w:type="dxa"/>
            <w:gridSpan w:val="2"/>
          </w:tcPr>
          <w:p w:rsidR="007C1FE8" w:rsidRDefault="007C1FE8" w:rsidP="0046294D">
            <w:pPr>
              <w:pStyle w:val="TableCaption"/>
            </w:pPr>
            <w:r>
              <w:rPr>
                <w:b/>
                <w:bCs/>
              </w:rPr>
              <w:t xml:space="preserve">Table </w:t>
            </w:r>
            <w:r w:rsidR="00875082">
              <w:rPr>
                <w:b/>
                <w:bCs/>
              </w:rPr>
              <w:fldChar w:fldCharType="begin"/>
            </w:r>
            <w:r>
              <w:rPr>
                <w:b/>
                <w:bCs/>
              </w:rPr>
              <w:instrText xml:space="preserve"> STYLEREF 1 \s </w:instrText>
            </w:r>
            <w:r w:rsidR="00875082">
              <w:rPr>
                <w:b/>
                <w:bCs/>
              </w:rPr>
              <w:fldChar w:fldCharType="separate"/>
            </w:r>
            <w:r w:rsidR="00344F59">
              <w:rPr>
                <w:b/>
                <w:bCs/>
                <w:noProof/>
              </w:rPr>
              <w:t>38</w:t>
            </w:r>
            <w:r w:rsidR="00875082">
              <w:rPr>
                <w:b/>
                <w:bCs/>
              </w:rPr>
              <w:fldChar w:fldCharType="end"/>
            </w:r>
            <w:r>
              <w:rPr>
                <w:b/>
                <w:bCs/>
              </w:rPr>
              <w:t xml:space="preserve">-2. </w:t>
            </w:r>
            <w:r>
              <w:t>Ivi</w:t>
            </w:r>
            <w:r w:rsidR="0046294D">
              <w:t>Digitizer</w:t>
            </w:r>
            <w:r>
              <w:t xml:space="preserve"> .NET Interface Reference Properties</w:t>
            </w:r>
          </w:p>
        </w:tc>
      </w:tr>
      <w:tr w:rsidR="007C1FE8" w:rsidTr="00856412">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cantSplit/>
          <w:tblHeader/>
        </w:trPr>
        <w:tc>
          <w:tcPr>
            <w:tcW w:w="4763" w:type="dxa"/>
            <w:tcBorders>
              <w:top w:val="single" w:sz="4" w:space="0" w:color="auto"/>
              <w:left w:val="single" w:sz="4" w:space="0" w:color="auto"/>
              <w:bottom w:val="double" w:sz="6" w:space="0" w:color="auto"/>
            </w:tcBorders>
          </w:tcPr>
          <w:p w:rsidR="007C1FE8" w:rsidRDefault="007C1FE8" w:rsidP="00856412">
            <w:pPr>
              <w:pStyle w:val="TableHead"/>
            </w:pPr>
            <w:r>
              <w:t>Interface</w:t>
            </w:r>
          </w:p>
        </w:tc>
        <w:tc>
          <w:tcPr>
            <w:tcW w:w="4507" w:type="dxa"/>
            <w:gridSpan w:val="2"/>
            <w:tcBorders>
              <w:top w:val="single" w:sz="4" w:space="0" w:color="auto"/>
              <w:bottom w:val="double" w:sz="6" w:space="0" w:color="auto"/>
              <w:right w:val="single" w:sz="4" w:space="0" w:color="auto"/>
            </w:tcBorders>
          </w:tcPr>
          <w:p w:rsidR="007C1FE8" w:rsidRDefault="007C1FE8" w:rsidP="0046294D">
            <w:pPr>
              <w:pStyle w:val="TableHead"/>
            </w:pPr>
            <w:r>
              <w:t>Interface Reference Property</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IIviDigitizerAcquisition</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Acquisition</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IIviDigitizerAcquisitionStatus</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Acquisition</w:t>
            </w:r>
            <w:r w:rsidR="0046294D">
              <w:t>.</w:t>
            </w:r>
            <w:r>
              <w:t>Status</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IIviDigitizerArm</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Arm</w:t>
            </w:r>
          </w:p>
        </w:tc>
      </w:tr>
      <w:tr w:rsidR="007C1FE8" w:rsidRPr="005D3730"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IIviDigitizerArmEdge</w:t>
            </w:r>
          </w:p>
        </w:tc>
        <w:tc>
          <w:tcPr>
            <w:tcW w:w="4507" w:type="dxa"/>
            <w:gridSpan w:val="2"/>
            <w:tcBorders>
              <w:top w:val="single" w:sz="4" w:space="0" w:color="auto"/>
              <w:left w:val="single" w:sz="6" w:space="0" w:color="auto"/>
              <w:bottom w:val="single" w:sz="4" w:space="0" w:color="auto"/>
              <w:right w:val="single" w:sz="4" w:space="0" w:color="auto"/>
            </w:tcBorders>
          </w:tcPr>
          <w:p w:rsidR="007C1FE8" w:rsidRPr="00543169" w:rsidRDefault="007C1FE8" w:rsidP="00856412">
            <w:pPr>
              <w:pStyle w:val="TableCellCourierNew"/>
            </w:pPr>
            <w:r>
              <w:t>ArmSources[].Edge</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IIviDigitizerArmGlitch</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ArmSources[].Glitch</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IIviDigitizerArmRunt</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ArmSources[].Runt</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IIviDigitizerArmSource</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ArmSources[]</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IIviDigitizerArmSource</w:t>
            </w:r>
            <w:r w:rsidR="0046294D">
              <w:t>Collection</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ArmSources</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IIviDigitizerArmTV</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ArmSources[].TV</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IIviDigitizerArmWidth</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ArmSources[].Width</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IIviDigitizerArmWindow</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ArmSources[].Window</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IIviDigitizerCalibration</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Calibration</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IIviDigitizerChannel</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Channels[]</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IIviDigitizerChannelDownconversion</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Channel</w:t>
            </w:r>
            <w:r w:rsidR="0046294D">
              <w:t>s</w:t>
            </w:r>
            <w:r>
              <w:t>[].Downconversion</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IIviDigitizerChannelFilter</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Channel</w:t>
            </w:r>
            <w:r w:rsidR="0046294D">
              <w:t>s</w:t>
            </w:r>
            <w:r>
              <w:t>[].Filter</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IIviDigitizerChannelMeasurement</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Channel</w:t>
            </w:r>
            <w:r w:rsidR="0046294D">
              <w:t>s</w:t>
            </w:r>
            <w:r>
              <w:t>[].Measurement</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IIviDigitizerChannelMultiRecordMeasurement</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Channel</w:t>
            </w:r>
            <w:r w:rsidR="0046294D">
              <w:t>s</w:t>
            </w:r>
            <w:r>
              <w:t>[].MultiRecordMeasurement</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46294D">
            <w:pPr>
              <w:pStyle w:val="TableCellCourierNew"/>
            </w:pPr>
            <w:r>
              <w:t>IIviDigitizerChannel</w:t>
            </w:r>
            <w:r w:rsidR="0046294D">
              <w:t>Collection</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Channels</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IIviDigitizerMultiArm</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Arm.MultiArm</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IIviDigitizerMultiTrigger</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Trigger.MultiTrigger</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IIviDigitizerReferenceOscillator</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ReferenceOscillator</w:t>
            </w:r>
          </w:p>
        </w:tc>
      </w:tr>
      <w:tr w:rsidR="007C1FE8" w:rsidRPr="005D3730"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IIviDigitizerSampleClock</w:t>
            </w:r>
          </w:p>
        </w:tc>
        <w:tc>
          <w:tcPr>
            <w:tcW w:w="4507" w:type="dxa"/>
            <w:gridSpan w:val="2"/>
            <w:tcBorders>
              <w:top w:val="single" w:sz="4" w:space="0" w:color="auto"/>
              <w:left w:val="single" w:sz="6" w:space="0" w:color="auto"/>
              <w:bottom w:val="single" w:sz="4" w:space="0" w:color="auto"/>
              <w:right w:val="single" w:sz="4" w:space="0" w:color="auto"/>
            </w:tcBorders>
          </w:tcPr>
          <w:p w:rsidR="007C1FE8" w:rsidRPr="00400A74" w:rsidRDefault="007C1FE8" w:rsidP="00856412">
            <w:pPr>
              <w:pStyle w:val="TableCellCourierNew"/>
            </w:pPr>
            <w:r>
              <w:t>SampleClock</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IIviDigitizerTemperature</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Temperature</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IIviDigitizerTrigger</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Trigger</w:t>
            </w:r>
          </w:p>
        </w:tc>
      </w:tr>
      <w:tr w:rsidR="007C1FE8" w:rsidRPr="005D3730"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IIviDigitizerTriggerEdge</w:t>
            </w:r>
          </w:p>
        </w:tc>
        <w:tc>
          <w:tcPr>
            <w:tcW w:w="4507" w:type="dxa"/>
            <w:gridSpan w:val="2"/>
            <w:tcBorders>
              <w:top w:val="single" w:sz="4" w:space="0" w:color="auto"/>
              <w:left w:val="single" w:sz="6" w:space="0" w:color="auto"/>
              <w:bottom w:val="single" w:sz="4" w:space="0" w:color="auto"/>
              <w:right w:val="single" w:sz="4" w:space="0" w:color="auto"/>
            </w:tcBorders>
          </w:tcPr>
          <w:p w:rsidR="007C1FE8" w:rsidRPr="00400A74" w:rsidRDefault="007C1FE8" w:rsidP="00856412">
            <w:pPr>
              <w:pStyle w:val="TableCellCourierNew"/>
            </w:pPr>
            <w:r>
              <w:t>Trigger.Sources[].Edge</w:t>
            </w:r>
          </w:p>
        </w:tc>
      </w:tr>
      <w:tr w:rsidR="007C1FE8" w:rsidRPr="005D3730"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IIviDigitizerTriggerGlitch</w:t>
            </w:r>
          </w:p>
        </w:tc>
        <w:tc>
          <w:tcPr>
            <w:tcW w:w="4507" w:type="dxa"/>
            <w:gridSpan w:val="2"/>
            <w:tcBorders>
              <w:top w:val="single" w:sz="4" w:space="0" w:color="auto"/>
              <w:left w:val="single" w:sz="6" w:space="0" w:color="auto"/>
              <w:bottom w:val="single" w:sz="4" w:space="0" w:color="auto"/>
              <w:right w:val="single" w:sz="4" w:space="0" w:color="auto"/>
            </w:tcBorders>
          </w:tcPr>
          <w:p w:rsidR="007C1FE8" w:rsidRPr="00400A74" w:rsidRDefault="007C1FE8" w:rsidP="00856412">
            <w:pPr>
              <w:pStyle w:val="TableCellCourierNew"/>
            </w:pPr>
            <w:r>
              <w:t>Trigger.Sources[].Glitch</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IIviDigitizerTriggerRunt</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Trigger.Sources[].Runt</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IIviDigitizerTriggerSource</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Trigger.Sources[]</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46294D">
            <w:pPr>
              <w:pStyle w:val="TableCellCourierNew"/>
            </w:pPr>
            <w:r>
              <w:t>IIviDigitizerTriggerSource</w:t>
            </w:r>
            <w:r w:rsidR="0046294D">
              <w:t>Collection</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Trigger.Sources</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IIviDigitizerTriggerTV</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Trigger.Sources[].TV</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IIviDigitizerTriggerWidth</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Trigger.Sources[].Width</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IIviDigitizerTriggerWindow</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Trigger.Sources[].Window</w:t>
            </w:r>
          </w:p>
        </w:tc>
      </w:tr>
    </w:tbl>
    <w:p w:rsidR="00004825" w:rsidRDefault="00004825">
      <w:pPr>
        <w:pStyle w:val="Heading2"/>
      </w:pPr>
      <w:bookmarkStart w:id="1600" w:name="_Toc304583943"/>
      <w:bookmarkStart w:id="1601" w:name="_Toc306374794"/>
      <w:r>
        <w:lastRenderedPageBreak/>
        <w:t>IviDigitizer COM Hierarchy</w:t>
      </w:r>
      <w:bookmarkEnd w:id="1594"/>
      <w:bookmarkEnd w:id="1595"/>
      <w:bookmarkEnd w:id="1600"/>
      <w:bookmarkEnd w:id="1601"/>
    </w:p>
    <w:p w:rsidR="00004825" w:rsidRDefault="00004825">
      <w:pPr>
        <w:pStyle w:val="Body"/>
      </w:pPr>
      <w:r>
        <w:t>The full IviDigitizer COM Hierarchy includes the Inherent Capabilities Hierarchy as defined in Section 4.</w:t>
      </w:r>
      <w:r w:rsidR="004B2C5D">
        <w:t>2</w:t>
      </w:r>
      <w:r>
        <w:t xml:space="preserve">, </w:t>
      </w:r>
      <w:r>
        <w:rPr>
          <w:i/>
          <w:iCs/>
        </w:rPr>
        <w:t>COM Inherent Capabilities</w:t>
      </w:r>
      <w:r>
        <w:t xml:space="preserve"> of </w:t>
      </w:r>
      <w:r>
        <w:rPr>
          <w:i/>
          <w:iCs/>
        </w:rPr>
        <w:t>IVI-3.2: Inherent Capabilities Specification</w:t>
      </w:r>
      <w:r w:rsidR="0080634C">
        <w:t xml:space="preserve">. </w:t>
      </w:r>
      <w:r>
        <w:t xml:space="preserve">To avoid redundancy, it is omitted </w:t>
      </w:r>
      <w:r w:rsidR="00AC2D33">
        <w:t>here.</w:t>
      </w:r>
    </w:p>
    <w:tbl>
      <w:tblPr>
        <w:tblW w:w="0" w:type="auto"/>
        <w:tblInd w:w="92" w:type="dxa"/>
        <w:tblLayout w:type="fixed"/>
        <w:tblLook w:val="0000"/>
      </w:tblPr>
      <w:tblGrid>
        <w:gridCol w:w="4606"/>
        <w:gridCol w:w="3510"/>
        <w:gridCol w:w="704"/>
      </w:tblGrid>
      <w:tr w:rsidR="00004825">
        <w:trPr>
          <w:tblHeader/>
        </w:trPr>
        <w:tc>
          <w:tcPr>
            <w:tcW w:w="8820" w:type="dxa"/>
            <w:gridSpan w:val="3"/>
          </w:tcPr>
          <w:p w:rsidR="00004825" w:rsidRDefault="00004825" w:rsidP="00CB7F13">
            <w:pPr>
              <w:pStyle w:val="TableCaption"/>
            </w:pPr>
            <w:bookmarkStart w:id="1602" w:name="_Ref225656959"/>
            <w:bookmarkStart w:id="1603" w:name="_Ref225663754"/>
            <w:r>
              <w:rPr>
                <w:b/>
                <w:bCs/>
              </w:rPr>
              <w:t xml:space="preserve">Table </w:t>
            </w:r>
            <w:r w:rsidR="00875082">
              <w:rPr>
                <w:b/>
                <w:bCs/>
              </w:rPr>
              <w:fldChar w:fldCharType="begin"/>
            </w:r>
            <w:r w:rsidR="00DC3915">
              <w:rPr>
                <w:b/>
                <w:bCs/>
              </w:rPr>
              <w:instrText xml:space="preserve"> STYLEREF 1 \s </w:instrText>
            </w:r>
            <w:r w:rsidR="00875082">
              <w:rPr>
                <w:b/>
                <w:bCs/>
              </w:rPr>
              <w:fldChar w:fldCharType="separate"/>
            </w:r>
            <w:r w:rsidR="00344F59">
              <w:rPr>
                <w:b/>
                <w:bCs/>
                <w:noProof/>
              </w:rPr>
              <w:t>38</w:t>
            </w:r>
            <w:r w:rsidR="00875082">
              <w:rPr>
                <w:b/>
                <w:bCs/>
              </w:rPr>
              <w:fldChar w:fldCharType="end"/>
            </w:r>
            <w:r w:rsidR="00DC3915">
              <w:rPr>
                <w:b/>
                <w:bCs/>
              </w:rPr>
              <w:noBreakHyphen/>
            </w:r>
            <w:bookmarkEnd w:id="1602"/>
            <w:r w:rsidR="00CB7F13">
              <w:rPr>
                <w:b/>
                <w:bCs/>
              </w:rPr>
              <w:t>3</w:t>
            </w:r>
            <w:r>
              <w:rPr>
                <w:b/>
                <w:bCs/>
              </w:rPr>
              <w:t xml:space="preserve">. </w:t>
            </w:r>
            <w:r>
              <w:t>IviDigitizer COM Hierarchy</w:t>
            </w:r>
            <w:bookmarkEnd w:id="1603"/>
          </w:p>
        </w:tc>
      </w:tr>
      <w:tr w:rsidR="00004825" w:rsidTr="001A4807">
        <w:trPr>
          <w:cantSplit/>
          <w:tblHeader/>
        </w:trPr>
        <w:tc>
          <w:tcPr>
            <w:tcW w:w="4606" w:type="dxa"/>
            <w:tcBorders>
              <w:top w:val="single" w:sz="6" w:space="0" w:color="auto"/>
              <w:left w:val="single" w:sz="6" w:space="0" w:color="auto"/>
              <w:bottom w:val="double" w:sz="6" w:space="0" w:color="auto"/>
            </w:tcBorders>
          </w:tcPr>
          <w:p w:rsidR="00004825" w:rsidRDefault="00004825">
            <w:pPr>
              <w:pStyle w:val="TableHead"/>
            </w:pPr>
            <w:r>
              <w:t>COM Interface Hierarchy</w:t>
            </w:r>
          </w:p>
        </w:tc>
        <w:tc>
          <w:tcPr>
            <w:tcW w:w="3510" w:type="dxa"/>
            <w:tcBorders>
              <w:top w:val="single" w:sz="6" w:space="0" w:color="auto"/>
              <w:left w:val="single" w:sz="6" w:space="0" w:color="auto"/>
              <w:bottom w:val="double" w:sz="6" w:space="0" w:color="auto"/>
              <w:right w:val="single" w:sz="6" w:space="0" w:color="auto"/>
            </w:tcBorders>
          </w:tcPr>
          <w:p w:rsidR="00004825" w:rsidRDefault="00004825">
            <w:pPr>
              <w:pStyle w:val="TableHead"/>
            </w:pPr>
            <w:r>
              <w:t>Generic Name</w:t>
            </w:r>
          </w:p>
        </w:tc>
        <w:tc>
          <w:tcPr>
            <w:tcW w:w="704" w:type="dxa"/>
            <w:tcBorders>
              <w:top w:val="single" w:sz="6" w:space="0" w:color="auto"/>
              <w:bottom w:val="double" w:sz="6" w:space="0" w:color="auto"/>
              <w:right w:val="single" w:sz="6" w:space="0" w:color="auto"/>
            </w:tcBorders>
          </w:tcPr>
          <w:p w:rsidR="00004825" w:rsidRDefault="00004825">
            <w:pPr>
              <w:pStyle w:val="TableHead"/>
            </w:pPr>
            <w:r>
              <w:t>Type</w:t>
            </w:r>
          </w:p>
        </w:tc>
      </w:tr>
      <w:tr w:rsidR="00004825" w:rsidTr="001A4807">
        <w:trPr>
          <w:cantSplit/>
        </w:trPr>
        <w:tc>
          <w:tcPr>
            <w:tcW w:w="4606" w:type="dxa"/>
            <w:tcBorders>
              <w:left w:val="single" w:sz="6" w:space="0" w:color="auto"/>
            </w:tcBorders>
          </w:tcPr>
          <w:p w:rsidR="00004825" w:rsidRDefault="00004825">
            <w:pPr>
              <w:pStyle w:val="TableCellCourierNew"/>
              <w:rPr>
                <w:b/>
                <w:bCs/>
              </w:rPr>
            </w:pPr>
            <w:r>
              <w:rPr>
                <w:b/>
                <w:bCs/>
              </w:rPr>
              <w:t>Acquisition</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004825">
            <w:pPr>
              <w:pStyle w:val="TableCellCourierNew"/>
              <w:ind w:left="450"/>
            </w:pPr>
            <w:r>
              <w:t>Abort</w:t>
            </w:r>
          </w:p>
        </w:tc>
        <w:tc>
          <w:tcPr>
            <w:tcW w:w="3510" w:type="dxa"/>
            <w:tcBorders>
              <w:left w:val="single" w:sz="6" w:space="0" w:color="auto"/>
              <w:right w:val="single" w:sz="6" w:space="0" w:color="auto"/>
            </w:tcBorders>
          </w:tcPr>
          <w:p w:rsidR="00004825" w:rsidRDefault="00004825">
            <w:r>
              <w:t>Abort</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450"/>
            </w:pPr>
            <w:r>
              <w:t>Configure</w:t>
            </w:r>
            <w:r w:rsidR="00264810">
              <w:t>Acquisition</w:t>
            </w:r>
          </w:p>
        </w:tc>
        <w:tc>
          <w:tcPr>
            <w:tcW w:w="3510" w:type="dxa"/>
            <w:tcBorders>
              <w:left w:val="single" w:sz="6" w:space="0" w:color="auto"/>
              <w:right w:val="single" w:sz="6" w:space="0" w:color="auto"/>
            </w:tcBorders>
          </w:tcPr>
          <w:p w:rsidR="00004825" w:rsidRDefault="00004825">
            <w:r>
              <w:t>Configure Acquisition Record</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450"/>
            </w:pPr>
            <w:r>
              <w:t>Initiate</w:t>
            </w:r>
          </w:p>
        </w:tc>
        <w:tc>
          <w:tcPr>
            <w:tcW w:w="3510" w:type="dxa"/>
            <w:tcBorders>
              <w:left w:val="single" w:sz="6" w:space="0" w:color="auto"/>
              <w:right w:val="single" w:sz="6" w:space="0" w:color="auto"/>
            </w:tcBorders>
          </w:tcPr>
          <w:p w:rsidR="00004825" w:rsidRDefault="00004825">
            <w:r>
              <w:t>Initiate Acquisition</w:t>
            </w:r>
          </w:p>
        </w:tc>
        <w:tc>
          <w:tcPr>
            <w:tcW w:w="704" w:type="dxa"/>
            <w:tcBorders>
              <w:left w:val="nil"/>
              <w:right w:val="single" w:sz="6" w:space="0" w:color="auto"/>
            </w:tcBorders>
          </w:tcPr>
          <w:p w:rsidR="00004825" w:rsidRDefault="00004825">
            <w:pPr>
              <w:pStyle w:val="TableCell"/>
            </w:pPr>
            <w:r>
              <w:t>M</w:t>
            </w:r>
          </w:p>
        </w:tc>
      </w:tr>
      <w:tr w:rsidR="00F8624A" w:rsidTr="001A4807">
        <w:trPr>
          <w:cantSplit/>
        </w:trPr>
        <w:tc>
          <w:tcPr>
            <w:tcW w:w="4606" w:type="dxa"/>
            <w:tcBorders>
              <w:left w:val="single" w:sz="6" w:space="0" w:color="auto"/>
            </w:tcBorders>
          </w:tcPr>
          <w:p w:rsidR="00F8624A" w:rsidRDefault="00F8624A">
            <w:pPr>
              <w:pStyle w:val="TableCellCourierNew"/>
              <w:ind w:left="450"/>
            </w:pPr>
            <w:r>
              <w:t>QueryMinWaveformMemory</w:t>
            </w:r>
          </w:p>
        </w:tc>
        <w:tc>
          <w:tcPr>
            <w:tcW w:w="3510" w:type="dxa"/>
            <w:tcBorders>
              <w:left w:val="single" w:sz="6" w:space="0" w:color="auto"/>
              <w:right w:val="single" w:sz="6" w:space="0" w:color="auto"/>
            </w:tcBorders>
          </w:tcPr>
          <w:p w:rsidR="00F8624A" w:rsidRDefault="00F8624A">
            <w:r>
              <w:t>Query Minimum Waveform Memory</w:t>
            </w:r>
          </w:p>
        </w:tc>
        <w:tc>
          <w:tcPr>
            <w:tcW w:w="704" w:type="dxa"/>
            <w:tcBorders>
              <w:left w:val="nil"/>
              <w:right w:val="single" w:sz="6" w:space="0" w:color="auto"/>
            </w:tcBorders>
          </w:tcPr>
          <w:p w:rsidR="00F8624A" w:rsidRDefault="00F8624A">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450"/>
            </w:pPr>
            <w:r>
              <w:t>WaitForAcquisitionComplete</w:t>
            </w:r>
          </w:p>
        </w:tc>
        <w:tc>
          <w:tcPr>
            <w:tcW w:w="3510" w:type="dxa"/>
            <w:tcBorders>
              <w:left w:val="single" w:sz="6" w:space="0" w:color="auto"/>
              <w:right w:val="single" w:sz="6" w:space="0" w:color="auto"/>
            </w:tcBorders>
          </w:tcPr>
          <w:p w:rsidR="00004825" w:rsidRDefault="00004825">
            <w:r>
              <w:t>Wait For Acquisition Complete</w:t>
            </w:r>
          </w:p>
        </w:tc>
        <w:tc>
          <w:tcPr>
            <w:tcW w:w="704" w:type="dxa"/>
            <w:tcBorders>
              <w:left w:val="nil"/>
              <w:right w:val="single" w:sz="6" w:space="0" w:color="auto"/>
            </w:tcBorders>
          </w:tcPr>
          <w:p w:rsidR="00004825" w:rsidRDefault="00004825">
            <w:pPr>
              <w:pStyle w:val="TableCell"/>
            </w:pPr>
            <w:r>
              <w:t>M</w:t>
            </w:r>
          </w:p>
        </w:tc>
      </w:tr>
      <w:tr w:rsidR="00791B9D" w:rsidTr="001A4807">
        <w:trPr>
          <w:cantSplit/>
        </w:trPr>
        <w:tc>
          <w:tcPr>
            <w:tcW w:w="4606" w:type="dxa"/>
            <w:tcBorders>
              <w:left w:val="single" w:sz="6" w:space="0" w:color="auto"/>
            </w:tcBorders>
          </w:tcPr>
          <w:p w:rsidR="00791B9D" w:rsidRDefault="00791B9D">
            <w:pPr>
              <w:pStyle w:val="TableCellCourierNew"/>
              <w:ind w:left="450"/>
            </w:pPr>
            <w:r>
              <w:t>MaxFirstValidPointValue</w:t>
            </w:r>
          </w:p>
        </w:tc>
        <w:tc>
          <w:tcPr>
            <w:tcW w:w="3510" w:type="dxa"/>
            <w:tcBorders>
              <w:left w:val="single" w:sz="6" w:space="0" w:color="auto"/>
              <w:right w:val="single" w:sz="6" w:space="0" w:color="auto"/>
            </w:tcBorders>
          </w:tcPr>
          <w:p w:rsidR="00791B9D" w:rsidRDefault="00791B9D">
            <w:r>
              <w:t>Max First Valid Point Value</w:t>
            </w:r>
          </w:p>
        </w:tc>
        <w:tc>
          <w:tcPr>
            <w:tcW w:w="704" w:type="dxa"/>
            <w:tcBorders>
              <w:left w:val="nil"/>
              <w:right w:val="single" w:sz="6" w:space="0" w:color="auto"/>
            </w:tcBorders>
          </w:tcPr>
          <w:p w:rsidR="00791B9D" w:rsidRDefault="00791B9D">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MaxSamplesPerChannel</w:t>
            </w:r>
          </w:p>
        </w:tc>
        <w:tc>
          <w:tcPr>
            <w:tcW w:w="3510" w:type="dxa"/>
            <w:tcBorders>
              <w:left w:val="single" w:sz="6" w:space="0" w:color="auto"/>
              <w:right w:val="single" w:sz="6" w:space="0" w:color="auto"/>
            </w:tcBorders>
          </w:tcPr>
          <w:p w:rsidR="00004825" w:rsidRDefault="00004825">
            <w:r>
              <w:t>Max Samples Per Channel</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MinRecordSize</w:t>
            </w:r>
          </w:p>
        </w:tc>
        <w:tc>
          <w:tcPr>
            <w:tcW w:w="3510" w:type="dxa"/>
            <w:tcBorders>
              <w:left w:val="single" w:sz="6" w:space="0" w:color="auto"/>
              <w:right w:val="single" w:sz="6" w:space="0" w:color="auto"/>
            </w:tcBorders>
          </w:tcPr>
          <w:p w:rsidR="00004825" w:rsidRDefault="00004825">
            <w:r>
              <w:t>Min Record Size</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NumAcquiredRecords</w:t>
            </w:r>
          </w:p>
        </w:tc>
        <w:tc>
          <w:tcPr>
            <w:tcW w:w="3510" w:type="dxa"/>
            <w:tcBorders>
              <w:left w:val="single" w:sz="6" w:space="0" w:color="auto"/>
              <w:right w:val="single" w:sz="6" w:space="0" w:color="auto"/>
            </w:tcBorders>
          </w:tcPr>
          <w:p w:rsidR="00004825" w:rsidRDefault="00004825">
            <w:r>
              <w:t>Num Acquired Records</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NumRecords</w:t>
            </w:r>
            <w:r w:rsidR="008A054F">
              <w:t>ToAcquire</w:t>
            </w:r>
          </w:p>
        </w:tc>
        <w:tc>
          <w:tcPr>
            <w:tcW w:w="3510" w:type="dxa"/>
            <w:tcBorders>
              <w:left w:val="single" w:sz="6" w:space="0" w:color="auto"/>
              <w:right w:val="single" w:sz="6" w:space="0" w:color="auto"/>
            </w:tcBorders>
          </w:tcPr>
          <w:p w:rsidR="00004825" w:rsidRDefault="00004825">
            <w:r>
              <w:t>Num Records</w:t>
            </w:r>
            <w:r w:rsidR="008A054F">
              <w:t xml:space="preserve"> To Acquire</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RecordSize</w:t>
            </w:r>
          </w:p>
        </w:tc>
        <w:tc>
          <w:tcPr>
            <w:tcW w:w="3510" w:type="dxa"/>
            <w:tcBorders>
              <w:left w:val="single" w:sz="6" w:space="0" w:color="auto"/>
              <w:right w:val="single" w:sz="6" w:space="0" w:color="auto"/>
            </w:tcBorders>
          </w:tcPr>
          <w:p w:rsidR="00004825" w:rsidRDefault="00004825">
            <w:r>
              <w:t>Record Size</w:t>
            </w:r>
          </w:p>
        </w:tc>
        <w:tc>
          <w:tcPr>
            <w:tcW w:w="704" w:type="dxa"/>
            <w:tcBorders>
              <w:left w:val="nil"/>
              <w:right w:val="single" w:sz="6" w:space="0" w:color="auto"/>
            </w:tcBorders>
          </w:tcPr>
          <w:p w:rsidR="00004825" w:rsidRDefault="00004825">
            <w:pPr>
              <w:pStyle w:val="TableCell"/>
            </w:pPr>
            <w:r>
              <w:t>P</w:t>
            </w:r>
          </w:p>
        </w:tc>
      </w:tr>
      <w:tr w:rsidR="00E40C4A" w:rsidTr="001A4807">
        <w:trPr>
          <w:cantSplit/>
        </w:trPr>
        <w:tc>
          <w:tcPr>
            <w:tcW w:w="4606" w:type="dxa"/>
            <w:tcBorders>
              <w:left w:val="single" w:sz="6" w:space="0" w:color="auto"/>
            </w:tcBorders>
          </w:tcPr>
          <w:p w:rsidR="00E40C4A" w:rsidRDefault="00E40C4A" w:rsidP="0094340A">
            <w:pPr>
              <w:pStyle w:val="TableCellCourierNew"/>
              <w:ind w:left="450"/>
            </w:pPr>
            <w:r>
              <w:t>SampleMode</w:t>
            </w:r>
          </w:p>
        </w:tc>
        <w:tc>
          <w:tcPr>
            <w:tcW w:w="3510" w:type="dxa"/>
            <w:tcBorders>
              <w:left w:val="single" w:sz="6" w:space="0" w:color="auto"/>
              <w:right w:val="single" w:sz="6" w:space="0" w:color="auto"/>
            </w:tcBorders>
          </w:tcPr>
          <w:p w:rsidR="00E40C4A" w:rsidRDefault="00E40C4A" w:rsidP="0094340A">
            <w:r>
              <w:t>Sample Mode</w:t>
            </w:r>
          </w:p>
        </w:tc>
        <w:tc>
          <w:tcPr>
            <w:tcW w:w="704" w:type="dxa"/>
            <w:tcBorders>
              <w:left w:val="nil"/>
              <w:right w:val="single" w:sz="6" w:space="0" w:color="auto"/>
            </w:tcBorders>
          </w:tcPr>
          <w:p w:rsidR="00E40C4A" w:rsidRDefault="00E40C4A" w:rsidP="0094340A">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SampleRate</w:t>
            </w:r>
          </w:p>
        </w:tc>
        <w:tc>
          <w:tcPr>
            <w:tcW w:w="3510" w:type="dxa"/>
            <w:tcBorders>
              <w:left w:val="single" w:sz="6" w:space="0" w:color="auto"/>
              <w:right w:val="single" w:sz="6" w:space="0" w:color="auto"/>
            </w:tcBorders>
          </w:tcPr>
          <w:p w:rsidR="00004825" w:rsidRDefault="00004825">
            <w:r>
              <w:t>Sample Rate</w:t>
            </w:r>
          </w:p>
        </w:tc>
        <w:tc>
          <w:tcPr>
            <w:tcW w:w="704" w:type="dxa"/>
            <w:tcBorders>
              <w:left w:val="nil"/>
              <w:right w:val="single" w:sz="6" w:space="0" w:color="auto"/>
            </w:tcBorders>
          </w:tcPr>
          <w:p w:rsidR="00004825" w:rsidRDefault="00004825">
            <w:pPr>
              <w:pStyle w:val="TableCell"/>
            </w:pPr>
            <w:r>
              <w:t>P</w:t>
            </w:r>
          </w:p>
        </w:tc>
      </w:tr>
      <w:tr w:rsidR="0076132D" w:rsidTr="001A4807">
        <w:trPr>
          <w:cantSplit/>
        </w:trPr>
        <w:tc>
          <w:tcPr>
            <w:tcW w:w="4606" w:type="dxa"/>
            <w:tcBorders>
              <w:left w:val="single" w:sz="6" w:space="0" w:color="auto"/>
            </w:tcBorders>
          </w:tcPr>
          <w:p w:rsidR="0076132D" w:rsidRDefault="0076132D" w:rsidP="0021076B">
            <w:pPr>
              <w:pStyle w:val="TableCellCourierNew"/>
              <w:ind w:left="450"/>
            </w:pPr>
            <w:r>
              <w:t>TimeInterleavedChannelListAuto</w:t>
            </w:r>
          </w:p>
        </w:tc>
        <w:tc>
          <w:tcPr>
            <w:tcW w:w="3510" w:type="dxa"/>
            <w:tcBorders>
              <w:left w:val="single" w:sz="6" w:space="0" w:color="auto"/>
              <w:right w:val="single" w:sz="6" w:space="0" w:color="auto"/>
            </w:tcBorders>
          </w:tcPr>
          <w:p w:rsidR="0076132D" w:rsidRDefault="0076132D" w:rsidP="0021076B">
            <w:r>
              <w:t>Time Interleaved Channel List Auto</w:t>
            </w:r>
          </w:p>
        </w:tc>
        <w:tc>
          <w:tcPr>
            <w:tcW w:w="704" w:type="dxa"/>
            <w:tcBorders>
              <w:left w:val="nil"/>
              <w:right w:val="single" w:sz="6" w:space="0" w:color="auto"/>
            </w:tcBorders>
          </w:tcPr>
          <w:p w:rsidR="0076132D" w:rsidRDefault="0076132D" w:rsidP="0021076B">
            <w:pPr>
              <w:pStyle w:val="TableCell"/>
            </w:pPr>
            <w:r>
              <w:t>P</w:t>
            </w:r>
          </w:p>
        </w:tc>
      </w:tr>
      <w:tr w:rsidR="000F5018" w:rsidTr="001A4807">
        <w:trPr>
          <w:cantSplit/>
        </w:trPr>
        <w:tc>
          <w:tcPr>
            <w:tcW w:w="4606" w:type="dxa"/>
            <w:tcBorders>
              <w:left w:val="single" w:sz="6" w:space="0" w:color="auto"/>
            </w:tcBorders>
          </w:tcPr>
          <w:p w:rsidR="000F5018" w:rsidRDefault="000F5018" w:rsidP="002812F0">
            <w:pPr>
              <w:pStyle w:val="TableCellCourierNew"/>
              <w:ind w:left="450"/>
              <w:rPr>
                <w:b/>
                <w:bCs/>
              </w:rPr>
            </w:pPr>
            <w:r>
              <w:rPr>
                <w:b/>
                <w:bCs/>
              </w:rPr>
              <w:t>Status</w:t>
            </w:r>
          </w:p>
        </w:tc>
        <w:tc>
          <w:tcPr>
            <w:tcW w:w="3510" w:type="dxa"/>
            <w:tcBorders>
              <w:left w:val="single" w:sz="6" w:space="0" w:color="auto"/>
              <w:right w:val="single" w:sz="6" w:space="0" w:color="auto"/>
            </w:tcBorders>
          </w:tcPr>
          <w:p w:rsidR="000F5018" w:rsidRDefault="000F5018" w:rsidP="002812F0">
            <w:pPr>
              <w:pStyle w:val="TableCell"/>
            </w:pPr>
          </w:p>
        </w:tc>
        <w:tc>
          <w:tcPr>
            <w:tcW w:w="704" w:type="dxa"/>
            <w:tcBorders>
              <w:left w:val="nil"/>
              <w:right w:val="single" w:sz="6" w:space="0" w:color="auto"/>
            </w:tcBorders>
          </w:tcPr>
          <w:p w:rsidR="000F5018" w:rsidRDefault="000F5018" w:rsidP="002812F0">
            <w:pPr>
              <w:pStyle w:val="TableCell"/>
            </w:pPr>
          </w:p>
        </w:tc>
      </w:tr>
      <w:tr w:rsidR="000F5018" w:rsidTr="001A4807">
        <w:trPr>
          <w:cantSplit/>
        </w:trPr>
        <w:tc>
          <w:tcPr>
            <w:tcW w:w="4606" w:type="dxa"/>
            <w:tcBorders>
              <w:left w:val="single" w:sz="6" w:space="0" w:color="auto"/>
            </w:tcBorders>
          </w:tcPr>
          <w:p w:rsidR="000F5018" w:rsidRDefault="000F5018" w:rsidP="002812F0">
            <w:pPr>
              <w:pStyle w:val="TableCellCourierNew"/>
              <w:ind w:left="810"/>
            </w:pPr>
            <w:r>
              <w:t>IsIdle</w:t>
            </w:r>
          </w:p>
        </w:tc>
        <w:tc>
          <w:tcPr>
            <w:tcW w:w="3510" w:type="dxa"/>
            <w:tcBorders>
              <w:left w:val="single" w:sz="6" w:space="0" w:color="auto"/>
              <w:right w:val="single" w:sz="6" w:space="0" w:color="auto"/>
            </w:tcBorders>
          </w:tcPr>
          <w:p w:rsidR="000F5018" w:rsidRDefault="000F5018" w:rsidP="002812F0">
            <w:r>
              <w:t>Is Idle</w:t>
            </w:r>
          </w:p>
        </w:tc>
        <w:tc>
          <w:tcPr>
            <w:tcW w:w="704" w:type="dxa"/>
            <w:tcBorders>
              <w:left w:val="nil"/>
              <w:right w:val="single" w:sz="6" w:space="0" w:color="auto"/>
            </w:tcBorders>
          </w:tcPr>
          <w:p w:rsidR="000F5018" w:rsidRDefault="000F5018" w:rsidP="002812F0">
            <w:pPr>
              <w:pStyle w:val="TableCell"/>
            </w:pPr>
            <w:r>
              <w:t>P</w:t>
            </w:r>
          </w:p>
        </w:tc>
      </w:tr>
      <w:tr w:rsidR="000F5018" w:rsidTr="001A4807">
        <w:trPr>
          <w:cantSplit/>
        </w:trPr>
        <w:tc>
          <w:tcPr>
            <w:tcW w:w="4606" w:type="dxa"/>
            <w:tcBorders>
              <w:left w:val="single" w:sz="6" w:space="0" w:color="auto"/>
            </w:tcBorders>
          </w:tcPr>
          <w:p w:rsidR="000F5018" w:rsidRDefault="000F5018" w:rsidP="002812F0">
            <w:pPr>
              <w:pStyle w:val="TableCellCourierNew"/>
              <w:ind w:left="810"/>
            </w:pPr>
            <w:r>
              <w:t>IsMeasuring</w:t>
            </w:r>
          </w:p>
        </w:tc>
        <w:tc>
          <w:tcPr>
            <w:tcW w:w="3510" w:type="dxa"/>
            <w:tcBorders>
              <w:left w:val="single" w:sz="6" w:space="0" w:color="auto"/>
              <w:right w:val="single" w:sz="6" w:space="0" w:color="auto"/>
            </w:tcBorders>
          </w:tcPr>
          <w:p w:rsidR="000F5018" w:rsidRDefault="000F5018" w:rsidP="002812F0">
            <w:r>
              <w:t>Is Measuring</w:t>
            </w:r>
          </w:p>
        </w:tc>
        <w:tc>
          <w:tcPr>
            <w:tcW w:w="704" w:type="dxa"/>
            <w:tcBorders>
              <w:left w:val="nil"/>
              <w:right w:val="single" w:sz="6" w:space="0" w:color="auto"/>
            </w:tcBorders>
          </w:tcPr>
          <w:p w:rsidR="000F5018" w:rsidRDefault="000F5018" w:rsidP="002812F0">
            <w:pPr>
              <w:pStyle w:val="TableCell"/>
            </w:pPr>
            <w:r>
              <w:t>P</w:t>
            </w:r>
          </w:p>
        </w:tc>
      </w:tr>
      <w:tr w:rsidR="000F5018" w:rsidTr="001A4807">
        <w:trPr>
          <w:cantSplit/>
        </w:trPr>
        <w:tc>
          <w:tcPr>
            <w:tcW w:w="4606" w:type="dxa"/>
            <w:tcBorders>
              <w:left w:val="single" w:sz="6" w:space="0" w:color="auto"/>
            </w:tcBorders>
          </w:tcPr>
          <w:p w:rsidR="000F5018" w:rsidRDefault="000F5018" w:rsidP="002812F0">
            <w:pPr>
              <w:pStyle w:val="TableCellCourierNew"/>
              <w:ind w:left="810"/>
            </w:pPr>
            <w:r>
              <w:t>IsWaitingForArm</w:t>
            </w:r>
          </w:p>
        </w:tc>
        <w:tc>
          <w:tcPr>
            <w:tcW w:w="3510" w:type="dxa"/>
            <w:tcBorders>
              <w:left w:val="single" w:sz="6" w:space="0" w:color="auto"/>
              <w:right w:val="single" w:sz="6" w:space="0" w:color="auto"/>
            </w:tcBorders>
          </w:tcPr>
          <w:p w:rsidR="000F5018" w:rsidRDefault="000F5018" w:rsidP="002812F0">
            <w:r>
              <w:t>Is Waiting For Arm</w:t>
            </w:r>
          </w:p>
        </w:tc>
        <w:tc>
          <w:tcPr>
            <w:tcW w:w="704" w:type="dxa"/>
            <w:tcBorders>
              <w:left w:val="nil"/>
              <w:right w:val="single" w:sz="6" w:space="0" w:color="auto"/>
            </w:tcBorders>
          </w:tcPr>
          <w:p w:rsidR="000F5018" w:rsidRDefault="000F5018" w:rsidP="002812F0">
            <w:pPr>
              <w:pStyle w:val="TableCell"/>
            </w:pPr>
            <w:r>
              <w:t>P</w:t>
            </w:r>
          </w:p>
        </w:tc>
      </w:tr>
      <w:tr w:rsidR="000F5018" w:rsidTr="001A4807">
        <w:trPr>
          <w:cantSplit/>
        </w:trPr>
        <w:tc>
          <w:tcPr>
            <w:tcW w:w="4606" w:type="dxa"/>
            <w:tcBorders>
              <w:left w:val="single" w:sz="6" w:space="0" w:color="auto"/>
            </w:tcBorders>
          </w:tcPr>
          <w:p w:rsidR="000F5018" w:rsidRDefault="000F5018" w:rsidP="002812F0">
            <w:pPr>
              <w:pStyle w:val="TableCellCourierNew"/>
              <w:ind w:left="810"/>
            </w:pPr>
            <w:r>
              <w:t>IsWaitingForTrigger</w:t>
            </w:r>
          </w:p>
        </w:tc>
        <w:tc>
          <w:tcPr>
            <w:tcW w:w="3510" w:type="dxa"/>
            <w:tcBorders>
              <w:left w:val="single" w:sz="6" w:space="0" w:color="auto"/>
              <w:right w:val="single" w:sz="6" w:space="0" w:color="auto"/>
            </w:tcBorders>
          </w:tcPr>
          <w:p w:rsidR="000F5018" w:rsidRDefault="000F5018" w:rsidP="002812F0">
            <w:r>
              <w:t>Is Waiting For Trigger</w:t>
            </w:r>
          </w:p>
        </w:tc>
        <w:tc>
          <w:tcPr>
            <w:tcW w:w="704" w:type="dxa"/>
            <w:tcBorders>
              <w:left w:val="nil"/>
              <w:right w:val="single" w:sz="6" w:space="0" w:color="auto"/>
            </w:tcBorders>
          </w:tcPr>
          <w:p w:rsidR="000F5018" w:rsidRDefault="000F5018" w:rsidP="002812F0">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rPr>
                <w:b/>
                <w:bCs/>
              </w:rPr>
            </w:pPr>
            <w:r>
              <w:rPr>
                <w:b/>
                <w:bCs/>
              </w:rPr>
              <w:t>Arm</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004825">
            <w:pPr>
              <w:pStyle w:val="TableCellCourierNew"/>
              <w:ind w:left="450"/>
            </w:pPr>
            <w:r>
              <w:t>SendSoftwareArm</w:t>
            </w:r>
          </w:p>
        </w:tc>
        <w:tc>
          <w:tcPr>
            <w:tcW w:w="3510" w:type="dxa"/>
            <w:tcBorders>
              <w:left w:val="single" w:sz="6" w:space="0" w:color="auto"/>
              <w:right w:val="single" w:sz="6" w:space="0" w:color="auto"/>
            </w:tcBorders>
          </w:tcPr>
          <w:p w:rsidR="00004825" w:rsidRDefault="00004825">
            <w:r>
              <w:t>Send Software Arm</w:t>
            </w:r>
          </w:p>
        </w:tc>
        <w:tc>
          <w:tcPr>
            <w:tcW w:w="704" w:type="dxa"/>
            <w:tcBorders>
              <w:left w:val="nil"/>
              <w:right w:val="single" w:sz="6" w:space="0" w:color="auto"/>
            </w:tcBorders>
          </w:tcPr>
          <w:p w:rsidR="00004825" w:rsidRDefault="00004825">
            <w:pPr>
              <w:pStyle w:val="TableCell"/>
            </w:pPr>
            <w:r>
              <w:t>M</w:t>
            </w:r>
          </w:p>
        </w:tc>
      </w:tr>
      <w:tr w:rsidR="00387D7D" w:rsidTr="001A4807">
        <w:trPr>
          <w:cantSplit/>
        </w:trPr>
        <w:tc>
          <w:tcPr>
            <w:tcW w:w="4606" w:type="dxa"/>
            <w:tcBorders>
              <w:left w:val="single" w:sz="6" w:space="0" w:color="auto"/>
            </w:tcBorders>
          </w:tcPr>
          <w:p w:rsidR="00387D7D" w:rsidRDefault="00387D7D" w:rsidP="003B79D7">
            <w:pPr>
              <w:pStyle w:val="TableCellCourierNew"/>
              <w:ind w:left="450"/>
            </w:pPr>
            <w:r>
              <w:t>ActiveSource</w:t>
            </w:r>
          </w:p>
        </w:tc>
        <w:tc>
          <w:tcPr>
            <w:tcW w:w="3510" w:type="dxa"/>
            <w:tcBorders>
              <w:left w:val="single" w:sz="6" w:space="0" w:color="auto"/>
              <w:right w:val="single" w:sz="6" w:space="0" w:color="auto"/>
            </w:tcBorders>
          </w:tcPr>
          <w:p w:rsidR="00387D7D" w:rsidRDefault="00387D7D" w:rsidP="00387D7D">
            <w:r>
              <w:t>Active Arm Source</w:t>
            </w:r>
          </w:p>
        </w:tc>
        <w:tc>
          <w:tcPr>
            <w:tcW w:w="704" w:type="dxa"/>
            <w:tcBorders>
              <w:left w:val="nil"/>
              <w:right w:val="single" w:sz="6" w:space="0" w:color="auto"/>
            </w:tcBorders>
          </w:tcPr>
          <w:p w:rsidR="00387D7D" w:rsidRDefault="00387D7D" w:rsidP="003B79D7">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Count</w:t>
            </w:r>
          </w:p>
        </w:tc>
        <w:tc>
          <w:tcPr>
            <w:tcW w:w="3510" w:type="dxa"/>
            <w:tcBorders>
              <w:left w:val="single" w:sz="6" w:space="0" w:color="auto"/>
              <w:right w:val="single" w:sz="6" w:space="0" w:color="auto"/>
            </w:tcBorders>
          </w:tcPr>
          <w:p w:rsidR="00004825" w:rsidRDefault="00004825">
            <w:r>
              <w:t>Arm Count</w:t>
            </w:r>
          </w:p>
        </w:tc>
        <w:tc>
          <w:tcPr>
            <w:tcW w:w="704" w:type="dxa"/>
            <w:tcBorders>
              <w:left w:val="nil"/>
              <w:right w:val="single" w:sz="6" w:space="0" w:color="auto"/>
            </w:tcBorders>
          </w:tcPr>
          <w:p w:rsidR="00004825" w:rsidRDefault="00004825">
            <w:pPr>
              <w:pStyle w:val="TableCell"/>
            </w:pPr>
            <w:r>
              <w:t>P</w:t>
            </w:r>
          </w:p>
        </w:tc>
      </w:tr>
      <w:tr w:rsidR="00BC5E20" w:rsidTr="001A4807">
        <w:trPr>
          <w:cantSplit/>
        </w:trPr>
        <w:tc>
          <w:tcPr>
            <w:tcW w:w="4606" w:type="dxa"/>
            <w:tcBorders>
              <w:left w:val="single" w:sz="6" w:space="0" w:color="auto"/>
            </w:tcBorders>
          </w:tcPr>
          <w:p w:rsidR="00BC5E20" w:rsidRDefault="00BC5E20">
            <w:pPr>
              <w:pStyle w:val="TableCellCourierNew"/>
              <w:ind w:left="450"/>
            </w:pPr>
            <w:r>
              <w:t>Delay</w:t>
            </w:r>
          </w:p>
        </w:tc>
        <w:tc>
          <w:tcPr>
            <w:tcW w:w="3510" w:type="dxa"/>
            <w:tcBorders>
              <w:left w:val="single" w:sz="6" w:space="0" w:color="auto"/>
              <w:right w:val="single" w:sz="6" w:space="0" w:color="auto"/>
            </w:tcBorders>
          </w:tcPr>
          <w:p w:rsidR="00BC5E20" w:rsidRDefault="00BC5E20">
            <w:r>
              <w:t>Arm Delay</w:t>
            </w:r>
          </w:p>
        </w:tc>
        <w:tc>
          <w:tcPr>
            <w:tcW w:w="704" w:type="dxa"/>
            <w:tcBorders>
              <w:left w:val="nil"/>
              <w:right w:val="single" w:sz="6" w:space="0" w:color="auto"/>
            </w:tcBorders>
          </w:tcPr>
          <w:p w:rsidR="00BC5E20" w:rsidRDefault="00BC5E20">
            <w:pPr>
              <w:pStyle w:val="TableCell"/>
            </w:pPr>
            <w:r>
              <w:t>P</w:t>
            </w:r>
          </w:p>
        </w:tc>
      </w:tr>
      <w:tr w:rsidR="00993597" w:rsidTr="00B70CFA">
        <w:trPr>
          <w:cantSplit/>
        </w:trPr>
        <w:tc>
          <w:tcPr>
            <w:tcW w:w="4606" w:type="dxa"/>
            <w:tcBorders>
              <w:left w:val="single" w:sz="6" w:space="0" w:color="auto"/>
            </w:tcBorders>
          </w:tcPr>
          <w:p w:rsidR="00993597" w:rsidRDefault="00993597" w:rsidP="00B70CFA">
            <w:pPr>
              <w:pStyle w:val="TableCellCourierNew"/>
              <w:ind w:left="450"/>
            </w:pPr>
            <w:r>
              <w:t>OutputEnabled</w:t>
            </w:r>
          </w:p>
        </w:tc>
        <w:tc>
          <w:tcPr>
            <w:tcW w:w="3510" w:type="dxa"/>
            <w:tcBorders>
              <w:left w:val="single" w:sz="6" w:space="0" w:color="auto"/>
              <w:right w:val="single" w:sz="6" w:space="0" w:color="auto"/>
            </w:tcBorders>
          </w:tcPr>
          <w:p w:rsidR="00993597" w:rsidRDefault="00993597" w:rsidP="00B70CFA">
            <w:r>
              <w:t>Arm Output Enabled</w:t>
            </w:r>
          </w:p>
        </w:tc>
        <w:tc>
          <w:tcPr>
            <w:tcW w:w="704" w:type="dxa"/>
            <w:tcBorders>
              <w:left w:val="nil"/>
              <w:right w:val="single" w:sz="6" w:space="0" w:color="auto"/>
            </w:tcBorders>
          </w:tcPr>
          <w:p w:rsidR="00993597" w:rsidRDefault="00993597" w:rsidP="00B70CFA">
            <w:pPr>
              <w:pStyle w:val="TableCell"/>
            </w:pPr>
            <w:r>
              <w:t>P</w:t>
            </w:r>
          </w:p>
        </w:tc>
      </w:tr>
      <w:tr w:rsidR="00B305AD" w:rsidTr="001A4807">
        <w:trPr>
          <w:cantSplit/>
        </w:trPr>
        <w:tc>
          <w:tcPr>
            <w:tcW w:w="4606" w:type="dxa"/>
            <w:tcBorders>
              <w:left w:val="single" w:sz="6" w:space="0" w:color="auto"/>
            </w:tcBorders>
          </w:tcPr>
          <w:p w:rsidR="00B305AD" w:rsidRDefault="00B305AD" w:rsidP="003B79D7">
            <w:pPr>
              <w:pStyle w:val="TableCellCourierNew"/>
              <w:ind w:left="450"/>
              <w:rPr>
                <w:b/>
                <w:bCs/>
              </w:rPr>
            </w:pPr>
            <w:r>
              <w:rPr>
                <w:b/>
                <w:bCs/>
              </w:rPr>
              <w:t>MultiArm</w:t>
            </w:r>
          </w:p>
        </w:tc>
        <w:tc>
          <w:tcPr>
            <w:tcW w:w="3510" w:type="dxa"/>
            <w:tcBorders>
              <w:left w:val="single" w:sz="6" w:space="0" w:color="auto"/>
              <w:right w:val="single" w:sz="6" w:space="0" w:color="auto"/>
            </w:tcBorders>
          </w:tcPr>
          <w:p w:rsidR="00B305AD" w:rsidRDefault="00B305AD" w:rsidP="003B79D7">
            <w:pPr>
              <w:pStyle w:val="TableCell"/>
            </w:pPr>
          </w:p>
        </w:tc>
        <w:tc>
          <w:tcPr>
            <w:tcW w:w="704" w:type="dxa"/>
            <w:tcBorders>
              <w:left w:val="nil"/>
              <w:right w:val="single" w:sz="6" w:space="0" w:color="auto"/>
            </w:tcBorders>
          </w:tcPr>
          <w:p w:rsidR="00B305AD" w:rsidRDefault="00B305AD" w:rsidP="003B79D7">
            <w:pPr>
              <w:pStyle w:val="TableCell"/>
            </w:pPr>
          </w:p>
        </w:tc>
      </w:tr>
      <w:tr w:rsidR="001E7826" w:rsidTr="001A4807">
        <w:trPr>
          <w:cantSplit/>
        </w:trPr>
        <w:tc>
          <w:tcPr>
            <w:tcW w:w="4606" w:type="dxa"/>
            <w:tcBorders>
              <w:left w:val="single" w:sz="6" w:space="0" w:color="auto"/>
            </w:tcBorders>
          </w:tcPr>
          <w:p w:rsidR="001E7826" w:rsidRDefault="001E7826" w:rsidP="00515A06">
            <w:pPr>
              <w:pStyle w:val="TableCellCourierNew"/>
              <w:ind w:left="810"/>
            </w:pPr>
            <w:r>
              <w:t>Configure</w:t>
            </w:r>
          </w:p>
        </w:tc>
        <w:tc>
          <w:tcPr>
            <w:tcW w:w="3510" w:type="dxa"/>
            <w:tcBorders>
              <w:left w:val="single" w:sz="6" w:space="0" w:color="auto"/>
              <w:right w:val="single" w:sz="6" w:space="0" w:color="auto"/>
            </w:tcBorders>
          </w:tcPr>
          <w:p w:rsidR="001E7826" w:rsidRDefault="001E7826" w:rsidP="001E7826">
            <w:r>
              <w:t>Configure Multi Arm</w:t>
            </w:r>
          </w:p>
        </w:tc>
        <w:tc>
          <w:tcPr>
            <w:tcW w:w="704" w:type="dxa"/>
            <w:tcBorders>
              <w:left w:val="nil"/>
              <w:right w:val="single" w:sz="6" w:space="0" w:color="auto"/>
            </w:tcBorders>
          </w:tcPr>
          <w:p w:rsidR="001E7826" w:rsidRDefault="001E7826" w:rsidP="00515A06">
            <w:pPr>
              <w:pStyle w:val="TableCell"/>
            </w:pPr>
            <w:r>
              <w:t>M</w:t>
            </w:r>
          </w:p>
        </w:tc>
      </w:tr>
      <w:tr w:rsidR="00B305AD" w:rsidTr="001A4807">
        <w:trPr>
          <w:cantSplit/>
        </w:trPr>
        <w:tc>
          <w:tcPr>
            <w:tcW w:w="4606" w:type="dxa"/>
            <w:tcBorders>
              <w:left w:val="single" w:sz="6" w:space="0" w:color="auto"/>
            </w:tcBorders>
          </w:tcPr>
          <w:p w:rsidR="00B305AD" w:rsidRDefault="00B305AD" w:rsidP="003B79D7">
            <w:pPr>
              <w:pStyle w:val="TableCellCourierNew"/>
              <w:ind w:left="810"/>
            </w:pPr>
            <w:r>
              <w:t>SourceList</w:t>
            </w:r>
          </w:p>
        </w:tc>
        <w:tc>
          <w:tcPr>
            <w:tcW w:w="3510" w:type="dxa"/>
            <w:tcBorders>
              <w:left w:val="single" w:sz="6" w:space="0" w:color="auto"/>
              <w:right w:val="single" w:sz="6" w:space="0" w:color="auto"/>
            </w:tcBorders>
          </w:tcPr>
          <w:p w:rsidR="00B305AD" w:rsidRDefault="00B305AD" w:rsidP="003B79D7">
            <w:r>
              <w:t>Arm Source List</w:t>
            </w:r>
          </w:p>
        </w:tc>
        <w:tc>
          <w:tcPr>
            <w:tcW w:w="704" w:type="dxa"/>
            <w:tcBorders>
              <w:left w:val="nil"/>
              <w:right w:val="single" w:sz="6" w:space="0" w:color="auto"/>
            </w:tcBorders>
          </w:tcPr>
          <w:p w:rsidR="00B305AD" w:rsidRDefault="00B305AD" w:rsidP="003B79D7">
            <w:pPr>
              <w:pStyle w:val="TableCell"/>
            </w:pPr>
            <w:r>
              <w:t>P</w:t>
            </w:r>
          </w:p>
        </w:tc>
      </w:tr>
      <w:tr w:rsidR="00B305AD" w:rsidTr="001A4807">
        <w:trPr>
          <w:cantSplit/>
        </w:trPr>
        <w:tc>
          <w:tcPr>
            <w:tcW w:w="4606" w:type="dxa"/>
            <w:tcBorders>
              <w:left w:val="single" w:sz="6" w:space="0" w:color="auto"/>
            </w:tcBorders>
          </w:tcPr>
          <w:p w:rsidR="00B305AD" w:rsidRDefault="00B305AD" w:rsidP="003B79D7">
            <w:pPr>
              <w:pStyle w:val="TableCellCourierNew"/>
              <w:ind w:left="810"/>
            </w:pPr>
            <w:r>
              <w:t>SourceOperator</w:t>
            </w:r>
          </w:p>
        </w:tc>
        <w:tc>
          <w:tcPr>
            <w:tcW w:w="3510" w:type="dxa"/>
            <w:tcBorders>
              <w:left w:val="single" w:sz="6" w:space="0" w:color="auto"/>
              <w:right w:val="single" w:sz="6" w:space="0" w:color="auto"/>
            </w:tcBorders>
          </w:tcPr>
          <w:p w:rsidR="00B305AD" w:rsidRDefault="00B305AD" w:rsidP="003B79D7">
            <w:r>
              <w:t>Arm Source Operator</w:t>
            </w:r>
          </w:p>
        </w:tc>
        <w:tc>
          <w:tcPr>
            <w:tcW w:w="704" w:type="dxa"/>
            <w:tcBorders>
              <w:left w:val="nil"/>
              <w:right w:val="single" w:sz="6" w:space="0" w:color="auto"/>
            </w:tcBorders>
          </w:tcPr>
          <w:p w:rsidR="00B305AD" w:rsidRDefault="00B305AD" w:rsidP="003B79D7">
            <w:pPr>
              <w:pStyle w:val="TableCell"/>
            </w:pPr>
            <w:r>
              <w:t>P</w:t>
            </w:r>
          </w:p>
        </w:tc>
      </w:tr>
      <w:tr w:rsidR="00387D7D" w:rsidTr="001A4807">
        <w:trPr>
          <w:cantSplit/>
        </w:trPr>
        <w:tc>
          <w:tcPr>
            <w:tcW w:w="4606" w:type="dxa"/>
            <w:tcBorders>
              <w:left w:val="single" w:sz="6" w:space="0" w:color="auto"/>
            </w:tcBorders>
          </w:tcPr>
          <w:p w:rsidR="00387D7D" w:rsidRDefault="00387D7D" w:rsidP="003B79D7">
            <w:pPr>
              <w:pStyle w:val="TableCellCourierNew"/>
              <w:ind w:left="450"/>
              <w:rPr>
                <w:b/>
                <w:bCs/>
              </w:rPr>
            </w:pPr>
            <w:r>
              <w:rPr>
                <w:b/>
                <w:bCs/>
              </w:rPr>
              <w:t>Sources</w:t>
            </w:r>
          </w:p>
        </w:tc>
        <w:tc>
          <w:tcPr>
            <w:tcW w:w="3510" w:type="dxa"/>
            <w:tcBorders>
              <w:left w:val="single" w:sz="6" w:space="0" w:color="auto"/>
              <w:right w:val="single" w:sz="6" w:space="0" w:color="auto"/>
            </w:tcBorders>
          </w:tcPr>
          <w:p w:rsidR="00387D7D" w:rsidRDefault="00387D7D" w:rsidP="003B79D7">
            <w:pPr>
              <w:pStyle w:val="TableCell"/>
            </w:pPr>
          </w:p>
        </w:tc>
        <w:tc>
          <w:tcPr>
            <w:tcW w:w="704" w:type="dxa"/>
            <w:tcBorders>
              <w:left w:val="nil"/>
              <w:right w:val="single" w:sz="6" w:space="0" w:color="auto"/>
            </w:tcBorders>
          </w:tcPr>
          <w:p w:rsidR="00387D7D" w:rsidRDefault="00387D7D" w:rsidP="003B79D7">
            <w:pPr>
              <w:pStyle w:val="TableCell"/>
            </w:pPr>
          </w:p>
        </w:tc>
      </w:tr>
      <w:tr w:rsidR="00063FF0" w:rsidTr="001A4807">
        <w:trPr>
          <w:cantSplit/>
        </w:trPr>
        <w:tc>
          <w:tcPr>
            <w:tcW w:w="4606" w:type="dxa"/>
            <w:tcBorders>
              <w:left w:val="single" w:sz="6" w:space="0" w:color="auto"/>
            </w:tcBorders>
          </w:tcPr>
          <w:p w:rsidR="00063FF0" w:rsidRDefault="00063FF0" w:rsidP="00063FF0">
            <w:pPr>
              <w:pStyle w:val="TableCellCourierNew"/>
              <w:ind w:left="450"/>
            </w:pPr>
            <w:r>
              <w:t xml:space="preserve">    Count</w:t>
            </w:r>
          </w:p>
        </w:tc>
        <w:tc>
          <w:tcPr>
            <w:tcW w:w="3510" w:type="dxa"/>
            <w:tcBorders>
              <w:left w:val="single" w:sz="6" w:space="0" w:color="auto"/>
              <w:right w:val="single" w:sz="6" w:space="0" w:color="auto"/>
            </w:tcBorders>
          </w:tcPr>
          <w:p w:rsidR="00063FF0" w:rsidRDefault="00063FF0" w:rsidP="003B79D7">
            <w:r>
              <w:t>Arm Source Count</w:t>
            </w:r>
          </w:p>
        </w:tc>
        <w:tc>
          <w:tcPr>
            <w:tcW w:w="704" w:type="dxa"/>
            <w:tcBorders>
              <w:left w:val="nil"/>
              <w:right w:val="single" w:sz="6" w:space="0" w:color="auto"/>
            </w:tcBorders>
          </w:tcPr>
          <w:p w:rsidR="00063FF0" w:rsidRDefault="00063FF0" w:rsidP="003B79D7">
            <w:pPr>
              <w:pStyle w:val="TableCell"/>
            </w:pPr>
            <w:r>
              <w:t>P</w:t>
            </w:r>
          </w:p>
        </w:tc>
      </w:tr>
      <w:tr w:rsidR="00063FF0" w:rsidTr="001A4807">
        <w:trPr>
          <w:cantSplit/>
        </w:trPr>
        <w:tc>
          <w:tcPr>
            <w:tcW w:w="4606" w:type="dxa"/>
            <w:tcBorders>
              <w:left w:val="single" w:sz="6" w:space="0" w:color="auto"/>
            </w:tcBorders>
          </w:tcPr>
          <w:p w:rsidR="00063FF0" w:rsidRDefault="00063FF0" w:rsidP="00063FF0">
            <w:pPr>
              <w:pStyle w:val="TableCellCourierNew"/>
              <w:ind w:left="450"/>
            </w:pPr>
            <w:r>
              <w:t xml:space="preserve">    Name</w:t>
            </w:r>
          </w:p>
        </w:tc>
        <w:tc>
          <w:tcPr>
            <w:tcW w:w="3510" w:type="dxa"/>
            <w:tcBorders>
              <w:left w:val="single" w:sz="6" w:space="0" w:color="auto"/>
              <w:right w:val="single" w:sz="6" w:space="0" w:color="auto"/>
            </w:tcBorders>
          </w:tcPr>
          <w:p w:rsidR="00063FF0" w:rsidRDefault="00063FF0" w:rsidP="003B79D7">
            <w:r>
              <w:t>Arm Source Name</w:t>
            </w:r>
          </w:p>
        </w:tc>
        <w:tc>
          <w:tcPr>
            <w:tcW w:w="704" w:type="dxa"/>
            <w:tcBorders>
              <w:left w:val="nil"/>
              <w:right w:val="single" w:sz="6" w:space="0" w:color="auto"/>
            </w:tcBorders>
          </w:tcPr>
          <w:p w:rsidR="00063FF0" w:rsidRDefault="00063FF0" w:rsidP="003B79D7">
            <w:pPr>
              <w:pStyle w:val="TableCell"/>
            </w:pPr>
            <w:r>
              <w:t>P</w:t>
            </w:r>
          </w:p>
        </w:tc>
      </w:tr>
      <w:tr w:rsidR="00387D7D" w:rsidTr="001A4807">
        <w:trPr>
          <w:cantSplit/>
        </w:trPr>
        <w:tc>
          <w:tcPr>
            <w:tcW w:w="4606" w:type="dxa"/>
            <w:tcBorders>
              <w:left w:val="single" w:sz="6" w:space="0" w:color="auto"/>
            </w:tcBorders>
          </w:tcPr>
          <w:p w:rsidR="00387D7D" w:rsidRPr="006B0129" w:rsidRDefault="00387D7D" w:rsidP="00387D7D">
            <w:pPr>
              <w:pStyle w:val="TableCellCourierNew"/>
              <w:ind w:left="450"/>
              <w:rPr>
                <w:b/>
              </w:rPr>
            </w:pPr>
            <w:r w:rsidRPr="006B0129">
              <w:rPr>
                <w:b/>
              </w:rPr>
              <w:t xml:space="preserve">    Item</w:t>
            </w:r>
          </w:p>
        </w:tc>
        <w:tc>
          <w:tcPr>
            <w:tcW w:w="3510" w:type="dxa"/>
            <w:tcBorders>
              <w:left w:val="single" w:sz="6" w:space="0" w:color="auto"/>
              <w:right w:val="single" w:sz="6" w:space="0" w:color="auto"/>
            </w:tcBorders>
          </w:tcPr>
          <w:p w:rsidR="00387D7D" w:rsidRDefault="00387D7D" w:rsidP="003B79D7"/>
        </w:tc>
        <w:tc>
          <w:tcPr>
            <w:tcW w:w="704" w:type="dxa"/>
            <w:tcBorders>
              <w:left w:val="nil"/>
              <w:right w:val="single" w:sz="6" w:space="0" w:color="auto"/>
            </w:tcBorders>
          </w:tcPr>
          <w:p w:rsidR="00387D7D" w:rsidRDefault="00387D7D" w:rsidP="003B79D7">
            <w:pPr>
              <w:pStyle w:val="TableCell"/>
            </w:pPr>
          </w:p>
        </w:tc>
      </w:tr>
      <w:tr w:rsidR="00387D7D" w:rsidTr="001A4807">
        <w:trPr>
          <w:cantSplit/>
        </w:trPr>
        <w:tc>
          <w:tcPr>
            <w:tcW w:w="4606" w:type="dxa"/>
            <w:tcBorders>
              <w:left w:val="single" w:sz="6" w:space="0" w:color="auto"/>
            </w:tcBorders>
          </w:tcPr>
          <w:p w:rsidR="00387D7D" w:rsidRDefault="00387D7D" w:rsidP="003B79D7">
            <w:pPr>
              <w:pStyle w:val="TableCellCourierNew"/>
              <w:ind w:left="450"/>
            </w:pPr>
            <w:r>
              <w:lastRenderedPageBreak/>
              <w:t xml:space="preserve">        Coupling</w:t>
            </w:r>
          </w:p>
        </w:tc>
        <w:tc>
          <w:tcPr>
            <w:tcW w:w="3510" w:type="dxa"/>
            <w:tcBorders>
              <w:left w:val="single" w:sz="6" w:space="0" w:color="auto"/>
              <w:right w:val="single" w:sz="6" w:space="0" w:color="auto"/>
            </w:tcBorders>
          </w:tcPr>
          <w:p w:rsidR="00387D7D" w:rsidRDefault="00387D7D" w:rsidP="003B79D7">
            <w:r>
              <w:t>Arm Source Coupling</w:t>
            </w:r>
          </w:p>
        </w:tc>
        <w:tc>
          <w:tcPr>
            <w:tcW w:w="704" w:type="dxa"/>
            <w:tcBorders>
              <w:left w:val="nil"/>
              <w:right w:val="single" w:sz="6" w:space="0" w:color="auto"/>
            </w:tcBorders>
          </w:tcPr>
          <w:p w:rsidR="00387D7D" w:rsidRDefault="00387D7D" w:rsidP="003B79D7">
            <w:pPr>
              <w:pStyle w:val="TableCell"/>
            </w:pPr>
            <w:r>
              <w:t>P</w:t>
            </w:r>
          </w:p>
        </w:tc>
      </w:tr>
      <w:tr w:rsidR="00387D7D" w:rsidTr="001A4807">
        <w:trPr>
          <w:cantSplit/>
        </w:trPr>
        <w:tc>
          <w:tcPr>
            <w:tcW w:w="4606" w:type="dxa"/>
            <w:tcBorders>
              <w:left w:val="single" w:sz="6" w:space="0" w:color="auto"/>
            </w:tcBorders>
          </w:tcPr>
          <w:p w:rsidR="00387D7D" w:rsidRDefault="00387D7D" w:rsidP="003B79D7">
            <w:pPr>
              <w:pStyle w:val="TableCellCourierNew"/>
              <w:ind w:left="450"/>
            </w:pPr>
            <w:r>
              <w:t xml:space="preserve">        Hysteresis</w:t>
            </w:r>
          </w:p>
        </w:tc>
        <w:tc>
          <w:tcPr>
            <w:tcW w:w="3510" w:type="dxa"/>
            <w:tcBorders>
              <w:left w:val="single" w:sz="6" w:space="0" w:color="auto"/>
              <w:right w:val="single" w:sz="6" w:space="0" w:color="auto"/>
            </w:tcBorders>
          </w:tcPr>
          <w:p w:rsidR="00387D7D" w:rsidRDefault="00387D7D" w:rsidP="003B79D7">
            <w:r>
              <w:t>Arm Source Hysteresis</w:t>
            </w:r>
          </w:p>
        </w:tc>
        <w:tc>
          <w:tcPr>
            <w:tcW w:w="704" w:type="dxa"/>
            <w:tcBorders>
              <w:left w:val="nil"/>
              <w:right w:val="single" w:sz="6" w:space="0" w:color="auto"/>
            </w:tcBorders>
          </w:tcPr>
          <w:p w:rsidR="00387D7D" w:rsidRDefault="00387D7D" w:rsidP="003B79D7">
            <w:pPr>
              <w:pStyle w:val="TableCell"/>
            </w:pPr>
            <w:r>
              <w:t>P</w:t>
            </w:r>
          </w:p>
        </w:tc>
      </w:tr>
      <w:tr w:rsidR="00387D7D" w:rsidTr="001A4807">
        <w:trPr>
          <w:cantSplit/>
        </w:trPr>
        <w:tc>
          <w:tcPr>
            <w:tcW w:w="4606" w:type="dxa"/>
            <w:tcBorders>
              <w:left w:val="single" w:sz="6" w:space="0" w:color="auto"/>
            </w:tcBorders>
          </w:tcPr>
          <w:p w:rsidR="00387D7D" w:rsidRDefault="00387D7D" w:rsidP="003B79D7">
            <w:pPr>
              <w:pStyle w:val="TableCellCourierNew"/>
              <w:ind w:left="450"/>
            </w:pPr>
            <w:r>
              <w:t xml:space="preserve">        Level</w:t>
            </w:r>
          </w:p>
        </w:tc>
        <w:tc>
          <w:tcPr>
            <w:tcW w:w="3510" w:type="dxa"/>
            <w:tcBorders>
              <w:left w:val="single" w:sz="6" w:space="0" w:color="auto"/>
              <w:right w:val="single" w:sz="6" w:space="0" w:color="auto"/>
            </w:tcBorders>
          </w:tcPr>
          <w:p w:rsidR="00387D7D" w:rsidRDefault="00387D7D" w:rsidP="003B79D7">
            <w:r>
              <w:t>Arm Source Level</w:t>
            </w:r>
          </w:p>
        </w:tc>
        <w:tc>
          <w:tcPr>
            <w:tcW w:w="704" w:type="dxa"/>
            <w:tcBorders>
              <w:left w:val="nil"/>
              <w:right w:val="single" w:sz="6" w:space="0" w:color="auto"/>
            </w:tcBorders>
          </w:tcPr>
          <w:p w:rsidR="00387D7D" w:rsidRDefault="00387D7D" w:rsidP="003B79D7">
            <w:pPr>
              <w:pStyle w:val="TableCell"/>
            </w:pPr>
            <w:r>
              <w:t>P</w:t>
            </w:r>
          </w:p>
        </w:tc>
      </w:tr>
      <w:tr w:rsidR="00387D7D" w:rsidTr="001A4807">
        <w:trPr>
          <w:cantSplit/>
        </w:trPr>
        <w:tc>
          <w:tcPr>
            <w:tcW w:w="4606" w:type="dxa"/>
            <w:tcBorders>
              <w:left w:val="single" w:sz="6" w:space="0" w:color="auto"/>
            </w:tcBorders>
          </w:tcPr>
          <w:p w:rsidR="00387D7D" w:rsidRDefault="00387D7D" w:rsidP="003B79D7">
            <w:pPr>
              <w:pStyle w:val="TableCellCourierNew"/>
              <w:ind w:left="450"/>
            </w:pPr>
            <w:r>
              <w:t xml:space="preserve">        Type</w:t>
            </w:r>
          </w:p>
        </w:tc>
        <w:tc>
          <w:tcPr>
            <w:tcW w:w="3510" w:type="dxa"/>
            <w:tcBorders>
              <w:left w:val="single" w:sz="6" w:space="0" w:color="auto"/>
              <w:right w:val="single" w:sz="6" w:space="0" w:color="auto"/>
            </w:tcBorders>
          </w:tcPr>
          <w:p w:rsidR="00387D7D" w:rsidRDefault="00387D7D" w:rsidP="003B79D7">
            <w:r>
              <w:t>Arm Source Type</w:t>
            </w:r>
          </w:p>
        </w:tc>
        <w:tc>
          <w:tcPr>
            <w:tcW w:w="704" w:type="dxa"/>
            <w:tcBorders>
              <w:left w:val="nil"/>
              <w:right w:val="single" w:sz="6" w:space="0" w:color="auto"/>
            </w:tcBorders>
          </w:tcPr>
          <w:p w:rsidR="00387D7D" w:rsidRDefault="00387D7D" w:rsidP="003B79D7">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450"/>
              <w:rPr>
                <w:b/>
                <w:bCs/>
              </w:rPr>
            </w:pPr>
            <w:r>
              <w:rPr>
                <w:b/>
                <w:bCs/>
              </w:rPr>
              <w:t xml:space="preserve">        </w:t>
            </w:r>
            <w:r w:rsidR="00004825">
              <w:rPr>
                <w:b/>
                <w:bCs/>
              </w:rPr>
              <w:t>Edge</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Configure</w:t>
            </w:r>
          </w:p>
        </w:tc>
        <w:tc>
          <w:tcPr>
            <w:tcW w:w="3510" w:type="dxa"/>
            <w:tcBorders>
              <w:left w:val="single" w:sz="6" w:space="0" w:color="auto"/>
              <w:right w:val="single" w:sz="6" w:space="0" w:color="auto"/>
            </w:tcBorders>
          </w:tcPr>
          <w:p w:rsidR="00004825" w:rsidRDefault="00004825">
            <w:r>
              <w:t>Configure Edge Arm Source</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Slope</w:t>
            </w:r>
          </w:p>
        </w:tc>
        <w:tc>
          <w:tcPr>
            <w:tcW w:w="3510" w:type="dxa"/>
            <w:tcBorders>
              <w:left w:val="single" w:sz="6" w:space="0" w:color="auto"/>
              <w:right w:val="single" w:sz="6" w:space="0" w:color="auto"/>
            </w:tcBorders>
          </w:tcPr>
          <w:p w:rsidR="00004825" w:rsidRDefault="00004825">
            <w:r>
              <w:t>Arm Slope</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450"/>
              <w:rPr>
                <w:b/>
                <w:bCs/>
              </w:rPr>
            </w:pPr>
            <w:r>
              <w:rPr>
                <w:b/>
                <w:bCs/>
              </w:rPr>
              <w:t xml:space="preserve">        </w:t>
            </w:r>
            <w:r w:rsidR="00004825">
              <w:rPr>
                <w:b/>
                <w:bCs/>
              </w:rPr>
              <w:t>Glitch</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Configure</w:t>
            </w:r>
          </w:p>
        </w:tc>
        <w:tc>
          <w:tcPr>
            <w:tcW w:w="3510" w:type="dxa"/>
            <w:tcBorders>
              <w:left w:val="single" w:sz="6" w:space="0" w:color="auto"/>
              <w:right w:val="single" w:sz="6" w:space="0" w:color="auto"/>
            </w:tcBorders>
          </w:tcPr>
          <w:p w:rsidR="00004825" w:rsidRDefault="00004825">
            <w:r>
              <w:t>Configure Glitch Arm Source</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Condition</w:t>
            </w:r>
          </w:p>
        </w:tc>
        <w:tc>
          <w:tcPr>
            <w:tcW w:w="3510" w:type="dxa"/>
            <w:tcBorders>
              <w:left w:val="single" w:sz="6" w:space="0" w:color="auto"/>
              <w:right w:val="single" w:sz="6" w:space="0" w:color="auto"/>
            </w:tcBorders>
          </w:tcPr>
          <w:p w:rsidR="00004825" w:rsidRDefault="00004825">
            <w:r>
              <w:t>Glitch Arm Condition</w:t>
            </w:r>
          </w:p>
        </w:tc>
        <w:tc>
          <w:tcPr>
            <w:tcW w:w="704" w:type="dxa"/>
            <w:tcBorders>
              <w:left w:val="nil"/>
              <w:right w:val="single" w:sz="6" w:space="0" w:color="auto"/>
            </w:tcBorders>
          </w:tcPr>
          <w:p w:rsidR="00004825" w:rsidRDefault="00004825">
            <w:pPr>
              <w:pStyle w:val="TableCell"/>
            </w:pPr>
            <w:r>
              <w:t>P</w:t>
            </w:r>
          </w:p>
        </w:tc>
      </w:tr>
      <w:tr w:rsidR="000D7BE3" w:rsidTr="001A4807">
        <w:trPr>
          <w:cantSplit/>
        </w:trPr>
        <w:tc>
          <w:tcPr>
            <w:tcW w:w="4606" w:type="dxa"/>
            <w:tcBorders>
              <w:left w:val="single" w:sz="6" w:space="0" w:color="auto"/>
            </w:tcBorders>
          </w:tcPr>
          <w:p w:rsidR="000D7BE3" w:rsidRDefault="000D7BE3">
            <w:pPr>
              <w:pStyle w:val="TableCellCourierNew"/>
              <w:ind w:left="810"/>
            </w:pPr>
            <w:r>
              <w:t xml:space="preserve">         Polarity</w:t>
            </w:r>
          </w:p>
        </w:tc>
        <w:tc>
          <w:tcPr>
            <w:tcW w:w="3510" w:type="dxa"/>
            <w:tcBorders>
              <w:left w:val="single" w:sz="6" w:space="0" w:color="auto"/>
              <w:right w:val="single" w:sz="6" w:space="0" w:color="auto"/>
            </w:tcBorders>
          </w:tcPr>
          <w:p w:rsidR="000D7BE3" w:rsidRDefault="000D7BE3">
            <w:r>
              <w:t>Glitch Arm Polarity</w:t>
            </w:r>
          </w:p>
        </w:tc>
        <w:tc>
          <w:tcPr>
            <w:tcW w:w="704" w:type="dxa"/>
            <w:tcBorders>
              <w:left w:val="nil"/>
              <w:right w:val="single" w:sz="6" w:space="0" w:color="auto"/>
            </w:tcBorders>
          </w:tcPr>
          <w:p w:rsidR="000D7BE3" w:rsidRDefault="000D7BE3">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Width</w:t>
            </w:r>
          </w:p>
        </w:tc>
        <w:tc>
          <w:tcPr>
            <w:tcW w:w="3510" w:type="dxa"/>
            <w:tcBorders>
              <w:left w:val="single" w:sz="6" w:space="0" w:color="auto"/>
              <w:right w:val="single" w:sz="6" w:space="0" w:color="auto"/>
            </w:tcBorders>
          </w:tcPr>
          <w:p w:rsidR="00004825" w:rsidRDefault="00004825">
            <w:r>
              <w:t>Glitch Arm Width</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450"/>
              <w:rPr>
                <w:b/>
                <w:bCs/>
              </w:rPr>
            </w:pPr>
            <w:r>
              <w:rPr>
                <w:b/>
                <w:bCs/>
              </w:rPr>
              <w:t xml:space="preserve">         </w:t>
            </w:r>
            <w:r w:rsidR="00004825">
              <w:rPr>
                <w:b/>
                <w:bCs/>
              </w:rPr>
              <w:t>Runt</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Configure</w:t>
            </w:r>
          </w:p>
        </w:tc>
        <w:tc>
          <w:tcPr>
            <w:tcW w:w="3510" w:type="dxa"/>
            <w:tcBorders>
              <w:left w:val="single" w:sz="6" w:space="0" w:color="auto"/>
              <w:right w:val="single" w:sz="6" w:space="0" w:color="auto"/>
            </w:tcBorders>
          </w:tcPr>
          <w:p w:rsidR="00004825" w:rsidRDefault="00004825">
            <w:r>
              <w:t>Configure Runt Arm Source</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Polarity</w:t>
            </w:r>
          </w:p>
        </w:tc>
        <w:tc>
          <w:tcPr>
            <w:tcW w:w="3510" w:type="dxa"/>
            <w:tcBorders>
              <w:left w:val="single" w:sz="6" w:space="0" w:color="auto"/>
              <w:right w:val="single" w:sz="6" w:space="0" w:color="auto"/>
            </w:tcBorders>
          </w:tcPr>
          <w:p w:rsidR="00004825" w:rsidRDefault="00004825">
            <w:r>
              <w:t>Runt Arm Polarity</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ThresholdHigh</w:t>
            </w:r>
          </w:p>
        </w:tc>
        <w:tc>
          <w:tcPr>
            <w:tcW w:w="3510" w:type="dxa"/>
            <w:tcBorders>
              <w:left w:val="single" w:sz="6" w:space="0" w:color="auto"/>
              <w:right w:val="single" w:sz="6" w:space="0" w:color="auto"/>
            </w:tcBorders>
          </w:tcPr>
          <w:p w:rsidR="00004825" w:rsidRDefault="00004825">
            <w:r>
              <w:t>Runt Arm High Threshold</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ThresholdLow</w:t>
            </w:r>
          </w:p>
        </w:tc>
        <w:tc>
          <w:tcPr>
            <w:tcW w:w="3510" w:type="dxa"/>
            <w:tcBorders>
              <w:left w:val="single" w:sz="6" w:space="0" w:color="auto"/>
              <w:right w:val="single" w:sz="6" w:space="0" w:color="auto"/>
            </w:tcBorders>
          </w:tcPr>
          <w:p w:rsidR="00004825" w:rsidRDefault="00004825">
            <w:r>
              <w:t>Runt Arm Low Threshold</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450"/>
              <w:rPr>
                <w:b/>
                <w:bCs/>
              </w:rPr>
            </w:pPr>
            <w:r>
              <w:rPr>
                <w:b/>
                <w:bCs/>
              </w:rPr>
              <w:t xml:space="preserve">         </w:t>
            </w:r>
            <w:r w:rsidR="00004825">
              <w:rPr>
                <w:b/>
                <w:bCs/>
              </w:rPr>
              <w:t>TV</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Configure</w:t>
            </w:r>
          </w:p>
        </w:tc>
        <w:tc>
          <w:tcPr>
            <w:tcW w:w="3510" w:type="dxa"/>
            <w:tcBorders>
              <w:left w:val="single" w:sz="6" w:space="0" w:color="auto"/>
              <w:right w:val="single" w:sz="6" w:space="0" w:color="auto"/>
            </w:tcBorders>
          </w:tcPr>
          <w:p w:rsidR="00004825" w:rsidRDefault="00004825">
            <w:r>
              <w:t>ConfigureTV Arm Source</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Event</w:t>
            </w:r>
          </w:p>
        </w:tc>
        <w:tc>
          <w:tcPr>
            <w:tcW w:w="3510" w:type="dxa"/>
            <w:tcBorders>
              <w:left w:val="single" w:sz="6" w:space="0" w:color="auto"/>
              <w:right w:val="single" w:sz="6" w:space="0" w:color="auto"/>
            </w:tcBorders>
          </w:tcPr>
          <w:p w:rsidR="00004825" w:rsidRDefault="00004825">
            <w:r>
              <w:t>TV Arm Event</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LineNumber</w:t>
            </w:r>
          </w:p>
        </w:tc>
        <w:tc>
          <w:tcPr>
            <w:tcW w:w="3510" w:type="dxa"/>
            <w:tcBorders>
              <w:left w:val="single" w:sz="6" w:space="0" w:color="auto"/>
              <w:right w:val="single" w:sz="6" w:space="0" w:color="auto"/>
            </w:tcBorders>
          </w:tcPr>
          <w:p w:rsidR="00004825" w:rsidRDefault="00004825">
            <w:r>
              <w:t>TV Arm Line Number</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Polarity</w:t>
            </w:r>
          </w:p>
        </w:tc>
        <w:tc>
          <w:tcPr>
            <w:tcW w:w="3510" w:type="dxa"/>
            <w:tcBorders>
              <w:left w:val="single" w:sz="6" w:space="0" w:color="auto"/>
              <w:right w:val="single" w:sz="6" w:space="0" w:color="auto"/>
            </w:tcBorders>
          </w:tcPr>
          <w:p w:rsidR="00004825" w:rsidRDefault="00004825">
            <w:r>
              <w:t>TV Arm Polarity</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SignalFormat</w:t>
            </w:r>
          </w:p>
        </w:tc>
        <w:tc>
          <w:tcPr>
            <w:tcW w:w="3510" w:type="dxa"/>
            <w:tcBorders>
              <w:left w:val="single" w:sz="6" w:space="0" w:color="auto"/>
              <w:right w:val="single" w:sz="6" w:space="0" w:color="auto"/>
            </w:tcBorders>
          </w:tcPr>
          <w:p w:rsidR="00004825" w:rsidRDefault="00004825">
            <w:r>
              <w:t>TV Arm Signal Format</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450"/>
              <w:rPr>
                <w:b/>
                <w:bCs/>
              </w:rPr>
            </w:pPr>
            <w:r>
              <w:rPr>
                <w:b/>
                <w:bCs/>
              </w:rPr>
              <w:t xml:space="preserve">         </w:t>
            </w:r>
            <w:r w:rsidR="00004825">
              <w:rPr>
                <w:b/>
                <w:bCs/>
              </w:rPr>
              <w:t>Width</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Configure</w:t>
            </w:r>
          </w:p>
        </w:tc>
        <w:tc>
          <w:tcPr>
            <w:tcW w:w="3510" w:type="dxa"/>
            <w:tcBorders>
              <w:left w:val="single" w:sz="6" w:space="0" w:color="auto"/>
              <w:right w:val="single" w:sz="6" w:space="0" w:color="auto"/>
            </w:tcBorders>
          </w:tcPr>
          <w:p w:rsidR="00004825" w:rsidRDefault="00004825">
            <w:r>
              <w:t>Configure Width Arm Source</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Condition</w:t>
            </w:r>
          </w:p>
        </w:tc>
        <w:tc>
          <w:tcPr>
            <w:tcW w:w="3510" w:type="dxa"/>
            <w:tcBorders>
              <w:left w:val="single" w:sz="6" w:space="0" w:color="auto"/>
              <w:right w:val="single" w:sz="6" w:space="0" w:color="auto"/>
            </w:tcBorders>
          </w:tcPr>
          <w:p w:rsidR="00004825" w:rsidRDefault="00004825">
            <w:r>
              <w:t>Width Arm Condition</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Polarity</w:t>
            </w:r>
          </w:p>
        </w:tc>
        <w:tc>
          <w:tcPr>
            <w:tcW w:w="3510" w:type="dxa"/>
            <w:tcBorders>
              <w:left w:val="single" w:sz="6" w:space="0" w:color="auto"/>
              <w:right w:val="single" w:sz="6" w:space="0" w:color="auto"/>
            </w:tcBorders>
          </w:tcPr>
          <w:p w:rsidR="00004825" w:rsidRDefault="00004825">
            <w:r>
              <w:t>Width Arm Polarity</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ThresholdHigh</w:t>
            </w:r>
          </w:p>
        </w:tc>
        <w:tc>
          <w:tcPr>
            <w:tcW w:w="3510" w:type="dxa"/>
            <w:tcBorders>
              <w:left w:val="single" w:sz="6" w:space="0" w:color="auto"/>
              <w:right w:val="single" w:sz="6" w:space="0" w:color="auto"/>
            </w:tcBorders>
          </w:tcPr>
          <w:p w:rsidR="00004825" w:rsidRDefault="00004825">
            <w:r>
              <w:t>Width Arm High Threshold</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ThresholdLow</w:t>
            </w:r>
          </w:p>
        </w:tc>
        <w:tc>
          <w:tcPr>
            <w:tcW w:w="3510" w:type="dxa"/>
            <w:tcBorders>
              <w:left w:val="single" w:sz="6" w:space="0" w:color="auto"/>
              <w:right w:val="single" w:sz="6" w:space="0" w:color="auto"/>
            </w:tcBorders>
          </w:tcPr>
          <w:p w:rsidR="00004825" w:rsidRDefault="00004825">
            <w:r>
              <w:t>Width Arm Lowthreshold</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450"/>
              <w:rPr>
                <w:b/>
                <w:bCs/>
              </w:rPr>
            </w:pPr>
            <w:r>
              <w:rPr>
                <w:b/>
                <w:bCs/>
              </w:rPr>
              <w:t xml:space="preserve">         </w:t>
            </w:r>
            <w:r w:rsidR="00004825">
              <w:rPr>
                <w:b/>
                <w:bCs/>
              </w:rPr>
              <w:t>Window</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Configure</w:t>
            </w:r>
          </w:p>
        </w:tc>
        <w:tc>
          <w:tcPr>
            <w:tcW w:w="3510" w:type="dxa"/>
            <w:tcBorders>
              <w:left w:val="single" w:sz="6" w:space="0" w:color="auto"/>
              <w:right w:val="single" w:sz="6" w:space="0" w:color="auto"/>
            </w:tcBorders>
          </w:tcPr>
          <w:p w:rsidR="00004825" w:rsidRDefault="00004825">
            <w:r>
              <w:t>Configure Window Arm Source</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Condition</w:t>
            </w:r>
          </w:p>
        </w:tc>
        <w:tc>
          <w:tcPr>
            <w:tcW w:w="3510" w:type="dxa"/>
            <w:tcBorders>
              <w:left w:val="single" w:sz="6" w:space="0" w:color="auto"/>
              <w:right w:val="single" w:sz="6" w:space="0" w:color="auto"/>
            </w:tcBorders>
          </w:tcPr>
          <w:p w:rsidR="00004825" w:rsidRDefault="00004825">
            <w:r>
              <w:t>Window Arm Condition</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ThresholdHigh</w:t>
            </w:r>
          </w:p>
        </w:tc>
        <w:tc>
          <w:tcPr>
            <w:tcW w:w="3510" w:type="dxa"/>
            <w:tcBorders>
              <w:left w:val="single" w:sz="6" w:space="0" w:color="auto"/>
              <w:right w:val="single" w:sz="6" w:space="0" w:color="auto"/>
            </w:tcBorders>
          </w:tcPr>
          <w:p w:rsidR="00004825" w:rsidRDefault="00004825">
            <w:r>
              <w:t>Window Arm High Threshold</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ThresholdLow</w:t>
            </w:r>
          </w:p>
        </w:tc>
        <w:tc>
          <w:tcPr>
            <w:tcW w:w="3510" w:type="dxa"/>
            <w:tcBorders>
              <w:left w:val="single" w:sz="6" w:space="0" w:color="auto"/>
              <w:right w:val="single" w:sz="6" w:space="0" w:color="auto"/>
            </w:tcBorders>
          </w:tcPr>
          <w:p w:rsidR="00004825" w:rsidRDefault="00004825">
            <w:r>
              <w:t>Window Arm Low Threshold</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rPr>
                <w:b/>
                <w:bCs/>
              </w:rPr>
            </w:pPr>
            <w:r>
              <w:rPr>
                <w:b/>
                <w:bCs/>
              </w:rPr>
              <w:t>Calibration</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004825">
            <w:pPr>
              <w:pStyle w:val="TableCellCourierNew"/>
              <w:ind w:left="450"/>
            </w:pPr>
            <w:r>
              <w:t>SelfCalibrate</w:t>
            </w:r>
          </w:p>
        </w:tc>
        <w:tc>
          <w:tcPr>
            <w:tcW w:w="3510" w:type="dxa"/>
            <w:tcBorders>
              <w:left w:val="single" w:sz="6" w:space="0" w:color="auto"/>
              <w:right w:val="single" w:sz="6" w:space="0" w:color="auto"/>
            </w:tcBorders>
          </w:tcPr>
          <w:p w:rsidR="00004825" w:rsidRDefault="00004825">
            <w:r>
              <w:t>Self Calibrate</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rPr>
                <w:b/>
                <w:bCs/>
              </w:rPr>
            </w:pPr>
            <w:r>
              <w:rPr>
                <w:b/>
                <w:bCs/>
              </w:rPr>
              <w:t>Channels</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004825">
            <w:pPr>
              <w:pStyle w:val="TableCellCourierNew"/>
              <w:ind w:left="450"/>
            </w:pPr>
            <w:r>
              <w:t>Count</w:t>
            </w:r>
          </w:p>
        </w:tc>
        <w:tc>
          <w:tcPr>
            <w:tcW w:w="3510" w:type="dxa"/>
            <w:tcBorders>
              <w:left w:val="single" w:sz="6" w:space="0" w:color="auto"/>
              <w:right w:val="single" w:sz="6" w:space="0" w:color="auto"/>
            </w:tcBorders>
          </w:tcPr>
          <w:p w:rsidR="00004825" w:rsidRDefault="00004825">
            <w:r>
              <w:t>Channel Count</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lastRenderedPageBreak/>
              <w:t>Name</w:t>
            </w:r>
          </w:p>
        </w:tc>
        <w:tc>
          <w:tcPr>
            <w:tcW w:w="3510" w:type="dxa"/>
            <w:tcBorders>
              <w:left w:val="single" w:sz="6" w:space="0" w:color="auto"/>
              <w:right w:val="single" w:sz="6" w:space="0" w:color="auto"/>
            </w:tcBorders>
          </w:tcPr>
          <w:p w:rsidR="00004825" w:rsidRDefault="00004825">
            <w:r>
              <w:t>Channel Name</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rPr>
                <w:b/>
                <w:bCs/>
              </w:rPr>
            </w:pPr>
            <w:r>
              <w:rPr>
                <w:b/>
                <w:bCs/>
              </w:rPr>
              <w:t>Item</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004825">
            <w:pPr>
              <w:pStyle w:val="TableCellCourierNew"/>
              <w:ind w:left="810"/>
            </w:pPr>
            <w:r>
              <w:t>Configure</w:t>
            </w:r>
          </w:p>
        </w:tc>
        <w:tc>
          <w:tcPr>
            <w:tcW w:w="3510" w:type="dxa"/>
            <w:tcBorders>
              <w:left w:val="single" w:sz="6" w:space="0" w:color="auto"/>
              <w:right w:val="single" w:sz="6" w:space="0" w:color="auto"/>
            </w:tcBorders>
          </w:tcPr>
          <w:p w:rsidR="00004825" w:rsidRDefault="00004825">
            <w:r>
              <w:t>Configure Channel</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810"/>
            </w:pPr>
            <w:r>
              <w:t>Coupling</w:t>
            </w:r>
          </w:p>
        </w:tc>
        <w:tc>
          <w:tcPr>
            <w:tcW w:w="3510" w:type="dxa"/>
            <w:tcBorders>
              <w:left w:val="single" w:sz="6" w:space="0" w:color="auto"/>
              <w:right w:val="single" w:sz="6" w:space="0" w:color="auto"/>
            </w:tcBorders>
          </w:tcPr>
          <w:p w:rsidR="00004825" w:rsidRDefault="00004825">
            <w:r>
              <w:t>Vertical Coupling</w:t>
            </w:r>
          </w:p>
        </w:tc>
        <w:tc>
          <w:tcPr>
            <w:tcW w:w="704" w:type="dxa"/>
            <w:tcBorders>
              <w:left w:val="nil"/>
              <w:right w:val="single" w:sz="6" w:space="0" w:color="auto"/>
            </w:tcBorders>
          </w:tcPr>
          <w:p w:rsidR="00004825" w:rsidRDefault="00004825">
            <w:pPr>
              <w:pStyle w:val="TableCell"/>
            </w:pPr>
            <w:r>
              <w:t>P</w:t>
            </w:r>
          </w:p>
        </w:tc>
      </w:tr>
      <w:tr w:rsidR="00055D5B" w:rsidTr="00B70CFA">
        <w:trPr>
          <w:cantSplit/>
        </w:trPr>
        <w:tc>
          <w:tcPr>
            <w:tcW w:w="4606" w:type="dxa"/>
            <w:tcBorders>
              <w:left w:val="single" w:sz="6" w:space="0" w:color="auto"/>
            </w:tcBorders>
          </w:tcPr>
          <w:p w:rsidR="00055D5B" w:rsidRDefault="00055D5B" w:rsidP="00B70CFA">
            <w:pPr>
              <w:pStyle w:val="TableCellCourierNew"/>
              <w:ind w:left="810"/>
            </w:pPr>
            <w:r>
              <w:t>DataInterleavedChannelList</w:t>
            </w:r>
          </w:p>
        </w:tc>
        <w:tc>
          <w:tcPr>
            <w:tcW w:w="3510" w:type="dxa"/>
            <w:tcBorders>
              <w:left w:val="single" w:sz="6" w:space="0" w:color="auto"/>
              <w:right w:val="single" w:sz="6" w:space="0" w:color="auto"/>
            </w:tcBorders>
          </w:tcPr>
          <w:p w:rsidR="00055D5B" w:rsidRDefault="00055D5B" w:rsidP="00B70CFA">
            <w:r>
              <w:t>Data Interleaved Channel List</w:t>
            </w:r>
          </w:p>
        </w:tc>
        <w:tc>
          <w:tcPr>
            <w:tcW w:w="704" w:type="dxa"/>
            <w:tcBorders>
              <w:left w:val="nil"/>
              <w:right w:val="single" w:sz="6" w:space="0" w:color="auto"/>
            </w:tcBorders>
          </w:tcPr>
          <w:p w:rsidR="00055D5B" w:rsidRDefault="00055D5B" w:rsidP="00B70CFA">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810"/>
            </w:pPr>
            <w:r>
              <w:t>Enabled</w:t>
            </w:r>
          </w:p>
        </w:tc>
        <w:tc>
          <w:tcPr>
            <w:tcW w:w="3510" w:type="dxa"/>
            <w:tcBorders>
              <w:left w:val="single" w:sz="6" w:space="0" w:color="auto"/>
              <w:right w:val="single" w:sz="6" w:space="0" w:color="auto"/>
            </w:tcBorders>
          </w:tcPr>
          <w:p w:rsidR="00004825" w:rsidRDefault="00004825">
            <w:r>
              <w:t>Channel Enabled</w:t>
            </w:r>
          </w:p>
        </w:tc>
        <w:tc>
          <w:tcPr>
            <w:tcW w:w="704" w:type="dxa"/>
            <w:tcBorders>
              <w:left w:val="nil"/>
              <w:right w:val="single" w:sz="6" w:space="0" w:color="auto"/>
            </w:tcBorders>
          </w:tcPr>
          <w:p w:rsidR="00004825" w:rsidRDefault="00004825">
            <w:pPr>
              <w:pStyle w:val="TableCell"/>
            </w:pPr>
            <w:r>
              <w:t>P</w:t>
            </w:r>
          </w:p>
        </w:tc>
      </w:tr>
      <w:tr w:rsidR="00296E7C" w:rsidTr="001A4807">
        <w:trPr>
          <w:cantSplit/>
        </w:trPr>
        <w:tc>
          <w:tcPr>
            <w:tcW w:w="4606" w:type="dxa"/>
            <w:tcBorders>
              <w:left w:val="single" w:sz="6" w:space="0" w:color="auto"/>
            </w:tcBorders>
          </w:tcPr>
          <w:p w:rsidR="00296E7C" w:rsidRDefault="00296E7C">
            <w:pPr>
              <w:pStyle w:val="TableCellCourierNew"/>
              <w:ind w:left="810"/>
            </w:pPr>
            <w:r>
              <w:t>InputConnectorSelection</w:t>
            </w:r>
          </w:p>
        </w:tc>
        <w:tc>
          <w:tcPr>
            <w:tcW w:w="3510" w:type="dxa"/>
            <w:tcBorders>
              <w:left w:val="single" w:sz="6" w:space="0" w:color="auto"/>
              <w:right w:val="single" w:sz="6" w:space="0" w:color="auto"/>
            </w:tcBorders>
          </w:tcPr>
          <w:p w:rsidR="00296E7C" w:rsidRDefault="00296E7C">
            <w:r>
              <w:t>Input Connector Selection</w:t>
            </w:r>
          </w:p>
        </w:tc>
        <w:tc>
          <w:tcPr>
            <w:tcW w:w="704" w:type="dxa"/>
            <w:tcBorders>
              <w:left w:val="nil"/>
              <w:right w:val="single" w:sz="6" w:space="0" w:color="auto"/>
            </w:tcBorders>
          </w:tcPr>
          <w:p w:rsidR="00296E7C" w:rsidRDefault="00296E7C">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810"/>
            </w:pPr>
            <w:r>
              <w:t>InputImpedance</w:t>
            </w:r>
          </w:p>
        </w:tc>
        <w:tc>
          <w:tcPr>
            <w:tcW w:w="3510" w:type="dxa"/>
            <w:tcBorders>
              <w:left w:val="single" w:sz="6" w:space="0" w:color="auto"/>
              <w:right w:val="single" w:sz="6" w:space="0" w:color="auto"/>
            </w:tcBorders>
          </w:tcPr>
          <w:p w:rsidR="00004825" w:rsidRDefault="00004825">
            <w:r>
              <w:t>Input Impedance</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810"/>
            </w:pPr>
            <w:r>
              <w:t>Offset</w:t>
            </w:r>
          </w:p>
        </w:tc>
        <w:tc>
          <w:tcPr>
            <w:tcW w:w="3510" w:type="dxa"/>
            <w:tcBorders>
              <w:left w:val="single" w:sz="6" w:space="0" w:color="auto"/>
              <w:right w:val="single" w:sz="6" w:space="0" w:color="auto"/>
            </w:tcBorders>
          </w:tcPr>
          <w:p w:rsidR="00004825" w:rsidRDefault="00004825">
            <w:r>
              <w:t>Vertical Offset</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810"/>
            </w:pPr>
            <w:r>
              <w:t>Range</w:t>
            </w:r>
          </w:p>
        </w:tc>
        <w:tc>
          <w:tcPr>
            <w:tcW w:w="3510" w:type="dxa"/>
            <w:tcBorders>
              <w:left w:val="single" w:sz="6" w:space="0" w:color="auto"/>
              <w:right w:val="single" w:sz="6" w:space="0" w:color="auto"/>
            </w:tcBorders>
          </w:tcPr>
          <w:p w:rsidR="00004825" w:rsidRDefault="00004825">
            <w:smartTag w:uri="urn:schemas-microsoft-com:office:smarttags" w:element="place">
              <w:smartTag w:uri="urn:schemas-microsoft-com:office:smarttags" w:element="PlaceName">
                <w:r>
                  <w:t>Vertical</w:t>
                </w:r>
              </w:smartTag>
              <w:r>
                <w:t xml:space="preserve"> </w:t>
              </w:r>
              <w:smartTag w:uri="urn:schemas-microsoft-com:office:smarttags" w:element="PlaceType">
                <w:r>
                  <w:t>Range</w:t>
                </w:r>
              </w:smartTag>
            </w:smartTag>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810"/>
            </w:pPr>
            <w:r>
              <w:t>Temperature</w:t>
            </w:r>
          </w:p>
        </w:tc>
        <w:tc>
          <w:tcPr>
            <w:tcW w:w="3510" w:type="dxa"/>
            <w:tcBorders>
              <w:left w:val="single" w:sz="6" w:space="0" w:color="auto"/>
              <w:right w:val="single" w:sz="6" w:space="0" w:color="auto"/>
            </w:tcBorders>
          </w:tcPr>
          <w:p w:rsidR="00004825" w:rsidRDefault="00004825">
            <w:r>
              <w:t>Channel Temperature</w:t>
            </w:r>
          </w:p>
        </w:tc>
        <w:tc>
          <w:tcPr>
            <w:tcW w:w="704" w:type="dxa"/>
            <w:tcBorders>
              <w:left w:val="nil"/>
              <w:right w:val="single" w:sz="6" w:space="0" w:color="auto"/>
            </w:tcBorders>
          </w:tcPr>
          <w:p w:rsidR="00004825" w:rsidRDefault="00004825">
            <w:pPr>
              <w:pStyle w:val="TableCell"/>
            </w:pPr>
            <w:r>
              <w:t>P</w:t>
            </w:r>
          </w:p>
        </w:tc>
      </w:tr>
      <w:tr w:rsidR="00055D5B" w:rsidTr="00B70CFA">
        <w:trPr>
          <w:cantSplit/>
        </w:trPr>
        <w:tc>
          <w:tcPr>
            <w:tcW w:w="4606" w:type="dxa"/>
            <w:tcBorders>
              <w:left w:val="single" w:sz="6" w:space="0" w:color="auto"/>
            </w:tcBorders>
          </w:tcPr>
          <w:p w:rsidR="00055D5B" w:rsidRDefault="00055D5B" w:rsidP="00B70CFA">
            <w:pPr>
              <w:pStyle w:val="TableCellCourierNew"/>
              <w:ind w:left="810"/>
            </w:pPr>
            <w:r>
              <w:t>TimeInterleavedChannelList</w:t>
            </w:r>
          </w:p>
        </w:tc>
        <w:tc>
          <w:tcPr>
            <w:tcW w:w="3510" w:type="dxa"/>
            <w:tcBorders>
              <w:left w:val="single" w:sz="6" w:space="0" w:color="auto"/>
              <w:right w:val="single" w:sz="6" w:space="0" w:color="auto"/>
            </w:tcBorders>
          </w:tcPr>
          <w:p w:rsidR="00055D5B" w:rsidRDefault="00055D5B" w:rsidP="00B70CFA">
            <w:r>
              <w:t>Time Interleaved Channel List</w:t>
            </w:r>
          </w:p>
        </w:tc>
        <w:tc>
          <w:tcPr>
            <w:tcW w:w="704" w:type="dxa"/>
            <w:tcBorders>
              <w:left w:val="nil"/>
              <w:right w:val="single" w:sz="6" w:space="0" w:color="auto"/>
            </w:tcBorders>
          </w:tcPr>
          <w:p w:rsidR="00055D5B" w:rsidRDefault="00055D5B" w:rsidP="00B70CFA">
            <w:pPr>
              <w:pStyle w:val="TableCell"/>
            </w:pPr>
            <w:r>
              <w:t>P</w:t>
            </w:r>
          </w:p>
        </w:tc>
      </w:tr>
      <w:tr w:rsidR="00E55A52" w:rsidTr="001A4807">
        <w:trPr>
          <w:cantSplit/>
        </w:trPr>
        <w:tc>
          <w:tcPr>
            <w:tcW w:w="4606" w:type="dxa"/>
            <w:tcBorders>
              <w:left w:val="single" w:sz="6" w:space="0" w:color="auto"/>
            </w:tcBorders>
          </w:tcPr>
          <w:p w:rsidR="00E55A52" w:rsidRDefault="00E55A52" w:rsidP="00014519">
            <w:pPr>
              <w:pStyle w:val="TableCellCourierNew"/>
              <w:ind w:left="810"/>
              <w:rPr>
                <w:b/>
                <w:bCs/>
              </w:rPr>
            </w:pPr>
            <w:r>
              <w:rPr>
                <w:b/>
                <w:bCs/>
              </w:rPr>
              <w:t>Downconversion</w:t>
            </w:r>
          </w:p>
        </w:tc>
        <w:tc>
          <w:tcPr>
            <w:tcW w:w="3510" w:type="dxa"/>
            <w:tcBorders>
              <w:left w:val="single" w:sz="6" w:space="0" w:color="auto"/>
              <w:right w:val="single" w:sz="6" w:space="0" w:color="auto"/>
            </w:tcBorders>
          </w:tcPr>
          <w:p w:rsidR="00E55A52" w:rsidRDefault="00E55A52" w:rsidP="00014519">
            <w:pPr>
              <w:pStyle w:val="TableCell"/>
            </w:pPr>
          </w:p>
        </w:tc>
        <w:tc>
          <w:tcPr>
            <w:tcW w:w="704" w:type="dxa"/>
            <w:tcBorders>
              <w:left w:val="nil"/>
              <w:right w:val="single" w:sz="6" w:space="0" w:color="auto"/>
            </w:tcBorders>
          </w:tcPr>
          <w:p w:rsidR="00E55A52" w:rsidRDefault="00E55A52" w:rsidP="00014519">
            <w:pPr>
              <w:pStyle w:val="TableCell"/>
            </w:pPr>
          </w:p>
        </w:tc>
      </w:tr>
      <w:tr w:rsidR="00E55A52" w:rsidTr="001A4807">
        <w:trPr>
          <w:cantSplit/>
        </w:trPr>
        <w:tc>
          <w:tcPr>
            <w:tcW w:w="4606" w:type="dxa"/>
            <w:tcBorders>
              <w:left w:val="single" w:sz="6" w:space="0" w:color="auto"/>
            </w:tcBorders>
          </w:tcPr>
          <w:p w:rsidR="00E55A52" w:rsidRDefault="00E55A52" w:rsidP="00014519">
            <w:pPr>
              <w:pStyle w:val="TableCellCourierNew"/>
              <w:ind w:left="1170"/>
            </w:pPr>
            <w:r>
              <w:t>Configure</w:t>
            </w:r>
          </w:p>
        </w:tc>
        <w:tc>
          <w:tcPr>
            <w:tcW w:w="3510" w:type="dxa"/>
            <w:tcBorders>
              <w:left w:val="single" w:sz="6" w:space="0" w:color="auto"/>
              <w:right w:val="single" w:sz="6" w:space="0" w:color="auto"/>
            </w:tcBorders>
          </w:tcPr>
          <w:p w:rsidR="00E55A52" w:rsidRDefault="00E55A52" w:rsidP="00014519">
            <w:r>
              <w:t>Configure Downconversion</w:t>
            </w:r>
          </w:p>
        </w:tc>
        <w:tc>
          <w:tcPr>
            <w:tcW w:w="704" w:type="dxa"/>
            <w:tcBorders>
              <w:left w:val="nil"/>
              <w:right w:val="single" w:sz="6" w:space="0" w:color="auto"/>
            </w:tcBorders>
          </w:tcPr>
          <w:p w:rsidR="00E55A52" w:rsidRDefault="00791B9D" w:rsidP="00014519">
            <w:pPr>
              <w:pStyle w:val="TableCell"/>
            </w:pPr>
            <w:r>
              <w:t>M</w:t>
            </w:r>
          </w:p>
        </w:tc>
      </w:tr>
      <w:tr w:rsidR="001A4807" w:rsidTr="001A4807">
        <w:trPr>
          <w:cantSplit/>
        </w:trPr>
        <w:tc>
          <w:tcPr>
            <w:tcW w:w="4606" w:type="dxa"/>
            <w:tcBorders>
              <w:left w:val="single" w:sz="6" w:space="0" w:color="auto"/>
            </w:tcBorders>
          </w:tcPr>
          <w:p w:rsidR="001A4807" w:rsidRDefault="001A4807" w:rsidP="0021076B">
            <w:pPr>
              <w:pStyle w:val="TableCellCourierNew"/>
              <w:ind w:left="1170"/>
            </w:pPr>
            <w:r>
              <w:t>CenterFrequency</w:t>
            </w:r>
          </w:p>
        </w:tc>
        <w:tc>
          <w:tcPr>
            <w:tcW w:w="3510" w:type="dxa"/>
            <w:tcBorders>
              <w:left w:val="single" w:sz="6" w:space="0" w:color="auto"/>
              <w:right w:val="single" w:sz="6" w:space="0" w:color="auto"/>
            </w:tcBorders>
          </w:tcPr>
          <w:p w:rsidR="001A4807" w:rsidRDefault="001A4807" w:rsidP="0021076B">
            <w:smartTag w:uri="urn:schemas-microsoft-com:office:smarttags" w:element="place">
              <w:smartTag w:uri="urn:schemas-microsoft-com:office:smarttags" w:element="PlaceName">
                <w:r>
                  <w:t>Downconversion</w:t>
                </w:r>
              </w:smartTag>
              <w:r>
                <w:t xml:space="preserve"> </w:t>
              </w:r>
              <w:smartTag w:uri="urn:schemas-microsoft-com:office:smarttags" w:element="PlaceType">
                <w:r>
                  <w:t>Center</w:t>
                </w:r>
              </w:smartTag>
            </w:smartTag>
            <w:r>
              <w:t xml:space="preserve"> Frequency</w:t>
            </w:r>
          </w:p>
        </w:tc>
        <w:tc>
          <w:tcPr>
            <w:tcW w:w="704" w:type="dxa"/>
            <w:tcBorders>
              <w:left w:val="nil"/>
              <w:right w:val="single" w:sz="6" w:space="0" w:color="auto"/>
            </w:tcBorders>
          </w:tcPr>
          <w:p w:rsidR="001A4807" w:rsidRDefault="001A4807" w:rsidP="0021076B">
            <w:pPr>
              <w:pStyle w:val="TableCell"/>
            </w:pPr>
            <w:r>
              <w:t>P</w:t>
            </w:r>
          </w:p>
        </w:tc>
      </w:tr>
      <w:tr w:rsidR="00E55A52" w:rsidTr="001A4807">
        <w:trPr>
          <w:cantSplit/>
        </w:trPr>
        <w:tc>
          <w:tcPr>
            <w:tcW w:w="4606" w:type="dxa"/>
            <w:tcBorders>
              <w:left w:val="single" w:sz="6" w:space="0" w:color="auto"/>
            </w:tcBorders>
          </w:tcPr>
          <w:p w:rsidR="00E55A52" w:rsidRDefault="00E55A52" w:rsidP="00014519">
            <w:pPr>
              <w:pStyle w:val="TableCellCourierNew"/>
              <w:ind w:left="1170"/>
            </w:pPr>
            <w:r>
              <w:t>Enabled</w:t>
            </w:r>
          </w:p>
        </w:tc>
        <w:tc>
          <w:tcPr>
            <w:tcW w:w="3510" w:type="dxa"/>
            <w:tcBorders>
              <w:left w:val="single" w:sz="6" w:space="0" w:color="auto"/>
              <w:right w:val="single" w:sz="6" w:space="0" w:color="auto"/>
            </w:tcBorders>
          </w:tcPr>
          <w:p w:rsidR="00E55A52" w:rsidRDefault="00E55A52" w:rsidP="00014519">
            <w:r>
              <w:t>Downconversion Enabled</w:t>
            </w:r>
          </w:p>
        </w:tc>
        <w:tc>
          <w:tcPr>
            <w:tcW w:w="704" w:type="dxa"/>
            <w:tcBorders>
              <w:left w:val="nil"/>
              <w:right w:val="single" w:sz="6" w:space="0" w:color="auto"/>
            </w:tcBorders>
          </w:tcPr>
          <w:p w:rsidR="00E55A52" w:rsidRDefault="00E55A52" w:rsidP="00014519">
            <w:pPr>
              <w:pStyle w:val="TableCell"/>
            </w:pPr>
            <w:r>
              <w:t>P</w:t>
            </w:r>
          </w:p>
        </w:tc>
      </w:tr>
      <w:tr w:rsidR="00E55A52" w:rsidTr="001A4807">
        <w:trPr>
          <w:cantSplit/>
        </w:trPr>
        <w:tc>
          <w:tcPr>
            <w:tcW w:w="4606" w:type="dxa"/>
            <w:tcBorders>
              <w:left w:val="single" w:sz="6" w:space="0" w:color="auto"/>
            </w:tcBorders>
          </w:tcPr>
          <w:p w:rsidR="00E55A52" w:rsidRDefault="00727BEB" w:rsidP="00014519">
            <w:pPr>
              <w:pStyle w:val="TableCellCourierNew"/>
              <w:ind w:left="1170"/>
            </w:pPr>
            <w:r>
              <w:t>IQInterleaved</w:t>
            </w:r>
          </w:p>
        </w:tc>
        <w:tc>
          <w:tcPr>
            <w:tcW w:w="3510" w:type="dxa"/>
            <w:tcBorders>
              <w:left w:val="single" w:sz="6" w:space="0" w:color="auto"/>
              <w:right w:val="single" w:sz="6" w:space="0" w:color="auto"/>
            </w:tcBorders>
          </w:tcPr>
          <w:p w:rsidR="00E55A52" w:rsidRDefault="00C93BDA" w:rsidP="00944A1D">
            <w:r>
              <w:t>Downconversion</w:t>
            </w:r>
            <w:r w:rsidR="00727BEB">
              <w:t xml:space="preserve"> IQ Interleaved</w:t>
            </w:r>
          </w:p>
        </w:tc>
        <w:tc>
          <w:tcPr>
            <w:tcW w:w="704" w:type="dxa"/>
            <w:tcBorders>
              <w:left w:val="nil"/>
              <w:right w:val="single" w:sz="6" w:space="0" w:color="auto"/>
            </w:tcBorders>
          </w:tcPr>
          <w:p w:rsidR="00E55A52" w:rsidRDefault="00E55A52" w:rsidP="00014519">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810"/>
              <w:rPr>
                <w:b/>
                <w:bCs/>
              </w:rPr>
            </w:pPr>
            <w:r>
              <w:rPr>
                <w:b/>
                <w:bCs/>
              </w:rPr>
              <w:t>Filter</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472BC" w:rsidTr="00B70CFA">
        <w:trPr>
          <w:cantSplit/>
        </w:trPr>
        <w:tc>
          <w:tcPr>
            <w:tcW w:w="4606" w:type="dxa"/>
            <w:tcBorders>
              <w:left w:val="single" w:sz="6" w:space="0" w:color="auto"/>
            </w:tcBorders>
          </w:tcPr>
          <w:p w:rsidR="000472BC" w:rsidRDefault="000472BC" w:rsidP="000472BC">
            <w:pPr>
              <w:pStyle w:val="TableCellCourierNew"/>
              <w:ind w:left="1170"/>
            </w:pPr>
            <w:r>
              <w:t>Configure</w:t>
            </w:r>
          </w:p>
        </w:tc>
        <w:tc>
          <w:tcPr>
            <w:tcW w:w="3510" w:type="dxa"/>
            <w:tcBorders>
              <w:left w:val="single" w:sz="6" w:space="0" w:color="auto"/>
              <w:right w:val="single" w:sz="6" w:space="0" w:color="auto"/>
            </w:tcBorders>
          </w:tcPr>
          <w:p w:rsidR="000472BC" w:rsidRDefault="000472BC" w:rsidP="00B70CFA">
            <w:r>
              <w:t>Configure Input Filter</w:t>
            </w:r>
          </w:p>
        </w:tc>
        <w:tc>
          <w:tcPr>
            <w:tcW w:w="704" w:type="dxa"/>
            <w:tcBorders>
              <w:left w:val="nil"/>
              <w:right w:val="single" w:sz="6" w:space="0" w:color="auto"/>
            </w:tcBorders>
          </w:tcPr>
          <w:p w:rsidR="000472BC" w:rsidRDefault="000472BC" w:rsidP="00B70CFA">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1170"/>
            </w:pPr>
            <w:r>
              <w:t>Bypass</w:t>
            </w:r>
          </w:p>
        </w:tc>
        <w:tc>
          <w:tcPr>
            <w:tcW w:w="3510" w:type="dxa"/>
            <w:tcBorders>
              <w:left w:val="single" w:sz="6" w:space="0" w:color="auto"/>
              <w:right w:val="single" w:sz="6" w:space="0" w:color="auto"/>
            </w:tcBorders>
          </w:tcPr>
          <w:p w:rsidR="00004825" w:rsidRDefault="00004825">
            <w:r>
              <w:t>Input Filter Bypass</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1170"/>
            </w:pPr>
            <w:r>
              <w:t>MaxFrequency</w:t>
            </w:r>
          </w:p>
        </w:tc>
        <w:tc>
          <w:tcPr>
            <w:tcW w:w="3510" w:type="dxa"/>
            <w:tcBorders>
              <w:left w:val="single" w:sz="6" w:space="0" w:color="auto"/>
              <w:right w:val="single" w:sz="6" w:space="0" w:color="auto"/>
            </w:tcBorders>
          </w:tcPr>
          <w:p w:rsidR="00004825" w:rsidRDefault="00004825">
            <w:r>
              <w:t>Input Filter Max Frequency</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1170"/>
            </w:pPr>
            <w:r>
              <w:t>MinFrequency</w:t>
            </w:r>
          </w:p>
        </w:tc>
        <w:tc>
          <w:tcPr>
            <w:tcW w:w="3510" w:type="dxa"/>
            <w:tcBorders>
              <w:left w:val="single" w:sz="6" w:space="0" w:color="auto"/>
              <w:right w:val="single" w:sz="6" w:space="0" w:color="auto"/>
            </w:tcBorders>
          </w:tcPr>
          <w:p w:rsidR="00004825" w:rsidRDefault="00004825">
            <w:r>
              <w:t>Input Filter Min Frequency</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810"/>
              <w:rPr>
                <w:b/>
                <w:bCs/>
              </w:rPr>
            </w:pPr>
            <w:r>
              <w:rPr>
                <w:b/>
                <w:bCs/>
              </w:rPr>
              <w:t>Measurement</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004825">
            <w:pPr>
              <w:pStyle w:val="TableCellCourierNew"/>
              <w:ind w:left="1170"/>
            </w:pPr>
            <w:r>
              <w:t>FetchWaveformInt16</w:t>
            </w:r>
          </w:p>
        </w:tc>
        <w:tc>
          <w:tcPr>
            <w:tcW w:w="3510" w:type="dxa"/>
            <w:tcBorders>
              <w:left w:val="single" w:sz="6" w:space="0" w:color="auto"/>
              <w:right w:val="single" w:sz="6" w:space="0" w:color="auto"/>
            </w:tcBorders>
          </w:tcPr>
          <w:p w:rsidR="00004825" w:rsidRDefault="00004825">
            <w:r>
              <w:t>Fetch Waveform Int16</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1170"/>
            </w:pPr>
            <w:r>
              <w:t>FetchWaveformInt32</w:t>
            </w:r>
          </w:p>
        </w:tc>
        <w:tc>
          <w:tcPr>
            <w:tcW w:w="3510" w:type="dxa"/>
            <w:tcBorders>
              <w:left w:val="single" w:sz="6" w:space="0" w:color="auto"/>
              <w:right w:val="single" w:sz="6" w:space="0" w:color="auto"/>
            </w:tcBorders>
          </w:tcPr>
          <w:p w:rsidR="00004825" w:rsidRDefault="00004825">
            <w:r>
              <w:t>Fetch Waveform Int32</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1170"/>
            </w:pPr>
            <w:r>
              <w:t>FetchWaveformInt8</w:t>
            </w:r>
          </w:p>
        </w:tc>
        <w:tc>
          <w:tcPr>
            <w:tcW w:w="3510" w:type="dxa"/>
            <w:tcBorders>
              <w:left w:val="single" w:sz="6" w:space="0" w:color="auto"/>
              <w:right w:val="single" w:sz="6" w:space="0" w:color="auto"/>
            </w:tcBorders>
          </w:tcPr>
          <w:p w:rsidR="00004825" w:rsidRDefault="00004825">
            <w:r>
              <w:t>Fetch Waveform Int8</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1170"/>
            </w:pPr>
            <w:r>
              <w:t>FetchWaveformReal64</w:t>
            </w:r>
          </w:p>
        </w:tc>
        <w:tc>
          <w:tcPr>
            <w:tcW w:w="3510" w:type="dxa"/>
            <w:tcBorders>
              <w:left w:val="single" w:sz="6" w:space="0" w:color="auto"/>
              <w:right w:val="single" w:sz="6" w:space="0" w:color="auto"/>
            </w:tcBorders>
          </w:tcPr>
          <w:p w:rsidR="00004825" w:rsidRDefault="00004825">
            <w:r>
              <w:t>Fetch Waveform Real64</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1170"/>
            </w:pPr>
            <w:r>
              <w:t>ReadWaveformInt16</w:t>
            </w:r>
          </w:p>
        </w:tc>
        <w:tc>
          <w:tcPr>
            <w:tcW w:w="3510" w:type="dxa"/>
            <w:tcBorders>
              <w:left w:val="single" w:sz="6" w:space="0" w:color="auto"/>
              <w:right w:val="single" w:sz="6" w:space="0" w:color="auto"/>
            </w:tcBorders>
          </w:tcPr>
          <w:p w:rsidR="00004825" w:rsidRDefault="00004825">
            <w:r>
              <w:t>Read Waveform Int16</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1170"/>
            </w:pPr>
            <w:r>
              <w:t>ReadWaveformInt32</w:t>
            </w:r>
          </w:p>
        </w:tc>
        <w:tc>
          <w:tcPr>
            <w:tcW w:w="3510" w:type="dxa"/>
            <w:tcBorders>
              <w:left w:val="single" w:sz="6" w:space="0" w:color="auto"/>
              <w:right w:val="single" w:sz="6" w:space="0" w:color="auto"/>
            </w:tcBorders>
          </w:tcPr>
          <w:p w:rsidR="00004825" w:rsidRDefault="00004825">
            <w:r>
              <w:t>Read Waveform Int32</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1170"/>
            </w:pPr>
            <w:r>
              <w:t>ReadWaveformInt8</w:t>
            </w:r>
          </w:p>
        </w:tc>
        <w:tc>
          <w:tcPr>
            <w:tcW w:w="3510" w:type="dxa"/>
            <w:tcBorders>
              <w:left w:val="single" w:sz="6" w:space="0" w:color="auto"/>
              <w:right w:val="single" w:sz="6" w:space="0" w:color="auto"/>
            </w:tcBorders>
          </w:tcPr>
          <w:p w:rsidR="00004825" w:rsidRDefault="00004825">
            <w:r>
              <w:t>Read Waveform Int8</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1170"/>
            </w:pPr>
            <w:r>
              <w:t>ReadWaveformReal64</w:t>
            </w:r>
          </w:p>
        </w:tc>
        <w:tc>
          <w:tcPr>
            <w:tcW w:w="3510" w:type="dxa"/>
            <w:tcBorders>
              <w:left w:val="single" w:sz="6" w:space="0" w:color="auto"/>
              <w:right w:val="single" w:sz="6" w:space="0" w:color="auto"/>
            </w:tcBorders>
          </w:tcPr>
          <w:p w:rsidR="00004825" w:rsidRDefault="00004825">
            <w:r>
              <w:t>Read Waveform Real64</w:t>
            </w:r>
          </w:p>
        </w:tc>
        <w:tc>
          <w:tcPr>
            <w:tcW w:w="704" w:type="dxa"/>
            <w:tcBorders>
              <w:left w:val="nil"/>
              <w:right w:val="single" w:sz="6" w:space="0" w:color="auto"/>
            </w:tcBorders>
          </w:tcPr>
          <w:p w:rsidR="00004825" w:rsidRDefault="00004825">
            <w:pPr>
              <w:pStyle w:val="TableCell"/>
            </w:pPr>
            <w:r>
              <w:t>M</w:t>
            </w:r>
          </w:p>
        </w:tc>
      </w:tr>
      <w:tr w:rsidR="00A24653" w:rsidTr="001A4807">
        <w:trPr>
          <w:cantSplit/>
        </w:trPr>
        <w:tc>
          <w:tcPr>
            <w:tcW w:w="4606" w:type="dxa"/>
            <w:tcBorders>
              <w:left w:val="single" w:sz="6" w:space="0" w:color="auto"/>
            </w:tcBorders>
          </w:tcPr>
          <w:p w:rsidR="00A24653" w:rsidRDefault="005D658B" w:rsidP="00EF3CB8">
            <w:pPr>
              <w:pStyle w:val="TableCellCourierNew"/>
              <w:ind w:left="810"/>
              <w:rPr>
                <w:b/>
                <w:bCs/>
              </w:rPr>
            </w:pPr>
            <w:r>
              <w:rPr>
                <w:b/>
                <w:bCs/>
              </w:rPr>
              <w:t>MultiRecord</w:t>
            </w:r>
            <w:r w:rsidR="00A24653">
              <w:rPr>
                <w:b/>
                <w:bCs/>
              </w:rPr>
              <w:t>Measurement</w:t>
            </w:r>
          </w:p>
        </w:tc>
        <w:tc>
          <w:tcPr>
            <w:tcW w:w="3510" w:type="dxa"/>
            <w:tcBorders>
              <w:left w:val="single" w:sz="6" w:space="0" w:color="auto"/>
              <w:right w:val="single" w:sz="6" w:space="0" w:color="auto"/>
            </w:tcBorders>
          </w:tcPr>
          <w:p w:rsidR="00A24653" w:rsidRDefault="00A24653" w:rsidP="00EF3CB8">
            <w:pPr>
              <w:pStyle w:val="TableCell"/>
            </w:pPr>
          </w:p>
        </w:tc>
        <w:tc>
          <w:tcPr>
            <w:tcW w:w="704" w:type="dxa"/>
            <w:tcBorders>
              <w:left w:val="nil"/>
              <w:right w:val="single" w:sz="6" w:space="0" w:color="auto"/>
            </w:tcBorders>
          </w:tcPr>
          <w:p w:rsidR="00A24653" w:rsidRDefault="00A24653" w:rsidP="00EF3CB8">
            <w:pPr>
              <w:pStyle w:val="TableCell"/>
            </w:pPr>
          </w:p>
        </w:tc>
      </w:tr>
      <w:tr w:rsidR="00A24653" w:rsidTr="001A4807">
        <w:trPr>
          <w:cantSplit/>
        </w:trPr>
        <w:tc>
          <w:tcPr>
            <w:tcW w:w="4606" w:type="dxa"/>
            <w:tcBorders>
              <w:left w:val="single" w:sz="6" w:space="0" w:color="auto"/>
            </w:tcBorders>
          </w:tcPr>
          <w:p w:rsidR="00A24653" w:rsidRDefault="00A24653" w:rsidP="00EF3CB8">
            <w:pPr>
              <w:pStyle w:val="TableCellCourierNew"/>
              <w:ind w:left="1170"/>
            </w:pPr>
            <w:r>
              <w:t>Fetch</w:t>
            </w:r>
            <w:r w:rsidR="005D658B">
              <w:t>MultiRecord</w:t>
            </w:r>
            <w:r>
              <w:t>WaveformInt16</w:t>
            </w:r>
          </w:p>
        </w:tc>
        <w:tc>
          <w:tcPr>
            <w:tcW w:w="3510" w:type="dxa"/>
            <w:tcBorders>
              <w:left w:val="single" w:sz="6" w:space="0" w:color="auto"/>
              <w:right w:val="single" w:sz="6" w:space="0" w:color="auto"/>
            </w:tcBorders>
          </w:tcPr>
          <w:p w:rsidR="00A24653" w:rsidRDefault="00A24653" w:rsidP="00EF3CB8">
            <w:r>
              <w:t xml:space="preserve">Fetch </w:t>
            </w:r>
            <w:r w:rsidR="00296E7C">
              <w:t xml:space="preserve">Multi-Record </w:t>
            </w:r>
            <w:r>
              <w:t>Waveform Int16</w:t>
            </w:r>
          </w:p>
        </w:tc>
        <w:tc>
          <w:tcPr>
            <w:tcW w:w="704" w:type="dxa"/>
            <w:tcBorders>
              <w:left w:val="nil"/>
              <w:right w:val="single" w:sz="6" w:space="0" w:color="auto"/>
            </w:tcBorders>
          </w:tcPr>
          <w:p w:rsidR="00A24653" w:rsidRDefault="00A24653" w:rsidP="00EF3CB8">
            <w:pPr>
              <w:pStyle w:val="TableCell"/>
            </w:pPr>
            <w:r>
              <w:t>M</w:t>
            </w:r>
          </w:p>
        </w:tc>
      </w:tr>
      <w:tr w:rsidR="00A24653" w:rsidTr="001A4807">
        <w:trPr>
          <w:cantSplit/>
        </w:trPr>
        <w:tc>
          <w:tcPr>
            <w:tcW w:w="4606" w:type="dxa"/>
            <w:tcBorders>
              <w:left w:val="single" w:sz="6" w:space="0" w:color="auto"/>
            </w:tcBorders>
          </w:tcPr>
          <w:p w:rsidR="00A24653" w:rsidRDefault="00A24653" w:rsidP="00EF3CB8">
            <w:pPr>
              <w:pStyle w:val="TableCellCourierNew"/>
              <w:ind w:left="1170"/>
            </w:pPr>
            <w:r>
              <w:t>Fetch</w:t>
            </w:r>
            <w:r w:rsidR="005D658B">
              <w:t>MultiRecord</w:t>
            </w:r>
            <w:r>
              <w:t>WaveformInt32</w:t>
            </w:r>
          </w:p>
        </w:tc>
        <w:tc>
          <w:tcPr>
            <w:tcW w:w="3510" w:type="dxa"/>
            <w:tcBorders>
              <w:left w:val="single" w:sz="6" w:space="0" w:color="auto"/>
              <w:right w:val="single" w:sz="6" w:space="0" w:color="auto"/>
            </w:tcBorders>
          </w:tcPr>
          <w:p w:rsidR="00A24653" w:rsidRDefault="00A24653" w:rsidP="00EF3CB8">
            <w:r>
              <w:t xml:space="preserve">Fetch </w:t>
            </w:r>
            <w:r w:rsidR="00296E7C">
              <w:t xml:space="preserve">Multi-Record </w:t>
            </w:r>
            <w:r>
              <w:t>Waveform Int32</w:t>
            </w:r>
          </w:p>
        </w:tc>
        <w:tc>
          <w:tcPr>
            <w:tcW w:w="704" w:type="dxa"/>
            <w:tcBorders>
              <w:left w:val="nil"/>
              <w:right w:val="single" w:sz="6" w:space="0" w:color="auto"/>
            </w:tcBorders>
          </w:tcPr>
          <w:p w:rsidR="00A24653" w:rsidRDefault="00A24653" w:rsidP="00EF3CB8">
            <w:pPr>
              <w:pStyle w:val="TableCell"/>
            </w:pPr>
            <w:r>
              <w:t>M</w:t>
            </w:r>
          </w:p>
        </w:tc>
      </w:tr>
      <w:tr w:rsidR="00A24653" w:rsidTr="001A4807">
        <w:trPr>
          <w:cantSplit/>
        </w:trPr>
        <w:tc>
          <w:tcPr>
            <w:tcW w:w="4606" w:type="dxa"/>
            <w:tcBorders>
              <w:left w:val="single" w:sz="6" w:space="0" w:color="auto"/>
            </w:tcBorders>
          </w:tcPr>
          <w:p w:rsidR="00A24653" w:rsidRDefault="00A24653" w:rsidP="00EF3CB8">
            <w:pPr>
              <w:pStyle w:val="TableCellCourierNew"/>
              <w:ind w:left="1170"/>
            </w:pPr>
            <w:r>
              <w:t>Fetch</w:t>
            </w:r>
            <w:r w:rsidR="005D658B">
              <w:t>MultiRecord</w:t>
            </w:r>
            <w:r>
              <w:t>WaveformInt8</w:t>
            </w:r>
          </w:p>
        </w:tc>
        <w:tc>
          <w:tcPr>
            <w:tcW w:w="3510" w:type="dxa"/>
            <w:tcBorders>
              <w:left w:val="single" w:sz="6" w:space="0" w:color="auto"/>
              <w:right w:val="single" w:sz="6" w:space="0" w:color="auto"/>
            </w:tcBorders>
          </w:tcPr>
          <w:p w:rsidR="00A24653" w:rsidRDefault="00A24653" w:rsidP="00EF3CB8">
            <w:r>
              <w:t xml:space="preserve">Fetch </w:t>
            </w:r>
            <w:r w:rsidR="00296E7C">
              <w:t xml:space="preserve">Multi-Record </w:t>
            </w:r>
            <w:r>
              <w:t>Waveform Int8</w:t>
            </w:r>
          </w:p>
        </w:tc>
        <w:tc>
          <w:tcPr>
            <w:tcW w:w="704" w:type="dxa"/>
            <w:tcBorders>
              <w:left w:val="nil"/>
              <w:right w:val="single" w:sz="6" w:space="0" w:color="auto"/>
            </w:tcBorders>
          </w:tcPr>
          <w:p w:rsidR="00A24653" w:rsidRDefault="00A24653" w:rsidP="00EF3CB8">
            <w:pPr>
              <w:pStyle w:val="TableCell"/>
            </w:pPr>
            <w:r>
              <w:t>M</w:t>
            </w:r>
          </w:p>
        </w:tc>
      </w:tr>
      <w:tr w:rsidR="00A24653" w:rsidTr="001A4807">
        <w:trPr>
          <w:cantSplit/>
        </w:trPr>
        <w:tc>
          <w:tcPr>
            <w:tcW w:w="4606" w:type="dxa"/>
            <w:tcBorders>
              <w:left w:val="single" w:sz="6" w:space="0" w:color="auto"/>
            </w:tcBorders>
          </w:tcPr>
          <w:p w:rsidR="00A24653" w:rsidRDefault="00A24653" w:rsidP="00EF3CB8">
            <w:pPr>
              <w:pStyle w:val="TableCellCourierNew"/>
              <w:ind w:left="1170"/>
            </w:pPr>
            <w:r>
              <w:t>Fetch</w:t>
            </w:r>
            <w:r w:rsidR="005D658B">
              <w:t>MultiRecord</w:t>
            </w:r>
            <w:r>
              <w:t>WaveformReal64</w:t>
            </w:r>
          </w:p>
        </w:tc>
        <w:tc>
          <w:tcPr>
            <w:tcW w:w="3510" w:type="dxa"/>
            <w:tcBorders>
              <w:left w:val="single" w:sz="6" w:space="0" w:color="auto"/>
              <w:right w:val="single" w:sz="6" w:space="0" w:color="auto"/>
            </w:tcBorders>
          </w:tcPr>
          <w:p w:rsidR="00A24653" w:rsidRDefault="00A24653" w:rsidP="00EF3CB8">
            <w:r>
              <w:t>Fetch</w:t>
            </w:r>
            <w:r w:rsidR="00296E7C">
              <w:t xml:space="preserve"> Multi-Record</w:t>
            </w:r>
            <w:r>
              <w:t xml:space="preserve"> Waveform Real64</w:t>
            </w:r>
          </w:p>
        </w:tc>
        <w:tc>
          <w:tcPr>
            <w:tcW w:w="704" w:type="dxa"/>
            <w:tcBorders>
              <w:left w:val="nil"/>
              <w:right w:val="single" w:sz="6" w:space="0" w:color="auto"/>
            </w:tcBorders>
          </w:tcPr>
          <w:p w:rsidR="00A24653" w:rsidRDefault="00A24653" w:rsidP="00EF3CB8">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rPr>
                <w:b/>
                <w:bCs/>
              </w:rPr>
            </w:pPr>
            <w:r>
              <w:rPr>
                <w:b/>
                <w:bCs/>
              </w:rPr>
              <w:t>ReferenceOscillator</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004825">
            <w:pPr>
              <w:pStyle w:val="TableCellCourierNew"/>
              <w:ind w:left="450"/>
            </w:pPr>
            <w:r>
              <w:t>Configure</w:t>
            </w:r>
          </w:p>
        </w:tc>
        <w:tc>
          <w:tcPr>
            <w:tcW w:w="3510" w:type="dxa"/>
            <w:tcBorders>
              <w:left w:val="single" w:sz="6" w:space="0" w:color="auto"/>
              <w:right w:val="single" w:sz="6" w:space="0" w:color="auto"/>
            </w:tcBorders>
          </w:tcPr>
          <w:p w:rsidR="00004825" w:rsidRDefault="00004825">
            <w:r>
              <w:t>Configure Reference Oscillator</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450"/>
            </w:pPr>
            <w:r>
              <w:lastRenderedPageBreak/>
              <w:t>ExternalFrequency</w:t>
            </w:r>
          </w:p>
        </w:tc>
        <w:tc>
          <w:tcPr>
            <w:tcW w:w="3510" w:type="dxa"/>
            <w:tcBorders>
              <w:left w:val="single" w:sz="6" w:space="0" w:color="auto"/>
              <w:right w:val="single" w:sz="6" w:space="0" w:color="auto"/>
            </w:tcBorders>
          </w:tcPr>
          <w:p w:rsidR="00004825" w:rsidRDefault="00004825">
            <w:r>
              <w:t>Reference Oscillator External Frequency</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OutputEnabled</w:t>
            </w:r>
          </w:p>
        </w:tc>
        <w:tc>
          <w:tcPr>
            <w:tcW w:w="3510" w:type="dxa"/>
            <w:tcBorders>
              <w:left w:val="single" w:sz="6" w:space="0" w:color="auto"/>
              <w:right w:val="single" w:sz="6" w:space="0" w:color="auto"/>
            </w:tcBorders>
          </w:tcPr>
          <w:p w:rsidR="00004825" w:rsidRDefault="00004825">
            <w:r>
              <w:t>Reference Oscillator Output Enabled</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Source</w:t>
            </w:r>
          </w:p>
        </w:tc>
        <w:tc>
          <w:tcPr>
            <w:tcW w:w="3510" w:type="dxa"/>
            <w:tcBorders>
              <w:left w:val="single" w:sz="6" w:space="0" w:color="auto"/>
              <w:right w:val="single" w:sz="6" w:space="0" w:color="auto"/>
            </w:tcBorders>
          </w:tcPr>
          <w:p w:rsidR="00004825" w:rsidRDefault="00004825">
            <w:r>
              <w:t>Reference Oscillator Source</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rPr>
                <w:b/>
                <w:bCs/>
              </w:rPr>
            </w:pPr>
            <w:r>
              <w:rPr>
                <w:b/>
                <w:bCs/>
              </w:rPr>
              <w:t>SampleClock</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004825">
            <w:pPr>
              <w:pStyle w:val="TableCellCourierNew"/>
              <w:ind w:left="450"/>
            </w:pPr>
            <w:r>
              <w:t>Configure</w:t>
            </w:r>
          </w:p>
        </w:tc>
        <w:tc>
          <w:tcPr>
            <w:tcW w:w="3510" w:type="dxa"/>
            <w:tcBorders>
              <w:left w:val="single" w:sz="6" w:space="0" w:color="auto"/>
              <w:right w:val="single" w:sz="6" w:space="0" w:color="auto"/>
            </w:tcBorders>
          </w:tcPr>
          <w:p w:rsidR="00004825" w:rsidRDefault="00004825">
            <w:r>
              <w:t>Configure Sample Clock</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450"/>
            </w:pPr>
            <w:r>
              <w:t>ExternalDivider</w:t>
            </w:r>
          </w:p>
        </w:tc>
        <w:tc>
          <w:tcPr>
            <w:tcW w:w="3510" w:type="dxa"/>
            <w:tcBorders>
              <w:left w:val="single" w:sz="6" w:space="0" w:color="auto"/>
              <w:right w:val="single" w:sz="6" w:space="0" w:color="auto"/>
            </w:tcBorders>
          </w:tcPr>
          <w:p w:rsidR="00004825" w:rsidRDefault="00004825">
            <w:r>
              <w:t>Sample Clock Divider</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ExternalFrequency</w:t>
            </w:r>
          </w:p>
        </w:tc>
        <w:tc>
          <w:tcPr>
            <w:tcW w:w="3510" w:type="dxa"/>
            <w:tcBorders>
              <w:left w:val="single" w:sz="6" w:space="0" w:color="auto"/>
              <w:right w:val="single" w:sz="6" w:space="0" w:color="auto"/>
            </w:tcBorders>
          </w:tcPr>
          <w:p w:rsidR="00004825" w:rsidRDefault="00004825">
            <w:r>
              <w:t>Sample Clock External Frequency</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OutputEnabled</w:t>
            </w:r>
          </w:p>
        </w:tc>
        <w:tc>
          <w:tcPr>
            <w:tcW w:w="3510" w:type="dxa"/>
            <w:tcBorders>
              <w:left w:val="single" w:sz="6" w:space="0" w:color="auto"/>
              <w:right w:val="single" w:sz="6" w:space="0" w:color="auto"/>
            </w:tcBorders>
          </w:tcPr>
          <w:p w:rsidR="00004825" w:rsidRDefault="00004825">
            <w:r>
              <w:t>Sample Clock Output Enabled</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Source</w:t>
            </w:r>
          </w:p>
        </w:tc>
        <w:tc>
          <w:tcPr>
            <w:tcW w:w="3510" w:type="dxa"/>
            <w:tcBorders>
              <w:left w:val="single" w:sz="6" w:space="0" w:color="auto"/>
              <w:right w:val="single" w:sz="6" w:space="0" w:color="auto"/>
            </w:tcBorders>
          </w:tcPr>
          <w:p w:rsidR="00004825" w:rsidRDefault="00004825">
            <w:r>
              <w:t>Sample Clock Source</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rPr>
                <w:b/>
                <w:bCs/>
              </w:rPr>
            </w:pPr>
            <w:r>
              <w:rPr>
                <w:b/>
                <w:bCs/>
              </w:rPr>
              <w:t>Temperature</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004825">
            <w:pPr>
              <w:pStyle w:val="TableCellCourierNew"/>
              <w:ind w:left="450"/>
            </w:pPr>
            <w:r>
              <w:t>BoardTemperature</w:t>
            </w:r>
          </w:p>
        </w:tc>
        <w:tc>
          <w:tcPr>
            <w:tcW w:w="3510" w:type="dxa"/>
            <w:tcBorders>
              <w:left w:val="single" w:sz="6" w:space="0" w:color="auto"/>
              <w:right w:val="single" w:sz="6" w:space="0" w:color="auto"/>
            </w:tcBorders>
          </w:tcPr>
          <w:p w:rsidR="00004825" w:rsidRDefault="00004825">
            <w:r>
              <w:t>Board Temperature</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Units</w:t>
            </w:r>
          </w:p>
        </w:tc>
        <w:tc>
          <w:tcPr>
            <w:tcW w:w="3510" w:type="dxa"/>
            <w:tcBorders>
              <w:left w:val="single" w:sz="6" w:space="0" w:color="auto"/>
              <w:right w:val="single" w:sz="6" w:space="0" w:color="auto"/>
            </w:tcBorders>
          </w:tcPr>
          <w:p w:rsidR="00004825" w:rsidRDefault="00004825">
            <w:r>
              <w:t>Temperature Units</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rPr>
                <w:b/>
                <w:bCs/>
              </w:rPr>
            </w:pPr>
            <w:r>
              <w:rPr>
                <w:b/>
                <w:bCs/>
              </w:rPr>
              <w:t>Trigger</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004825">
            <w:pPr>
              <w:pStyle w:val="TableCellCourierNew"/>
              <w:ind w:left="450"/>
            </w:pPr>
            <w:r>
              <w:t>SendSoftwareTrigger</w:t>
            </w:r>
          </w:p>
        </w:tc>
        <w:tc>
          <w:tcPr>
            <w:tcW w:w="3510" w:type="dxa"/>
            <w:tcBorders>
              <w:left w:val="single" w:sz="6" w:space="0" w:color="auto"/>
              <w:right w:val="single" w:sz="6" w:space="0" w:color="auto"/>
            </w:tcBorders>
          </w:tcPr>
          <w:p w:rsidR="00004825" w:rsidRDefault="00004825">
            <w:r>
              <w:t>Send Software Trigger</w:t>
            </w:r>
          </w:p>
        </w:tc>
        <w:tc>
          <w:tcPr>
            <w:tcW w:w="704" w:type="dxa"/>
            <w:tcBorders>
              <w:left w:val="nil"/>
              <w:right w:val="single" w:sz="6" w:space="0" w:color="auto"/>
            </w:tcBorders>
          </w:tcPr>
          <w:p w:rsidR="00004825" w:rsidRDefault="00004825">
            <w:pPr>
              <w:pStyle w:val="TableCell"/>
            </w:pPr>
            <w:r>
              <w:t>M</w:t>
            </w:r>
          </w:p>
        </w:tc>
      </w:tr>
      <w:tr w:rsidR="00A7010F" w:rsidTr="0021076B">
        <w:trPr>
          <w:cantSplit/>
        </w:trPr>
        <w:tc>
          <w:tcPr>
            <w:tcW w:w="4606" w:type="dxa"/>
            <w:tcBorders>
              <w:left w:val="single" w:sz="6" w:space="0" w:color="auto"/>
            </w:tcBorders>
          </w:tcPr>
          <w:p w:rsidR="00A7010F" w:rsidRDefault="0088221A" w:rsidP="0021076B">
            <w:pPr>
              <w:pStyle w:val="TableCellCourierNew"/>
              <w:ind w:left="450"/>
            </w:pPr>
            <w:r>
              <w:t>Active</w:t>
            </w:r>
            <w:r w:rsidR="00A7010F">
              <w:t>Source</w:t>
            </w:r>
          </w:p>
        </w:tc>
        <w:tc>
          <w:tcPr>
            <w:tcW w:w="3510" w:type="dxa"/>
            <w:tcBorders>
              <w:left w:val="single" w:sz="6" w:space="0" w:color="auto"/>
              <w:right w:val="single" w:sz="6" w:space="0" w:color="auto"/>
            </w:tcBorders>
          </w:tcPr>
          <w:p w:rsidR="00A7010F" w:rsidRDefault="00A7010F" w:rsidP="0021076B">
            <w:r>
              <w:t>Active Trigger Source</w:t>
            </w:r>
          </w:p>
        </w:tc>
        <w:tc>
          <w:tcPr>
            <w:tcW w:w="704" w:type="dxa"/>
            <w:tcBorders>
              <w:left w:val="nil"/>
              <w:right w:val="single" w:sz="6" w:space="0" w:color="auto"/>
            </w:tcBorders>
          </w:tcPr>
          <w:p w:rsidR="00A7010F" w:rsidRDefault="00A7010F" w:rsidP="0021076B">
            <w:pPr>
              <w:pStyle w:val="TableCell"/>
            </w:pPr>
            <w:r>
              <w:t>P</w:t>
            </w:r>
          </w:p>
        </w:tc>
      </w:tr>
      <w:tr w:rsidR="00BC5E20" w:rsidTr="001A4807">
        <w:trPr>
          <w:cantSplit/>
        </w:trPr>
        <w:tc>
          <w:tcPr>
            <w:tcW w:w="4606" w:type="dxa"/>
            <w:tcBorders>
              <w:left w:val="single" w:sz="6" w:space="0" w:color="auto"/>
            </w:tcBorders>
          </w:tcPr>
          <w:p w:rsidR="00BC5E20" w:rsidRDefault="00BC5E20">
            <w:pPr>
              <w:pStyle w:val="TableCellCourierNew"/>
              <w:ind w:left="450"/>
            </w:pPr>
            <w:r>
              <w:t>Delay</w:t>
            </w:r>
          </w:p>
        </w:tc>
        <w:tc>
          <w:tcPr>
            <w:tcW w:w="3510" w:type="dxa"/>
            <w:tcBorders>
              <w:left w:val="single" w:sz="6" w:space="0" w:color="auto"/>
              <w:right w:val="single" w:sz="6" w:space="0" w:color="auto"/>
            </w:tcBorders>
          </w:tcPr>
          <w:p w:rsidR="00BC5E20" w:rsidRDefault="00BC5E20">
            <w:r>
              <w:t>Trigger Delay</w:t>
            </w:r>
          </w:p>
        </w:tc>
        <w:tc>
          <w:tcPr>
            <w:tcW w:w="704" w:type="dxa"/>
            <w:tcBorders>
              <w:left w:val="nil"/>
              <w:right w:val="single" w:sz="6" w:space="0" w:color="auto"/>
            </w:tcBorders>
          </w:tcPr>
          <w:p w:rsidR="00BC5E20" w:rsidRDefault="00BC5E20">
            <w:pPr>
              <w:pStyle w:val="TableCell"/>
            </w:pPr>
            <w:r>
              <w:t>P</w:t>
            </w:r>
          </w:p>
        </w:tc>
      </w:tr>
      <w:tr w:rsidR="00ED7341" w:rsidTr="001A4807">
        <w:trPr>
          <w:cantSplit/>
        </w:trPr>
        <w:tc>
          <w:tcPr>
            <w:tcW w:w="4606" w:type="dxa"/>
            <w:tcBorders>
              <w:left w:val="single" w:sz="6" w:space="0" w:color="auto"/>
            </w:tcBorders>
          </w:tcPr>
          <w:p w:rsidR="00ED7341" w:rsidRDefault="00ED7341">
            <w:pPr>
              <w:pStyle w:val="TableCellCourierNew"/>
              <w:ind w:left="450"/>
            </w:pPr>
            <w:r>
              <w:t>Holdoff</w:t>
            </w:r>
          </w:p>
        </w:tc>
        <w:tc>
          <w:tcPr>
            <w:tcW w:w="3510" w:type="dxa"/>
            <w:tcBorders>
              <w:left w:val="single" w:sz="6" w:space="0" w:color="auto"/>
              <w:right w:val="single" w:sz="6" w:space="0" w:color="auto"/>
            </w:tcBorders>
          </w:tcPr>
          <w:p w:rsidR="00ED7341" w:rsidRDefault="00ED7341">
            <w:r>
              <w:t>Trigger Holdoff</w:t>
            </w:r>
          </w:p>
        </w:tc>
        <w:tc>
          <w:tcPr>
            <w:tcW w:w="704" w:type="dxa"/>
            <w:tcBorders>
              <w:left w:val="nil"/>
              <w:right w:val="single" w:sz="6" w:space="0" w:color="auto"/>
            </w:tcBorders>
          </w:tcPr>
          <w:p w:rsidR="00ED7341" w:rsidRDefault="00ED7341">
            <w:pPr>
              <w:pStyle w:val="TableCell"/>
            </w:pPr>
            <w:r>
              <w:t>P</w:t>
            </w:r>
          </w:p>
        </w:tc>
      </w:tr>
      <w:tr w:rsidR="00B40F7E" w:rsidTr="001A4807">
        <w:trPr>
          <w:cantSplit/>
        </w:trPr>
        <w:tc>
          <w:tcPr>
            <w:tcW w:w="4606" w:type="dxa"/>
            <w:tcBorders>
              <w:left w:val="single" w:sz="6" w:space="0" w:color="auto"/>
            </w:tcBorders>
          </w:tcPr>
          <w:p w:rsidR="00B40F7E" w:rsidRDefault="00B40F7E">
            <w:pPr>
              <w:pStyle w:val="TableCellCourierNew"/>
              <w:ind w:left="450"/>
            </w:pPr>
            <w:r>
              <w:t>Modifier</w:t>
            </w:r>
          </w:p>
        </w:tc>
        <w:tc>
          <w:tcPr>
            <w:tcW w:w="3510" w:type="dxa"/>
            <w:tcBorders>
              <w:left w:val="single" w:sz="6" w:space="0" w:color="auto"/>
              <w:right w:val="single" w:sz="6" w:space="0" w:color="auto"/>
            </w:tcBorders>
          </w:tcPr>
          <w:p w:rsidR="00B40F7E" w:rsidRDefault="00B40F7E">
            <w:r>
              <w:t>Trigger Modifier</w:t>
            </w:r>
          </w:p>
        </w:tc>
        <w:tc>
          <w:tcPr>
            <w:tcW w:w="704" w:type="dxa"/>
            <w:tcBorders>
              <w:left w:val="nil"/>
              <w:right w:val="single" w:sz="6" w:space="0" w:color="auto"/>
            </w:tcBorders>
          </w:tcPr>
          <w:p w:rsidR="00B40F7E" w:rsidRDefault="00B40F7E">
            <w:pPr>
              <w:pStyle w:val="TableCell"/>
            </w:pPr>
            <w:r>
              <w:t>P</w:t>
            </w:r>
          </w:p>
        </w:tc>
      </w:tr>
      <w:tr w:rsidR="00641C24" w:rsidTr="001A4807">
        <w:trPr>
          <w:cantSplit/>
        </w:trPr>
        <w:tc>
          <w:tcPr>
            <w:tcW w:w="4606" w:type="dxa"/>
            <w:tcBorders>
              <w:left w:val="single" w:sz="6" w:space="0" w:color="auto"/>
            </w:tcBorders>
          </w:tcPr>
          <w:p w:rsidR="00641C24" w:rsidRDefault="0088221A">
            <w:pPr>
              <w:pStyle w:val="TableCellCourierNew"/>
              <w:ind w:left="450"/>
            </w:pPr>
            <w:r>
              <w:t>Output</w:t>
            </w:r>
            <w:r w:rsidR="00641C24">
              <w:t>Enabled</w:t>
            </w:r>
          </w:p>
        </w:tc>
        <w:tc>
          <w:tcPr>
            <w:tcW w:w="3510" w:type="dxa"/>
            <w:tcBorders>
              <w:left w:val="single" w:sz="6" w:space="0" w:color="auto"/>
              <w:right w:val="single" w:sz="6" w:space="0" w:color="auto"/>
            </w:tcBorders>
          </w:tcPr>
          <w:p w:rsidR="00641C24" w:rsidRDefault="00641C24">
            <w:r>
              <w:t>Trigger Output Enabled</w:t>
            </w:r>
          </w:p>
        </w:tc>
        <w:tc>
          <w:tcPr>
            <w:tcW w:w="704" w:type="dxa"/>
            <w:tcBorders>
              <w:left w:val="nil"/>
              <w:right w:val="single" w:sz="6" w:space="0" w:color="auto"/>
            </w:tcBorders>
          </w:tcPr>
          <w:p w:rsidR="00641C24" w:rsidRDefault="00641C24">
            <w:pPr>
              <w:pStyle w:val="TableCell"/>
            </w:pPr>
            <w:r>
              <w:t>P</w:t>
            </w:r>
          </w:p>
        </w:tc>
      </w:tr>
      <w:tr w:rsidR="00A7010F" w:rsidTr="0021076B">
        <w:trPr>
          <w:cantSplit/>
        </w:trPr>
        <w:tc>
          <w:tcPr>
            <w:tcW w:w="4606" w:type="dxa"/>
            <w:tcBorders>
              <w:left w:val="single" w:sz="6" w:space="0" w:color="auto"/>
            </w:tcBorders>
          </w:tcPr>
          <w:p w:rsidR="00A7010F" w:rsidRDefault="00A7010F" w:rsidP="0021076B">
            <w:pPr>
              <w:pStyle w:val="TableCellCourierNew"/>
              <w:ind w:left="450"/>
            </w:pPr>
            <w:r>
              <w:t>PretriggerSamples</w:t>
            </w:r>
          </w:p>
        </w:tc>
        <w:tc>
          <w:tcPr>
            <w:tcW w:w="3510" w:type="dxa"/>
            <w:tcBorders>
              <w:left w:val="single" w:sz="6" w:space="0" w:color="auto"/>
              <w:right w:val="single" w:sz="6" w:space="0" w:color="auto"/>
            </w:tcBorders>
          </w:tcPr>
          <w:p w:rsidR="00A7010F" w:rsidRDefault="00A7010F" w:rsidP="0021076B">
            <w:r>
              <w:t>Pretrigger Samples</w:t>
            </w:r>
          </w:p>
        </w:tc>
        <w:tc>
          <w:tcPr>
            <w:tcW w:w="704" w:type="dxa"/>
            <w:tcBorders>
              <w:left w:val="nil"/>
              <w:right w:val="single" w:sz="6" w:space="0" w:color="auto"/>
            </w:tcBorders>
          </w:tcPr>
          <w:p w:rsidR="00A7010F" w:rsidRDefault="00A7010F" w:rsidP="0021076B">
            <w:pPr>
              <w:pStyle w:val="TableCell"/>
            </w:pPr>
            <w:r>
              <w:t>P</w:t>
            </w:r>
          </w:p>
        </w:tc>
      </w:tr>
      <w:tr w:rsidR="00B40F7E" w:rsidTr="001A4807">
        <w:trPr>
          <w:cantSplit/>
        </w:trPr>
        <w:tc>
          <w:tcPr>
            <w:tcW w:w="4606" w:type="dxa"/>
            <w:tcBorders>
              <w:left w:val="single" w:sz="6" w:space="0" w:color="auto"/>
            </w:tcBorders>
          </w:tcPr>
          <w:p w:rsidR="00B40F7E" w:rsidRDefault="00B40F7E" w:rsidP="003B79D7">
            <w:pPr>
              <w:pStyle w:val="TableCellCourierNew"/>
              <w:ind w:left="450"/>
              <w:rPr>
                <w:b/>
                <w:bCs/>
              </w:rPr>
            </w:pPr>
            <w:r>
              <w:rPr>
                <w:b/>
                <w:bCs/>
              </w:rPr>
              <w:t>MultiTrigger</w:t>
            </w:r>
          </w:p>
        </w:tc>
        <w:tc>
          <w:tcPr>
            <w:tcW w:w="3510" w:type="dxa"/>
            <w:tcBorders>
              <w:left w:val="single" w:sz="6" w:space="0" w:color="auto"/>
              <w:right w:val="single" w:sz="6" w:space="0" w:color="auto"/>
            </w:tcBorders>
          </w:tcPr>
          <w:p w:rsidR="00B40F7E" w:rsidRDefault="00B40F7E" w:rsidP="003B79D7">
            <w:pPr>
              <w:pStyle w:val="TableCell"/>
            </w:pPr>
          </w:p>
        </w:tc>
        <w:tc>
          <w:tcPr>
            <w:tcW w:w="704" w:type="dxa"/>
            <w:tcBorders>
              <w:left w:val="nil"/>
              <w:right w:val="single" w:sz="6" w:space="0" w:color="auto"/>
            </w:tcBorders>
          </w:tcPr>
          <w:p w:rsidR="00B40F7E" w:rsidRDefault="00B40F7E" w:rsidP="003B79D7">
            <w:pPr>
              <w:pStyle w:val="TableCell"/>
            </w:pPr>
          </w:p>
        </w:tc>
      </w:tr>
      <w:tr w:rsidR="00B40F7E" w:rsidTr="001A4807">
        <w:trPr>
          <w:cantSplit/>
        </w:trPr>
        <w:tc>
          <w:tcPr>
            <w:tcW w:w="4606" w:type="dxa"/>
            <w:tcBorders>
              <w:left w:val="single" w:sz="6" w:space="0" w:color="auto"/>
            </w:tcBorders>
          </w:tcPr>
          <w:p w:rsidR="00B40F7E" w:rsidRDefault="00B40F7E" w:rsidP="00515A06">
            <w:pPr>
              <w:pStyle w:val="TableCellCourierNew"/>
              <w:ind w:left="810"/>
            </w:pPr>
            <w:r>
              <w:t>Configure</w:t>
            </w:r>
          </w:p>
        </w:tc>
        <w:tc>
          <w:tcPr>
            <w:tcW w:w="3510" w:type="dxa"/>
            <w:tcBorders>
              <w:left w:val="single" w:sz="6" w:space="0" w:color="auto"/>
              <w:right w:val="single" w:sz="6" w:space="0" w:color="auto"/>
            </w:tcBorders>
          </w:tcPr>
          <w:p w:rsidR="00B40F7E" w:rsidRDefault="00B40F7E" w:rsidP="00515A06">
            <w:r>
              <w:t>Configure Multi Trigger</w:t>
            </w:r>
          </w:p>
        </w:tc>
        <w:tc>
          <w:tcPr>
            <w:tcW w:w="704" w:type="dxa"/>
            <w:tcBorders>
              <w:left w:val="nil"/>
              <w:right w:val="single" w:sz="6" w:space="0" w:color="auto"/>
            </w:tcBorders>
          </w:tcPr>
          <w:p w:rsidR="00B40F7E" w:rsidRDefault="00B40F7E" w:rsidP="00515A06">
            <w:pPr>
              <w:pStyle w:val="TableCell"/>
            </w:pPr>
            <w:r>
              <w:t>M</w:t>
            </w:r>
          </w:p>
        </w:tc>
      </w:tr>
      <w:tr w:rsidR="00B40F7E" w:rsidTr="001A4807">
        <w:trPr>
          <w:cantSplit/>
        </w:trPr>
        <w:tc>
          <w:tcPr>
            <w:tcW w:w="4606" w:type="dxa"/>
            <w:tcBorders>
              <w:left w:val="single" w:sz="6" w:space="0" w:color="auto"/>
            </w:tcBorders>
          </w:tcPr>
          <w:p w:rsidR="00B40F7E" w:rsidRDefault="00B40F7E" w:rsidP="003B79D7">
            <w:pPr>
              <w:pStyle w:val="TableCellCourierNew"/>
              <w:ind w:left="810"/>
            </w:pPr>
            <w:r>
              <w:t>SourceList</w:t>
            </w:r>
          </w:p>
        </w:tc>
        <w:tc>
          <w:tcPr>
            <w:tcW w:w="3510" w:type="dxa"/>
            <w:tcBorders>
              <w:left w:val="single" w:sz="6" w:space="0" w:color="auto"/>
              <w:right w:val="single" w:sz="6" w:space="0" w:color="auto"/>
            </w:tcBorders>
          </w:tcPr>
          <w:p w:rsidR="00B40F7E" w:rsidRDefault="00B40F7E" w:rsidP="003B79D7">
            <w:r>
              <w:t>Trigger Source List</w:t>
            </w:r>
          </w:p>
        </w:tc>
        <w:tc>
          <w:tcPr>
            <w:tcW w:w="704" w:type="dxa"/>
            <w:tcBorders>
              <w:left w:val="nil"/>
              <w:right w:val="single" w:sz="6" w:space="0" w:color="auto"/>
            </w:tcBorders>
          </w:tcPr>
          <w:p w:rsidR="00B40F7E" w:rsidRDefault="00B40F7E" w:rsidP="003B79D7">
            <w:pPr>
              <w:pStyle w:val="TableCell"/>
            </w:pPr>
            <w:r>
              <w:t>P</w:t>
            </w:r>
          </w:p>
        </w:tc>
      </w:tr>
      <w:tr w:rsidR="00B40F7E" w:rsidTr="001A4807">
        <w:trPr>
          <w:cantSplit/>
        </w:trPr>
        <w:tc>
          <w:tcPr>
            <w:tcW w:w="4606" w:type="dxa"/>
            <w:tcBorders>
              <w:left w:val="single" w:sz="6" w:space="0" w:color="auto"/>
            </w:tcBorders>
          </w:tcPr>
          <w:p w:rsidR="00B40F7E" w:rsidRDefault="00B40F7E" w:rsidP="003B79D7">
            <w:pPr>
              <w:pStyle w:val="TableCellCourierNew"/>
              <w:ind w:left="810"/>
            </w:pPr>
            <w:r>
              <w:t>SourceOperator</w:t>
            </w:r>
          </w:p>
        </w:tc>
        <w:tc>
          <w:tcPr>
            <w:tcW w:w="3510" w:type="dxa"/>
            <w:tcBorders>
              <w:left w:val="single" w:sz="6" w:space="0" w:color="auto"/>
              <w:right w:val="single" w:sz="6" w:space="0" w:color="auto"/>
            </w:tcBorders>
          </w:tcPr>
          <w:p w:rsidR="00B40F7E" w:rsidRDefault="00B40F7E" w:rsidP="003B79D7">
            <w:r>
              <w:t>Trigger Source Operator</w:t>
            </w:r>
          </w:p>
        </w:tc>
        <w:tc>
          <w:tcPr>
            <w:tcW w:w="704" w:type="dxa"/>
            <w:tcBorders>
              <w:left w:val="nil"/>
              <w:right w:val="single" w:sz="6" w:space="0" w:color="auto"/>
            </w:tcBorders>
          </w:tcPr>
          <w:p w:rsidR="00B40F7E" w:rsidRDefault="00B40F7E" w:rsidP="003B79D7">
            <w:pPr>
              <w:pStyle w:val="TableCell"/>
            </w:pPr>
            <w:r>
              <w:t>P</w:t>
            </w:r>
          </w:p>
        </w:tc>
      </w:tr>
      <w:tr w:rsidR="00B40F7E" w:rsidTr="001A4807">
        <w:trPr>
          <w:cantSplit/>
        </w:trPr>
        <w:tc>
          <w:tcPr>
            <w:tcW w:w="4606" w:type="dxa"/>
            <w:tcBorders>
              <w:left w:val="single" w:sz="6" w:space="0" w:color="auto"/>
            </w:tcBorders>
          </w:tcPr>
          <w:p w:rsidR="00B40F7E" w:rsidRDefault="00B40F7E" w:rsidP="003B79D7">
            <w:pPr>
              <w:pStyle w:val="TableCellCourierNew"/>
              <w:ind w:left="450"/>
              <w:rPr>
                <w:b/>
                <w:bCs/>
              </w:rPr>
            </w:pPr>
            <w:r>
              <w:rPr>
                <w:b/>
                <w:bCs/>
              </w:rPr>
              <w:t>Sources</w:t>
            </w:r>
          </w:p>
        </w:tc>
        <w:tc>
          <w:tcPr>
            <w:tcW w:w="3510" w:type="dxa"/>
            <w:tcBorders>
              <w:left w:val="single" w:sz="6" w:space="0" w:color="auto"/>
              <w:right w:val="single" w:sz="6" w:space="0" w:color="auto"/>
            </w:tcBorders>
          </w:tcPr>
          <w:p w:rsidR="00B40F7E" w:rsidRDefault="00B40F7E" w:rsidP="003B79D7">
            <w:pPr>
              <w:pStyle w:val="TableCell"/>
            </w:pPr>
          </w:p>
        </w:tc>
        <w:tc>
          <w:tcPr>
            <w:tcW w:w="704" w:type="dxa"/>
            <w:tcBorders>
              <w:left w:val="nil"/>
              <w:right w:val="single" w:sz="6" w:space="0" w:color="auto"/>
            </w:tcBorders>
          </w:tcPr>
          <w:p w:rsidR="00B40F7E" w:rsidRDefault="00B40F7E" w:rsidP="003B79D7">
            <w:pPr>
              <w:pStyle w:val="TableCell"/>
            </w:pPr>
          </w:p>
        </w:tc>
      </w:tr>
      <w:tr w:rsidR="00B40F7E" w:rsidTr="001A4807">
        <w:trPr>
          <w:cantSplit/>
        </w:trPr>
        <w:tc>
          <w:tcPr>
            <w:tcW w:w="4606" w:type="dxa"/>
            <w:tcBorders>
              <w:left w:val="single" w:sz="6" w:space="0" w:color="auto"/>
            </w:tcBorders>
          </w:tcPr>
          <w:p w:rsidR="00B40F7E" w:rsidRDefault="00B40F7E" w:rsidP="003B79D7">
            <w:pPr>
              <w:pStyle w:val="TableCellCourierNew"/>
              <w:ind w:left="450"/>
            </w:pPr>
            <w:r>
              <w:t xml:space="preserve">    Count</w:t>
            </w:r>
          </w:p>
        </w:tc>
        <w:tc>
          <w:tcPr>
            <w:tcW w:w="3510" w:type="dxa"/>
            <w:tcBorders>
              <w:left w:val="single" w:sz="6" w:space="0" w:color="auto"/>
              <w:right w:val="single" w:sz="6" w:space="0" w:color="auto"/>
            </w:tcBorders>
          </w:tcPr>
          <w:p w:rsidR="00B40F7E" w:rsidRDefault="00B40F7E" w:rsidP="003B79D7">
            <w:r>
              <w:t>Trigger Source Count</w:t>
            </w:r>
          </w:p>
        </w:tc>
        <w:tc>
          <w:tcPr>
            <w:tcW w:w="704" w:type="dxa"/>
            <w:tcBorders>
              <w:left w:val="nil"/>
              <w:right w:val="single" w:sz="6" w:space="0" w:color="auto"/>
            </w:tcBorders>
          </w:tcPr>
          <w:p w:rsidR="00B40F7E" w:rsidRDefault="00B40F7E" w:rsidP="003B79D7">
            <w:pPr>
              <w:pStyle w:val="TableCell"/>
            </w:pPr>
            <w:r>
              <w:t>P</w:t>
            </w:r>
          </w:p>
        </w:tc>
      </w:tr>
      <w:tr w:rsidR="00B40F7E" w:rsidTr="001A4807">
        <w:trPr>
          <w:cantSplit/>
        </w:trPr>
        <w:tc>
          <w:tcPr>
            <w:tcW w:w="4606" w:type="dxa"/>
            <w:tcBorders>
              <w:left w:val="single" w:sz="6" w:space="0" w:color="auto"/>
            </w:tcBorders>
          </w:tcPr>
          <w:p w:rsidR="00B40F7E" w:rsidRDefault="00B40F7E" w:rsidP="003B79D7">
            <w:pPr>
              <w:pStyle w:val="TableCellCourierNew"/>
              <w:ind w:left="450"/>
            </w:pPr>
            <w:r>
              <w:t xml:space="preserve">    Name</w:t>
            </w:r>
          </w:p>
        </w:tc>
        <w:tc>
          <w:tcPr>
            <w:tcW w:w="3510" w:type="dxa"/>
            <w:tcBorders>
              <w:left w:val="single" w:sz="6" w:space="0" w:color="auto"/>
              <w:right w:val="single" w:sz="6" w:space="0" w:color="auto"/>
            </w:tcBorders>
          </w:tcPr>
          <w:p w:rsidR="00B40F7E" w:rsidRDefault="00B40F7E" w:rsidP="003B79D7">
            <w:r>
              <w:t>Trigger Source Name</w:t>
            </w:r>
          </w:p>
        </w:tc>
        <w:tc>
          <w:tcPr>
            <w:tcW w:w="704" w:type="dxa"/>
            <w:tcBorders>
              <w:left w:val="nil"/>
              <w:right w:val="single" w:sz="6" w:space="0" w:color="auto"/>
            </w:tcBorders>
          </w:tcPr>
          <w:p w:rsidR="00B40F7E" w:rsidRDefault="00B40F7E" w:rsidP="003B79D7">
            <w:pPr>
              <w:pStyle w:val="TableCell"/>
            </w:pPr>
            <w:r>
              <w:t>P</w:t>
            </w:r>
          </w:p>
        </w:tc>
      </w:tr>
      <w:tr w:rsidR="00B40F7E" w:rsidTr="001A4807">
        <w:trPr>
          <w:cantSplit/>
        </w:trPr>
        <w:tc>
          <w:tcPr>
            <w:tcW w:w="4606" w:type="dxa"/>
            <w:tcBorders>
              <w:left w:val="single" w:sz="6" w:space="0" w:color="auto"/>
            </w:tcBorders>
          </w:tcPr>
          <w:p w:rsidR="00B40F7E" w:rsidRPr="006B0129" w:rsidRDefault="00B40F7E" w:rsidP="003B79D7">
            <w:pPr>
              <w:pStyle w:val="TableCellCourierNew"/>
              <w:ind w:left="450"/>
              <w:rPr>
                <w:b/>
              </w:rPr>
            </w:pPr>
            <w:r w:rsidRPr="006B0129">
              <w:rPr>
                <w:b/>
              </w:rPr>
              <w:t xml:space="preserve">    Item</w:t>
            </w:r>
          </w:p>
        </w:tc>
        <w:tc>
          <w:tcPr>
            <w:tcW w:w="3510" w:type="dxa"/>
            <w:tcBorders>
              <w:left w:val="single" w:sz="6" w:space="0" w:color="auto"/>
              <w:right w:val="single" w:sz="6" w:space="0" w:color="auto"/>
            </w:tcBorders>
          </w:tcPr>
          <w:p w:rsidR="00B40F7E" w:rsidRDefault="00B40F7E" w:rsidP="003B79D7"/>
        </w:tc>
        <w:tc>
          <w:tcPr>
            <w:tcW w:w="704" w:type="dxa"/>
            <w:tcBorders>
              <w:left w:val="nil"/>
              <w:right w:val="single" w:sz="6" w:space="0" w:color="auto"/>
            </w:tcBorders>
          </w:tcPr>
          <w:p w:rsidR="00B40F7E" w:rsidRDefault="00B40F7E" w:rsidP="003B79D7">
            <w:pPr>
              <w:pStyle w:val="TableCell"/>
            </w:pPr>
          </w:p>
        </w:tc>
      </w:tr>
      <w:tr w:rsidR="00B40F7E" w:rsidTr="001A4807">
        <w:trPr>
          <w:cantSplit/>
        </w:trPr>
        <w:tc>
          <w:tcPr>
            <w:tcW w:w="4606" w:type="dxa"/>
            <w:tcBorders>
              <w:left w:val="single" w:sz="6" w:space="0" w:color="auto"/>
            </w:tcBorders>
          </w:tcPr>
          <w:p w:rsidR="00B40F7E" w:rsidRDefault="00B40F7E" w:rsidP="003B79D7">
            <w:pPr>
              <w:pStyle w:val="TableCellCourierNew"/>
              <w:ind w:left="450"/>
            </w:pPr>
            <w:r>
              <w:t xml:space="preserve">        Coupling</w:t>
            </w:r>
          </w:p>
        </w:tc>
        <w:tc>
          <w:tcPr>
            <w:tcW w:w="3510" w:type="dxa"/>
            <w:tcBorders>
              <w:left w:val="single" w:sz="6" w:space="0" w:color="auto"/>
              <w:right w:val="single" w:sz="6" w:space="0" w:color="auto"/>
            </w:tcBorders>
          </w:tcPr>
          <w:p w:rsidR="00B40F7E" w:rsidRDefault="00B40F7E" w:rsidP="00FF63F1">
            <w:r>
              <w:t>Trigger Source Coupling</w:t>
            </w:r>
          </w:p>
        </w:tc>
        <w:tc>
          <w:tcPr>
            <w:tcW w:w="704" w:type="dxa"/>
            <w:tcBorders>
              <w:left w:val="nil"/>
              <w:right w:val="single" w:sz="6" w:space="0" w:color="auto"/>
            </w:tcBorders>
          </w:tcPr>
          <w:p w:rsidR="00B40F7E" w:rsidRDefault="00B40F7E" w:rsidP="003B79D7">
            <w:pPr>
              <w:pStyle w:val="TableCell"/>
            </w:pPr>
            <w:r>
              <w:t>P</w:t>
            </w:r>
          </w:p>
        </w:tc>
      </w:tr>
      <w:tr w:rsidR="00B40F7E" w:rsidTr="001A4807">
        <w:trPr>
          <w:cantSplit/>
        </w:trPr>
        <w:tc>
          <w:tcPr>
            <w:tcW w:w="4606" w:type="dxa"/>
            <w:tcBorders>
              <w:left w:val="single" w:sz="6" w:space="0" w:color="auto"/>
            </w:tcBorders>
          </w:tcPr>
          <w:p w:rsidR="00B40F7E" w:rsidRDefault="00B40F7E" w:rsidP="003B79D7">
            <w:pPr>
              <w:pStyle w:val="TableCellCourierNew"/>
              <w:ind w:left="450"/>
            </w:pPr>
            <w:r>
              <w:t xml:space="preserve">        Hysteresis</w:t>
            </w:r>
          </w:p>
        </w:tc>
        <w:tc>
          <w:tcPr>
            <w:tcW w:w="3510" w:type="dxa"/>
            <w:tcBorders>
              <w:left w:val="single" w:sz="6" w:space="0" w:color="auto"/>
              <w:right w:val="single" w:sz="6" w:space="0" w:color="auto"/>
            </w:tcBorders>
          </w:tcPr>
          <w:p w:rsidR="00B40F7E" w:rsidRDefault="00B40F7E" w:rsidP="003B79D7">
            <w:r>
              <w:t>Trigger Source Hysteresis</w:t>
            </w:r>
          </w:p>
        </w:tc>
        <w:tc>
          <w:tcPr>
            <w:tcW w:w="704" w:type="dxa"/>
            <w:tcBorders>
              <w:left w:val="nil"/>
              <w:right w:val="single" w:sz="6" w:space="0" w:color="auto"/>
            </w:tcBorders>
          </w:tcPr>
          <w:p w:rsidR="00B40F7E" w:rsidRDefault="00B40F7E" w:rsidP="003B79D7">
            <w:pPr>
              <w:pStyle w:val="TableCell"/>
            </w:pPr>
            <w:r>
              <w:t>P</w:t>
            </w:r>
          </w:p>
        </w:tc>
      </w:tr>
      <w:tr w:rsidR="00B40F7E" w:rsidTr="001A4807">
        <w:trPr>
          <w:cantSplit/>
        </w:trPr>
        <w:tc>
          <w:tcPr>
            <w:tcW w:w="4606" w:type="dxa"/>
            <w:tcBorders>
              <w:left w:val="single" w:sz="6" w:space="0" w:color="auto"/>
            </w:tcBorders>
          </w:tcPr>
          <w:p w:rsidR="00B40F7E" w:rsidRDefault="00B40F7E" w:rsidP="003B79D7">
            <w:pPr>
              <w:pStyle w:val="TableCellCourierNew"/>
              <w:ind w:left="450"/>
            </w:pPr>
            <w:r>
              <w:t xml:space="preserve">        Level</w:t>
            </w:r>
          </w:p>
        </w:tc>
        <w:tc>
          <w:tcPr>
            <w:tcW w:w="3510" w:type="dxa"/>
            <w:tcBorders>
              <w:left w:val="single" w:sz="6" w:space="0" w:color="auto"/>
              <w:right w:val="single" w:sz="6" w:space="0" w:color="auto"/>
            </w:tcBorders>
          </w:tcPr>
          <w:p w:rsidR="00B40F7E" w:rsidRDefault="00B40F7E" w:rsidP="003B79D7">
            <w:r>
              <w:t>Trigger Source Level</w:t>
            </w:r>
          </w:p>
        </w:tc>
        <w:tc>
          <w:tcPr>
            <w:tcW w:w="704" w:type="dxa"/>
            <w:tcBorders>
              <w:left w:val="nil"/>
              <w:right w:val="single" w:sz="6" w:space="0" w:color="auto"/>
            </w:tcBorders>
          </w:tcPr>
          <w:p w:rsidR="00B40F7E" w:rsidRDefault="00B40F7E" w:rsidP="003B79D7">
            <w:pPr>
              <w:pStyle w:val="TableCell"/>
            </w:pPr>
            <w:r>
              <w:t>P</w:t>
            </w:r>
          </w:p>
        </w:tc>
      </w:tr>
      <w:tr w:rsidR="00B40F7E" w:rsidTr="001A4807">
        <w:trPr>
          <w:cantSplit/>
        </w:trPr>
        <w:tc>
          <w:tcPr>
            <w:tcW w:w="4606" w:type="dxa"/>
            <w:tcBorders>
              <w:left w:val="single" w:sz="6" w:space="0" w:color="auto"/>
            </w:tcBorders>
          </w:tcPr>
          <w:p w:rsidR="00B40F7E" w:rsidRDefault="00B40F7E" w:rsidP="003B79D7">
            <w:pPr>
              <w:pStyle w:val="TableCellCourierNew"/>
              <w:ind w:left="450"/>
            </w:pPr>
            <w:r>
              <w:t xml:space="preserve">        Type</w:t>
            </w:r>
          </w:p>
        </w:tc>
        <w:tc>
          <w:tcPr>
            <w:tcW w:w="3510" w:type="dxa"/>
            <w:tcBorders>
              <w:left w:val="single" w:sz="6" w:space="0" w:color="auto"/>
              <w:right w:val="single" w:sz="6" w:space="0" w:color="auto"/>
            </w:tcBorders>
          </w:tcPr>
          <w:p w:rsidR="00B40F7E" w:rsidRDefault="00B40F7E" w:rsidP="003B79D7">
            <w:r>
              <w:t>Trigger Source Type</w:t>
            </w:r>
          </w:p>
        </w:tc>
        <w:tc>
          <w:tcPr>
            <w:tcW w:w="704" w:type="dxa"/>
            <w:tcBorders>
              <w:left w:val="nil"/>
              <w:right w:val="single" w:sz="6" w:space="0" w:color="auto"/>
            </w:tcBorders>
          </w:tcPr>
          <w:p w:rsidR="00B40F7E" w:rsidRDefault="00B40F7E" w:rsidP="003B79D7">
            <w:pPr>
              <w:pStyle w:val="TableCell"/>
            </w:pPr>
            <w:r>
              <w:t>P</w:t>
            </w:r>
          </w:p>
        </w:tc>
      </w:tr>
      <w:tr w:rsidR="00B40F7E" w:rsidTr="001A4807">
        <w:trPr>
          <w:cantSplit/>
        </w:trPr>
        <w:tc>
          <w:tcPr>
            <w:tcW w:w="4606" w:type="dxa"/>
            <w:tcBorders>
              <w:left w:val="single" w:sz="6" w:space="0" w:color="auto"/>
            </w:tcBorders>
          </w:tcPr>
          <w:p w:rsidR="00B40F7E" w:rsidRDefault="00B40F7E">
            <w:pPr>
              <w:pStyle w:val="TableCellCourierNew"/>
              <w:ind w:left="450"/>
              <w:rPr>
                <w:b/>
                <w:bCs/>
              </w:rPr>
            </w:pPr>
            <w:r>
              <w:rPr>
                <w:b/>
                <w:bCs/>
              </w:rPr>
              <w:t xml:space="preserve">        Edge</w:t>
            </w:r>
          </w:p>
        </w:tc>
        <w:tc>
          <w:tcPr>
            <w:tcW w:w="3510" w:type="dxa"/>
            <w:tcBorders>
              <w:left w:val="single" w:sz="6" w:space="0" w:color="auto"/>
              <w:right w:val="single" w:sz="6" w:space="0" w:color="auto"/>
            </w:tcBorders>
          </w:tcPr>
          <w:p w:rsidR="00B40F7E" w:rsidRDefault="00B40F7E">
            <w:pPr>
              <w:pStyle w:val="TableCell"/>
            </w:pPr>
          </w:p>
        </w:tc>
        <w:tc>
          <w:tcPr>
            <w:tcW w:w="704" w:type="dxa"/>
            <w:tcBorders>
              <w:left w:val="nil"/>
              <w:right w:val="single" w:sz="6" w:space="0" w:color="auto"/>
            </w:tcBorders>
          </w:tcPr>
          <w:p w:rsidR="00B40F7E" w:rsidRDefault="00B40F7E">
            <w:pPr>
              <w:pStyle w:val="TableCell"/>
            </w:pPr>
          </w:p>
        </w:tc>
      </w:tr>
      <w:tr w:rsidR="00B40F7E" w:rsidTr="001A4807">
        <w:trPr>
          <w:cantSplit/>
        </w:trPr>
        <w:tc>
          <w:tcPr>
            <w:tcW w:w="4606" w:type="dxa"/>
            <w:tcBorders>
              <w:left w:val="single" w:sz="6" w:space="0" w:color="auto"/>
            </w:tcBorders>
          </w:tcPr>
          <w:p w:rsidR="00B40F7E" w:rsidRDefault="00B40F7E">
            <w:pPr>
              <w:pStyle w:val="TableCellCourierNew"/>
              <w:ind w:left="810"/>
            </w:pPr>
            <w:r>
              <w:t xml:space="preserve">        Configure</w:t>
            </w:r>
          </w:p>
        </w:tc>
        <w:tc>
          <w:tcPr>
            <w:tcW w:w="3510" w:type="dxa"/>
            <w:tcBorders>
              <w:left w:val="single" w:sz="6" w:space="0" w:color="auto"/>
              <w:right w:val="single" w:sz="6" w:space="0" w:color="auto"/>
            </w:tcBorders>
          </w:tcPr>
          <w:p w:rsidR="00B40F7E" w:rsidRDefault="00B40F7E">
            <w:r>
              <w:t>Configure Edge Trigger Source</w:t>
            </w:r>
          </w:p>
        </w:tc>
        <w:tc>
          <w:tcPr>
            <w:tcW w:w="704" w:type="dxa"/>
            <w:tcBorders>
              <w:left w:val="nil"/>
              <w:right w:val="single" w:sz="6" w:space="0" w:color="auto"/>
            </w:tcBorders>
          </w:tcPr>
          <w:p w:rsidR="00B40F7E" w:rsidRDefault="00B40F7E">
            <w:pPr>
              <w:pStyle w:val="TableCell"/>
            </w:pPr>
            <w:r>
              <w:t>M</w:t>
            </w:r>
          </w:p>
        </w:tc>
      </w:tr>
      <w:tr w:rsidR="00B40F7E" w:rsidTr="001A4807">
        <w:trPr>
          <w:cantSplit/>
        </w:trPr>
        <w:tc>
          <w:tcPr>
            <w:tcW w:w="4606" w:type="dxa"/>
            <w:tcBorders>
              <w:left w:val="single" w:sz="6" w:space="0" w:color="auto"/>
            </w:tcBorders>
          </w:tcPr>
          <w:p w:rsidR="00B40F7E" w:rsidRDefault="00B40F7E">
            <w:pPr>
              <w:pStyle w:val="TableCellCourierNew"/>
              <w:ind w:left="810"/>
            </w:pPr>
            <w:r>
              <w:t xml:space="preserve">        Slope</w:t>
            </w:r>
          </w:p>
        </w:tc>
        <w:tc>
          <w:tcPr>
            <w:tcW w:w="3510" w:type="dxa"/>
            <w:tcBorders>
              <w:left w:val="single" w:sz="6" w:space="0" w:color="auto"/>
              <w:right w:val="single" w:sz="6" w:space="0" w:color="auto"/>
            </w:tcBorders>
          </w:tcPr>
          <w:p w:rsidR="00B40F7E" w:rsidRDefault="00B40F7E">
            <w:r>
              <w:t>Trigger Slope</w:t>
            </w:r>
          </w:p>
        </w:tc>
        <w:tc>
          <w:tcPr>
            <w:tcW w:w="704" w:type="dxa"/>
            <w:tcBorders>
              <w:left w:val="nil"/>
              <w:right w:val="single" w:sz="6" w:space="0" w:color="auto"/>
            </w:tcBorders>
          </w:tcPr>
          <w:p w:rsidR="00B40F7E" w:rsidRDefault="00B40F7E">
            <w:pPr>
              <w:pStyle w:val="TableCell"/>
            </w:pPr>
            <w:r>
              <w:t>P</w:t>
            </w:r>
          </w:p>
        </w:tc>
      </w:tr>
      <w:tr w:rsidR="00B40F7E" w:rsidTr="001A4807">
        <w:trPr>
          <w:cantSplit/>
        </w:trPr>
        <w:tc>
          <w:tcPr>
            <w:tcW w:w="4606" w:type="dxa"/>
            <w:tcBorders>
              <w:left w:val="single" w:sz="6" w:space="0" w:color="auto"/>
            </w:tcBorders>
          </w:tcPr>
          <w:p w:rsidR="00B40F7E" w:rsidRDefault="00B40F7E">
            <w:pPr>
              <w:pStyle w:val="TableCellCourierNew"/>
              <w:ind w:left="450"/>
              <w:rPr>
                <w:b/>
                <w:bCs/>
              </w:rPr>
            </w:pPr>
            <w:r>
              <w:rPr>
                <w:b/>
                <w:bCs/>
              </w:rPr>
              <w:t xml:space="preserve">        Glitch</w:t>
            </w:r>
          </w:p>
        </w:tc>
        <w:tc>
          <w:tcPr>
            <w:tcW w:w="3510" w:type="dxa"/>
            <w:tcBorders>
              <w:left w:val="single" w:sz="6" w:space="0" w:color="auto"/>
              <w:right w:val="single" w:sz="6" w:space="0" w:color="auto"/>
            </w:tcBorders>
          </w:tcPr>
          <w:p w:rsidR="00B40F7E" w:rsidRDefault="00B40F7E">
            <w:pPr>
              <w:pStyle w:val="TableCell"/>
            </w:pPr>
          </w:p>
        </w:tc>
        <w:tc>
          <w:tcPr>
            <w:tcW w:w="704" w:type="dxa"/>
            <w:tcBorders>
              <w:left w:val="nil"/>
              <w:right w:val="single" w:sz="6" w:space="0" w:color="auto"/>
            </w:tcBorders>
          </w:tcPr>
          <w:p w:rsidR="00B40F7E" w:rsidRDefault="00B40F7E">
            <w:pPr>
              <w:pStyle w:val="TableCell"/>
            </w:pPr>
          </w:p>
        </w:tc>
      </w:tr>
      <w:tr w:rsidR="00B40F7E" w:rsidTr="001A4807">
        <w:trPr>
          <w:cantSplit/>
        </w:trPr>
        <w:tc>
          <w:tcPr>
            <w:tcW w:w="4606" w:type="dxa"/>
            <w:tcBorders>
              <w:left w:val="single" w:sz="6" w:space="0" w:color="auto"/>
            </w:tcBorders>
          </w:tcPr>
          <w:p w:rsidR="00B40F7E" w:rsidRDefault="00B40F7E">
            <w:pPr>
              <w:pStyle w:val="TableCellCourierNew"/>
              <w:ind w:left="810"/>
            </w:pPr>
            <w:r>
              <w:t xml:space="preserve">        Configure</w:t>
            </w:r>
          </w:p>
        </w:tc>
        <w:tc>
          <w:tcPr>
            <w:tcW w:w="3510" w:type="dxa"/>
            <w:tcBorders>
              <w:left w:val="single" w:sz="6" w:space="0" w:color="auto"/>
              <w:right w:val="single" w:sz="6" w:space="0" w:color="auto"/>
            </w:tcBorders>
          </w:tcPr>
          <w:p w:rsidR="00B40F7E" w:rsidRDefault="00B40F7E">
            <w:r>
              <w:t>Configure Glitch Trigger Source</w:t>
            </w:r>
          </w:p>
        </w:tc>
        <w:tc>
          <w:tcPr>
            <w:tcW w:w="704" w:type="dxa"/>
            <w:tcBorders>
              <w:left w:val="nil"/>
              <w:right w:val="single" w:sz="6" w:space="0" w:color="auto"/>
            </w:tcBorders>
          </w:tcPr>
          <w:p w:rsidR="00B40F7E" w:rsidRDefault="00B40F7E">
            <w:pPr>
              <w:pStyle w:val="TableCell"/>
            </w:pPr>
            <w:r>
              <w:t>M</w:t>
            </w:r>
          </w:p>
        </w:tc>
      </w:tr>
      <w:tr w:rsidR="00B40F7E" w:rsidTr="001A4807">
        <w:trPr>
          <w:cantSplit/>
        </w:trPr>
        <w:tc>
          <w:tcPr>
            <w:tcW w:w="4606" w:type="dxa"/>
            <w:tcBorders>
              <w:left w:val="single" w:sz="6" w:space="0" w:color="auto"/>
            </w:tcBorders>
          </w:tcPr>
          <w:p w:rsidR="00B40F7E" w:rsidRDefault="00B40F7E">
            <w:pPr>
              <w:pStyle w:val="TableCellCourierNew"/>
              <w:ind w:left="810"/>
            </w:pPr>
            <w:r>
              <w:t xml:space="preserve">        Condition</w:t>
            </w:r>
          </w:p>
        </w:tc>
        <w:tc>
          <w:tcPr>
            <w:tcW w:w="3510" w:type="dxa"/>
            <w:tcBorders>
              <w:left w:val="single" w:sz="6" w:space="0" w:color="auto"/>
              <w:right w:val="single" w:sz="6" w:space="0" w:color="auto"/>
            </w:tcBorders>
          </w:tcPr>
          <w:p w:rsidR="00B40F7E" w:rsidRDefault="00B40F7E">
            <w:r>
              <w:t>Glitch Trigger Condition</w:t>
            </w:r>
          </w:p>
        </w:tc>
        <w:tc>
          <w:tcPr>
            <w:tcW w:w="704" w:type="dxa"/>
            <w:tcBorders>
              <w:left w:val="nil"/>
              <w:right w:val="single" w:sz="6" w:space="0" w:color="auto"/>
            </w:tcBorders>
          </w:tcPr>
          <w:p w:rsidR="00B40F7E" w:rsidRDefault="00B40F7E">
            <w:pPr>
              <w:pStyle w:val="TableCell"/>
            </w:pPr>
            <w:r>
              <w:t>P</w:t>
            </w:r>
          </w:p>
        </w:tc>
      </w:tr>
      <w:tr w:rsidR="00C559A2" w:rsidTr="001A4807">
        <w:trPr>
          <w:cantSplit/>
        </w:trPr>
        <w:tc>
          <w:tcPr>
            <w:tcW w:w="4606" w:type="dxa"/>
            <w:tcBorders>
              <w:left w:val="single" w:sz="6" w:space="0" w:color="auto"/>
            </w:tcBorders>
          </w:tcPr>
          <w:p w:rsidR="00C559A2" w:rsidRDefault="00C559A2" w:rsidP="00C559A2">
            <w:pPr>
              <w:pStyle w:val="TableCellCourierNew"/>
              <w:ind w:left="810"/>
            </w:pPr>
            <w:r>
              <w:lastRenderedPageBreak/>
              <w:t xml:space="preserve">        Polarity</w:t>
            </w:r>
          </w:p>
        </w:tc>
        <w:tc>
          <w:tcPr>
            <w:tcW w:w="3510" w:type="dxa"/>
            <w:tcBorders>
              <w:left w:val="single" w:sz="6" w:space="0" w:color="auto"/>
              <w:right w:val="single" w:sz="6" w:space="0" w:color="auto"/>
            </w:tcBorders>
          </w:tcPr>
          <w:p w:rsidR="00C559A2" w:rsidRDefault="00C559A2" w:rsidP="00C559A2">
            <w:r>
              <w:t>Glitch Trigger Polarity</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Width</w:t>
            </w:r>
          </w:p>
        </w:tc>
        <w:tc>
          <w:tcPr>
            <w:tcW w:w="3510" w:type="dxa"/>
            <w:tcBorders>
              <w:left w:val="single" w:sz="6" w:space="0" w:color="auto"/>
              <w:right w:val="single" w:sz="6" w:space="0" w:color="auto"/>
            </w:tcBorders>
          </w:tcPr>
          <w:p w:rsidR="00C559A2" w:rsidRDefault="00C559A2">
            <w:r>
              <w:t>Glitch Trigger Width</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450"/>
              <w:rPr>
                <w:b/>
                <w:bCs/>
              </w:rPr>
            </w:pPr>
            <w:r>
              <w:rPr>
                <w:b/>
                <w:bCs/>
              </w:rPr>
              <w:t xml:space="preserve">        Runt</w:t>
            </w:r>
          </w:p>
        </w:tc>
        <w:tc>
          <w:tcPr>
            <w:tcW w:w="3510" w:type="dxa"/>
            <w:tcBorders>
              <w:left w:val="single" w:sz="6" w:space="0" w:color="auto"/>
              <w:right w:val="single" w:sz="6" w:space="0" w:color="auto"/>
            </w:tcBorders>
          </w:tcPr>
          <w:p w:rsidR="00C559A2" w:rsidRDefault="00C559A2">
            <w:pPr>
              <w:pStyle w:val="TableCell"/>
            </w:pPr>
          </w:p>
        </w:tc>
        <w:tc>
          <w:tcPr>
            <w:tcW w:w="704" w:type="dxa"/>
            <w:tcBorders>
              <w:left w:val="nil"/>
              <w:right w:val="single" w:sz="6" w:space="0" w:color="auto"/>
            </w:tcBorders>
          </w:tcPr>
          <w:p w:rsidR="00C559A2" w:rsidRDefault="00C559A2">
            <w:pPr>
              <w:pStyle w:val="TableCell"/>
            </w:pP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Configure</w:t>
            </w:r>
          </w:p>
        </w:tc>
        <w:tc>
          <w:tcPr>
            <w:tcW w:w="3510" w:type="dxa"/>
            <w:tcBorders>
              <w:left w:val="single" w:sz="6" w:space="0" w:color="auto"/>
              <w:right w:val="single" w:sz="6" w:space="0" w:color="auto"/>
            </w:tcBorders>
          </w:tcPr>
          <w:p w:rsidR="00C559A2" w:rsidRDefault="00C559A2">
            <w:r>
              <w:t>Configure Runt Trigger Source</w:t>
            </w:r>
          </w:p>
        </w:tc>
        <w:tc>
          <w:tcPr>
            <w:tcW w:w="704" w:type="dxa"/>
            <w:tcBorders>
              <w:left w:val="nil"/>
              <w:right w:val="single" w:sz="6" w:space="0" w:color="auto"/>
            </w:tcBorders>
          </w:tcPr>
          <w:p w:rsidR="00C559A2" w:rsidRDefault="00C559A2">
            <w:pPr>
              <w:pStyle w:val="TableCell"/>
            </w:pPr>
            <w:r>
              <w:t>M</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Polarity</w:t>
            </w:r>
          </w:p>
        </w:tc>
        <w:tc>
          <w:tcPr>
            <w:tcW w:w="3510" w:type="dxa"/>
            <w:tcBorders>
              <w:left w:val="single" w:sz="6" w:space="0" w:color="auto"/>
              <w:right w:val="single" w:sz="6" w:space="0" w:color="auto"/>
            </w:tcBorders>
          </w:tcPr>
          <w:p w:rsidR="00C559A2" w:rsidRDefault="00C559A2">
            <w:r>
              <w:t>Runt Trigger Polarity</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ThresholdHigh</w:t>
            </w:r>
          </w:p>
        </w:tc>
        <w:tc>
          <w:tcPr>
            <w:tcW w:w="3510" w:type="dxa"/>
            <w:tcBorders>
              <w:left w:val="single" w:sz="6" w:space="0" w:color="auto"/>
              <w:right w:val="single" w:sz="6" w:space="0" w:color="auto"/>
            </w:tcBorders>
          </w:tcPr>
          <w:p w:rsidR="00C559A2" w:rsidRDefault="00C559A2">
            <w:r>
              <w:t>Runt Trigger High Threshold</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ThresholdLow</w:t>
            </w:r>
          </w:p>
        </w:tc>
        <w:tc>
          <w:tcPr>
            <w:tcW w:w="3510" w:type="dxa"/>
            <w:tcBorders>
              <w:left w:val="single" w:sz="6" w:space="0" w:color="auto"/>
              <w:right w:val="single" w:sz="6" w:space="0" w:color="auto"/>
            </w:tcBorders>
          </w:tcPr>
          <w:p w:rsidR="00C559A2" w:rsidRDefault="00C559A2">
            <w:r>
              <w:t>Runt Trigger Low Threshold</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450"/>
              <w:rPr>
                <w:b/>
                <w:bCs/>
              </w:rPr>
            </w:pPr>
            <w:r>
              <w:rPr>
                <w:b/>
                <w:bCs/>
              </w:rPr>
              <w:t xml:space="preserve">        TV</w:t>
            </w:r>
          </w:p>
        </w:tc>
        <w:tc>
          <w:tcPr>
            <w:tcW w:w="3510" w:type="dxa"/>
            <w:tcBorders>
              <w:left w:val="single" w:sz="6" w:space="0" w:color="auto"/>
              <w:right w:val="single" w:sz="6" w:space="0" w:color="auto"/>
            </w:tcBorders>
          </w:tcPr>
          <w:p w:rsidR="00C559A2" w:rsidRDefault="00C559A2">
            <w:pPr>
              <w:pStyle w:val="TableCell"/>
            </w:pPr>
          </w:p>
        </w:tc>
        <w:tc>
          <w:tcPr>
            <w:tcW w:w="704" w:type="dxa"/>
            <w:tcBorders>
              <w:left w:val="nil"/>
              <w:right w:val="single" w:sz="6" w:space="0" w:color="auto"/>
            </w:tcBorders>
          </w:tcPr>
          <w:p w:rsidR="00C559A2" w:rsidRDefault="00C559A2">
            <w:pPr>
              <w:pStyle w:val="TableCell"/>
            </w:pP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Configure</w:t>
            </w:r>
          </w:p>
        </w:tc>
        <w:tc>
          <w:tcPr>
            <w:tcW w:w="3510" w:type="dxa"/>
            <w:tcBorders>
              <w:left w:val="single" w:sz="6" w:space="0" w:color="auto"/>
              <w:right w:val="single" w:sz="6" w:space="0" w:color="auto"/>
            </w:tcBorders>
          </w:tcPr>
          <w:p w:rsidR="00C559A2" w:rsidRDefault="00C559A2">
            <w:r>
              <w:t>ConfigureTV Trigger Source</w:t>
            </w:r>
          </w:p>
        </w:tc>
        <w:tc>
          <w:tcPr>
            <w:tcW w:w="704" w:type="dxa"/>
            <w:tcBorders>
              <w:left w:val="nil"/>
              <w:right w:val="single" w:sz="6" w:space="0" w:color="auto"/>
            </w:tcBorders>
          </w:tcPr>
          <w:p w:rsidR="00C559A2" w:rsidRDefault="00C559A2">
            <w:pPr>
              <w:pStyle w:val="TableCell"/>
            </w:pPr>
            <w:r>
              <w:t>M</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Event</w:t>
            </w:r>
          </w:p>
        </w:tc>
        <w:tc>
          <w:tcPr>
            <w:tcW w:w="3510" w:type="dxa"/>
            <w:tcBorders>
              <w:left w:val="single" w:sz="6" w:space="0" w:color="auto"/>
              <w:right w:val="single" w:sz="6" w:space="0" w:color="auto"/>
            </w:tcBorders>
          </w:tcPr>
          <w:p w:rsidR="00C559A2" w:rsidRDefault="00C559A2">
            <w:r>
              <w:t>TV Trigger Event</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LineNumber</w:t>
            </w:r>
          </w:p>
        </w:tc>
        <w:tc>
          <w:tcPr>
            <w:tcW w:w="3510" w:type="dxa"/>
            <w:tcBorders>
              <w:left w:val="single" w:sz="6" w:space="0" w:color="auto"/>
              <w:right w:val="single" w:sz="6" w:space="0" w:color="auto"/>
            </w:tcBorders>
          </w:tcPr>
          <w:p w:rsidR="00C559A2" w:rsidRDefault="00C559A2">
            <w:r>
              <w:t>TV Trigger Line Number</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Polarity</w:t>
            </w:r>
          </w:p>
        </w:tc>
        <w:tc>
          <w:tcPr>
            <w:tcW w:w="3510" w:type="dxa"/>
            <w:tcBorders>
              <w:left w:val="single" w:sz="6" w:space="0" w:color="auto"/>
              <w:right w:val="single" w:sz="6" w:space="0" w:color="auto"/>
            </w:tcBorders>
          </w:tcPr>
          <w:p w:rsidR="00C559A2" w:rsidRDefault="00C559A2">
            <w:r>
              <w:t>TV Trigger Polarity</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SignalFormat</w:t>
            </w:r>
          </w:p>
        </w:tc>
        <w:tc>
          <w:tcPr>
            <w:tcW w:w="3510" w:type="dxa"/>
            <w:tcBorders>
              <w:left w:val="single" w:sz="6" w:space="0" w:color="auto"/>
              <w:right w:val="single" w:sz="6" w:space="0" w:color="auto"/>
            </w:tcBorders>
          </w:tcPr>
          <w:p w:rsidR="00C559A2" w:rsidRDefault="00C559A2">
            <w:r>
              <w:t>TV Trigger Signal Format</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450"/>
              <w:rPr>
                <w:b/>
                <w:bCs/>
              </w:rPr>
            </w:pPr>
            <w:r>
              <w:rPr>
                <w:b/>
                <w:bCs/>
              </w:rPr>
              <w:t xml:space="preserve">        Width</w:t>
            </w:r>
          </w:p>
        </w:tc>
        <w:tc>
          <w:tcPr>
            <w:tcW w:w="3510" w:type="dxa"/>
            <w:tcBorders>
              <w:left w:val="single" w:sz="6" w:space="0" w:color="auto"/>
              <w:right w:val="single" w:sz="6" w:space="0" w:color="auto"/>
            </w:tcBorders>
          </w:tcPr>
          <w:p w:rsidR="00C559A2" w:rsidRDefault="00C559A2">
            <w:pPr>
              <w:pStyle w:val="TableCell"/>
            </w:pPr>
          </w:p>
        </w:tc>
        <w:tc>
          <w:tcPr>
            <w:tcW w:w="704" w:type="dxa"/>
            <w:tcBorders>
              <w:left w:val="nil"/>
              <w:right w:val="single" w:sz="6" w:space="0" w:color="auto"/>
            </w:tcBorders>
          </w:tcPr>
          <w:p w:rsidR="00C559A2" w:rsidRDefault="00C559A2">
            <w:pPr>
              <w:pStyle w:val="TableCell"/>
            </w:pP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Configure</w:t>
            </w:r>
          </w:p>
        </w:tc>
        <w:tc>
          <w:tcPr>
            <w:tcW w:w="3510" w:type="dxa"/>
            <w:tcBorders>
              <w:left w:val="single" w:sz="6" w:space="0" w:color="auto"/>
              <w:right w:val="single" w:sz="6" w:space="0" w:color="auto"/>
            </w:tcBorders>
          </w:tcPr>
          <w:p w:rsidR="00C559A2" w:rsidRDefault="00C559A2">
            <w:r>
              <w:t>Configure Width Trigger Source</w:t>
            </w:r>
          </w:p>
        </w:tc>
        <w:tc>
          <w:tcPr>
            <w:tcW w:w="704" w:type="dxa"/>
            <w:tcBorders>
              <w:left w:val="nil"/>
              <w:right w:val="single" w:sz="6" w:space="0" w:color="auto"/>
            </w:tcBorders>
          </w:tcPr>
          <w:p w:rsidR="00C559A2" w:rsidRDefault="00C559A2">
            <w:pPr>
              <w:pStyle w:val="TableCell"/>
            </w:pPr>
            <w:r>
              <w:t>M</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Condition</w:t>
            </w:r>
          </w:p>
        </w:tc>
        <w:tc>
          <w:tcPr>
            <w:tcW w:w="3510" w:type="dxa"/>
            <w:tcBorders>
              <w:left w:val="single" w:sz="6" w:space="0" w:color="auto"/>
              <w:right w:val="single" w:sz="6" w:space="0" w:color="auto"/>
            </w:tcBorders>
          </w:tcPr>
          <w:p w:rsidR="00C559A2" w:rsidRDefault="00C559A2">
            <w:r>
              <w:t>Width Trigger Condition</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Polarity</w:t>
            </w:r>
          </w:p>
        </w:tc>
        <w:tc>
          <w:tcPr>
            <w:tcW w:w="3510" w:type="dxa"/>
            <w:tcBorders>
              <w:left w:val="single" w:sz="6" w:space="0" w:color="auto"/>
              <w:right w:val="single" w:sz="6" w:space="0" w:color="auto"/>
            </w:tcBorders>
          </w:tcPr>
          <w:p w:rsidR="00C559A2" w:rsidRDefault="00C559A2">
            <w:r>
              <w:t>Width Trigger Polarity</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ThresholdHigh</w:t>
            </w:r>
          </w:p>
        </w:tc>
        <w:tc>
          <w:tcPr>
            <w:tcW w:w="3510" w:type="dxa"/>
            <w:tcBorders>
              <w:left w:val="single" w:sz="6" w:space="0" w:color="auto"/>
              <w:right w:val="single" w:sz="6" w:space="0" w:color="auto"/>
            </w:tcBorders>
          </w:tcPr>
          <w:p w:rsidR="00C559A2" w:rsidRDefault="00C559A2">
            <w:r>
              <w:t>Width Trigger High Threshold</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ThresholdLow</w:t>
            </w:r>
          </w:p>
        </w:tc>
        <w:tc>
          <w:tcPr>
            <w:tcW w:w="3510" w:type="dxa"/>
            <w:tcBorders>
              <w:left w:val="single" w:sz="6" w:space="0" w:color="auto"/>
              <w:right w:val="single" w:sz="6" w:space="0" w:color="auto"/>
            </w:tcBorders>
          </w:tcPr>
          <w:p w:rsidR="00C559A2" w:rsidRDefault="00C559A2">
            <w:r>
              <w:t>Width Trigger Low Threshold</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450"/>
              <w:rPr>
                <w:b/>
                <w:bCs/>
              </w:rPr>
            </w:pPr>
            <w:r>
              <w:rPr>
                <w:b/>
                <w:bCs/>
              </w:rPr>
              <w:t xml:space="preserve">        Window</w:t>
            </w:r>
          </w:p>
        </w:tc>
        <w:tc>
          <w:tcPr>
            <w:tcW w:w="3510" w:type="dxa"/>
            <w:tcBorders>
              <w:left w:val="single" w:sz="6" w:space="0" w:color="auto"/>
              <w:right w:val="single" w:sz="6" w:space="0" w:color="auto"/>
            </w:tcBorders>
          </w:tcPr>
          <w:p w:rsidR="00C559A2" w:rsidRDefault="00C559A2">
            <w:pPr>
              <w:pStyle w:val="TableCell"/>
            </w:pPr>
          </w:p>
        </w:tc>
        <w:tc>
          <w:tcPr>
            <w:tcW w:w="704" w:type="dxa"/>
            <w:tcBorders>
              <w:left w:val="nil"/>
              <w:right w:val="single" w:sz="6" w:space="0" w:color="auto"/>
            </w:tcBorders>
          </w:tcPr>
          <w:p w:rsidR="00C559A2" w:rsidRDefault="00C559A2">
            <w:pPr>
              <w:pStyle w:val="TableCell"/>
            </w:pP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Configure</w:t>
            </w:r>
          </w:p>
        </w:tc>
        <w:tc>
          <w:tcPr>
            <w:tcW w:w="3510" w:type="dxa"/>
            <w:tcBorders>
              <w:left w:val="single" w:sz="6" w:space="0" w:color="auto"/>
              <w:right w:val="single" w:sz="6" w:space="0" w:color="auto"/>
            </w:tcBorders>
          </w:tcPr>
          <w:p w:rsidR="00C559A2" w:rsidRDefault="00C559A2">
            <w:r>
              <w:t>Configure Window Trigger Source</w:t>
            </w:r>
          </w:p>
        </w:tc>
        <w:tc>
          <w:tcPr>
            <w:tcW w:w="704" w:type="dxa"/>
            <w:tcBorders>
              <w:left w:val="nil"/>
              <w:right w:val="single" w:sz="6" w:space="0" w:color="auto"/>
            </w:tcBorders>
          </w:tcPr>
          <w:p w:rsidR="00C559A2" w:rsidRDefault="00C559A2">
            <w:pPr>
              <w:pStyle w:val="TableCell"/>
            </w:pPr>
            <w:r>
              <w:t>M</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Condition</w:t>
            </w:r>
          </w:p>
        </w:tc>
        <w:tc>
          <w:tcPr>
            <w:tcW w:w="3510" w:type="dxa"/>
            <w:tcBorders>
              <w:left w:val="single" w:sz="6" w:space="0" w:color="auto"/>
              <w:right w:val="single" w:sz="6" w:space="0" w:color="auto"/>
            </w:tcBorders>
          </w:tcPr>
          <w:p w:rsidR="00C559A2" w:rsidRDefault="00C559A2">
            <w:r>
              <w:t>Window Trigger Condition</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ThresholdHigh</w:t>
            </w:r>
          </w:p>
        </w:tc>
        <w:tc>
          <w:tcPr>
            <w:tcW w:w="3510" w:type="dxa"/>
            <w:tcBorders>
              <w:left w:val="single" w:sz="6" w:space="0" w:color="auto"/>
              <w:right w:val="single" w:sz="6" w:space="0" w:color="auto"/>
            </w:tcBorders>
          </w:tcPr>
          <w:p w:rsidR="00C559A2" w:rsidRDefault="00C559A2">
            <w:r>
              <w:t>Window Trigger High Threshold</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bottom w:val="single" w:sz="6" w:space="0" w:color="auto"/>
            </w:tcBorders>
          </w:tcPr>
          <w:p w:rsidR="00C559A2" w:rsidRDefault="00C559A2">
            <w:pPr>
              <w:pStyle w:val="TableCellCourierNew"/>
              <w:ind w:left="810"/>
            </w:pPr>
            <w:r>
              <w:t xml:space="preserve">        ThresholdLow</w:t>
            </w:r>
          </w:p>
        </w:tc>
        <w:tc>
          <w:tcPr>
            <w:tcW w:w="3510" w:type="dxa"/>
            <w:tcBorders>
              <w:left w:val="single" w:sz="6" w:space="0" w:color="auto"/>
              <w:bottom w:val="single" w:sz="6" w:space="0" w:color="auto"/>
              <w:right w:val="single" w:sz="6" w:space="0" w:color="auto"/>
            </w:tcBorders>
          </w:tcPr>
          <w:p w:rsidR="00C559A2" w:rsidRDefault="00C559A2">
            <w:r>
              <w:t>Window Trigger Low Threshold</w:t>
            </w:r>
          </w:p>
        </w:tc>
        <w:tc>
          <w:tcPr>
            <w:tcW w:w="704" w:type="dxa"/>
            <w:tcBorders>
              <w:left w:val="nil"/>
              <w:bottom w:val="single" w:sz="6" w:space="0" w:color="auto"/>
              <w:right w:val="single" w:sz="6" w:space="0" w:color="auto"/>
            </w:tcBorders>
          </w:tcPr>
          <w:p w:rsidR="00C559A2" w:rsidRDefault="00C559A2">
            <w:pPr>
              <w:pStyle w:val="TableCell"/>
            </w:pPr>
            <w:r>
              <w:t>P</w:t>
            </w:r>
          </w:p>
        </w:tc>
      </w:tr>
    </w:tbl>
    <w:p w:rsidR="00004825" w:rsidRDefault="00004825">
      <w:pPr>
        <w:pStyle w:val="Body1"/>
        <w:rPr>
          <w:sz w:val="12"/>
          <w:szCs w:val="12"/>
        </w:rPr>
      </w:pPr>
    </w:p>
    <w:p w:rsidR="00004825" w:rsidRDefault="00004825" w:rsidP="00276B4E">
      <w:pPr>
        <w:pStyle w:val="Heading3"/>
        <w:pageBreakBefore/>
      </w:pPr>
      <w:bookmarkStart w:id="1604" w:name="_Toc170810266"/>
      <w:bookmarkStart w:id="1605" w:name="_Ref225663822"/>
      <w:bookmarkStart w:id="1606" w:name="_Ref225746680"/>
      <w:bookmarkStart w:id="1607" w:name="_Toc304583944"/>
      <w:bookmarkStart w:id="1608" w:name="_Toc306374795"/>
      <w:r>
        <w:lastRenderedPageBreak/>
        <w:t>IviDigitizer COM Interfaces</w:t>
      </w:r>
      <w:bookmarkEnd w:id="1604"/>
      <w:bookmarkEnd w:id="1605"/>
      <w:bookmarkEnd w:id="1606"/>
      <w:bookmarkEnd w:id="1607"/>
      <w:bookmarkEnd w:id="1608"/>
    </w:p>
    <w:p w:rsidR="00004825" w:rsidRDefault="00004825">
      <w:pPr>
        <w:pStyle w:val="Body1"/>
      </w:pPr>
      <w:r>
        <w:t>In addition to implementing IVI inherent capabilities interfaces, IviDigitizer</w:t>
      </w:r>
      <w:r w:rsidR="0046294D">
        <w:t xml:space="preserve"> </w:t>
      </w:r>
      <w:r>
        <w:t>interfaces contain interface reference properties for accessing the following IviDigitizer interfaces:</w:t>
      </w:r>
    </w:p>
    <w:p w:rsidR="00004825" w:rsidRDefault="00004825">
      <w:pPr>
        <w:pStyle w:val="ListBullet2"/>
        <w:tabs>
          <w:tab w:val="num" w:pos="1440"/>
        </w:tabs>
      </w:pPr>
      <w:r>
        <w:t>IIviDigitizerAcquisition</w:t>
      </w:r>
    </w:p>
    <w:p w:rsidR="00323AAD" w:rsidRDefault="00323AAD" w:rsidP="00323AAD">
      <w:pPr>
        <w:pStyle w:val="ListBullet2"/>
        <w:tabs>
          <w:tab w:val="num" w:pos="1440"/>
        </w:tabs>
      </w:pPr>
      <w:r>
        <w:t>IIviDigitizerAcquisitionStatus</w:t>
      </w:r>
    </w:p>
    <w:p w:rsidR="00E706BB" w:rsidRDefault="00E706BB" w:rsidP="00E706BB">
      <w:pPr>
        <w:pStyle w:val="ListBullet2"/>
        <w:tabs>
          <w:tab w:val="num" w:pos="1440"/>
        </w:tabs>
      </w:pPr>
      <w:r>
        <w:t>IIviDigitizerArm</w:t>
      </w:r>
    </w:p>
    <w:p w:rsidR="00E706BB" w:rsidRDefault="00E706BB" w:rsidP="00E706BB">
      <w:pPr>
        <w:pStyle w:val="ListBullet2"/>
        <w:tabs>
          <w:tab w:val="num" w:pos="1440"/>
        </w:tabs>
      </w:pPr>
      <w:r>
        <w:t>IIviDigitizerCalibration</w:t>
      </w:r>
    </w:p>
    <w:p w:rsidR="00E706BB" w:rsidRDefault="00E706BB" w:rsidP="00E706BB">
      <w:pPr>
        <w:pStyle w:val="ListBullet2"/>
        <w:tabs>
          <w:tab w:val="num" w:pos="1440"/>
        </w:tabs>
      </w:pPr>
      <w:r>
        <w:t>IIviDigitizerChannels</w:t>
      </w:r>
    </w:p>
    <w:p w:rsidR="00E706BB" w:rsidRDefault="00E706BB" w:rsidP="00E706BB">
      <w:pPr>
        <w:pStyle w:val="ListBullet2"/>
        <w:tabs>
          <w:tab w:val="num" w:pos="1440"/>
        </w:tabs>
      </w:pPr>
      <w:r>
        <w:t>IIviDigitizerReferenceOscillator</w:t>
      </w:r>
    </w:p>
    <w:p w:rsidR="00E706BB" w:rsidRDefault="00E706BB" w:rsidP="00E706BB">
      <w:pPr>
        <w:pStyle w:val="ListBullet2"/>
        <w:tabs>
          <w:tab w:val="num" w:pos="1440"/>
        </w:tabs>
      </w:pPr>
      <w:r>
        <w:t>IIviDigitizerSampleClock</w:t>
      </w:r>
    </w:p>
    <w:p w:rsidR="00E706BB" w:rsidRDefault="00E706BB" w:rsidP="00E706BB">
      <w:pPr>
        <w:pStyle w:val="ListBullet2"/>
        <w:tabs>
          <w:tab w:val="num" w:pos="1440"/>
        </w:tabs>
      </w:pPr>
      <w:r>
        <w:t>IIviDigitizerTemperature</w:t>
      </w:r>
    </w:p>
    <w:p w:rsidR="00004825" w:rsidRDefault="00575270">
      <w:pPr>
        <w:pStyle w:val="ListBullet2"/>
        <w:tabs>
          <w:tab w:val="num" w:pos="1440"/>
        </w:tabs>
      </w:pPr>
      <w:r>
        <w:t>IIvi</w:t>
      </w:r>
      <w:r w:rsidR="00004825">
        <w:t>DigitizerTrigger</w:t>
      </w:r>
    </w:p>
    <w:p w:rsidR="00E706BB" w:rsidRDefault="00E706BB" w:rsidP="00E706BB">
      <w:pPr>
        <w:pStyle w:val="Body"/>
      </w:pPr>
      <w:r>
        <w:t>The IIviDigitizerArm interface contains interface reference properties for accessing the following additional IviDigitizer arm interface(s):</w:t>
      </w:r>
    </w:p>
    <w:p w:rsidR="00E706BB" w:rsidRDefault="00E706BB" w:rsidP="00E706BB">
      <w:pPr>
        <w:pStyle w:val="ListBullet2"/>
        <w:tabs>
          <w:tab w:val="num" w:pos="1440"/>
        </w:tabs>
      </w:pPr>
      <w:r>
        <w:t>IIviDigitizerArmSources</w:t>
      </w:r>
    </w:p>
    <w:p w:rsidR="00E706BB" w:rsidRDefault="00E706BB" w:rsidP="00E706BB">
      <w:pPr>
        <w:pStyle w:val="ListBullet2"/>
        <w:tabs>
          <w:tab w:val="num" w:pos="1440"/>
        </w:tabs>
      </w:pPr>
      <w:r>
        <w:t>IIviDigitizerMultiArm</w:t>
      </w:r>
    </w:p>
    <w:p w:rsidR="00AF38F2" w:rsidRDefault="00AF38F2" w:rsidP="00AF38F2">
      <w:pPr>
        <w:pStyle w:val="Body"/>
      </w:pPr>
      <w:r>
        <w:t>The IIviDigitizerArmSources interface contains methods and properties for accessing a collection of objects that implement the IIviDigitizerArmSource interface.</w:t>
      </w:r>
    </w:p>
    <w:p w:rsidR="00E706BB" w:rsidRDefault="00E706BB" w:rsidP="00E706BB">
      <w:pPr>
        <w:pStyle w:val="Body"/>
      </w:pPr>
      <w:r>
        <w:t>The IIviDigitizerArmSource interface contains interface reference properties for accessing the following additional IviDigitizer</w:t>
      </w:r>
      <w:r w:rsidR="00AF38F2">
        <w:t xml:space="preserve"> arm source</w:t>
      </w:r>
      <w:r>
        <w:t xml:space="preserve"> interface(s):</w:t>
      </w:r>
    </w:p>
    <w:p w:rsidR="00E706BB" w:rsidRDefault="00E706BB" w:rsidP="00E706BB">
      <w:pPr>
        <w:pStyle w:val="ListBullet2"/>
        <w:tabs>
          <w:tab w:val="num" w:pos="1440"/>
        </w:tabs>
      </w:pPr>
      <w:r>
        <w:t>IIviDigitizerArmEdge</w:t>
      </w:r>
    </w:p>
    <w:p w:rsidR="00E706BB" w:rsidRDefault="00E706BB" w:rsidP="00E706BB">
      <w:pPr>
        <w:pStyle w:val="ListBullet2"/>
        <w:tabs>
          <w:tab w:val="num" w:pos="1440"/>
        </w:tabs>
      </w:pPr>
      <w:r>
        <w:t>IIviDigitizerArmGlitch</w:t>
      </w:r>
    </w:p>
    <w:p w:rsidR="00E706BB" w:rsidRDefault="00E706BB" w:rsidP="00E706BB">
      <w:pPr>
        <w:pStyle w:val="ListBullet2"/>
        <w:tabs>
          <w:tab w:val="num" w:pos="1440"/>
        </w:tabs>
      </w:pPr>
      <w:r>
        <w:t>IIviDigitizerArmRunt</w:t>
      </w:r>
    </w:p>
    <w:p w:rsidR="00E706BB" w:rsidRDefault="00E706BB" w:rsidP="00E706BB">
      <w:pPr>
        <w:pStyle w:val="ListBullet2"/>
        <w:tabs>
          <w:tab w:val="num" w:pos="1440"/>
        </w:tabs>
      </w:pPr>
      <w:r>
        <w:t>IIviDigitizerArmTV</w:t>
      </w:r>
    </w:p>
    <w:p w:rsidR="00E706BB" w:rsidRDefault="00E706BB" w:rsidP="00E706BB">
      <w:pPr>
        <w:pStyle w:val="ListBullet2"/>
        <w:tabs>
          <w:tab w:val="num" w:pos="1440"/>
        </w:tabs>
      </w:pPr>
      <w:r>
        <w:t>IIviDigitizerArmWidth</w:t>
      </w:r>
    </w:p>
    <w:p w:rsidR="00E706BB" w:rsidRDefault="00E706BB" w:rsidP="00E706BB">
      <w:pPr>
        <w:pStyle w:val="ListBullet2"/>
        <w:tabs>
          <w:tab w:val="num" w:pos="1440"/>
        </w:tabs>
      </w:pPr>
      <w:r>
        <w:t>IIviDigitizerArmWindow</w:t>
      </w:r>
    </w:p>
    <w:p w:rsidR="0040530B" w:rsidRDefault="0040530B" w:rsidP="0040530B">
      <w:pPr>
        <w:pStyle w:val="Body"/>
      </w:pPr>
      <w:r>
        <w:t>The IIviDigitizerChannels interface contains methods and properties for accessing a collection of objects that implement the IIviDigitizerChannel interface.</w:t>
      </w:r>
    </w:p>
    <w:p w:rsidR="0040530B" w:rsidRDefault="0040530B" w:rsidP="0040530B">
      <w:pPr>
        <w:pStyle w:val="Body"/>
      </w:pPr>
      <w:r>
        <w:t>The IIviDigitizerChannel interface contains interface reference properties for accessing the following additional IviDigitizer channel interface(s):</w:t>
      </w:r>
    </w:p>
    <w:p w:rsidR="004E596B" w:rsidRDefault="004E596B" w:rsidP="004E596B">
      <w:pPr>
        <w:pStyle w:val="ListBullet2"/>
        <w:tabs>
          <w:tab w:val="num" w:pos="1440"/>
        </w:tabs>
      </w:pPr>
      <w:r>
        <w:t>IIviDigitizerChannelDownconversion</w:t>
      </w:r>
    </w:p>
    <w:p w:rsidR="0040530B" w:rsidRDefault="0040530B" w:rsidP="0040530B">
      <w:pPr>
        <w:pStyle w:val="ListBullet2"/>
        <w:tabs>
          <w:tab w:val="num" w:pos="1440"/>
        </w:tabs>
      </w:pPr>
      <w:r>
        <w:t>IIviDigitizerChannelFilter</w:t>
      </w:r>
    </w:p>
    <w:p w:rsidR="0040530B" w:rsidRDefault="0040530B" w:rsidP="0040530B">
      <w:pPr>
        <w:pStyle w:val="ListBullet2"/>
        <w:tabs>
          <w:tab w:val="num" w:pos="1440"/>
        </w:tabs>
      </w:pPr>
      <w:r>
        <w:t>IIviDigitizerChannelMeasurement</w:t>
      </w:r>
    </w:p>
    <w:p w:rsidR="0040530B" w:rsidRDefault="0040530B" w:rsidP="0040530B">
      <w:pPr>
        <w:pStyle w:val="ListBullet2"/>
        <w:tabs>
          <w:tab w:val="num" w:pos="1440"/>
        </w:tabs>
      </w:pPr>
      <w:r>
        <w:t>IIviDigitizerChannelMultiRecordMeasurement</w:t>
      </w:r>
    </w:p>
    <w:p w:rsidR="00E22023" w:rsidRDefault="00E22023" w:rsidP="00E22023">
      <w:pPr>
        <w:pStyle w:val="Body"/>
      </w:pPr>
      <w:r>
        <w:t xml:space="preserve">The </w:t>
      </w:r>
      <w:r w:rsidR="00575270">
        <w:t>IIvi</w:t>
      </w:r>
      <w:r>
        <w:t xml:space="preserve">DigitizerTrigger interface contains interface reference properties for accessing the following additional IviDigitizer </w:t>
      </w:r>
      <w:r w:rsidR="0040530B">
        <w:t xml:space="preserve">trigger </w:t>
      </w:r>
      <w:r>
        <w:t>interface(s):</w:t>
      </w:r>
    </w:p>
    <w:p w:rsidR="00E22023" w:rsidRDefault="00575270" w:rsidP="00E22023">
      <w:pPr>
        <w:pStyle w:val="ListBullet2"/>
        <w:tabs>
          <w:tab w:val="num" w:pos="1440"/>
        </w:tabs>
      </w:pPr>
      <w:r>
        <w:t>IIvi</w:t>
      </w:r>
      <w:r w:rsidR="00E22023">
        <w:t>DigitizerMultiTrigger</w:t>
      </w:r>
    </w:p>
    <w:p w:rsidR="00E22023" w:rsidRDefault="00575270" w:rsidP="00E22023">
      <w:pPr>
        <w:pStyle w:val="ListBullet2"/>
        <w:tabs>
          <w:tab w:val="num" w:pos="1440"/>
        </w:tabs>
      </w:pPr>
      <w:r>
        <w:t>IIvi</w:t>
      </w:r>
      <w:r w:rsidR="00E22023">
        <w:t>DigitizerTriggerSources</w:t>
      </w:r>
    </w:p>
    <w:p w:rsidR="0040530B" w:rsidRDefault="0040530B" w:rsidP="0040530B">
      <w:pPr>
        <w:pStyle w:val="Body"/>
      </w:pPr>
      <w:r>
        <w:lastRenderedPageBreak/>
        <w:t>The IIviDigitizerTriggerSources interface contains methods and properties for accessing a collection of objects that implement the IIviDigitizerTriggerSource interface.</w:t>
      </w:r>
    </w:p>
    <w:p w:rsidR="002812F0" w:rsidRDefault="002812F0" w:rsidP="002812F0">
      <w:pPr>
        <w:pStyle w:val="Body"/>
      </w:pPr>
      <w:r>
        <w:t xml:space="preserve">The </w:t>
      </w:r>
      <w:r w:rsidR="00575270">
        <w:t>IIvi</w:t>
      </w:r>
      <w:r>
        <w:t xml:space="preserve">DigitizerTriggerSource interface contains interface reference properties for accessing the following additional IviDigitizer </w:t>
      </w:r>
      <w:r w:rsidR="00A22C9B">
        <w:t xml:space="preserve">trigger source </w:t>
      </w:r>
      <w:r>
        <w:t>interface(s):</w:t>
      </w:r>
    </w:p>
    <w:p w:rsidR="002812F0" w:rsidRDefault="00575270" w:rsidP="002812F0">
      <w:pPr>
        <w:pStyle w:val="ListBullet2"/>
        <w:tabs>
          <w:tab w:val="num" w:pos="1440"/>
        </w:tabs>
      </w:pPr>
      <w:r>
        <w:t>IIvi</w:t>
      </w:r>
      <w:r w:rsidR="002812F0">
        <w:t>DigitizerTriggerEdge</w:t>
      </w:r>
    </w:p>
    <w:p w:rsidR="002812F0" w:rsidRDefault="00575270" w:rsidP="002812F0">
      <w:pPr>
        <w:pStyle w:val="ListBullet2"/>
        <w:tabs>
          <w:tab w:val="num" w:pos="1440"/>
        </w:tabs>
      </w:pPr>
      <w:r>
        <w:t>IIvi</w:t>
      </w:r>
      <w:r w:rsidR="002812F0">
        <w:t>DigitizerTriggerGlitch</w:t>
      </w:r>
    </w:p>
    <w:p w:rsidR="002812F0" w:rsidRDefault="00575270" w:rsidP="002812F0">
      <w:pPr>
        <w:pStyle w:val="ListBullet2"/>
        <w:tabs>
          <w:tab w:val="num" w:pos="1440"/>
        </w:tabs>
      </w:pPr>
      <w:r>
        <w:t>IIvi</w:t>
      </w:r>
      <w:r w:rsidR="002812F0">
        <w:t>DigitizerTriggerRunt</w:t>
      </w:r>
    </w:p>
    <w:p w:rsidR="002812F0" w:rsidRDefault="00575270" w:rsidP="002812F0">
      <w:pPr>
        <w:pStyle w:val="ListBullet2"/>
        <w:tabs>
          <w:tab w:val="num" w:pos="1440"/>
        </w:tabs>
      </w:pPr>
      <w:r>
        <w:t>IIvi</w:t>
      </w:r>
      <w:r w:rsidR="002812F0">
        <w:t>DigitizerTriggerTV</w:t>
      </w:r>
    </w:p>
    <w:p w:rsidR="002812F0" w:rsidRDefault="00575270" w:rsidP="002812F0">
      <w:pPr>
        <w:pStyle w:val="ListBullet2"/>
        <w:tabs>
          <w:tab w:val="num" w:pos="1440"/>
        </w:tabs>
      </w:pPr>
      <w:r>
        <w:t>IIvi</w:t>
      </w:r>
      <w:r w:rsidR="002812F0">
        <w:t>DigitizerTriggerWidth</w:t>
      </w:r>
    </w:p>
    <w:p w:rsidR="002812F0" w:rsidRDefault="00575270" w:rsidP="002812F0">
      <w:pPr>
        <w:pStyle w:val="ListBullet2"/>
        <w:tabs>
          <w:tab w:val="num" w:pos="1440"/>
        </w:tabs>
      </w:pPr>
      <w:r>
        <w:t>IIvi</w:t>
      </w:r>
      <w:r w:rsidR="002812F0">
        <w:t>DigitizerTriggerWindow</w:t>
      </w:r>
    </w:p>
    <w:p w:rsidR="00004825" w:rsidRDefault="00875082">
      <w:pPr>
        <w:pStyle w:val="Body"/>
      </w:pPr>
      <w:fldSimple w:instr=" REF _Ref225658376 \h  \* MERGEFORMAT ">
        <w:r w:rsidR="00344F59" w:rsidRPr="00344F59">
          <w:rPr>
            <w:bCs/>
            <w:i/>
          </w:rPr>
          <w:t xml:space="preserve">Table </w:t>
        </w:r>
        <w:r w:rsidR="00344F59" w:rsidRPr="00344F59">
          <w:rPr>
            <w:bCs/>
            <w:i/>
            <w:noProof/>
          </w:rPr>
          <w:t>38</w:t>
        </w:r>
        <w:r w:rsidR="00344F59" w:rsidRPr="00344F59">
          <w:rPr>
            <w:bCs/>
            <w:i/>
            <w:noProof/>
          </w:rPr>
          <w:noBreakHyphen/>
          <w:t>4.</w:t>
        </w:r>
        <w:r w:rsidR="00344F59" w:rsidRPr="00344F59">
          <w:rPr>
            <w:bCs/>
            <w:i/>
          </w:rPr>
          <w:t xml:space="preserve"> </w:t>
        </w:r>
        <w:r w:rsidR="00344F59" w:rsidRPr="00344F59">
          <w:rPr>
            <w:i/>
          </w:rPr>
          <w:t>IviDigitizer Interface GUIDs</w:t>
        </w:r>
      </w:fldSimple>
      <w:r w:rsidR="007D0343">
        <w:t xml:space="preserve"> </w:t>
      </w:r>
      <w:r w:rsidR="00004825">
        <w:t>lists the interfaces that this specification defines and their GUIDs.</w:t>
      </w:r>
    </w:p>
    <w:tbl>
      <w:tblPr>
        <w:tblW w:w="0" w:type="auto"/>
        <w:tblInd w:w="198" w:type="dxa"/>
        <w:tblLayout w:type="fixed"/>
        <w:tblLook w:val="0000"/>
      </w:tblPr>
      <w:tblGrid>
        <w:gridCol w:w="4860"/>
        <w:gridCol w:w="4410"/>
      </w:tblGrid>
      <w:tr w:rsidR="00004825" w:rsidTr="00255302">
        <w:trPr>
          <w:tblHeader/>
        </w:trPr>
        <w:tc>
          <w:tcPr>
            <w:tcW w:w="9270" w:type="dxa"/>
            <w:gridSpan w:val="2"/>
          </w:tcPr>
          <w:p w:rsidR="00004825" w:rsidRDefault="00004825" w:rsidP="00A66477">
            <w:pPr>
              <w:pStyle w:val="TableCaption"/>
            </w:pPr>
            <w:bookmarkStart w:id="1609" w:name="_Ref509809928"/>
            <w:bookmarkStart w:id="1610" w:name="_Ref225658376"/>
            <w:r>
              <w:rPr>
                <w:b/>
                <w:bCs/>
              </w:rPr>
              <w:t xml:space="preserve">Table </w:t>
            </w:r>
            <w:r w:rsidR="00875082">
              <w:rPr>
                <w:b/>
                <w:bCs/>
              </w:rPr>
              <w:fldChar w:fldCharType="begin"/>
            </w:r>
            <w:r w:rsidR="00DC3915">
              <w:rPr>
                <w:b/>
                <w:bCs/>
              </w:rPr>
              <w:instrText xml:space="preserve"> STYLEREF 1 \s </w:instrText>
            </w:r>
            <w:r w:rsidR="00875082">
              <w:rPr>
                <w:b/>
                <w:bCs/>
              </w:rPr>
              <w:fldChar w:fldCharType="separate"/>
            </w:r>
            <w:r w:rsidR="00344F59">
              <w:rPr>
                <w:b/>
                <w:bCs/>
                <w:noProof/>
              </w:rPr>
              <w:t>38</w:t>
            </w:r>
            <w:r w:rsidR="00875082">
              <w:rPr>
                <w:b/>
                <w:bCs/>
              </w:rPr>
              <w:fldChar w:fldCharType="end"/>
            </w:r>
            <w:r w:rsidR="00DC3915">
              <w:rPr>
                <w:b/>
                <w:bCs/>
              </w:rPr>
              <w:noBreakHyphen/>
            </w:r>
            <w:r w:rsidR="007C1FE8">
              <w:rPr>
                <w:b/>
                <w:bCs/>
              </w:rPr>
              <w:t>4</w:t>
            </w:r>
            <w:r>
              <w:rPr>
                <w:b/>
                <w:bCs/>
              </w:rPr>
              <w:t xml:space="preserve">. </w:t>
            </w:r>
            <w:r>
              <w:t xml:space="preserve">IviDigitizer </w:t>
            </w:r>
            <w:bookmarkEnd w:id="1609"/>
            <w:r>
              <w:t>Interface GUIDs</w:t>
            </w:r>
            <w:bookmarkEnd w:id="1610"/>
          </w:p>
        </w:tc>
      </w:tr>
      <w:tr w:rsidR="00004825" w:rsidTr="00255302">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cantSplit/>
          <w:tblHeader/>
        </w:trPr>
        <w:tc>
          <w:tcPr>
            <w:tcW w:w="4860" w:type="dxa"/>
            <w:tcBorders>
              <w:top w:val="single" w:sz="4" w:space="0" w:color="auto"/>
              <w:left w:val="single" w:sz="4" w:space="0" w:color="auto"/>
              <w:bottom w:val="double" w:sz="6" w:space="0" w:color="auto"/>
            </w:tcBorders>
          </w:tcPr>
          <w:p w:rsidR="00004825" w:rsidRDefault="00004825">
            <w:pPr>
              <w:pStyle w:val="TableHead"/>
            </w:pPr>
            <w:r>
              <w:t>Interface</w:t>
            </w:r>
          </w:p>
        </w:tc>
        <w:tc>
          <w:tcPr>
            <w:tcW w:w="4410" w:type="dxa"/>
            <w:tcBorders>
              <w:top w:val="single" w:sz="4" w:space="0" w:color="auto"/>
              <w:bottom w:val="double" w:sz="6" w:space="0" w:color="auto"/>
              <w:right w:val="single" w:sz="4" w:space="0" w:color="auto"/>
            </w:tcBorders>
          </w:tcPr>
          <w:p w:rsidR="00004825" w:rsidRDefault="00004825">
            <w:pPr>
              <w:pStyle w:val="TableHead"/>
            </w:pPr>
            <w:r>
              <w:t>GUID</w:t>
            </w:r>
          </w:p>
        </w:tc>
      </w:tr>
      <w:tr w:rsidR="00543169" w:rsidTr="009B749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w:t>
            </w:r>
          </w:p>
        </w:tc>
        <w:tc>
          <w:tcPr>
            <w:tcW w:w="4410" w:type="dxa"/>
            <w:tcBorders>
              <w:top w:val="single" w:sz="4" w:space="0" w:color="auto"/>
              <w:bottom w:val="single" w:sz="4" w:space="0" w:color="auto"/>
              <w:right w:val="single" w:sz="4" w:space="0" w:color="auto"/>
            </w:tcBorders>
            <w:vAlign w:val="bottom"/>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Pr="00543169">
              <w:rPr>
                <w:rFonts w:ascii="Courier New" w:hAnsi="Courier New" w:cs="Courier New"/>
                <w:sz w:val="18"/>
                <w:szCs w:val="18"/>
              </w:rPr>
              <w:t>47ed540e-a398-11d4-ba58-000064657374</w:t>
            </w:r>
            <w:r>
              <w:rPr>
                <w:rFonts w:ascii="Courier New" w:hAnsi="Courier New" w:cs="Courier New"/>
                <w:sz w:val="18"/>
                <w:szCs w:val="18"/>
              </w:rPr>
              <w:t>}</w:t>
            </w:r>
          </w:p>
        </w:tc>
      </w:tr>
      <w:tr w:rsidR="00543169" w:rsidTr="009B749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IIviDigitizerAcquisition</w:t>
            </w:r>
          </w:p>
        </w:tc>
        <w:tc>
          <w:tcPr>
            <w:tcW w:w="4410" w:type="dxa"/>
            <w:tcBorders>
              <w:top w:val="single" w:sz="4" w:space="0" w:color="auto"/>
              <w:bottom w:val="single" w:sz="4" w:space="0" w:color="auto"/>
              <w:right w:val="single" w:sz="4" w:space="0" w:color="auto"/>
            </w:tcBorders>
            <w:vAlign w:val="bottom"/>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Pr="00543169">
              <w:rPr>
                <w:rFonts w:ascii="Courier New" w:hAnsi="Courier New" w:cs="Courier New"/>
                <w:sz w:val="18"/>
                <w:szCs w:val="18"/>
              </w:rPr>
              <w:t>47ed540f-a398-11d4-ba58-000064657374</w:t>
            </w:r>
            <w:r>
              <w:rPr>
                <w:rFonts w:ascii="Courier New" w:hAnsi="Courier New" w:cs="Courier New"/>
                <w:sz w:val="18"/>
                <w:szCs w:val="18"/>
              </w:rPr>
              <w:t>}</w:t>
            </w:r>
          </w:p>
        </w:tc>
      </w:tr>
      <w:tr w:rsidR="00CC2263" w:rsidTr="00B70CFA">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CC2263" w:rsidRDefault="00CC2263" w:rsidP="00B70CFA">
            <w:pPr>
              <w:pStyle w:val="TableCellCourierNew"/>
            </w:pPr>
            <w:r>
              <w:t>IIviDigitizerAcquisitionStatus</w:t>
            </w:r>
          </w:p>
        </w:tc>
        <w:tc>
          <w:tcPr>
            <w:tcW w:w="4410" w:type="dxa"/>
            <w:tcBorders>
              <w:top w:val="single" w:sz="4" w:space="0" w:color="auto"/>
              <w:bottom w:val="single" w:sz="4" w:space="0" w:color="auto"/>
              <w:right w:val="single" w:sz="4" w:space="0" w:color="auto"/>
            </w:tcBorders>
            <w:vAlign w:val="bottom"/>
          </w:tcPr>
          <w:p w:rsidR="00CC2263" w:rsidRDefault="00CC2263" w:rsidP="00B70CFA">
            <w:pPr>
              <w:pStyle w:val="TableCell"/>
              <w:rPr>
                <w:rFonts w:ascii="Courier New" w:hAnsi="Courier New" w:cs="Courier New"/>
                <w:sz w:val="18"/>
                <w:szCs w:val="18"/>
              </w:rPr>
            </w:pPr>
            <w:r>
              <w:rPr>
                <w:rFonts w:ascii="Courier New" w:hAnsi="Courier New" w:cs="Courier New"/>
                <w:sz w:val="18"/>
                <w:szCs w:val="18"/>
              </w:rPr>
              <w:t>{47ed542e</w:t>
            </w:r>
            <w:r w:rsidRPr="00543169">
              <w:rPr>
                <w:rFonts w:ascii="Courier New" w:hAnsi="Courier New" w:cs="Courier New"/>
                <w:sz w:val="18"/>
                <w:szCs w:val="18"/>
              </w:rPr>
              <w:t>-a398-11d4-ba58-000064657374</w:t>
            </w:r>
            <w:r>
              <w:rPr>
                <w:rFonts w:ascii="Courier New" w:hAnsi="Courier New" w:cs="Courier New"/>
                <w:sz w:val="18"/>
                <w:szCs w:val="18"/>
              </w:rPr>
              <w:t>}</w:t>
            </w:r>
          </w:p>
        </w:tc>
      </w:tr>
      <w:tr w:rsidR="00543169" w:rsidTr="009B749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IIviDigitizerArm</w:t>
            </w:r>
          </w:p>
        </w:tc>
        <w:tc>
          <w:tcPr>
            <w:tcW w:w="4410" w:type="dxa"/>
            <w:tcBorders>
              <w:top w:val="single" w:sz="4" w:space="0" w:color="auto"/>
              <w:bottom w:val="single" w:sz="4" w:space="0" w:color="auto"/>
              <w:right w:val="single" w:sz="4" w:space="0" w:color="auto"/>
            </w:tcBorders>
            <w:vAlign w:val="bottom"/>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Pr="00543169">
              <w:rPr>
                <w:rFonts w:ascii="Courier New" w:hAnsi="Courier New" w:cs="Courier New"/>
                <w:sz w:val="18"/>
                <w:szCs w:val="18"/>
              </w:rPr>
              <w:t>47ed5410-a398-11d4-ba58-000064657374</w:t>
            </w:r>
            <w:r>
              <w:rPr>
                <w:rFonts w:ascii="Courier New" w:hAnsi="Courier New" w:cs="Courier New"/>
                <w:sz w:val="18"/>
                <w:szCs w:val="18"/>
              </w:rPr>
              <w:t>}</w:t>
            </w:r>
          </w:p>
        </w:tc>
      </w:tr>
      <w:tr w:rsidR="00543169" w:rsidRPr="005D3730" w:rsidTr="009B749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IIviDigitizerArmEdge</w:t>
            </w:r>
          </w:p>
        </w:tc>
        <w:tc>
          <w:tcPr>
            <w:tcW w:w="4410" w:type="dxa"/>
            <w:tcBorders>
              <w:top w:val="single" w:sz="4" w:space="0" w:color="auto"/>
              <w:bottom w:val="single" w:sz="4" w:space="0" w:color="auto"/>
              <w:right w:val="single" w:sz="4" w:space="0" w:color="auto"/>
            </w:tcBorders>
            <w:vAlign w:val="bottom"/>
          </w:tcPr>
          <w:p w:rsidR="00543169" w:rsidRPr="00543169" w:rsidRDefault="00543169">
            <w:pPr>
              <w:pStyle w:val="TableCell"/>
              <w:rPr>
                <w:rFonts w:ascii="Courier New" w:hAnsi="Courier New" w:cs="Courier New"/>
                <w:sz w:val="18"/>
                <w:szCs w:val="18"/>
              </w:rPr>
            </w:pPr>
            <w:r>
              <w:rPr>
                <w:rFonts w:ascii="Courier New" w:hAnsi="Courier New" w:cs="Courier New"/>
                <w:sz w:val="18"/>
                <w:szCs w:val="18"/>
              </w:rPr>
              <w:t>{</w:t>
            </w:r>
            <w:r w:rsidRPr="00543169">
              <w:rPr>
                <w:rFonts w:ascii="Courier New" w:hAnsi="Courier New" w:cs="Courier New"/>
                <w:sz w:val="18"/>
                <w:szCs w:val="18"/>
              </w:rPr>
              <w:t>47ed5411-a398-11d4-ba58-000064657374</w:t>
            </w:r>
            <w:r>
              <w:rPr>
                <w:rFonts w:ascii="Courier New" w:hAnsi="Courier New" w:cs="Courier New"/>
                <w:sz w:val="18"/>
                <w:szCs w:val="18"/>
              </w:rPr>
              <w:t>}</w:t>
            </w:r>
          </w:p>
        </w:tc>
      </w:tr>
      <w:tr w:rsidR="00543169" w:rsidTr="009B749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IIviDigitizerArmGlitch</w:t>
            </w:r>
          </w:p>
        </w:tc>
        <w:tc>
          <w:tcPr>
            <w:tcW w:w="4410" w:type="dxa"/>
            <w:tcBorders>
              <w:top w:val="single" w:sz="4" w:space="0" w:color="auto"/>
              <w:bottom w:val="single" w:sz="4" w:space="0" w:color="auto"/>
              <w:right w:val="single" w:sz="4" w:space="0" w:color="auto"/>
            </w:tcBorders>
            <w:vAlign w:val="bottom"/>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Pr="00543169">
              <w:rPr>
                <w:rFonts w:ascii="Courier New" w:hAnsi="Courier New" w:cs="Courier New"/>
                <w:sz w:val="18"/>
                <w:szCs w:val="18"/>
              </w:rPr>
              <w:t>47ed5412-a398-11d4-ba58-000064657374</w:t>
            </w:r>
            <w:r>
              <w:rPr>
                <w:rFonts w:ascii="Courier New" w:hAnsi="Courier New" w:cs="Courier New"/>
                <w:sz w:val="18"/>
                <w:szCs w:val="18"/>
              </w:rPr>
              <w:t>}</w:t>
            </w:r>
          </w:p>
        </w:tc>
      </w:tr>
      <w:tr w:rsidR="00543169" w:rsidTr="009B749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IIviDigitizerArmRunt</w:t>
            </w:r>
          </w:p>
        </w:tc>
        <w:tc>
          <w:tcPr>
            <w:tcW w:w="4410" w:type="dxa"/>
            <w:tcBorders>
              <w:top w:val="single" w:sz="4" w:space="0" w:color="auto"/>
              <w:bottom w:val="single" w:sz="4" w:space="0" w:color="auto"/>
              <w:right w:val="single" w:sz="4" w:space="0" w:color="auto"/>
            </w:tcBorders>
            <w:vAlign w:val="bottom"/>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Pr="00543169">
              <w:rPr>
                <w:rFonts w:ascii="Courier New" w:hAnsi="Courier New" w:cs="Courier New"/>
                <w:sz w:val="18"/>
                <w:szCs w:val="18"/>
              </w:rPr>
              <w:t>47ed5413-a398-11d4-ba58-000064657374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rsidP="00014519">
            <w:pPr>
              <w:pStyle w:val="TableCellCourierNew"/>
            </w:pPr>
            <w:r>
              <w:t>IIviDigitizerArmSource</w:t>
            </w:r>
          </w:p>
        </w:tc>
        <w:tc>
          <w:tcPr>
            <w:tcW w:w="4410" w:type="dxa"/>
            <w:tcBorders>
              <w:top w:val="single" w:sz="4" w:space="0" w:color="auto"/>
              <w:bottom w:val="single" w:sz="4" w:space="0" w:color="auto"/>
              <w:right w:val="single" w:sz="4" w:space="0" w:color="auto"/>
            </w:tcBorders>
          </w:tcPr>
          <w:p w:rsidR="00543169" w:rsidRDefault="00543169" w:rsidP="00014519">
            <w:pPr>
              <w:pStyle w:val="TableCell"/>
              <w:rPr>
                <w:rFonts w:ascii="Courier New" w:hAnsi="Courier New" w:cs="Courier New"/>
                <w:sz w:val="18"/>
                <w:szCs w:val="18"/>
              </w:rPr>
            </w:pPr>
            <w:r>
              <w:rPr>
                <w:rFonts w:ascii="Courier New" w:hAnsi="Courier New" w:cs="Courier New"/>
                <w:sz w:val="18"/>
                <w:szCs w:val="18"/>
              </w:rPr>
              <w:t>{</w:t>
            </w:r>
            <w:r w:rsidRPr="00CF4223">
              <w:rPr>
                <w:rFonts w:ascii="Courier New" w:hAnsi="Courier New" w:cs="Courier New"/>
                <w:sz w:val="18"/>
                <w:szCs w:val="18"/>
              </w:rPr>
              <w:t>47ed5414-a398-11d4-ba58-000064657374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rsidP="00802259">
            <w:pPr>
              <w:pStyle w:val="TableCellCourierNew"/>
            </w:pPr>
            <w:r>
              <w:t>IIviDigitizerArmSources</w:t>
            </w:r>
          </w:p>
        </w:tc>
        <w:tc>
          <w:tcPr>
            <w:tcW w:w="4410" w:type="dxa"/>
            <w:tcBorders>
              <w:top w:val="single" w:sz="4" w:space="0" w:color="auto"/>
              <w:bottom w:val="single" w:sz="4" w:space="0" w:color="auto"/>
              <w:right w:val="single" w:sz="4" w:space="0" w:color="auto"/>
            </w:tcBorders>
          </w:tcPr>
          <w:p w:rsidR="00543169" w:rsidRDefault="00543169" w:rsidP="00014519">
            <w:pPr>
              <w:pStyle w:val="TableCell"/>
              <w:rPr>
                <w:rFonts w:ascii="Courier New" w:hAnsi="Courier New" w:cs="Courier New"/>
                <w:sz w:val="18"/>
                <w:szCs w:val="18"/>
              </w:rPr>
            </w:pPr>
            <w:r>
              <w:rPr>
                <w:rFonts w:ascii="Courier New" w:hAnsi="Courier New" w:cs="Courier New"/>
                <w:sz w:val="18"/>
                <w:szCs w:val="18"/>
              </w:rPr>
              <w:t>{</w:t>
            </w:r>
            <w:r w:rsidRPr="00CF4223">
              <w:rPr>
                <w:rFonts w:ascii="Courier New" w:hAnsi="Courier New" w:cs="Courier New"/>
                <w:sz w:val="18"/>
                <w:szCs w:val="18"/>
              </w:rPr>
              <w:t>47ed5415-a398-11d4-ba58-000064657374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IIviDigitizerArmTV</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47ed5416-a398-11d4-ba58-000064657374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IIviDigitizerArmWidth</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w:t>
            </w:r>
            <w:r w:rsidR="00890FF6">
              <w:rPr>
                <w:rFonts w:ascii="Courier New" w:hAnsi="Courier New" w:cs="Courier New"/>
                <w:sz w:val="18"/>
                <w:szCs w:val="18"/>
              </w:rPr>
              <w:t>7</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IIviDigitizerArmWindow</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w:t>
            </w:r>
            <w:r w:rsidR="00890FF6">
              <w:rPr>
                <w:rFonts w:ascii="Courier New" w:hAnsi="Courier New" w:cs="Courier New"/>
                <w:sz w:val="18"/>
                <w:szCs w:val="18"/>
              </w:rPr>
              <w:t>8</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IIviDigitizerCalibration</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w:t>
            </w:r>
            <w:r w:rsidR="00890FF6">
              <w:rPr>
                <w:rFonts w:ascii="Courier New" w:hAnsi="Courier New" w:cs="Courier New"/>
                <w:sz w:val="18"/>
                <w:szCs w:val="18"/>
              </w:rPr>
              <w:t>9</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IIviDigitizerChannel</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w:t>
            </w:r>
            <w:r w:rsidR="00890FF6">
              <w:rPr>
                <w:rFonts w:ascii="Courier New" w:hAnsi="Courier New" w:cs="Courier New"/>
                <w:sz w:val="18"/>
                <w:szCs w:val="18"/>
              </w:rPr>
              <w:t>a</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rsidP="00014519">
            <w:pPr>
              <w:pStyle w:val="TableCellCourierNew"/>
            </w:pPr>
            <w:r>
              <w:t>IIviDigitizerChannelDownconversion</w:t>
            </w:r>
          </w:p>
        </w:tc>
        <w:tc>
          <w:tcPr>
            <w:tcW w:w="4410" w:type="dxa"/>
            <w:tcBorders>
              <w:top w:val="single" w:sz="4" w:space="0" w:color="auto"/>
              <w:bottom w:val="single" w:sz="4" w:space="0" w:color="auto"/>
              <w:right w:val="single" w:sz="4" w:space="0" w:color="auto"/>
            </w:tcBorders>
          </w:tcPr>
          <w:p w:rsidR="00543169" w:rsidRDefault="00543169" w:rsidP="00014519">
            <w:pPr>
              <w:pStyle w:val="TableCell"/>
              <w:rPr>
                <w:rFonts w:ascii="Courier New" w:hAnsi="Courier New" w:cs="Courier New"/>
                <w:sz w:val="18"/>
                <w:szCs w:val="18"/>
              </w:rPr>
            </w:pPr>
            <w:r>
              <w:rPr>
                <w:rFonts w:ascii="Courier New" w:hAnsi="Courier New" w:cs="Courier New"/>
                <w:sz w:val="18"/>
                <w:szCs w:val="18"/>
              </w:rPr>
              <w:t>{</w:t>
            </w:r>
            <w:r w:rsidRPr="00CF4223">
              <w:rPr>
                <w:rFonts w:ascii="Courier New" w:hAnsi="Courier New" w:cs="Courier New"/>
                <w:sz w:val="18"/>
                <w:szCs w:val="18"/>
              </w:rPr>
              <w:t>47ed542c-a398-11d4-ba58-000064657374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IIviDigitizerChannelFilter</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w:t>
            </w:r>
            <w:r w:rsidR="00890FF6">
              <w:rPr>
                <w:rFonts w:ascii="Courier New" w:hAnsi="Courier New" w:cs="Courier New"/>
                <w:sz w:val="18"/>
                <w:szCs w:val="18"/>
              </w:rPr>
              <w:t>b</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IIviDigitizerChannelMeasurement</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w:t>
            </w:r>
            <w:r w:rsidR="00890FF6">
              <w:rPr>
                <w:rFonts w:ascii="Courier New" w:hAnsi="Courier New" w:cs="Courier New"/>
                <w:sz w:val="18"/>
                <w:szCs w:val="18"/>
              </w:rPr>
              <w:t>c</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IIviDigitizerChannelMultiRecordMeasurement</w:t>
            </w:r>
          </w:p>
        </w:tc>
        <w:tc>
          <w:tcPr>
            <w:tcW w:w="4410" w:type="dxa"/>
            <w:tcBorders>
              <w:top w:val="single" w:sz="4" w:space="0" w:color="auto"/>
              <w:bottom w:val="single" w:sz="4" w:space="0" w:color="auto"/>
              <w:right w:val="single" w:sz="4" w:space="0" w:color="auto"/>
            </w:tcBorders>
          </w:tcPr>
          <w:p w:rsidR="00543169" w:rsidRDefault="006B444F">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2d</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IIviDigitizerChannels</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w:t>
            </w:r>
            <w:r w:rsidR="00890FF6">
              <w:rPr>
                <w:rFonts w:ascii="Courier New" w:hAnsi="Courier New" w:cs="Courier New"/>
                <w:sz w:val="18"/>
                <w:szCs w:val="18"/>
              </w:rPr>
              <w:t>d</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rsidP="00014519">
            <w:pPr>
              <w:pStyle w:val="TableCellCourierNew"/>
            </w:pPr>
            <w:r>
              <w:t>IIviDigitizerMultiArm</w:t>
            </w:r>
          </w:p>
        </w:tc>
        <w:tc>
          <w:tcPr>
            <w:tcW w:w="4410" w:type="dxa"/>
            <w:tcBorders>
              <w:top w:val="single" w:sz="4" w:space="0" w:color="auto"/>
              <w:bottom w:val="single" w:sz="4" w:space="0" w:color="auto"/>
              <w:right w:val="single" w:sz="4" w:space="0" w:color="auto"/>
            </w:tcBorders>
          </w:tcPr>
          <w:p w:rsidR="00543169" w:rsidRDefault="00543169" w:rsidP="00014519">
            <w:pPr>
              <w:pStyle w:val="TableCell"/>
              <w:rPr>
                <w:rFonts w:ascii="Courier New" w:hAnsi="Courier New" w:cs="Courier New"/>
                <w:sz w:val="18"/>
                <w:szCs w:val="18"/>
              </w:rPr>
            </w:pPr>
            <w:r>
              <w:rPr>
                <w:rFonts w:ascii="Courier New" w:hAnsi="Courier New" w:cs="Courier New"/>
                <w:sz w:val="18"/>
                <w:szCs w:val="18"/>
              </w:rPr>
              <w:t>{</w:t>
            </w:r>
            <w:r w:rsidRPr="00CF4223">
              <w:rPr>
                <w:rFonts w:ascii="Courier New" w:hAnsi="Courier New" w:cs="Courier New"/>
                <w:sz w:val="18"/>
                <w:szCs w:val="18"/>
              </w:rPr>
              <w:t>47ed541e-a398-11d4-ba58-000064657374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rsidP="00014519">
            <w:pPr>
              <w:pStyle w:val="TableCellCourierNew"/>
            </w:pPr>
            <w:r>
              <w:t>IIviDigitizerMultiTrigger</w:t>
            </w:r>
          </w:p>
        </w:tc>
        <w:tc>
          <w:tcPr>
            <w:tcW w:w="4410" w:type="dxa"/>
            <w:tcBorders>
              <w:top w:val="single" w:sz="4" w:space="0" w:color="auto"/>
              <w:bottom w:val="single" w:sz="4" w:space="0" w:color="auto"/>
              <w:right w:val="single" w:sz="4" w:space="0" w:color="auto"/>
            </w:tcBorders>
          </w:tcPr>
          <w:p w:rsidR="00543169" w:rsidRDefault="00543169" w:rsidP="00014519">
            <w:pPr>
              <w:pStyle w:val="TableCell"/>
              <w:rPr>
                <w:rFonts w:ascii="Courier New" w:hAnsi="Courier New" w:cs="Courier New"/>
                <w:sz w:val="18"/>
                <w:szCs w:val="18"/>
              </w:rPr>
            </w:pPr>
            <w:r>
              <w:rPr>
                <w:rFonts w:ascii="Courier New" w:hAnsi="Courier New" w:cs="Courier New"/>
                <w:sz w:val="18"/>
                <w:szCs w:val="18"/>
              </w:rPr>
              <w:t>{</w:t>
            </w:r>
            <w:r w:rsidRPr="00CF4223">
              <w:rPr>
                <w:rFonts w:ascii="Courier New" w:hAnsi="Courier New" w:cs="Courier New"/>
                <w:sz w:val="18"/>
                <w:szCs w:val="18"/>
              </w:rPr>
              <w:t>47ed541f-a398-11d4-ba58-000064657374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IIviDigitizerReferenceOscillator</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20</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RPr="005D3730"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IIviDigitizerSampleClock</w:t>
            </w:r>
          </w:p>
        </w:tc>
        <w:tc>
          <w:tcPr>
            <w:tcW w:w="4410" w:type="dxa"/>
            <w:tcBorders>
              <w:top w:val="single" w:sz="4" w:space="0" w:color="auto"/>
              <w:bottom w:val="single" w:sz="4" w:space="0" w:color="auto"/>
              <w:right w:val="single" w:sz="4" w:space="0" w:color="auto"/>
            </w:tcBorders>
          </w:tcPr>
          <w:p w:rsidR="00543169" w:rsidRPr="005D3730" w:rsidRDefault="00543169">
            <w:pPr>
              <w:pStyle w:val="TableCell"/>
              <w:rPr>
                <w:rFonts w:ascii="Courier New" w:hAnsi="Courier New" w:cs="Courier New"/>
                <w:sz w:val="18"/>
                <w:szCs w:val="18"/>
                <w:lang w:val="de-CH"/>
              </w:rPr>
            </w:pPr>
            <w:r w:rsidRPr="005D3730">
              <w:rPr>
                <w:rFonts w:ascii="Courier New" w:hAnsi="Courier New" w:cs="Courier New"/>
                <w:sz w:val="18"/>
                <w:szCs w:val="18"/>
                <w:lang w:val="de-CH"/>
              </w:rPr>
              <w:t>{</w:t>
            </w:r>
            <w:r w:rsidR="00890FF6" w:rsidRPr="00890FF6">
              <w:rPr>
                <w:rFonts w:ascii="Courier New" w:hAnsi="Courier New" w:cs="Courier New"/>
                <w:sz w:val="18"/>
                <w:szCs w:val="18"/>
              </w:rPr>
              <w:t>47ed54</w:t>
            </w:r>
            <w:r w:rsidR="00890FF6">
              <w:rPr>
                <w:rFonts w:ascii="Courier New" w:hAnsi="Courier New" w:cs="Courier New"/>
                <w:sz w:val="18"/>
                <w:szCs w:val="18"/>
              </w:rPr>
              <w:t>21</w:t>
            </w:r>
            <w:r w:rsidR="00890FF6" w:rsidRPr="00890FF6">
              <w:rPr>
                <w:rFonts w:ascii="Courier New" w:hAnsi="Courier New" w:cs="Courier New"/>
                <w:sz w:val="18"/>
                <w:szCs w:val="18"/>
              </w:rPr>
              <w:t>-a398-11d4-ba58-000064657374</w:t>
            </w:r>
            <w:r w:rsidRPr="005D3730">
              <w:rPr>
                <w:rFonts w:ascii="Courier New" w:hAnsi="Courier New" w:cs="Courier New"/>
                <w:sz w:val="18"/>
                <w:szCs w:val="18"/>
                <w:lang w:val="de-CH"/>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IIviDigitizerTemperature</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22</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IIviDigitizerTrigger</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23</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RPr="005D3730"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IIviDigitizerTriggerEdge</w:t>
            </w:r>
          </w:p>
        </w:tc>
        <w:tc>
          <w:tcPr>
            <w:tcW w:w="4410" w:type="dxa"/>
            <w:tcBorders>
              <w:top w:val="single" w:sz="4" w:space="0" w:color="auto"/>
              <w:bottom w:val="single" w:sz="4" w:space="0" w:color="auto"/>
              <w:right w:val="single" w:sz="4" w:space="0" w:color="auto"/>
            </w:tcBorders>
          </w:tcPr>
          <w:p w:rsidR="00543169" w:rsidRPr="005D3730" w:rsidRDefault="00543169">
            <w:pPr>
              <w:pStyle w:val="TableCell"/>
              <w:rPr>
                <w:rFonts w:ascii="Courier New" w:hAnsi="Courier New" w:cs="Courier New"/>
                <w:sz w:val="18"/>
                <w:szCs w:val="18"/>
                <w:lang w:val="de-CH"/>
              </w:rPr>
            </w:pPr>
            <w:r w:rsidRPr="005D3730">
              <w:rPr>
                <w:rFonts w:ascii="Courier New" w:hAnsi="Courier New" w:cs="Courier New"/>
                <w:sz w:val="18"/>
                <w:szCs w:val="18"/>
                <w:lang w:val="de-CH"/>
              </w:rPr>
              <w:t>{</w:t>
            </w:r>
            <w:r w:rsidR="00890FF6" w:rsidRPr="00890FF6">
              <w:rPr>
                <w:rFonts w:ascii="Courier New" w:hAnsi="Courier New" w:cs="Courier New"/>
                <w:sz w:val="18"/>
                <w:szCs w:val="18"/>
              </w:rPr>
              <w:t>47ed54</w:t>
            </w:r>
            <w:r w:rsidR="00890FF6">
              <w:rPr>
                <w:rFonts w:ascii="Courier New" w:hAnsi="Courier New" w:cs="Courier New"/>
                <w:sz w:val="18"/>
                <w:szCs w:val="18"/>
              </w:rPr>
              <w:t>24</w:t>
            </w:r>
            <w:r w:rsidR="00890FF6" w:rsidRPr="00890FF6">
              <w:rPr>
                <w:rFonts w:ascii="Courier New" w:hAnsi="Courier New" w:cs="Courier New"/>
                <w:sz w:val="18"/>
                <w:szCs w:val="18"/>
              </w:rPr>
              <w:t>-a398-11d4-ba58-000064657374</w:t>
            </w:r>
            <w:r w:rsidRPr="005D3730">
              <w:rPr>
                <w:rFonts w:ascii="Courier New" w:hAnsi="Courier New" w:cs="Courier New"/>
                <w:sz w:val="18"/>
                <w:szCs w:val="18"/>
                <w:lang w:val="de-CH"/>
              </w:rPr>
              <w:t>}</w:t>
            </w:r>
          </w:p>
        </w:tc>
      </w:tr>
      <w:tr w:rsidR="00543169" w:rsidRPr="005D3730"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IIviDigitizerTriggerGlitch</w:t>
            </w:r>
          </w:p>
        </w:tc>
        <w:tc>
          <w:tcPr>
            <w:tcW w:w="4410" w:type="dxa"/>
            <w:tcBorders>
              <w:top w:val="single" w:sz="4" w:space="0" w:color="auto"/>
              <w:bottom w:val="single" w:sz="4" w:space="0" w:color="auto"/>
              <w:right w:val="single" w:sz="4" w:space="0" w:color="auto"/>
            </w:tcBorders>
          </w:tcPr>
          <w:p w:rsidR="00543169" w:rsidRPr="005D3730" w:rsidRDefault="00543169">
            <w:pPr>
              <w:pStyle w:val="TableCell"/>
              <w:rPr>
                <w:rFonts w:ascii="Courier New" w:hAnsi="Courier New" w:cs="Courier New"/>
                <w:sz w:val="18"/>
                <w:szCs w:val="18"/>
                <w:lang w:val="de-CH"/>
              </w:rPr>
            </w:pPr>
            <w:r w:rsidRPr="005D3730">
              <w:rPr>
                <w:rFonts w:ascii="Courier New" w:hAnsi="Courier New" w:cs="Courier New"/>
                <w:sz w:val="18"/>
                <w:szCs w:val="18"/>
                <w:lang w:val="de-CH"/>
              </w:rPr>
              <w:t>{</w:t>
            </w:r>
            <w:r w:rsidR="00890FF6" w:rsidRPr="00890FF6">
              <w:rPr>
                <w:rFonts w:ascii="Courier New" w:hAnsi="Courier New" w:cs="Courier New"/>
                <w:sz w:val="18"/>
                <w:szCs w:val="18"/>
              </w:rPr>
              <w:t>47ed54</w:t>
            </w:r>
            <w:r w:rsidR="00890FF6">
              <w:rPr>
                <w:rFonts w:ascii="Courier New" w:hAnsi="Courier New" w:cs="Courier New"/>
                <w:sz w:val="18"/>
                <w:szCs w:val="18"/>
              </w:rPr>
              <w:t>25</w:t>
            </w:r>
            <w:r w:rsidR="00890FF6" w:rsidRPr="00890FF6">
              <w:rPr>
                <w:rFonts w:ascii="Courier New" w:hAnsi="Courier New" w:cs="Courier New"/>
                <w:sz w:val="18"/>
                <w:szCs w:val="18"/>
              </w:rPr>
              <w:t>-a398-11d4-ba58-000064657374</w:t>
            </w:r>
            <w:r w:rsidRPr="005D3730">
              <w:rPr>
                <w:rFonts w:ascii="Courier New" w:hAnsi="Courier New" w:cs="Courier New"/>
                <w:sz w:val="18"/>
                <w:szCs w:val="18"/>
                <w:lang w:val="de-CH"/>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IIviDigitizerTriggerRunt</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26</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rsidP="00014519">
            <w:pPr>
              <w:pStyle w:val="TableCellCourierNew"/>
            </w:pPr>
            <w:r>
              <w:lastRenderedPageBreak/>
              <w:t>IIviDigitizerTriggerSource</w:t>
            </w:r>
          </w:p>
        </w:tc>
        <w:tc>
          <w:tcPr>
            <w:tcW w:w="4410" w:type="dxa"/>
            <w:tcBorders>
              <w:top w:val="single" w:sz="4" w:space="0" w:color="auto"/>
              <w:bottom w:val="single" w:sz="4" w:space="0" w:color="auto"/>
              <w:right w:val="single" w:sz="4" w:space="0" w:color="auto"/>
            </w:tcBorders>
          </w:tcPr>
          <w:p w:rsidR="00543169" w:rsidRDefault="00543169" w:rsidP="00014519">
            <w:pPr>
              <w:pStyle w:val="TableCell"/>
              <w:rPr>
                <w:rFonts w:ascii="Courier New" w:hAnsi="Courier New" w:cs="Courier New"/>
                <w:sz w:val="18"/>
                <w:szCs w:val="18"/>
              </w:rPr>
            </w:pPr>
            <w:r>
              <w:rPr>
                <w:rFonts w:ascii="Courier New" w:hAnsi="Courier New" w:cs="Courier New"/>
                <w:sz w:val="18"/>
                <w:szCs w:val="18"/>
              </w:rPr>
              <w:t>{</w:t>
            </w:r>
            <w:r w:rsidRPr="00CF4223">
              <w:rPr>
                <w:rFonts w:ascii="Courier New" w:hAnsi="Courier New" w:cs="Courier New"/>
                <w:sz w:val="18"/>
                <w:szCs w:val="18"/>
              </w:rPr>
              <w:t>47ed5427-a398-11d4-ba58-000064657374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rsidP="00802259">
            <w:pPr>
              <w:pStyle w:val="TableCellCourierNew"/>
            </w:pPr>
            <w:r>
              <w:t>IIviDigitizerTriggerSources</w:t>
            </w:r>
          </w:p>
        </w:tc>
        <w:tc>
          <w:tcPr>
            <w:tcW w:w="4410" w:type="dxa"/>
            <w:tcBorders>
              <w:top w:val="single" w:sz="4" w:space="0" w:color="auto"/>
              <w:bottom w:val="single" w:sz="4" w:space="0" w:color="auto"/>
              <w:right w:val="single" w:sz="4" w:space="0" w:color="auto"/>
            </w:tcBorders>
          </w:tcPr>
          <w:p w:rsidR="00543169" w:rsidRDefault="00543169" w:rsidP="00014519">
            <w:pPr>
              <w:pStyle w:val="TableCell"/>
              <w:rPr>
                <w:rFonts w:ascii="Courier New" w:hAnsi="Courier New" w:cs="Courier New"/>
                <w:sz w:val="18"/>
                <w:szCs w:val="18"/>
              </w:rPr>
            </w:pPr>
            <w:r>
              <w:rPr>
                <w:rFonts w:ascii="Courier New" w:hAnsi="Courier New" w:cs="Courier New"/>
                <w:sz w:val="18"/>
                <w:szCs w:val="18"/>
              </w:rPr>
              <w:t>{</w:t>
            </w:r>
            <w:r w:rsidRPr="00CF4223">
              <w:rPr>
                <w:rFonts w:ascii="Courier New" w:hAnsi="Courier New" w:cs="Courier New"/>
                <w:sz w:val="18"/>
                <w:szCs w:val="18"/>
              </w:rPr>
              <w:t>47ed5428-a398-11d4-ba58-000064657374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IIviDigitizerTriggerTV</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29</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IIviDigitizerTriggerWidth</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2a</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IIviDigitizerTriggerWindow</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2b</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bl>
    <w:p w:rsidR="00CB7F13" w:rsidRDefault="00CB7F13" w:rsidP="00CB7F13">
      <w:pPr>
        <w:pStyle w:val="Heading3"/>
        <w:numPr>
          <w:ilvl w:val="2"/>
          <w:numId w:val="72"/>
        </w:numPr>
      </w:pPr>
      <w:bookmarkStart w:id="1611" w:name="_Toc529703348"/>
      <w:bookmarkStart w:id="1612" w:name="_Toc3344066"/>
      <w:bookmarkStart w:id="1613" w:name="_Toc304583945"/>
      <w:bookmarkStart w:id="1614" w:name="_Toc306374796"/>
      <w:bookmarkStart w:id="1615" w:name="_Toc508764494"/>
      <w:bookmarkStart w:id="1616" w:name="_Toc518648524"/>
      <w:bookmarkStart w:id="1617" w:name="_Toc170810267"/>
      <w:bookmarkEnd w:id="1611"/>
      <w:bookmarkEnd w:id="1612"/>
      <w:r>
        <w:t>COM Interface Reference Properties</w:t>
      </w:r>
      <w:bookmarkEnd w:id="1613"/>
      <w:bookmarkEnd w:id="1614"/>
    </w:p>
    <w:p w:rsidR="00CB7F13" w:rsidRDefault="00CB7F13" w:rsidP="00CB7F13">
      <w:pPr>
        <w:pStyle w:val="Body1"/>
      </w:pPr>
      <w:r>
        <w:t>Interface reference properties are used to navigate the Ivi</w:t>
      </w:r>
      <w:r w:rsidR="0046294D">
        <w:t>Digitizer</w:t>
      </w:r>
      <w:r>
        <w:t xml:space="preserve"> COM hierarchy. This section describes the interface reference properties that the Ivi</w:t>
      </w:r>
      <w:r w:rsidR="0046294D">
        <w:t>Digitizer</w:t>
      </w:r>
      <w:r>
        <w:t xml:space="preserve"> interfaces define</w:t>
      </w:r>
      <w:r w:rsidR="00C06F58">
        <w:t xml:space="preserve">. </w:t>
      </w:r>
      <w:r w:rsidRPr="00935339">
        <w:t>All interface reference properties are read-only.</w:t>
      </w:r>
    </w:p>
    <w:tbl>
      <w:tblPr>
        <w:tblW w:w="0" w:type="auto"/>
        <w:tblInd w:w="198" w:type="dxa"/>
        <w:tblLayout w:type="fixed"/>
        <w:tblLook w:val="0000"/>
      </w:tblPr>
      <w:tblGrid>
        <w:gridCol w:w="4763"/>
        <w:gridCol w:w="4401"/>
        <w:gridCol w:w="106"/>
      </w:tblGrid>
      <w:tr w:rsidR="00CB7F13" w:rsidTr="00CB7F13">
        <w:trPr>
          <w:gridAfter w:val="1"/>
          <w:wAfter w:w="106" w:type="dxa"/>
          <w:tblHeader/>
        </w:trPr>
        <w:tc>
          <w:tcPr>
            <w:tcW w:w="9164" w:type="dxa"/>
            <w:gridSpan w:val="2"/>
          </w:tcPr>
          <w:p w:rsidR="00CB7F13" w:rsidRDefault="00CB7F13" w:rsidP="00856412">
            <w:pPr>
              <w:pStyle w:val="TableCaption"/>
            </w:pPr>
            <w:r>
              <w:rPr>
                <w:b/>
                <w:bCs/>
              </w:rPr>
              <w:t xml:space="preserve">Table </w:t>
            </w:r>
            <w:r w:rsidR="00875082">
              <w:rPr>
                <w:b/>
                <w:bCs/>
              </w:rPr>
              <w:fldChar w:fldCharType="begin"/>
            </w:r>
            <w:r>
              <w:rPr>
                <w:b/>
                <w:bCs/>
              </w:rPr>
              <w:instrText xml:space="preserve"> STYLEREF 1 \s </w:instrText>
            </w:r>
            <w:r w:rsidR="00875082">
              <w:rPr>
                <w:b/>
                <w:bCs/>
              </w:rPr>
              <w:fldChar w:fldCharType="separate"/>
            </w:r>
            <w:r w:rsidR="00344F59">
              <w:rPr>
                <w:b/>
                <w:bCs/>
                <w:noProof/>
              </w:rPr>
              <w:t>38</w:t>
            </w:r>
            <w:r w:rsidR="00875082">
              <w:rPr>
                <w:b/>
                <w:bCs/>
              </w:rPr>
              <w:fldChar w:fldCharType="end"/>
            </w:r>
            <w:r>
              <w:rPr>
                <w:b/>
                <w:bCs/>
              </w:rPr>
              <w:t xml:space="preserve">-5. </w:t>
            </w:r>
            <w:r>
              <w:t>Ivi</w:t>
            </w:r>
            <w:r w:rsidR="0046294D">
              <w:t>Digitizer</w:t>
            </w:r>
            <w:r>
              <w:t xml:space="preserve"> COM Interface Reference Properties</w:t>
            </w:r>
          </w:p>
        </w:tc>
      </w:tr>
      <w:tr w:rsidR="00CB7F13" w:rsidTr="00CB7F13">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cantSplit/>
          <w:tblHeader/>
        </w:trPr>
        <w:tc>
          <w:tcPr>
            <w:tcW w:w="4763" w:type="dxa"/>
            <w:tcBorders>
              <w:top w:val="single" w:sz="4" w:space="0" w:color="auto"/>
              <w:left w:val="single" w:sz="4" w:space="0" w:color="auto"/>
              <w:bottom w:val="double" w:sz="6" w:space="0" w:color="auto"/>
            </w:tcBorders>
          </w:tcPr>
          <w:p w:rsidR="00CB7F13" w:rsidRDefault="00CB7F13" w:rsidP="00856412">
            <w:pPr>
              <w:pStyle w:val="TableHead"/>
            </w:pPr>
            <w:r>
              <w:t>Interface</w:t>
            </w:r>
          </w:p>
        </w:tc>
        <w:tc>
          <w:tcPr>
            <w:tcW w:w="4507" w:type="dxa"/>
            <w:gridSpan w:val="2"/>
            <w:tcBorders>
              <w:top w:val="single" w:sz="4" w:space="0" w:color="auto"/>
              <w:bottom w:val="double" w:sz="6" w:space="0" w:color="auto"/>
              <w:right w:val="single" w:sz="4" w:space="0" w:color="auto"/>
            </w:tcBorders>
          </w:tcPr>
          <w:p w:rsidR="00CB7F13" w:rsidRDefault="00CB7F13" w:rsidP="0046294D">
            <w:pPr>
              <w:pStyle w:val="TableHead"/>
            </w:pPr>
            <w:r>
              <w:t>Interface Reference Property</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IIviDigitizerAcquisition</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Acquisition</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IIviDigitizerAcquisitionStatus</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Acquisition</w:t>
            </w:r>
            <w:r w:rsidR="0046294D">
              <w:t>.</w:t>
            </w:r>
            <w:r>
              <w:t>Status</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IIviDigitizerArm</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Arm</w:t>
            </w:r>
          </w:p>
        </w:tc>
      </w:tr>
      <w:tr w:rsidR="00400A74" w:rsidRPr="005D3730"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IIviDigitizerArmEdge</w:t>
            </w:r>
          </w:p>
        </w:tc>
        <w:tc>
          <w:tcPr>
            <w:tcW w:w="4507" w:type="dxa"/>
            <w:gridSpan w:val="2"/>
            <w:tcBorders>
              <w:top w:val="single" w:sz="4" w:space="0" w:color="auto"/>
              <w:left w:val="single" w:sz="6" w:space="0" w:color="auto"/>
              <w:bottom w:val="single" w:sz="4" w:space="0" w:color="auto"/>
              <w:right w:val="single" w:sz="4" w:space="0" w:color="auto"/>
            </w:tcBorders>
          </w:tcPr>
          <w:p w:rsidR="00400A74" w:rsidRPr="00543169" w:rsidRDefault="00400A74" w:rsidP="0046294D">
            <w:pPr>
              <w:pStyle w:val="TableCellCourierNew"/>
            </w:pPr>
            <w:r>
              <w:t>ArmSource.Edge</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IIviDigitizerArmGlitch</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ArmSource.Glitch</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IIviDigitizerArmRunt</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ArmSource.Runt</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IIviDigitizerArmSource</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ArmSource</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IIviDigitizerArmSources</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ArmSources</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IIviDigitizerArmTV</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ArmSource.TV</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IIviDigitizerArmWidth</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ArmSource.Width</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IIviDigitizerArmWindow</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ArmSource.Window</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IIviDigitizerCalibration</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Calibration</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IIviDigitizerChannel</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Channel</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IIviDigitizerChannelDownconversion</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Channe</w:t>
            </w:r>
            <w:r w:rsidR="00E40DF9">
              <w:t>l</w:t>
            </w:r>
            <w:r>
              <w:t>.Downconversion</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IIviDigitizerChannelFilter</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Channel.Filter</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IIviDigitizerChannelMeasurement</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Channel.Measurement</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IIviDigitizerChannelMultiRecordMeasurement</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Channel.MultiRecordMeasurement</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IIviDigitizerChannels</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Channels</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IIviDigitizerMultiArm</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Arm.MultiArm</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IIviDigitizerMultiTrigger</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Trigger.MultiTrigger</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IIviDigitizerReferenceOscillator</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ReferenceOscillator</w:t>
            </w:r>
          </w:p>
        </w:tc>
      </w:tr>
      <w:tr w:rsidR="00400A74" w:rsidRPr="005D3730"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IIviDigitizerSampleClock</w:t>
            </w:r>
          </w:p>
        </w:tc>
        <w:tc>
          <w:tcPr>
            <w:tcW w:w="4507" w:type="dxa"/>
            <w:gridSpan w:val="2"/>
            <w:tcBorders>
              <w:top w:val="single" w:sz="4" w:space="0" w:color="auto"/>
              <w:left w:val="single" w:sz="6" w:space="0" w:color="auto"/>
              <w:bottom w:val="single" w:sz="4" w:space="0" w:color="auto"/>
              <w:right w:val="single" w:sz="4" w:space="0" w:color="auto"/>
            </w:tcBorders>
          </w:tcPr>
          <w:p w:rsidR="00400A74" w:rsidRPr="00400A74" w:rsidRDefault="00400A74" w:rsidP="00400A74">
            <w:pPr>
              <w:pStyle w:val="TableCellCourierNew"/>
            </w:pPr>
            <w:r>
              <w:t>SampleClock</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IIviDigitizerTemperature</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Temperature</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IIviDigitizerTrigger</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Trigger</w:t>
            </w:r>
          </w:p>
        </w:tc>
      </w:tr>
      <w:tr w:rsidR="00400A74" w:rsidRPr="005D3730"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IIviDigitizerTriggerEdge</w:t>
            </w:r>
          </w:p>
        </w:tc>
        <w:tc>
          <w:tcPr>
            <w:tcW w:w="4507" w:type="dxa"/>
            <w:gridSpan w:val="2"/>
            <w:tcBorders>
              <w:top w:val="single" w:sz="4" w:space="0" w:color="auto"/>
              <w:left w:val="single" w:sz="6" w:space="0" w:color="auto"/>
              <w:bottom w:val="single" w:sz="4" w:space="0" w:color="auto"/>
              <w:right w:val="single" w:sz="4" w:space="0" w:color="auto"/>
            </w:tcBorders>
          </w:tcPr>
          <w:p w:rsidR="00400A74" w:rsidRPr="00400A74" w:rsidRDefault="00400A74" w:rsidP="00400A74">
            <w:pPr>
              <w:pStyle w:val="TableCellCourierNew"/>
            </w:pPr>
            <w:r>
              <w:t>Trigger.Source.Edge</w:t>
            </w:r>
          </w:p>
        </w:tc>
      </w:tr>
      <w:tr w:rsidR="00400A74" w:rsidRPr="005D3730"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IIviDigitizerTriggerGlitch</w:t>
            </w:r>
          </w:p>
        </w:tc>
        <w:tc>
          <w:tcPr>
            <w:tcW w:w="4507" w:type="dxa"/>
            <w:gridSpan w:val="2"/>
            <w:tcBorders>
              <w:top w:val="single" w:sz="4" w:space="0" w:color="auto"/>
              <w:left w:val="single" w:sz="6" w:space="0" w:color="auto"/>
              <w:bottom w:val="single" w:sz="4" w:space="0" w:color="auto"/>
              <w:right w:val="single" w:sz="4" w:space="0" w:color="auto"/>
            </w:tcBorders>
          </w:tcPr>
          <w:p w:rsidR="00400A74" w:rsidRPr="00400A74" w:rsidRDefault="00400A74" w:rsidP="00400A74">
            <w:pPr>
              <w:pStyle w:val="TableCellCourierNew"/>
            </w:pPr>
            <w:r>
              <w:t>Trigger.Source.Glitch</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IIviDigitizerTriggerRunt</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Trigger.Source.Runt</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IIviDigitizerTriggerSource</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Trigger.Source</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lastRenderedPageBreak/>
              <w:t>IIviDigitizerTriggerSources</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Trigger.Sources</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IIviDigitizerTriggerTV</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Trigger.Source.TV</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IIviDigitizerTriggerWidth</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Trigger.Source.Width</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IIviDigitizerTriggerWindow</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Trigger.Source.Window</w:t>
            </w:r>
          </w:p>
        </w:tc>
      </w:tr>
    </w:tbl>
    <w:p w:rsidR="00004825" w:rsidRDefault="00004825" w:rsidP="00835172">
      <w:pPr>
        <w:pStyle w:val="Heading3"/>
        <w:pageBreakBefore/>
      </w:pPr>
      <w:bookmarkStart w:id="1618" w:name="_Toc170810268"/>
      <w:bookmarkStart w:id="1619" w:name="_Toc304583946"/>
      <w:bookmarkStart w:id="1620" w:name="_Toc306374797"/>
      <w:bookmarkStart w:id="1621" w:name="_Toc518648536"/>
      <w:bookmarkEnd w:id="1615"/>
      <w:bookmarkEnd w:id="1616"/>
      <w:bookmarkEnd w:id="1617"/>
      <w:r>
        <w:lastRenderedPageBreak/>
        <w:t>IviDigitizer COM Category</w:t>
      </w:r>
      <w:bookmarkEnd w:id="1618"/>
      <w:bookmarkEnd w:id="1619"/>
      <w:bookmarkEnd w:id="1620"/>
    </w:p>
    <w:p w:rsidR="00DE0185" w:rsidRDefault="00004825" w:rsidP="008942A4">
      <w:pPr>
        <w:pStyle w:val="Body1"/>
        <w:spacing w:before="200"/>
      </w:pPr>
      <w:r>
        <w:t>The IviDigitizer class COM Category shall be “IviDigitizer”, and the Category ID (CATID) shall be</w:t>
      </w:r>
      <w:r w:rsidR="00DE0185">
        <w:t>:</w:t>
      </w:r>
    </w:p>
    <w:p w:rsidR="00004825" w:rsidRDefault="00004825">
      <w:pPr>
        <w:pStyle w:val="Body1"/>
      </w:pPr>
      <w:r>
        <w:t>{</w:t>
      </w:r>
      <w:r w:rsidR="00A538DA" w:rsidRPr="00A538DA">
        <w:t xml:space="preserve"> </w:t>
      </w:r>
      <w:r w:rsidR="00CB2DE0" w:rsidRPr="00CB2DE0">
        <w:t>47ed5160-a398-11d4-ba58-000064657374</w:t>
      </w:r>
      <w:r>
        <w:t>}.</w:t>
      </w:r>
    </w:p>
    <w:p w:rsidR="00004825" w:rsidRDefault="00004825">
      <w:pPr>
        <w:pStyle w:val="Heading2"/>
      </w:pPr>
      <w:bookmarkStart w:id="1622" w:name="_Toc170810269"/>
      <w:bookmarkStart w:id="1623" w:name="_Toc304583947"/>
      <w:bookmarkStart w:id="1624" w:name="_Toc306374798"/>
      <w:bookmarkEnd w:id="1621"/>
      <w:r>
        <w:t>IviDigitizer C Function Hierarchy</w:t>
      </w:r>
      <w:bookmarkEnd w:id="1622"/>
      <w:bookmarkEnd w:id="1623"/>
      <w:bookmarkEnd w:id="1624"/>
    </w:p>
    <w:p w:rsidR="00100DC7" w:rsidRPr="00100DC7" w:rsidRDefault="00100DC7" w:rsidP="00100DC7">
      <w:pPr>
        <w:pStyle w:val="Body"/>
      </w:pPr>
      <w:r>
        <w:t>The IviDigitizer class function hierarchy is shown in the following table</w:t>
      </w:r>
      <w:r w:rsidR="0080634C">
        <w:t xml:space="preserve">. </w:t>
      </w:r>
      <w:r>
        <w:t>The full IviDigitizer C Function Hierarchy includes the</w:t>
      </w:r>
      <w:r w:rsidR="001C2771">
        <w:t xml:space="preserve"> C</w:t>
      </w:r>
      <w:r>
        <w:t xml:space="preserve"> Inherent </w:t>
      </w:r>
      <w:r w:rsidR="001C2771">
        <w:t>Functions</w:t>
      </w:r>
      <w:r>
        <w:t xml:space="preserve"> as defined in Section 4.</w:t>
      </w:r>
      <w:r w:rsidR="004B2C5D">
        <w:t>3</w:t>
      </w:r>
      <w:r>
        <w:t xml:space="preserve">, </w:t>
      </w:r>
      <w:r>
        <w:rPr>
          <w:i/>
        </w:rPr>
        <w:t>C Inherent Capabilities</w:t>
      </w:r>
      <w:r>
        <w:t xml:space="preserve"> of </w:t>
      </w:r>
      <w:r>
        <w:rPr>
          <w:i/>
        </w:rPr>
        <w:t>IVI-3.2: Inherent Capabilities Specification</w:t>
      </w:r>
      <w:r w:rsidR="0080634C">
        <w:t xml:space="preserve">. </w:t>
      </w:r>
      <w:r>
        <w:t>To avoid redundancy, the Inherent Capabilities are omitted here.</w:t>
      </w:r>
    </w:p>
    <w:p w:rsidR="00DC3915" w:rsidRPr="00C5426F" w:rsidRDefault="00DC3915" w:rsidP="00C5426F">
      <w:pPr>
        <w:pStyle w:val="TableCaption"/>
        <w:rPr>
          <w:b/>
          <w:bCs/>
        </w:rPr>
      </w:pPr>
      <w:r w:rsidRPr="00DC3915">
        <w:rPr>
          <w:b/>
          <w:bCs/>
        </w:rPr>
        <w:t xml:space="preserve">Table </w:t>
      </w:r>
      <w:r w:rsidR="00875082" w:rsidRPr="00DC3915">
        <w:rPr>
          <w:b/>
          <w:bCs/>
        </w:rPr>
        <w:fldChar w:fldCharType="begin"/>
      </w:r>
      <w:r w:rsidRPr="00DC3915">
        <w:rPr>
          <w:b/>
          <w:bCs/>
        </w:rPr>
        <w:instrText xml:space="preserve"> STYLEREF 1 \s </w:instrText>
      </w:r>
      <w:r w:rsidR="00875082" w:rsidRPr="00DC3915">
        <w:rPr>
          <w:b/>
          <w:bCs/>
        </w:rPr>
        <w:fldChar w:fldCharType="separate"/>
      </w:r>
      <w:r w:rsidR="00344F59">
        <w:rPr>
          <w:b/>
          <w:bCs/>
          <w:noProof/>
        </w:rPr>
        <w:t>38</w:t>
      </w:r>
      <w:r w:rsidR="00875082" w:rsidRPr="00DC3915">
        <w:rPr>
          <w:b/>
          <w:bCs/>
        </w:rPr>
        <w:fldChar w:fldCharType="end"/>
      </w:r>
      <w:r w:rsidRPr="00DC3915">
        <w:rPr>
          <w:b/>
          <w:bCs/>
        </w:rPr>
        <w:noBreakHyphen/>
      </w:r>
      <w:r w:rsidR="004102BE">
        <w:rPr>
          <w:b/>
          <w:bCs/>
        </w:rPr>
        <w:t>6</w:t>
      </w:r>
      <w:r w:rsidR="00835172">
        <w:rPr>
          <w:b/>
          <w:bCs/>
        </w:rPr>
        <w:t>.</w:t>
      </w:r>
      <w:r>
        <w:rPr>
          <w:b/>
          <w:bCs/>
        </w:rPr>
        <w:t xml:space="preserve"> </w:t>
      </w:r>
      <w:r w:rsidRPr="00546094">
        <w:rPr>
          <w:bCs/>
        </w:rPr>
        <w:t>IviDigitizer C Function Hierarchy</w:t>
      </w:r>
    </w:p>
    <w:tbl>
      <w:tblPr>
        <w:tblW w:w="9270" w:type="dxa"/>
        <w:tblInd w:w="108" w:type="dxa"/>
        <w:tblLayout w:type="fixed"/>
        <w:tblLook w:val="0000"/>
      </w:tblPr>
      <w:tblGrid>
        <w:gridCol w:w="4410"/>
        <w:gridCol w:w="4860"/>
      </w:tblGrid>
      <w:tr w:rsidR="00100DC7" w:rsidTr="00B3119A">
        <w:trPr>
          <w:cantSplit/>
          <w:tblHeader/>
        </w:trPr>
        <w:tc>
          <w:tcPr>
            <w:tcW w:w="4410" w:type="dxa"/>
            <w:tcBorders>
              <w:top w:val="single" w:sz="6" w:space="0" w:color="auto"/>
              <w:left w:val="single" w:sz="6" w:space="0" w:color="auto"/>
              <w:bottom w:val="double" w:sz="6" w:space="0" w:color="auto"/>
            </w:tcBorders>
          </w:tcPr>
          <w:p w:rsidR="00100DC7" w:rsidRDefault="00100DC7" w:rsidP="00100DC7">
            <w:pPr>
              <w:pStyle w:val="TableHead"/>
            </w:pPr>
            <w:r>
              <w:t>Name or Class</w:t>
            </w:r>
          </w:p>
        </w:tc>
        <w:tc>
          <w:tcPr>
            <w:tcW w:w="4860" w:type="dxa"/>
            <w:tcBorders>
              <w:top w:val="single" w:sz="6" w:space="0" w:color="auto"/>
              <w:left w:val="single" w:sz="6" w:space="0" w:color="auto"/>
              <w:bottom w:val="double" w:sz="6" w:space="0" w:color="auto"/>
              <w:right w:val="single" w:sz="6" w:space="0" w:color="auto"/>
            </w:tcBorders>
          </w:tcPr>
          <w:p w:rsidR="00100DC7" w:rsidRDefault="00100DC7" w:rsidP="00100DC7">
            <w:pPr>
              <w:pStyle w:val="TableHead"/>
            </w:pPr>
            <w:r>
              <w:t>Function Name</w:t>
            </w:r>
          </w:p>
        </w:tc>
      </w:tr>
      <w:tr w:rsidR="00100DC7" w:rsidTr="00B3119A">
        <w:trPr>
          <w:cantSplit/>
        </w:trPr>
        <w:tc>
          <w:tcPr>
            <w:tcW w:w="4410" w:type="dxa"/>
            <w:tcBorders>
              <w:top w:val="double" w:sz="6" w:space="0" w:color="auto"/>
              <w:left w:val="single" w:sz="6" w:space="0" w:color="auto"/>
              <w:bottom w:val="single" w:sz="6" w:space="0" w:color="auto"/>
            </w:tcBorders>
          </w:tcPr>
          <w:p w:rsidR="00100DC7" w:rsidRDefault="00100DC7" w:rsidP="00100DC7">
            <w:pPr>
              <w:pStyle w:val="TableCell"/>
              <w:rPr>
                <w:b/>
                <w:bCs/>
                <w:i/>
                <w:iCs/>
              </w:rPr>
            </w:pPr>
            <w:r>
              <w:rPr>
                <w:b/>
                <w:bCs/>
                <w:i/>
                <w:iCs/>
              </w:rPr>
              <w:t>Calibration…</w:t>
            </w:r>
          </w:p>
        </w:tc>
        <w:tc>
          <w:tcPr>
            <w:tcW w:w="4860" w:type="dxa"/>
            <w:tcBorders>
              <w:top w:val="doub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68"/>
              <w:rPr>
                <w:b/>
                <w:bCs/>
                <w:i/>
                <w:iCs/>
              </w:rPr>
            </w:pPr>
            <w:r>
              <w:t>Self Calibrate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IviDigitizer_SelfCalibrate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rPr>
                <w:b/>
                <w:bCs/>
                <w:i/>
                <w:iCs/>
              </w:rPr>
            </w:pPr>
            <w:r>
              <w:rPr>
                <w:b/>
                <w:bCs/>
                <w:i/>
                <w:iCs/>
              </w:rPr>
              <w:t>Configuration…</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68"/>
              <w:rPr>
                <w:b/>
                <w:bCs/>
                <w:i/>
                <w:iCs/>
              </w:rPr>
            </w:pPr>
            <w:r>
              <w:rPr>
                <w:b/>
                <w:bCs/>
                <w:i/>
                <w:iCs/>
              </w:rPr>
              <w:t>Acquisition…</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Acquisition Record</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IviDigitizer_ConfigureAcquisition</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Sample Mode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IviDigitizer_ConfigureSampleMode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rPr>
                <w:b/>
                <w:bCs/>
                <w:i/>
                <w:iCs/>
              </w:rPr>
            </w:pPr>
            <w:r>
              <w:rPr>
                <w:b/>
                <w:bCs/>
                <w:i/>
                <w:iCs/>
              </w:rPr>
              <w:t>Downconversion…</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718"/>
            </w:pPr>
            <w:r>
              <w:t>Configure Downconversion</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IviDigitizer_ConfigureDownconversion</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68"/>
              <w:rPr>
                <w:b/>
                <w:bCs/>
                <w:i/>
                <w:iCs/>
              </w:rPr>
            </w:pPr>
            <w:r>
              <w:rPr>
                <w:b/>
                <w:bCs/>
                <w:i/>
                <w:iCs/>
              </w:rPr>
              <w:t>Arm…</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Edge Arm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IviDigitizer_ConfigureEdgeArmSource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Glitch Arm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IviDigitizer_ConfigureGlitchArmSource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Multi Arm</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IviDigitizer_ConfigureMultiArm</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Runt Arm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IviDigitizer_ConfigureRuntArmSource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TV Arm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IviDigitizer_ConfigureTVArmSource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Width Arm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IviDigitizer_ConfigureWidthArmSource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Window Arm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IviDigitizer_ConfigureWindowArmSource</w:t>
            </w:r>
          </w:p>
        </w:tc>
      </w:tr>
      <w:tr w:rsidR="0041699D" w:rsidTr="00F65DB8">
        <w:trPr>
          <w:cantSplit/>
        </w:trPr>
        <w:tc>
          <w:tcPr>
            <w:tcW w:w="4410" w:type="dxa"/>
            <w:tcBorders>
              <w:top w:val="single" w:sz="6" w:space="0" w:color="auto"/>
              <w:left w:val="single" w:sz="6" w:space="0" w:color="auto"/>
              <w:bottom w:val="single" w:sz="6" w:space="0" w:color="auto"/>
            </w:tcBorders>
          </w:tcPr>
          <w:p w:rsidR="0041699D" w:rsidRDefault="0041699D" w:rsidP="00F65DB8">
            <w:pPr>
              <w:pStyle w:val="TableCell"/>
              <w:ind w:left="448"/>
            </w:pPr>
            <w:r>
              <w:t>Get Arm Source Name</w:t>
            </w:r>
          </w:p>
        </w:tc>
        <w:tc>
          <w:tcPr>
            <w:tcW w:w="4860" w:type="dxa"/>
            <w:tcBorders>
              <w:top w:val="single" w:sz="6" w:space="0" w:color="auto"/>
              <w:left w:val="single" w:sz="6" w:space="0" w:color="auto"/>
              <w:bottom w:val="single" w:sz="6" w:space="0" w:color="auto"/>
              <w:right w:val="single" w:sz="6" w:space="0" w:color="auto"/>
            </w:tcBorders>
          </w:tcPr>
          <w:p w:rsidR="0041699D" w:rsidRDefault="0041699D" w:rsidP="00F65DB8">
            <w:pPr>
              <w:pStyle w:val="TableCellCourierNew"/>
            </w:pPr>
            <w:r>
              <w:t>IviDigitizer_GetArmSourceName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68"/>
              <w:rPr>
                <w:b/>
                <w:bCs/>
                <w:i/>
                <w:iCs/>
              </w:rPr>
            </w:pPr>
            <w:r>
              <w:rPr>
                <w:b/>
                <w:bCs/>
                <w:i/>
                <w:iCs/>
              </w:rPr>
              <w:t>Channel…</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Channel</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IviDigitizer_ConfigureChannel</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Input Filter</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IviDigitizer_ConfigureInputFilter</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Get Channel Name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IviDigitizer_GetChannelName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rPr>
                <w:b/>
                <w:bCs/>
                <w:i/>
                <w:iCs/>
              </w:rPr>
            </w:pPr>
            <w:r>
              <w:rPr>
                <w:b/>
                <w:bCs/>
                <w:i/>
                <w:iCs/>
              </w:rPr>
              <w:t>Interleaved Data…</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628"/>
              <w:rPr>
                <w:b/>
                <w:bCs/>
                <w:i/>
                <w:iCs/>
              </w:rPr>
            </w:pPr>
            <w:r>
              <w:t>Configure Data Interleaved Channel List</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w:t>
            </w:r>
            <w:r w:rsidR="008942A4">
              <w:br/>
            </w:r>
            <w:r>
              <w:t>ConfigureDataInterleavedChannelList</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Pr="00E11DF8" w:rsidRDefault="00100DC7" w:rsidP="00100DC7">
            <w:pPr>
              <w:pStyle w:val="TableCell"/>
              <w:ind w:left="628"/>
            </w:pPr>
            <w:r>
              <w:t>Configure Time Interleaved Channel List</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w:t>
            </w:r>
            <w:r w:rsidR="008942A4">
              <w:br/>
            </w:r>
            <w:r>
              <w:t>ConfigureTimeInterleavedChannelList</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68"/>
              <w:rPr>
                <w:b/>
                <w:bCs/>
                <w:i/>
                <w:iCs/>
              </w:rPr>
            </w:pPr>
            <w:r>
              <w:rPr>
                <w:b/>
                <w:bCs/>
                <w:i/>
                <w:iCs/>
              </w:rPr>
              <w:t>Reference Oscillator…</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Reference Oscillator</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w:t>
            </w:r>
            <w:r w:rsidR="008942A4">
              <w:br/>
            </w:r>
            <w:r>
              <w:t>ConfigureReferenceOscillator</w:t>
            </w:r>
          </w:p>
        </w:tc>
      </w:tr>
      <w:tr w:rsidR="00373CBC" w:rsidTr="00B3119A">
        <w:trPr>
          <w:cantSplit/>
        </w:trPr>
        <w:tc>
          <w:tcPr>
            <w:tcW w:w="4410" w:type="dxa"/>
            <w:tcBorders>
              <w:top w:val="single" w:sz="6" w:space="0" w:color="auto"/>
              <w:left w:val="single" w:sz="6" w:space="0" w:color="auto"/>
              <w:bottom w:val="single" w:sz="6" w:space="0" w:color="auto"/>
            </w:tcBorders>
          </w:tcPr>
          <w:p w:rsidR="00373CBC" w:rsidRDefault="00373CBC" w:rsidP="00100DC7">
            <w:pPr>
              <w:pStyle w:val="TableCell"/>
              <w:ind w:left="448"/>
            </w:pPr>
            <w:r>
              <w:lastRenderedPageBreak/>
              <w:t>Configure Reference Oscillator Output Enabled</w:t>
            </w:r>
          </w:p>
        </w:tc>
        <w:tc>
          <w:tcPr>
            <w:tcW w:w="4860" w:type="dxa"/>
            <w:tcBorders>
              <w:top w:val="single" w:sz="6" w:space="0" w:color="auto"/>
              <w:left w:val="single" w:sz="6" w:space="0" w:color="auto"/>
              <w:bottom w:val="single" w:sz="6" w:space="0" w:color="auto"/>
              <w:right w:val="single" w:sz="6" w:space="0" w:color="auto"/>
            </w:tcBorders>
          </w:tcPr>
          <w:p w:rsidR="00373CBC" w:rsidRDefault="00373CBC" w:rsidP="00100DC7">
            <w:pPr>
              <w:pStyle w:val="TableCellCourierNew"/>
            </w:pPr>
            <w:r>
              <w:t>IviDigitizer_</w:t>
            </w:r>
            <w:r w:rsidR="008942A4">
              <w:br/>
            </w:r>
            <w:r>
              <w:t>ConfigureReferenceOscillatorOutputEnabled</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68"/>
              <w:rPr>
                <w:b/>
                <w:bCs/>
                <w:i/>
                <w:iCs/>
              </w:rPr>
            </w:pPr>
            <w:r>
              <w:rPr>
                <w:b/>
                <w:bCs/>
                <w:i/>
                <w:iCs/>
              </w:rPr>
              <w:t>Sample Clock…</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Sample Clock</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w:t>
            </w:r>
            <w:r w:rsidR="008942A4">
              <w:br/>
            </w:r>
            <w:r>
              <w:t>ConfigureSampleClock</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Sample Clock Output Enabled</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w:t>
            </w:r>
            <w:r w:rsidR="008942A4">
              <w:br/>
            </w:r>
            <w:r>
              <w:t>ConfigureSampleClockOutputEnabled</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68"/>
              <w:rPr>
                <w:b/>
                <w:bCs/>
                <w:i/>
                <w:iCs/>
              </w:rPr>
            </w:pPr>
            <w:r>
              <w:rPr>
                <w:b/>
                <w:bCs/>
                <w:i/>
                <w:iCs/>
              </w:rPr>
              <w:t>Trigger…</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Edge Trigger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IviDigitizer_ConfigureEdgeTriggerSource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Glitch Trigger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IviDigitizer_ConfigureGlitchTriggerSource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Multi Trigger</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IviDigitizer_ConfigureMultiTrigger</w:t>
            </w:r>
          </w:p>
        </w:tc>
      </w:tr>
      <w:tr w:rsidR="009A6762" w:rsidTr="00F65DB8">
        <w:trPr>
          <w:cantSplit/>
        </w:trPr>
        <w:tc>
          <w:tcPr>
            <w:tcW w:w="4410" w:type="dxa"/>
            <w:tcBorders>
              <w:top w:val="single" w:sz="6" w:space="0" w:color="auto"/>
              <w:left w:val="single" w:sz="6" w:space="0" w:color="auto"/>
              <w:bottom w:val="single" w:sz="6" w:space="0" w:color="auto"/>
            </w:tcBorders>
          </w:tcPr>
          <w:p w:rsidR="009A6762" w:rsidRDefault="009A6762" w:rsidP="00F65DB8">
            <w:pPr>
              <w:pStyle w:val="TableCell"/>
              <w:ind w:left="448"/>
            </w:pPr>
            <w:r>
              <w:t>Configure Pretrigger Samples</w:t>
            </w:r>
          </w:p>
        </w:tc>
        <w:tc>
          <w:tcPr>
            <w:tcW w:w="4860" w:type="dxa"/>
            <w:tcBorders>
              <w:top w:val="single" w:sz="6" w:space="0" w:color="auto"/>
              <w:left w:val="single" w:sz="6" w:space="0" w:color="auto"/>
              <w:bottom w:val="single" w:sz="6" w:space="0" w:color="auto"/>
              <w:right w:val="single" w:sz="6" w:space="0" w:color="auto"/>
            </w:tcBorders>
          </w:tcPr>
          <w:p w:rsidR="009A6762" w:rsidRDefault="009A6762" w:rsidP="00F65DB8">
            <w:pPr>
              <w:pStyle w:val="TableCellCourierNew"/>
            </w:pPr>
            <w:r>
              <w:t>IviDigitizer_ConfigurePretriggerSamples</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Runt Trigger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IviDigitizer_ConfigureRuntTriggerSource</w:t>
            </w:r>
          </w:p>
        </w:tc>
      </w:tr>
      <w:tr w:rsidR="009A6762" w:rsidTr="00F65DB8">
        <w:trPr>
          <w:cantSplit/>
        </w:trPr>
        <w:tc>
          <w:tcPr>
            <w:tcW w:w="4410" w:type="dxa"/>
            <w:tcBorders>
              <w:top w:val="single" w:sz="6" w:space="0" w:color="auto"/>
              <w:left w:val="single" w:sz="6" w:space="0" w:color="auto"/>
              <w:bottom w:val="single" w:sz="6" w:space="0" w:color="auto"/>
            </w:tcBorders>
          </w:tcPr>
          <w:p w:rsidR="009A6762" w:rsidRDefault="009A6762" w:rsidP="00F65DB8">
            <w:pPr>
              <w:pStyle w:val="TableCell"/>
              <w:ind w:left="448"/>
            </w:pPr>
            <w:r>
              <w:t>Configure Trigger Holdoff</w:t>
            </w:r>
          </w:p>
        </w:tc>
        <w:tc>
          <w:tcPr>
            <w:tcW w:w="4860" w:type="dxa"/>
            <w:tcBorders>
              <w:top w:val="single" w:sz="6" w:space="0" w:color="auto"/>
              <w:left w:val="single" w:sz="6" w:space="0" w:color="auto"/>
              <w:bottom w:val="single" w:sz="6" w:space="0" w:color="auto"/>
              <w:right w:val="single" w:sz="6" w:space="0" w:color="auto"/>
            </w:tcBorders>
          </w:tcPr>
          <w:p w:rsidR="009A6762" w:rsidRDefault="009A6762" w:rsidP="00F65DB8">
            <w:pPr>
              <w:pStyle w:val="TableCellCourierNew"/>
            </w:pPr>
            <w:r>
              <w:t>IviDigitizer_ConfigureTriggerHoldoff</w:t>
            </w:r>
          </w:p>
        </w:tc>
      </w:tr>
      <w:tr w:rsidR="009A6762" w:rsidTr="00F65DB8">
        <w:trPr>
          <w:cantSplit/>
        </w:trPr>
        <w:tc>
          <w:tcPr>
            <w:tcW w:w="4410" w:type="dxa"/>
            <w:tcBorders>
              <w:top w:val="single" w:sz="6" w:space="0" w:color="auto"/>
              <w:left w:val="single" w:sz="6" w:space="0" w:color="auto"/>
              <w:bottom w:val="single" w:sz="6" w:space="0" w:color="auto"/>
            </w:tcBorders>
          </w:tcPr>
          <w:p w:rsidR="009A6762" w:rsidRDefault="009A6762" w:rsidP="00F65DB8">
            <w:pPr>
              <w:pStyle w:val="TableCell"/>
              <w:ind w:left="448"/>
            </w:pPr>
            <w:r>
              <w:t>Configure Trigger Modifier</w:t>
            </w:r>
          </w:p>
        </w:tc>
        <w:tc>
          <w:tcPr>
            <w:tcW w:w="4860" w:type="dxa"/>
            <w:tcBorders>
              <w:top w:val="single" w:sz="6" w:space="0" w:color="auto"/>
              <w:left w:val="single" w:sz="6" w:space="0" w:color="auto"/>
              <w:bottom w:val="single" w:sz="6" w:space="0" w:color="auto"/>
              <w:right w:val="single" w:sz="6" w:space="0" w:color="auto"/>
            </w:tcBorders>
          </w:tcPr>
          <w:p w:rsidR="009A6762" w:rsidRDefault="009A6762" w:rsidP="00F65DB8">
            <w:pPr>
              <w:pStyle w:val="TableCellCourierNew"/>
            </w:pPr>
            <w:r>
              <w:t>IviDigitizer_ConfigureTriggerModifier</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TV Trigger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IviDigitizer_ConfigureTVTriggerSource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Width Trigger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IviDigitizer_ConfigureWidthTriggerSource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Window Trigger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IviDigitizer_ConfigureWindowTriggerSource</w:t>
            </w:r>
          </w:p>
        </w:tc>
      </w:tr>
      <w:tr w:rsidR="009A6762" w:rsidTr="00F65DB8">
        <w:trPr>
          <w:cantSplit/>
        </w:trPr>
        <w:tc>
          <w:tcPr>
            <w:tcW w:w="4410" w:type="dxa"/>
            <w:tcBorders>
              <w:top w:val="single" w:sz="6" w:space="0" w:color="auto"/>
              <w:left w:val="single" w:sz="6" w:space="0" w:color="auto"/>
              <w:bottom w:val="single" w:sz="6" w:space="0" w:color="auto"/>
            </w:tcBorders>
          </w:tcPr>
          <w:p w:rsidR="009A6762" w:rsidRDefault="009A6762" w:rsidP="00F65DB8">
            <w:pPr>
              <w:pStyle w:val="TableCell"/>
              <w:ind w:left="448"/>
            </w:pPr>
            <w:r>
              <w:t>Get Trigger Source Name</w:t>
            </w:r>
          </w:p>
        </w:tc>
        <w:tc>
          <w:tcPr>
            <w:tcW w:w="4860" w:type="dxa"/>
            <w:tcBorders>
              <w:top w:val="single" w:sz="6" w:space="0" w:color="auto"/>
              <w:left w:val="single" w:sz="6" w:space="0" w:color="auto"/>
              <w:bottom w:val="single" w:sz="6" w:space="0" w:color="auto"/>
              <w:right w:val="single" w:sz="6" w:space="0" w:color="auto"/>
            </w:tcBorders>
          </w:tcPr>
          <w:p w:rsidR="009A6762" w:rsidRDefault="009A6762" w:rsidP="00F65DB8">
            <w:pPr>
              <w:pStyle w:val="TableCellCourierNew"/>
            </w:pPr>
            <w:r>
              <w:t>IviDigitizer_GetTriggerSourceName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rPr>
                <w:b/>
                <w:bCs/>
                <w:i/>
                <w:iCs/>
              </w:rPr>
            </w:pPr>
            <w:r>
              <w:rPr>
                <w:b/>
                <w:bCs/>
                <w:i/>
                <w:iCs/>
              </w:rPr>
              <w:t>Utility…</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68"/>
              <w:rPr>
                <w:b/>
                <w:bCs/>
                <w:i/>
                <w:iCs/>
              </w:rPr>
            </w:pPr>
            <w:r>
              <w:rPr>
                <w:b/>
                <w:bCs/>
                <w:i/>
                <w:iCs/>
              </w:rPr>
              <w:t>Temperature…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538"/>
              <w:rPr>
                <w:b/>
                <w:bCs/>
                <w:i/>
                <w:iCs/>
              </w:rPr>
            </w:pPr>
            <w:r>
              <w:t>Configure Temperature Units</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IviDigitizer_ConfigureTemperatureUnits</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538"/>
              <w:rPr>
                <w:b/>
                <w:bCs/>
                <w:i/>
                <w:iCs/>
              </w:rPr>
            </w:pPr>
            <w:r>
              <w:t>Query Board Temperature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IviDigitizer_QueryBoardTemperature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538"/>
              <w:rPr>
                <w:b/>
                <w:bCs/>
                <w:i/>
                <w:iCs/>
              </w:rPr>
            </w:pPr>
            <w:r>
              <w:t>Query Channel Temperature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IviDigitizer_QueryChannelTemperature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rPr>
                <w:b/>
                <w:bCs/>
                <w:i/>
                <w:iCs/>
              </w:rPr>
            </w:pPr>
            <w:r>
              <w:rPr>
                <w:b/>
                <w:bCs/>
                <w:i/>
                <w:iCs/>
              </w:rPr>
              <w:t>Waveform Acquisition…</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30"/>
            </w:pPr>
            <w:r>
              <w:t>Read Waveform Int16</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IviDigitizer_ReadWaveformInt16</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30"/>
            </w:pPr>
            <w:r>
              <w:t>Read Waveform Int32</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IviDigitizer_ReadWaveformInt32</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30"/>
            </w:pPr>
            <w:r>
              <w:t>Read Waveform Int8</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IviDigitizer_ReadWaveformInt8</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30"/>
            </w:pPr>
            <w:r>
              <w:t>Read Waveform Real64</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IviDigitizer_ReadWaveformReal64</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30"/>
              <w:rPr>
                <w:b/>
                <w:bCs/>
                <w:i/>
                <w:iCs/>
              </w:rPr>
            </w:pPr>
            <w:r>
              <w:rPr>
                <w:b/>
                <w:bCs/>
                <w:i/>
                <w:iCs/>
              </w:rPr>
              <w:t>Low-Level Acquisition…</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Abort</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IviDigitizer_Abort</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Fetch Waveform Int16</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IviDigitizer_FetchWaveformInt16</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Fetch Waveform Int32</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IviDigitizer_FetchWaveformInt32</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Fetch Waveform Int8</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IviDigitizer_FetchWaveformInt8</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Fetch Waveform Real64</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IviDigitizer_FetchWaveformReal64</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Initiate Acquisition</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IviDigitizer_InitiateAcquisition</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Is Idle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IviDigitizer_IsIdle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Is Measuring</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IviDigitizer_IsMeasuring</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Is Waiting For Arm</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IviDigitizer_IsWaitingForArm</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lastRenderedPageBreak/>
              <w:t>Is Waiting For Trigger</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IviDigitizer_IsWaitingForTrigger</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Query Minimum Waveform Memory</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5D21AD">
            <w:pPr>
              <w:pStyle w:val="TableCellCourierNew"/>
            </w:pPr>
            <w:r w:rsidRPr="00664D3B">
              <w:t>IviDigitizer_</w:t>
            </w:r>
            <w:r w:rsidRPr="00A4542C">
              <w:t>QueryMinWaveformMemory</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Send Software Arm</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IviDigitizer_SendSoftwareArm</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Send Software Trigger</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IviDigitizer_SendSoftwareTrigger</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Wait For Acquisition Complete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IviDigitizer_WaitForAcquisitionComplete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Pr="000E12BF" w:rsidRDefault="00100DC7" w:rsidP="00100DC7">
            <w:pPr>
              <w:pStyle w:val="TableCell"/>
              <w:ind w:left="418"/>
              <w:rPr>
                <w:b/>
                <w:i/>
              </w:rPr>
            </w:pPr>
            <w:r w:rsidRPr="000E12BF">
              <w:rPr>
                <w:b/>
                <w:i/>
              </w:rPr>
              <w:t>Multi</w:t>
            </w:r>
            <w:r>
              <w:rPr>
                <w:b/>
                <w:i/>
              </w:rPr>
              <w:t>-</w:t>
            </w:r>
            <w:r w:rsidRPr="000E12BF">
              <w:rPr>
                <w:b/>
                <w:i/>
              </w:rPr>
              <w:t>Record Acquisition…</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628"/>
            </w:pPr>
            <w:r>
              <w:t>Fetch Multi-Record Waveform Int16</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IviDigitizer_FetchMultiRecordWaveformInt16</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628"/>
            </w:pPr>
            <w:r>
              <w:t>Fetch Multi-Record Waveform Int32</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IviDigitizer_FetchMultiRecordWaveformInt32</w:t>
            </w:r>
          </w:p>
        </w:tc>
      </w:tr>
      <w:tr w:rsidR="004F06ED" w:rsidTr="00F65DB8">
        <w:trPr>
          <w:cantSplit/>
        </w:trPr>
        <w:tc>
          <w:tcPr>
            <w:tcW w:w="4410" w:type="dxa"/>
            <w:tcBorders>
              <w:top w:val="single" w:sz="6" w:space="0" w:color="auto"/>
              <w:left w:val="single" w:sz="6" w:space="0" w:color="auto"/>
              <w:bottom w:val="single" w:sz="6" w:space="0" w:color="auto"/>
            </w:tcBorders>
          </w:tcPr>
          <w:p w:rsidR="004F06ED" w:rsidRPr="000E12BF" w:rsidRDefault="004F06ED" w:rsidP="00F65DB8">
            <w:pPr>
              <w:pStyle w:val="TableCell"/>
              <w:ind w:left="628"/>
            </w:pPr>
            <w:r>
              <w:t>Fetch Multi-Record Waveform Int8</w:t>
            </w:r>
          </w:p>
        </w:tc>
        <w:tc>
          <w:tcPr>
            <w:tcW w:w="4860" w:type="dxa"/>
            <w:tcBorders>
              <w:top w:val="single" w:sz="6" w:space="0" w:color="auto"/>
              <w:left w:val="single" w:sz="6" w:space="0" w:color="auto"/>
              <w:bottom w:val="single" w:sz="6" w:space="0" w:color="auto"/>
              <w:right w:val="single" w:sz="6" w:space="0" w:color="auto"/>
            </w:tcBorders>
          </w:tcPr>
          <w:p w:rsidR="004F06ED" w:rsidRDefault="004F06ED" w:rsidP="00F65DB8">
            <w:pPr>
              <w:pStyle w:val="TableCellCourierNew"/>
            </w:pPr>
            <w:r>
              <w:t>IviDigitizer_FetchMultiRecordWaveformInt8</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628"/>
            </w:pPr>
            <w:r>
              <w:t>Fetch Multi-Record Waveform Real64</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IviDigitizer_FetchMultiRecordWaveformReal64</w:t>
            </w:r>
          </w:p>
        </w:tc>
      </w:tr>
    </w:tbl>
    <w:p w:rsidR="00004825" w:rsidRDefault="008A054F" w:rsidP="008A054F">
      <w:pPr>
        <w:pStyle w:val="Heading2"/>
        <w:pageBreakBefore/>
      </w:pPr>
      <w:bookmarkStart w:id="1625" w:name="_Toc170810270"/>
      <w:bookmarkStart w:id="1626" w:name="_Toc304583948"/>
      <w:bookmarkStart w:id="1627" w:name="_Toc306374799"/>
      <w:r>
        <w:lastRenderedPageBreak/>
        <w:t>I</w:t>
      </w:r>
      <w:r w:rsidR="00004825">
        <w:t>viDigitizer C Attribute Hierarchy</w:t>
      </w:r>
      <w:bookmarkEnd w:id="1625"/>
      <w:bookmarkEnd w:id="1626"/>
      <w:bookmarkEnd w:id="1627"/>
    </w:p>
    <w:p w:rsidR="00004825" w:rsidRDefault="000100B5" w:rsidP="00016619">
      <w:pPr>
        <w:pStyle w:val="Body"/>
        <w:ind w:left="0"/>
      </w:pPr>
      <w:r>
        <w:t>The IviDigitizer class C attribute hierarchy is shown in the following table.</w:t>
      </w:r>
      <w:r w:rsidRPr="000100B5">
        <w:t xml:space="preserve"> </w:t>
      </w:r>
      <w:r>
        <w:t>The full IviDigitizer C Attribute Hierarchy includes the C Inherent Attributes as defined in Section 4.</w:t>
      </w:r>
      <w:r w:rsidR="004B2C5D">
        <w:t>3</w:t>
      </w:r>
      <w:r>
        <w:t xml:space="preserve">, </w:t>
      </w:r>
      <w:r>
        <w:rPr>
          <w:i/>
        </w:rPr>
        <w:t>C Inherent Capabilities</w:t>
      </w:r>
      <w:r>
        <w:t xml:space="preserve"> of </w:t>
      </w:r>
      <w:r>
        <w:rPr>
          <w:i/>
        </w:rPr>
        <w:t>IVI-3.2: Inherent Capabilities Specification</w:t>
      </w:r>
      <w:r w:rsidR="0080634C">
        <w:t xml:space="preserve">. </w:t>
      </w:r>
      <w:r>
        <w:t>To avoid redundancy, the C Inherent Attributes are omitted here.</w:t>
      </w:r>
    </w:p>
    <w:tbl>
      <w:tblPr>
        <w:tblW w:w="0" w:type="auto"/>
        <w:tblInd w:w="2" w:type="dxa"/>
        <w:tblLayout w:type="fixed"/>
        <w:tblCellMar>
          <w:left w:w="0" w:type="dxa"/>
          <w:right w:w="0" w:type="dxa"/>
        </w:tblCellMar>
        <w:tblLook w:val="0000"/>
      </w:tblPr>
      <w:tblGrid>
        <w:gridCol w:w="8"/>
        <w:gridCol w:w="3950"/>
        <w:gridCol w:w="5400"/>
      </w:tblGrid>
      <w:tr w:rsidR="00004825" w:rsidTr="00016619">
        <w:trPr>
          <w:tblHeader/>
        </w:trPr>
        <w:tc>
          <w:tcPr>
            <w:tcW w:w="9358" w:type="dxa"/>
            <w:gridSpan w:val="3"/>
            <w:tcBorders>
              <w:bottom w:val="single" w:sz="6" w:space="0" w:color="auto"/>
            </w:tcBorders>
          </w:tcPr>
          <w:p w:rsidR="00004825" w:rsidRDefault="00004825" w:rsidP="004102BE">
            <w:pPr>
              <w:pStyle w:val="TableCaption"/>
            </w:pPr>
            <w:r>
              <w:rPr>
                <w:b/>
                <w:bCs/>
              </w:rPr>
              <w:t xml:space="preserve">Table </w:t>
            </w:r>
            <w:r w:rsidR="00875082">
              <w:rPr>
                <w:b/>
                <w:bCs/>
              </w:rPr>
              <w:fldChar w:fldCharType="begin"/>
            </w:r>
            <w:r w:rsidR="00DC3915">
              <w:rPr>
                <w:b/>
                <w:bCs/>
              </w:rPr>
              <w:instrText xml:space="preserve"> STYLEREF 1 \s </w:instrText>
            </w:r>
            <w:r w:rsidR="00875082">
              <w:rPr>
                <w:b/>
                <w:bCs/>
              </w:rPr>
              <w:fldChar w:fldCharType="separate"/>
            </w:r>
            <w:r w:rsidR="00344F59">
              <w:rPr>
                <w:b/>
                <w:bCs/>
                <w:noProof/>
              </w:rPr>
              <w:t>38</w:t>
            </w:r>
            <w:r w:rsidR="00875082">
              <w:rPr>
                <w:b/>
                <w:bCs/>
              </w:rPr>
              <w:fldChar w:fldCharType="end"/>
            </w:r>
            <w:r w:rsidR="00DC3915">
              <w:rPr>
                <w:b/>
                <w:bCs/>
              </w:rPr>
              <w:noBreakHyphen/>
            </w:r>
            <w:r w:rsidR="004102BE">
              <w:rPr>
                <w:b/>
                <w:bCs/>
              </w:rPr>
              <w:t>7</w:t>
            </w:r>
            <w:r w:rsidR="00016619">
              <w:rPr>
                <w:b/>
                <w:bCs/>
              </w:rPr>
              <w:t>.</w:t>
            </w:r>
            <w:r>
              <w:t xml:space="preserve"> IviDigitizer C Attributes Hierarchy</w:t>
            </w:r>
          </w:p>
        </w:tc>
      </w:tr>
      <w:tr w:rsidR="00004825" w:rsidTr="00016619">
        <w:trPr>
          <w:gridBefore w:val="1"/>
          <w:wBefore w:w="8" w:type="dxa"/>
          <w:tblHeader/>
        </w:trPr>
        <w:tc>
          <w:tcPr>
            <w:tcW w:w="3950" w:type="dxa"/>
            <w:tcBorders>
              <w:top w:val="single" w:sz="6" w:space="0" w:color="auto"/>
              <w:left w:val="single" w:sz="6" w:space="0" w:color="auto"/>
              <w:bottom w:val="double" w:sz="6" w:space="0" w:color="auto"/>
              <w:right w:val="single" w:sz="6" w:space="0" w:color="auto"/>
            </w:tcBorders>
          </w:tcPr>
          <w:p w:rsidR="00004825" w:rsidRDefault="00004825">
            <w:pPr>
              <w:pStyle w:val="TableHead"/>
            </w:pPr>
            <w:r>
              <w:t>Category or Generic Attribute Name</w:t>
            </w:r>
          </w:p>
        </w:tc>
        <w:tc>
          <w:tcPr>
            <w:tcW w:w="5400" w:type="dxa"/>
            <w:tcBorders>
              <w:top w:val="single" w:sz="6" w:space="0" w:color="auto"/>
              <w:left w:val="single" w:sz="6" w:space="0" w:color="auto"/>
              <w:bottom w:val="double" w:sz="6" w:space="0" w:color="auto"/>
              <w:right w:val="single" w:sz="6" w:space="0" w:color="auto"/>
            </w:tcBorders>
          </w:tcPr>
          <w:p w:rsidR="00004825" w:rsidRDefault="00004825">
            <w:pPr>
              <w:pStyle w:val="TableHead"/>
            </w:pPr>
            <w:r>
              <w:t xml:space="preserve">C Defined Constant </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0"/>
              <w:rPr>
                <w:rFonts w:eastAsia="MS Mincho"/>
                <w:i/>
                <w:iCs/>
              </w:rPr>
            </w:pPr>
            <w:r>
              <w:rPr>
                <w:rFonts w:eastAsia="MS Mincho"/>
                <w:i/>
                <w:iCs/>
              </w:rPr>
              <w:t>Arm</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C253CB"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C253CB" w:rsidRDefault="00C253CB" w:rsidP="003B79D7">
            <w:pPr>
              <w:pStyle w:val="Tablecell0"/>
              <w:ind w:left="450"/>
              <w:rPr>
                <w:rFonts w:eastAsia="MS Mincho"/>
              </w:rPr>
            </w:pPr>
            <w:r>
              <w:rPr>
                <w:rFonts w:eastAsia="MS Mincho"/>
              </w:rPr>
              <w:t>Active Arm Source</w:t>
            </w:r>
          </w:p>
        </w:tc>
        <w:tc>
          <w:tcPr>
            <w:tcW w:w="5400" w:type="dxa"/>
            <w:tcBorders>
              <w:top w:val="single" w:sz="6" w:space="0" w:color="auto"/>
              <w:left w:val="single" w:sz="6" w:space="0" w:color="auto"/>
              <w:bottom w:val="single" w:sz="6" w:space="0" w:color="auto"/>
              <w:right w:val="single" w:sz="6" w:space="0" w:color="auto"/>
            </w:tcBorders>
          </w:tcPr>
          <w:p w:rsidR="00C253CB" w:rsidRDefault="00C253CB" w:rsidP="003B79D7">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IVIDIGITIZER_ATTR_ACTIVE_ARM_SOURCE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Arm Count</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IVIDIGITIZER_ATTR_ARM_COUNT</w:t>
            </w:r>
          </w:p>
        </w:tc>
      </w:tr>
      <w:tr w:rsidR="00C253CB"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C253CB" w:rsidRDefault="00C253CB" w:rsidP="003B79D7">
            <w:pPr>
              <w:pStyle w:val="Tablecell0"/>
              <w:ind w:left="450"/>
              <w:rPr>
                <w:rFonts w:eastAsia="MS Mincho"/>
              </w:rPr>
            </w:pPr>
            <w:r>
              <w:rPr>
                <w:rFonts w:eastAsia="MS Mincho"/>
              </w:rPr>
              <w:t>Arm Source Count</w:t>
            </w:r>
          </w:p>
        </w:tc>
        <w:tc>
          <w:tcPr>
            <w:tcW w:w="5400" w:type="dxa"/>
            <w:tcBorders>
              <w:top w:val="single" w:sz="6" w:space="0" w:color="auto"/>
              <w:left w:val="single" w:sz="6" w:space="0" w:color="auto"/>
              <w:bottom w:val="single" w:sz="6" w:space="0" w:color="auto"/>
              <w:right w:val="single" w:sz="6" w:space="0" w:color="auto"/>
            </w:tcBorders>
          </w:tcPr>
          <w:p w:rsidR="00C253CB" w:rsidRDefault="00C253CB" w:rsidP="003B79D7">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IVIDIGITIZER_ATTR_ARM_SOURCE_COUNT</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Arm Coupling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IVIDIGITIZER_ATTR_ARM_COUPLING</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Arm Delay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IVIDIGITIZER_ATTR_ARM_DELAY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Arm Hysteresis</w:t>
            </w:r>
          </w:p>
        </w:tc>
        <w:tc>
          <w:tcPr>
            <w:tcW w:w="5400" w:type="dxa"/>
            <w:tcBorders>
              <w:top w:val="single" w:sz="6" w:space="0" w:color="auto"/>
              <w:left w:val="single" w:sz="6" w:space="0" w:color="auto"/>
              <w:bottom w:val="single" w:sz="6" w:space="0" w:color="auto"/>
              <w:right w:val="single" w:sz="6" w:space="0" w:color="auto"/>
            </w:tcBorders>
          </w:tcPr>
          <w:p w:rsidR="00004825" w:rsidRDefault="00004825"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IVIDIGITIZER_ATTR_ARM_HYSTERESIS</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Arm Level</w:t>
            </w:r>
          </w:p>
        </w:tc>
        <w:tc>
          <w:tcPr>
            <w:tcW w:w="5400" w:type="dxa"/>
            <w:tcBorders>
              <w:top w:val="single" w:sz="6" w:space="0" w:color="auto"/>
              <w:left w:val="single" w:sz="6" w:space="0" w:color="auto"/>
              <w:bottom w:val="single" w:sz="6" w:space="0" w:color="auto"/>
              <w:right w:val="single" w:sz="6" w:space="0" w:color="auto"/>
            </w:tcBorders>
          </w:tcPr>
          <w:p w:rsidR="00004825" w:rsidRDefault="00004825"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IVIDIGITIZER_ATTR_ARM_LEVEL</w:t>
            </w:r>
          </w:p>
        </w:tc>
      </w:tr>
      <w:tr w:rsidR="00E21982"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E21982" w:rsidRDefault="00E21982">
            <w:pPr>
              <w:pStyle w:val="Tablecell0"/>
              <w:ind w:left="450"/>
              <w:rPr>
                <w:rFonts w:eastAsia="MS Mincho"/>
              </w:rPr>
            </w:pPr>
            <w:r>
              <w:rPr>
                <w:rFonts w:eastAsia="MS Mincho"/>
              </w:rPr>
              <w:t>Arm Output Enabled</w:t>
            </w:r>
          </w:p>
        </w:tc>
        <w:tc>
          <w:tcPr>
            <w:tcW w:w="5400" w:type="dxa"/>
            <w:tcBorders>
              <w:top w:val="single" w:sz="6" w:space="0" w:color="auto"/>
              <w:left w:val="single" w:sz="6" w:space="0" w:color="auto"/>
              <w:bottom w:val="single" w:sz="6" w:space="0" w:color="auto"/>
              <w:right w:val="single" w:sz="6" w:space="0" w:color="auto"/>
            </w:tcBorders>
          </w:tcPr>
          <w:p w:rsidR="00E21982" w:rsidRPr="00E21982" w:rsidRDefault="00E21982" w:rsidP="00E21982">
            <w:pPr>
              <w:pStyle w:val="Tablecell0"/>
              <w:ind w:left="90"/>
              <w:rPr>
                <w:rFonts w:ascii="Courier New" w:eastAsia="MS Mincho" w:hAnsi="Courier New" w:cs="Courier New"/>
                <w:sz w:val="18"/>
                <w:szCs w:val="18"/>
              </w:rPr>
            </w:pPr>
            <w:r w:rsidRPr="00E21982">
              <w:rPr>
                <w:rFonts w:ascii="Courier New" w:eastAsia="MS Mincho" w:hAnsi="Courier New" w:cs="Courier New"/>
                <w:sz w:val="18"/>
                <w:szCs w:val="18"/>
              </w:rPr>
              <w:t>IVIDIGITIZER_ATTR_</w:t>
            </w:r>
            <w:r w:rsidR="004126E0">
              <w:rPr>
                <w:rFonts w:ascii="Courier New" w:eastAsia="MS Mincho" w:hAnsi="Courier New" w:cs="Courier New"/>
                <w:sz w:val="18"/>
                <w:szCs w:val="18"/>
              </w:rPr>
              <w:t>ARM</w:t>
            </w:r>
            <w:r w:rsidRPr="00E21982">
              <w:rPr>
                <w:rFonts w:ascii="Courier New" w:eastAsia="MS Mincho" w:hAnsi="Courier New" w:cs="Courier New"/>
                <w:sz w:val="18"/>
                <w:szCs w:val="18"/>
              </w:rPr>
              <w:t>_OUTPUT_ENABLED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Arm Type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IVIDIGITIZER_ATTR_ARM_TYPE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Edge Arming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Arm Slope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IVIDIGITIZER_ATTR_ARM_SLOPE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Glitch Arming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Glitch Arm Condition</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IVIDIGITIZER_ATTR_GLITCH_ARM_CONDITION</w:t>
            </w:r>
          </w:p>
        </w:tc>
      </w:tr>
      <w:tr w:rsidR="0062535E"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62535E" w:rsidRDefault="0062535E">
            <w:pPr>
              <w:pStyle w:val="Tablecell0"/>
              <w:ind w:left="810"/>
              <w:rPr>
                <w:rFonts w:eastAsia="MS Mincho"/>
              </w:rPr>
            </w:pPr>
            <w:r>
              <w:rPr>
                <w:rFonts w:eastAsia="MS Mincho"/>
              </w:rPr>
              <w:t>Glitch Arm Polarity</w:t>
            </w:r>
          </w:p>
        </w:tc>
        <w:tc>
          <w:tcPr>
            <w:tcW w:w="5400" w:type="dxa"/>
            <w:tcBorders>
              <w:top w:val="single" w:sz="6" w:space="0" w:color="auto"/>
              <w:left w:val="single" w:sz="6" w:space="0" w:color="auto"/>
              <w:bottom w:val="single" w:sz="6" w:space="0" w:color="auto"/>
              <w:right w:val="single" w:sz="6" w:space="0" w:color="auto"/>
            </w:tcBorders>
          </w:tcPr>
          <w:p w:rsidR="0062535E" w:rsidRDefault="0062535E">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IVIDIGITIZER_ATTR_GLITCH_ARM_POLARITY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Glitch Arm Width</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IVIDIGITIZER_ATTR_GLITCH_ARM_WIDTH</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Multi Arm</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Arm Source List</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IVIDIGITIZER_ATTR_ARM_SOURCE_LIST</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Arm Source Operator</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IVIDIGITIZER_ATTR_ARM_SOURCE_OPERATOR</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Runt Arming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Runt Arm High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IVIDIGITIZER_ATTR_RUNT_ARM_HIGH_THRESHOLD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Runt Arm Low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IVIDIGITIZER_ATTR_RUNT_ARM_LOW_THRESHOLD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Runt Arm Polarity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IVIDIGITIZER_ATTR_RUNT_ARM_POLARITY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TV Arming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TV Arm Event</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IVIDIGITIZER_ATTR_TV_ARM_EVENT</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TV Arm Line Number</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IVIDIGITIZER_ATTR_TV_ARM_LINE_NUMBER</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TV Arm Polarity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IVIDIGITIZER_ATTR_TV_ARM_POLARITY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TV Arm Signal Format</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IVIDIGITIZER_ATTR_TV_ARM_SIGNAL_FORMAT</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Width Arming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Width Arm Condition</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IVIDIGITIZER_ATTR_WIDTH_ARM_CONDITION</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Width Arm High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IVIDIGITIZER_ATTR_WIDTH_ARM_HIGH_THRESHOLD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lastRenderedPageBreak/>
              <w:t>Width Arm Low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IVIDIGITIZER_ATTR_WIDTH_ARM_LOWTHRESHOLD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Width Arm Polarity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IVIDIGITIZER_ATTR_WIDTH_ARM_POLARITY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Window Arming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Window Arm Condition</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IVIDIGITIZER_ATTR_WINDOW_ARM_CONDITION</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Window Arm High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IVIDIGITIZER_ATTR_WINDOW_ARM_HIGH_THRESHOLD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Window Arm Low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IVIDIGITIZER_ATTR_WINDOW_ARM_LOW_THRESHOLD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0"/>
              <w:rPr>
                <w:rFonts w:eastAsia="MS Mincho"/>
                <w:i/>
                <w:iCs/>
              </w:rPr>
            </w:pPr>
            <w:r>
              <w:rPr>
                <w:rFonts w:eastAsia="MS Mincho"/>
                <w:i/>
                <w:iCs/>
              </w:rPr>
              <w:t>Channel</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9B55C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9B55C7" w:rsidRDefault="009B55C7" w:rsidP="009B55C7">
            <w:pPr>
              <w:pStyle w:val="Tablecell0"/>
              <w:ind w:left="450"/>
              <w:rPr>
                <w:rFonts w:eastAsia="MS Mincho"/>
              </w:rPr>
            </w:pPr>
            <w:r>
              <w:rPr>
                <w:rFonts w:eastAsia="MS Mincho"/>
              </w:rPr>
              <w:t>Channel Count</w:t>
            </w:r>
          </w:p>
        </w:tc>
        <w:tc>
          <w:tcPr>
            <w:tcW w:w="5400" w:type="dxa"/>
            <w:tcBorders>
              <w:top w:val="single" w:sz="6" w:space="0" w:color="auto"/>
              <w:left w:val="single" w:sz="6" w:space="0" w:color="auto"/>
              <w:bottom w:val="single" w:sz="6" w:space="0" w:color="auto"/>
              <w:right w:val="single" w:sz="6" w:space="0" w:color="auto"/>
            </w:tcBorders>
          </w:tcPr>
          <w:p w:rsidR="009B55C7" w:rsidRDefault="009B55C7" w:rsidP="009B55C7">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IVIDIGITIZER_ATTR_CHANNEL_COUNT</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Channel Enabled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IVIDIGITIZER_ATTR_CHANNEL_ENABLED</w:t>
            </w:r>
          </w:p>
        </w:tc>
      </w:tr>
      <w:tr w:rsidR="00DA485C" w:rsidTr="00B70CFA">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DA485C" w:rsidRDefault="00DA485C" w:rsidP="00B70CFA">
            <w:pPr>
              <w:pStyle w:val="Tablecell0"/>
              <w:ind w:left="450"/>
              <w:rPr>
                <w:rFonts w:eastAsia="MS Mincho"/>
              </w:rPr>
            </w:pPr>
            <w:r>
              <w:rPr>
                <w:rFonts w:eastAsia="MS Mincho"/>
              </w:rPr>
              <w:t>Data Interleaved Channel List</w:t>
            </w:r>
          </w:p>
        </w:tc>
        <w:tc>
          <w:tcPr>
            <w:tcW w:w="5400" w:type="dxa"/>
            <w:tcBorders>
              <w:top w:val="single" w:sz="6" w:space="0" w:color="auto"/>
              <w:left w:val="single" w:sz="6" w:space="0" w:color="auto"/>
              <w:bottom w:val="single" w:sz="6" w:space="0" w:color="auto"/>
              <w:right w:val="single" w:sz="6" w:space="0" w:color="auto"/>
            </w:tcBorders>
          </w:tcPr>
          <w:p w:rsidR="00DA485C" w:rsidRDefault="00DA485C" w:rsidP="00B70CF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IVIDIGITIZER_ATTR_DATA_INTERLEAVED_CHANNEL_LIST</w:t>
            </w:r>
          </w:p>
        </w:tc>
      </w:tr>
      <w:tr w:rsidR="00AB3BC4"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AB3BC4" w:rsidRDefault="00AB3BC4" w:rsidP="00014519">
            <w:pPr>
              <w:pStyle w:val="Tablecell0"/>
              <w:ind w:left="450"/>
              <w:rPr>
                <w:rFonts w:eastAsia="MS Mincho"/>
                <w:i/>
                <w:iCs/>
              </w:rPr>
            </w:pPr>
            <w:r>
              <w:rPr>
                <w:rFonts w:eastAsia="MS Mincho"/>
                <w:i/>
                <w:iCs/>
              </w:rPr>
              <w:t>Downconversion</w:t>
            </w:r>
          </w:p>
        </w:tc>
        <w:tc>
          <w:tcPr>
            <w:tcW w:w="5400" w:type="dxa"/>
            <w:tcBorders>
              <w:top w:val="single" w:sz="6" w:space="0" w:color="auto"/>
              <w:left w:val="single" w:sz="6" w:space="0" w:color="auto"/>
              <w:bottom w:val="single" w:sz="6" w:space="0" w:color="auto"/>
              <w:right w:val="single" w:sz="6" w:space="0" w:color="auto"/>
            </w:tcBorders>
          </w:tcPr>
          <w:p w:rsidR="00AB3BC4" w:rsidRDefault="00AB3BC4" w:rsidP="00014519">
            <w:pPr>
              <w:pStyle w:val="Tablecell0"/>
              <w:ind w:left="90"/>
              <w:rPr>
                <w:rFonts w:ascii="Courier New" w:eastAsia="MS Mincho" w:hAnsi="Courier New"/>
                <w:sz w:val="18"/>
                <w:szCs w:val="18"/>
              </w:rPr>
            </w:pPr>
          </w:p>
        </w:tc>
      </w:tr>
      <w:tr w:rsidR="00AB3BC4"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AB3BC4" w:rsidRDefault="00AB3BC4" w:rsidP="00014519">
            <w:pPr>
              <w:pStyle w:val="Tablecell0"/>
              <w:ind w:left="810"/>
              <w:rPr>
                <w:rFonts w:eastAsia="MS Mincho"/>
              </w:rPr>
            </w:pPr>
            <w:r>
              <w:rPr>
                <w:rFonts w:eastAsia="MS Mincho"/>
              </w:rPr>
              <w:t>Downconversion Enabled</w:t>
            </w:r>
          </w:p>
        </w:tc>
        <w:tc>
          <w:tcPr>
            <w:tcW w:w="5400" w:type="dxa"/>
            <w:tcBorders>
              <w:top w:val="single" w:sz="6" w:space="0" w:color="auto"/>
              <w:left w:val="single" w:sz="6" w:space="0" w:color="auto"/>
              <w:bottom w:val="single" w:sz="6" w:space="0" w:color="auto"/>
              <w:right w:val="single" w:sz="6" w:space="0" w:color="auto"/>
            </w:tcBorders>
          </w:tcPr>
          <w:p w:rsidR="00AB3BC4" w:rsidRDefault="00AB3BC4" w:rsidP="00014519">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IVIDIGITIZER_ATTR_DOWNCONVERSION_ENABLED</w:t>
            </w:r>
          </w:p>
        </w:tc>
      </w:tr>
      <w:tr w:rsidR="001F58A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1F58A7" w:rsidRDefault="001F58A7" w:rsidP="00944A1D">
            <w:pPr>
              <w:pStyle w:val="Tablecell0"/>
              <w:ind w:left="810"/>
              <w:rPr>
                <w:rFonts w:eastAsia="MS Mincho"/>
              </w:rPr>
            </w:pPr>
            <w:smartTag w:uri="urn:schemas-microsoft-com:office:smarttags" w:element="place">
              <w:smartTag w:uri="urn:schemas-microsoft-com:office:smarttags" w:element="PlaceName">
                <w:r>
                  <w:rPr>
                    <w:rFonts w:eastAsia="MS Mincho"/>
                  </w:rPr>
                  <w:t>Downconversion</w:t>
                </w:r>
              </w:smartTag>
              <w:r>
                <w:rPr>
                  <w:rFonts w:eastAsia="MS Mincho"/>
                </w:rPr>
                <w:t xml:space="preserve"> </w:t>
              </w:r>
              <w:smartTag w:uri="urn:schemas-microsoft-com:office:smarttags" w:element="PlaceType">
                <w:r>
                  <w:rPr>
                    <w:rFonts w:eastAsia="MS Mincho"/>
                  </w:rPr>
                  <w:t>Center</w:t>
                </w:r>
              </w:smartTag>
            </w:smartTag>
            <w:r>
              <w:rPr>
                <w:rFonts w:eastAsia="MS Mincho"/>
              </w:rPr>
              <w:t xml:space="preserve"> Frequency</w:t>
            </w:r>
          </w:p>
        </w:tc>
        <w:tc>
          <w:tcPr>
            <w:tcW w:w="5400" w:type="dxa"/>
            <w:tcBorders>
              <w:top w:val="single" w:sz="6" w:space="0" w:color="auto"/>
              <w:left w:val="single" w:sz="6" w:space="0" w:color="auto"/>
              <w:bottom w:val="single" w:sz="6" w:space="0" w:color="auto"/>
              <w:right w:val="single" w:sz="6" w:space="0" w:color="auto"/>
            </w:tcBorders>
          </w:tcPr>
          <w:p w:rsidR="001F58A7" w:rsidRDefault="001F58A7" w:rsidP="00944A1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IVIDIGITIZER_ATTR_DOWNCONVERSION_CENTER_FREQUENCY</w:t>
            </w:r>
          </w:p>
        </w:tc>
      </w:tr>
      <w:tr w:rsidR="00AB3BC4"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AB3BC4" w:rsidRDefault="001F58A7" w:rsidP="00944A1D">
            <w:pPr>
              <w:pStyle w:val="Tablecell0"/>
              <w:ind w:left="810"/>
              <w:rPr>
                <w:rFonts w:eastAsia="MS Mincho"/>
              </w:rPr>
            </w:pPr>
            <w:r>
              <w:rPr>
                <w:rFonts w:eastAsia="MS Mincho"/>
              </w:rPr>
              <w:t>Downconversion IQ Interleaved</w:t>
            </w:r>
          </w:p>
        </w:tc>
        <w:tc>
          <w:tcPr>
            <w:tcW w:w="5400" w:type="dxa"/>
            <w:tcBorders>
              <w:top w:val="single" w:sz="6" w:space="0" w:color="auto"/>
              <w:left w:val="single" w:sz="6" w:space="0" w:color="auto"/>
              <w:bottom w:val="single" w:sz="6" w:space="0" w:color="auto"/>
              <w:right w:val="single" w:sz="6" w:space="0" w:color="auto"/>
            </w:tcBorders>
          </w:tcPr>
          <w:p w:rsidR="00AB3BC4" w:rsidRDefault="00AB3BC4" w:rsidP="001F58A7">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t>
            </w:r>
            <w:r w:rsidR="001F58A7">
              <w:rPr>
                <w:rFonts w:ascii="Courier New" w:eastAsia="MS Mincho" w:hAnsi="Courier New" w:cs="Courier New"/>
                <w:sz w:val="18"/>
                <w:szCs w:val="18"/>
              </w:rPr>
              <w:t>DOWNCONVERSION_IQ_INTERLEAVED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Filter</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Input Filter Bypass</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IVIDIGITIZER_ATTR_INPUT_FILTER_BYPASS</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Input Filter Max Frequency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IVIDIGITIZER_ATTR_INPUT_FILTER_MAX_FREQUENCY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Input Filter Min Frequency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IVIDIGITIZER_ATTR_INPUT_FILTER_MIN_FREQUENCY</w:t>
            </w:r>
          </w:p>
        </w:tc>
      </w:tr>
      <w:tr w:rsidR="00FB04A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FB04A5" w:rsidRDefault="00FB04A5">
            <w:pPr>
              <w:pStyle w:val="Tablecell0"/>
              <w:ind w:left="450"/>
              <w:rPr>
                <w:rFonts w:eastAsia="MS Mincho"/>
              </w:rPr>
            </w:pPr>
            <w:r>
              <w:rPr>
                <w:rFonts w:eastAsia="MS Mincho"/>
              </w:rPr>
              <w:t>Input Connector Selection</w:t>
            </w:r>
          </w:p>
        </w:tc>
        <w:tc>
          <w:tcPr>
            <w:tcW w:w="5400" w:type="dxa"/>
            <w:tcBorders>
              <w:top w:val="single" w:sz="6" w:space="0" w:color="auto"/>
              <w:left w:val="single" w:sz="6" w:space="0" w:color="auto"/>
              <w:bottom w:val="single" w:sz="6" w:space="0" w:color="auto"/>
              <w:right w:val="single" w:sz="6" w:space="0" w:color="auto"/>
            </w:tcBorders>
          </w:tcPr>
          <w:p w:rsidR="00FB04A5" w:rsidRDefault="00FB04A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IVIDIGITIZER_ATTR_INPUT_CONNECTOR_SELECTION</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Input Impedance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IVIDIGITIZER_ATTR_INPUT_IMPEDANCE</w:t>
            </w:r>
          </w:p>
        </w:tc>
      </w:tr>
      <w:tr w:rsidR="00DA485C" w:rsidTr="00B70CFA">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DA485C" w:rsidRDefault="00DA485C" w:rsidP="00B70CFA">
            <w:pPr>
              <w:pStyle w:val="Tablecell0"/>
              <w:ind w:left="450"/>
              <w:rPr>
                <w:rFonts w:eastAsia="MS Mincho"/>
              </w:rPr>
            </w:pPr>
            <w:r>
              <w:rPr>
                <w:rFonts w:eastAsia="MS Mincho"/>
              </w:rPr>
              <w:t>Time Interleaved Channel List</w:t>
            </w:r>
          </w:p>
        </w:tc>
        <w:tc>
          <w:tcPr>
            <w:tcW w:w="5400" w:type="dxa"/>
            <w:tcBorders>
              <w:top w:val="single" w:sz="6" w:space="0" w:color="auto"/>
              <w:left w:val="single" w:sz="6" w:space="0" w:color="auto"/>
              <w:bottom w:val="single" w:sz="6" w:space="0" w:color="auto"/>
              <w:right w:val="single" w:sz="6" w:space="0" w:color="auto"/>
            </w:tcBorders>
          </w:tcPr>
          <w:p w:rsidR="00DA485C" w:rsidRDefault="00DA485C" w:rsidP="00B70CF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IVIDIGITIZER_ATTR_TIME_INTERLEAVED_CHANNEL_LIST</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Vertical Coupling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IVIDIGITIZER_ATTR_VERTICAL_COUPLING</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Vertical Offset</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IVIDIGITIZER_ATTR_VERTICAL_OFFSET</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smartTag w:uri="urn:schemas-microsoft-com:office:smarttags" w:element="place">
              <w:smartTag w:uri="urn:schemas-microsoft-com:office:smarttags" w:element="PlaceName">
                <w:r>
                  <w:rPr>
                    <w:rFonts w:eastAsia="MS Mincho"/>
                  </w:rPr>
                  <w:t>Vertical</w:t>
                </w:r>
              </w:smartTag>
              <w:r>
                <w:rPr>
                  <w:rFonts w:eastAsia="MS Mincho"/>
                </w:rPr>
                <w:t xml:space="preserve"> </w:t>
              </w:r>
              <w:smartTag w:uri="urn:schemas-microsoft-com:office:smarttags" w:element="PlaceType">
                <w:r>
                  <w:rPr>
                    <w:rFonts w:eastAsia="MS Mincho"/>
                  </w:rPr>
                  <w:t>Range</w:t>
                </w:r>
              </w:smartTag>
            </w:smartTag>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IVIDIGITIZER_ATTR_VERTICAL_RANGE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0"/>
              <w:rPr>
                <w:rFonts w:eastAsia="MS Mincho"/>
                <w:i/>
                <w:iCs/>
              </w:rPr>
            </w:pPr>
            <w:r>
              <w:rPr>
                <w:rFonts w:eastAsia="MS Mincho"/>
                <w:i/>
                <w:iCs/>
              </w:rPr>
              <w:t>Reference Oscillator</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Reference Oscillator External Frequency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IVIDIGITIZER_ATTR_REFERENCE_OSCILLATOR_EXTERNAL_FREQUENCY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Reference Oscillator Output Enabled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IVIDIGITIZER_ATTR_REFERENCE_OSCILLATOR_OUTPUT_ENABLED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Reference Oscillator Source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IVIDIGITIZER_ATTR_REFERENCE_OSCILLATOR_SOURCE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0"/>
              <w:rPr>
                <w:rFonts w:eastAsia="MS Mincho"/>
                <w:i/>
                <w:iCs/>
              </w:rPr>
            </w:pPr>
            <w:r>
              <w:rPr>
                <w:rFonts w:eastAsia="MS Mincho"/>
                <w:i/>
                <w:iCs/>
              </w:rPr>
              <w:t>Sample Clock</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Sample Clock External Divider</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bookmarkStart w:id="1628" w:name="OLE_LINK5"/>
            <w:r>
              <w:rPr>
                <w:rFonts w:ascii="Courier New" w:eastAsia="MS Mincho" w:hAnsi="Courier New" w:cs="Courier New"/>
                <w:sz w:val="18"/>
                <w:szCs w:val="18"/>
              </w:rPr>
              <w:t>IVIDIGITIZER_ATTR_SAMPLE_CLOCK_</w:t>
            </w:r>
            <w:r w:rsidR="009D2705">
              <w:rPr>
                <w:rFonts w:ascii="Courier New" w:eastAsia="MS Mincho" w:hAnsi="Courier New" w:cs="Courier New"/>
                <w:sz w:val="18"/>
                <w:szCs w:val="18"/>
              </w:rPr>
              <w:t>EXTERNAL_</w:t>
            </w:r>
            <w:r>
              <w:rPr>
                <w:rFonts w:ascii="Courier New" w:eastAsia="MS Mincho" w:hAnsi="Courier New" w:cs="Courier New"/>
                <w:sz w:val="18"/>
                <w:szCs w:val="18"/>
              </w:rPr>
              <w:t>DIVIDER</w:t>
            </w:r>
            <w:bookmarkEnd w:id="1628"/>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Sample Clock External Frequency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IVIDIGITIZER_ATTR_SAMPLE_CLOCK_EXTERNAL_FREQUENCY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Sample Clock Output Enabled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IVIDIGITIZER_ATTR_SAMPLE_CLOCK_OUTPUT_ENABLED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Sample Clock Source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IVIDIGITIZER_ATTR_SAMPLE_CLOCK_SOURCE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0"/>
              <w:rPr>
                <w:rFonts w:eastAsia="MS Mincho"/>
                <w:i/>
                <w:iCs/>
              </w:rPr>
            </w:pPr>
            <w:r>
              <w:rPr>
                <w:rFonts w:eastAsia="MS Mincho"/>
                <w:i/>
                <w:iCs/>
              </w:rPr>
              <w:t>Temperature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lastRenderedPageBreak/>
              <w:t>Board Temperature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IVIDIGITIZER_ATTR_BOARD_TEMPERATURE</w:t>
            </w:r>
          </w:p>
        </w:tc>
      </w:tr>
      <w:tr w:rsidR="000100B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100B5" w:rsidRDefault="000100B5" w:rsidP="000100B5">
            <w:pPr>
              <w:pStyle w:val="Tablecell0"/>
              <w:ind w:left="450"/>
              <w:rPr>
                <w:rFonts w:eastAsia="MS Mincho"/>
              </w:rPr>
            </w:pPr>
            <w:r>
              <w:rPr>
                <w:rFonts w:eastAsia="MS Mincho"/>
              </w:rPr>
              <w:t>Channel Temperature</w:t>
            </w:r>
          </w:p>
        </w:tc>
        <w:tc>
          <w:tcPr>
            <w:tcW w:w="5400" w:type="dxa"/>
            <w:tcBorders>
              <w:top w:val="single" w:sz="6" w:space="0" w:color="auto"/>
              <w:left w:val="single" w:sz="6" w:space="0" w:color="auto"/>
              <w:bottom w:val="single" w:sz="6" w:space="0" w:color="auto"/>
              <w:right w:val="single" w:sz="6" w:space="0" w:color="auto"/>
            </w:tcBorders>
          </w:tcPr>
          <w:p w:rsidR="000100B5" w:rsidRDefault="000100B5" w:rsidP="000100B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IVIDIGITIZER_ATTR_CHANNEL_TEMPERATURE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Temperature Units</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IVIDIGITIZER_ATTR_TEMPERATURE_UNITS</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0"/>
              <w:rPr>
                <w:rFonts w:eastAsia="MS Mincho"/>
                <w:i/>
                <w:iCs/>
              </w:rPr>
            </w:pPr>
            <w:r>
              <w:rPr>
                <w:rFonts w:eastAsia="MS Mincho"/>
                <w:i/>
                <w:iCs/>
              </w:rPr>
              <w:t>Trigger</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9B55C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9B55C7" w:rsidRDefault="009B55C7" w:rsidP="003B79D7">
            <w:pPr>
              <w:pStyle w:val="Tablecell0"/>
              <w:ind w:left="450"/>
              <w:rPr>
                <w:rFonts w:eastAsia="MS Mincho"/>
              </w:rPr>
            </w:pPr>
            <w:r>
              <w:rPr>
                <w:rFonts w:eastAsia="MS Mincho"/>
              </w:rPr>
              <w:t>Active Trigger Source</w:t>
            </w:r>
          </w:p>
        </w:tc>
        <w:tc>
          <w:tcPr>
            <w:tcW w:w="5400" w:type="dxa"/>
            <w:tcBorders>
              <w:top w:val="single" w:sz="6" w:space="0" w:color="auto"/>
              <w:left w:val="single" w:sz="6" w:space="0" w:color="auto"/>
              <w:bottom w:val="single" w:sz="6" w:space="0" w:color="auto"/>
              <w:right w:val="single" w:sz="6" w:space="0" w:color="auto"/>
            </w:tcBorders>
          </w:tcPr>
          <w:p w:rsidR="009B55C7" w:rsidRDefault="009B55C7" w:rsidP="003B79D7">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IVIDIGITIZER_ATTR_ACTIVE_TRIGGER_SOURCE</w:t>
            </w:r>
          </w:p>
        </w:tc>
      </w:tr>
      <w:tr w:rsidR="001721C4"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1721C4" w:rsidRDefault="001721C4" w:rsidP="003B79D7">
            <w:pPr>
              <w:pStyle w:val="Tablecell0"/>
              <w:ind w:left="450"/>
              <w:rPr>
                <w:rFonts w:eastAsia="MS Mincho"/>
              </w:rPr>
            </w:pPr>
            <w:r>
              <w:rPr>
                <w:rFonts w:eastAsia="MS Mincho"/>
              </w:rPr>
              <w:t>Pretrigger Samples</w:t>
            </w:r>
          </w:p>
        </w:tc>
        <w:tc>
          <w:tcPr>
            <w:tcW w:w="5400" w:type="dxa"/>
            <w:tcBorders>
              <w:top w:val="single" w:sz="6" w:space="0" w:color="auto"/>
              <w:left w:val="single" w:sz="6" w:space="0" w:color="auto"/>
              <w:bottom w:val="single" w:sz="6" w:space="0" w:color="auto"/>
              <w:right w:val="single" w:sz="6" w:space="0" w:color="auto"/>
            </w:tcBorders>
          </w:tcPr>
          <w:p w:rsidR="001721C4" w:rsidRDefault="001721C4" w:rsidP="003B79D7">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IVIDIGITIZER_ATTR_PRETRIGGER_SAMPLES</w:t>
            </w:r>
          </w:p>
        </w:tc>
      </w:tr>
      <w:tr w:rsidR="009B55C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9B55C7" w:rsidRDefault="009B55C7" w:rsidP="009B55C7">
            <w:pPr>
              <w:pStyle w:val="Tablecell0"/>
              <w:ind w:left="450"/>
              <w:rPr>
                <w:rFonts w:eastAsia="MS Mincho"/>
              </w:rPr>
            </w:pPr>
            <w:r>
              <w:rPr>
                <w:rFonts w:eastAsia="MS Mincho"/>
              </w:rPr>
              <w:t>Trigger Source Count</w:t>
            </w:r>
          </w:p>
        </w:tc>
        <w:tc>
          <w:tcPr>
            <w:tcW w:w="5400" w:type="dxa"/>
            <w:tcBorders>
              <w:top w:val="single" w:sz="6" w:space="0" w:color="auto"/>
              <w:left w:val="single" w:sz="6" w:space="0" w:color="auto"/>
              <w:bottom w:val="single" w:sz="6" w:space="0" w:color="auto"/>
              <w:right w:val="single" w:sz="6" w:space="0" w:color="auto"/>
            </w:tcBorders>
          </w:tcPr>
          <w:p w:rsidR="009B55C7" w:rsidRDefault="009B55C7" w:rsidP="009B55C7">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IVIDIGITIZER_ATTR_TRIGGER_SOURCE_COUNT</w:t>
            </w:r>
          </w:p>
        </w:tc>
      </w:tr>
      <w:tr w:rsidR="009B55C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450"/>
              <w:rPr>
                <w:rFonts w:eastAsia="MS Mincho"/>
              </w:rPr>
            </w:pPr>
            <w:r>
              <w:rPr>
                <w:rFonts w:eastAsia="MS Mincho"/>
              </w:rPr>
              <w:t>Trigger Coupling</w:t>
            </w:r>
          </w:p>
        </w:tc>
        <w:tc>
          <w:tcPr>
            <w:tcW w:w="540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IVIDIGITIZER_ATTR_TRIGGER_COUPLING</w:t>
            </w:r>
          </w:p>
        </w:tc>
      </w:tr>
      <w:tr w:rsidR="00B40F7E"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B40F7E" w:rsidRDefault="00B40F7E" w:rsidP="00CE3CDD">
            <w:pPr>
              <w:pStyle w:val="Tablecell0"/>
              <w:ind w:left="450"/>
              <w:rPr>
                <w:rFonts w:eastAsia="MS Mincho"/>
              </w:rPr>
            </w:pPr>
            <w:r>
              <w:rPr>
                <w:rFonts w:eastAsia="MS Mincho"/>
              </w:rPr>
              <w:t>Trigger Modifier</w:t>
            </w:r>
          </w:p>
        </w:tc>
        <w:tc>
          <w:tcPr>
            <w:tcW w:w="5400" w:type="dxa"/>
            <w:tcBorders>
              <w:top w:val="single" w:sz="6" w:space="0" w:color="auto"/>
              <w:left w:val="single" w:sz="6" w:space="0" w:color="auto"/>
              <w:bottom w:val="single" w:sz="6" w:space="0" w:color="auto"/>
              <w:right w:val="single" w:sz="6" w:space="0" w:color="auto"/>
            </w:tcBorders>
          </w:tcPr>
          <w:p w:rsidR="00B40F7E" w:rsidRDefault="00B40F7E"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IVIDIGITIZER_ATTR_TRIGGER_MODIFIER</w:t>
            </w:r>
          </w:p>
        </w:tc>
      </w:tr>
      <w:tr w:rsidR="009B55C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450"/>
              <w:rPr>
                <w:rFonts w:eastAsia="MS Mincho"/>
              </w:rPr>
            </w:pPr>
            <w:r>
              <w:rPr>
                <w:rFonts w:eastAsia="MS Mincho"/>
              </w:rPr>
              <w:t>Trigger Delay</w:t>
            </w:r>
          </w:p>
        </w:tc>
        <w:tc>
          <w:tcPr>
            <w:tcW w:w="540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IVIDIGITIZER_ATTR_TRIGGER_DELAY</w:t>
            </w:r>
          </w:p>
        </w:tc>
      </w:tr>
      <w:tr w:rsidR="009B55C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450"/>
              <w:rPr>
                <w:rFonts w:eastAsia="MS Mincho"/>
              </w:rPr>
            </w:pPr>
            <w:r>
              <w:rPr>
                <w:rFonts w:eastAsia="MS Mincho"/>
              </w:rPr>
              <w:t>Trigger Holdoff</w:t>
            </w:r>
          </w:p>
        </w:tc>
        <w:tc>
          <w:tcPr>
            <w:tcW w:w="540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IVIDIGITIZER_ATTR_TRIGGER_HOLDOFF</w:t>
            </w:r>
          </w:p>
        </w:tc>
      </w:tr>
      <w:tr w:rsidR="009B55C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450"/>
              <w:rPr>
                <w:rFonts w:eastAsia="MS Mincho"/>
              </w:rPr>
            </w:pPr>
            <w:r>
              <w:rPr>
                <w:rFonts w:eastAsia="MS Mincho"/>
              </w:rPr>
              <w:t>Trigger Hysteresis</w:t>
            </w:r>
          </w:p>
        </w:tc>
        <w:tc>
          <w:tcPr>
            <w:tcW w:w="540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IVIDIGITIZER_ATTR_TRIGGER_HYSTERESIS</w:t>
            </w:r>
          </w:p>
        </w:tc>
      </w:tr>
      <w:tr w:rsidR="009B55C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450"/>
              <w:rPr>
                <w:rFonts w:eastAsia="MS Mincho"/>
              </w:rPr>
            </w:pPr>
            <w:r>
              <w:rPr>
                <w:rFonts w:eastAsia="MS Mincho"/>
              </w:rPr>
              <w:t>Trigger Level</w:t>
            </w:r>
          </w:p>
        </w:tc>
        <w:tc>
          <w:tcPr>
            <w:tcW w:w="540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IVIDIGITIZER_ATTR_TRIGGER_LEVEL</w:t>
            </w:r>
          </w:p>
        </w:tc>
      </w:tr>
      <w:tr w:rsidR="004126E0"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4126E0" w:rsidRDefault="004126E0" w:rsidP="00CE3CDD">
            <w:pPr>
              <w:pStyle w:val="Tablecell0"/>
              <w:ind w:left="450"/>
              <w:rPr>
                <w:rFonts w:eastAsia="MS Mincho"/>
              </w:rPr>
            </w:pPr>
            <w:r>
              <w:rPr>
                <w:rFonts w:eastAsia="MS Mincho"/>
              </w:rPr>
              <w:t>Trigger Output Enabled</w:t>
            </w:r>
          </w:p>
        </w:tc>
        <w:tc>
          <w:tcPr>
            <w:tcW w:w="5400" w:type="dxa"/>
            <w:tcBorders>
              <w:top w:val="single" w:sz="6" w:space="0" w:color="auto"/>
              <w:left w:val="single" w:sz="6" w:space="0" w:color="auto"/>
              <w:bottom w:val="single" w:sz="6" w:space="0" w:color="auto"/>
              <w:right w:val="single" w:sz="6" w:space="0" w:color="auto"/>
            </w:tcBorders>
          </w:tcPr>
          <w:p w:rsidR="004126E0" w:rsidRDefault="004126E0" w:rsidP="00CE3CDD">
            <w:pPr>
              <w:pStyle w:val="Tablecell0"/>
              <w:ind w:left="90"/>
              <w:rPr>
                <w:rFonts w:ascii="Courier New" w:eastAsia="MS Mincho" w:hAnsi="Courier New" w:cs="Courier New"/>
                <w:sz w:val="18"/>
                <w:szCs w:val="18"/>
              </w:rPr>
            </w:pPr>
            <w:r w:rsidRPr="00E21982">
              <w:rPr>
                <w:rFonts w:ascii="Courier New" w:eastAsia="MS Mincho" w:hAnsi="Courier New" w:cs="Courier New"/>
                <w:sz w:val="18"/>
                <w:szCs w:val="18"/>
              </w:rPr>
              <w:t>IVIDIGITIZER_ATTR_TRIGGER_OUTPUT_ENABLED</w:t>
            </w:r>
          </w:p>
        </w:tc>
      </w:tr>
      <w:tr w:rsidR="009B55C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450"/>
              <w:rPr>
                <w:rFonts w:eastAsia="MS Mincho"/>
              </w:rPr>
            </w:pPr>
            <w:r>
              <w:rPr>
                <w:rFonts w:eastAsia="MS Mincho"/>
              </w:rPr>
              <w:t>Trigger Type</w:t>
            </w:r>
          </w:p>
        </w:tc>
        <w:tc>
          <w:tcPr>
            <w:tcW w:w="540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IVIDIGITIZER_ATTR_TRIGGER_TYPE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Edge Triggering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Trigger Slope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IVIDIGITIZER_ATTR_TRIGGER_SLOPE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Glitch Triggering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Glitch Trigger Condition</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IVIDIGITIZER_ATTR_GLITCH_TRIGGER_CONDITION</w:t>
            </w:r>
          </w:p>
        </w:tc>
      </w:tr>
      <w:tr w:rsidR="0062535E"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62535E" w:rsidRDefault="0062535E">
            <w:pPr>
              <w:pStyle w:val="Tablecell0"/>
              <w:ind w:left="810"/>
              <w:rPr>
                <w:rFonts w:eastAsia="MS Mincho"/>
              </w:rPr>
            </w:pPr>
            <w:r>
              <w:rPr>
                <w:rFonts w:eastAsia="MS Mincho"/>
              </w:rPr>
              <w:t>Glitch Trigger Polarity</w:t>
            </w:r>
          </w:p>
        </w:tc>
        <w:tc>
          <w:tcPr>
            <w:tcW w:w="5400" w:type="dxa"/>
            <w:tcBorders>
              <w:top w:val="single" w:sz="6" w:space="0" w:color="auto"/>
              <w:left w:val="single" w:sz="6" w:space="0" w:color="auto"/>
              <w:bottom w:val="single" w:sz="6" w:space="0" w:color="auto"/>
              <w:right w:val="single" w:sz="6" w:space="0" w:color="auto"/>
            </w:tcBorders>
          </w:tcPr>
          <w:p w:rsidR="0062535E" w:rsidRDefault="0062535E">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IVIDIGITIZER_ATTR_GLITCH_TRIGGER_POLARITY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Glitch Trigger Width</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IVIDIGITIZER_ATTR_GLITCH_TRIGGER_WIDTH</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MultiTrigger</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296DF5">
            <w:pPr>
              <w:pStyle w:val="Tablecell0"/>
              <w:ind w:left="810"/>
              <w:rPr>
                <w:rFonts w:eastAsia="MS Mincho"/>
              </w:rPr>
            </w:pPr>
            <w:r>
              <w:rPr>
                <w:rFonts w:eastAsia="MS Mincho"/>
              </w:rPr>
              <w:t xml:space="preserve">Trigger </w:t>
            </w:r>
            <w:r w:rsidR="00004825">
              <w:rPr>
                <w:rFonts w:eastAsia="MS Mincho"/>
              </w:rPr>
              <w:t>Source List</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IVIDIGITIZER_ATTR_TRIGGER_SOURCE_LIST</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296DF5">
            <w:pPr>
              <w:pStyle w:val="Tablecell0"/>
              <w:ind w:left="810"/>
              <w:rPr>
                <w:rFonts w:eastAsia="MS Mincho"/>
              </w:rPr>
            </w:pPr>
            <w:r>
              <w:rPr>
                <w:rFonts w:eastAsia="MS Mincho"/>
              </w:rPr>
              <w:t xml:space="preserve">Trigger </w:t>
            </w:r>
            <w:r w:rsidR="00004825">
              <w:rPr>
                <w:rFonts w:eastAsia="MS Mincho"/>
              </w:rPr>
              <w:t>Source Operator</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IVIDIGITIZER_ATTR_TRIGGER_SOURCE_OPERATOR</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Runt Triggering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Runt Trigger High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IVIDIGITIZER_ATTR_RUNT_TRIGGER_HIGH_THRESHOLD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Runt Trigger Low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IVIDIGITIZER_ATTR_RUNT_TRIGGER_LOW_THRESHOLD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Runt Trigger Polarity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IVIDIGITIZER_ATTR_RUNT_TRIGGER_POLARITY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TV Triggering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TV Trigger Event</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IVIDIGITIZER_ATTR_TV_TRIGGER_EVENT</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TV Trigger Line Number</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IVIDIGITIZER_ATTR_TV_TRIGGER_LINE_NUMBER</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TV Trigger Polarity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IVIDIGITIZER_ATTR_TV_TRIGGER_POLARITY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TV Trigger Signal Format</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IVIDIGITIZER_ATTR_TV_TRIGGER_SIGNAL_FORMAT</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Width Triggering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Width Trigger Condition</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IVIDIGITIZER_ATTR_WIDTH_TRIGGER_CONDITION</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lastRenderedPageBreak/>
              <w:t>Width Trigger High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IVIDIGITIZER_ATTR_WIDTH_TRIGGER_HIGH_THRESHOLD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Width Trigger Low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IVIDIGITIZER_ATTR_WIDTH_TRIGGER_LOW_THRESHOLD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Width Trigger Polarity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IVIDIGITIZER_ATTR_WIDTH_TRIGGER_POLARITY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Window Triggering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Window Trigger Condition</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IVIDIGITIZER_ATTR_WINDOW_TRIGGER_CONDITION</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Window Trigger High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IVIDIGITIZER_ATTR_WINDOW_TRIGGER_HIGH_THRESHOLD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Window Trigger Low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IVIDIGITIZER_ATTR_WINDOW_TRIGGER_LOW_THRESHOLD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0"/>
              <w:rPr>
                <w:rFonts w:eastAsia="MS Mincho"/>
                <w:i/>
                <w:iCs/>
              </w:rPr>
            </w:pPr>
            <w:r>
              <w:rPr>
                <w:rFonts w:eastAsia="MS Mincho"/>
                <w:i/>
                <w:iCs/>
              </w:rPr>
              <w:t>Waveform Acquisition</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4947FF" w:rsidTr="00B70CFA">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4947FF" w:rsidRDefault="004947FF" w:rsidP="00B70CFA">
            <w:pPr>
              <w:pStyle w:val="Tablecell0"/>
              <w:ind w:left="450"/>
              <w:rPr>
                <w:rFonts w:eastAsia="MS Mincho"/>
              </w:rPr>
            </w:pPr>
            <w:r>
              <w:rPr>
                <w:rFonts w:eastAsia="MS Mincho"/>
              </w:rPr>
              <w:t>Is Idle</w:t>
            </w:r>
          </w:p>
        </w:tc>
        <w:tc>
          <w:tcPr>
            <w:tcW w:w="5400" w:type="dxa"/>
            <w:tcBorders>
              <w:top w:val="single" w:sz="6" w:space="0" w:color="auto"/>
              <w:left w:val="single" w:sz="6" w:space="0" w:color="auto"/>
              <w:bottom w:val="single" w:sz="6" w:space="0" w:color="auto"/>
              <w:right w:val="single" w:sz="6" w:space="0" w:color="auto"/>
            </w:tcBorders>
          </w:tcPr>
          <w:p w:rsidR="004947FF" w:rsidRDefault="004947FF" w:rsidP="00B70CF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IVIDIGITIZER_ATTR_IS_IDLE</w:t>
            </w:r>
          </w:p>
        </w:tc>
      </w:tr>
      <w:tr w:rsidR="004947FF" w:rsidTr="00B70CFA">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4947FF" w:rsidRDefault="004947FF" w:rsidP="00B70CFA">
            <w:pPr>
              <w:pStyle w:val="Tablecell0"/>
              <w:ind w:left="450"/>
              <w:rPr>
                <w:rFonts w:eastAsia="MS Mincho"/>
              </w:rPr>
            </w:pPr>
            <w:r>
              <w:rPr>
                <w:rFonts w:eastAsia="MS Mincho"/>
              </w:rPr>
              <w:t>Is Measuring</w:t>
            </w:r>
          </w:p>
        </w:tc>
        <w:tc>
          <w:tcPr>
            <w:tcW w:w="5400" w:type="dxa"/>
            <w:tcBorders>
              <w:top w:val="single" w:sz="6" w:space="0" w:color="auto"/>
              <w:left w:val="single" w:sz="6" w:space="0" w:color="auto"/>
              <w:bottom w:val="single" w:sz="6" w:space="0" w:color="auto"/>
              <w:right w:val="single" w:sz="6" w:space="0" w:color="auto"/>
            </w:tcBorders>
          </w:tcPr>
          <w:p w:rsidR="004947FF" w:rsidRDefault="004947FF" w:rsidP="00B70CF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IVIDIGITIZER_ATTR_IS_MEASURING</w:t>
            </w:r>
          </w:p>
        </w:tc>
      </w:tr>
      <w:tr w:rsidR="004947FF" w:rsidTr="00B70CFA">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4947FF" w:rsidRDefault="004947FF" w:rsidP="00B70CFA">
            <w:pPr>
              <w:pStyle w:val="Tablecell0"/>
              <w:ind w:left="450"/>
              <w:rPr>
                <w:rFonts w:eastAsia="MS Mincho"/>
              </w:rPr>
            </w:pPr>
            <w:r>
              <w:rPr>
                <w:rFonts w:eastAsia="MS Mincho"/>
              </w:rPr>
              <w:t>Is Waiting For Arm</w:t>
            </w:r>
          </w:p>
        </w:tc>
        <w:tc>
          <w:tcPr>
            <w:tcW w:w="5400" w:type="dxa"/>
            <w:tcBorders>
              <w:top w:val="single" w:sz="6" w:space="0" w:color="auto"/>
              <w:left w:val="single" w:sz="6" w:space="0" w:color="auto"/>
              <w:bottom w:val="single" w:sz="6" w:space="0" w:color="auto"/>
              <w:right w:val="single" w:sz="6" w:space="0" w:color="auto"/>
            </w:tcBorders>
          </w:tcPr>
          <w:p w:rsidR="004947FF" w:rsidRDefault="004947FF" w:rsidP="00B70CF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IVIDIGITIZER_ATTR_IS_WAITING_FOR_ARM</w:t>
            </w:r>
          </w:p>
        </w:tc>
      </w:tr>
      <w:tr w:rsidR="004947FF" w:rsidTr="00B70CFA">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4947FF" w:rsidRDefault="004947FF" w:rsidP="00B70CFA">
            <w:pPr>
              <w:pStyle w:val="Tablecell0"/>
              <w:ind w:left="450"/>
              <w:rPr>
                <w:rFonts w:eastAsia="MS Mincho"/>
              </w:rPr>
            </w:pPr>
            <w:r>
              <w:rPr>
                <w:rFonts w:eastAsia="MS Mincho"/>
              </w:rPr>
              <w:t>Is Waiting For Trigger</w:t>
            </w:r>
          </w:p>
        </w:tc>
        <w:tc>
          <w:tcPr>
            <w:tcW w:w="5400" w:type="dxa"/>
            <w:tcBorders>
              <w:top w:val="single" w:sz="6" w:space="0" w:color="auto"/>
              <w:left w:val="single" w:sz="6" w:space="0" w:color="auto"/>
              <w:bottom w:val="single" w:sz="6" w:space="0" w:color="auto"/>
              <w:right w:val="single" w:sz="6" w:space="0" w:color="auto"/>
            </w:tcBorders>
          </w:tcPr>
          <w:p w:rsidR="004947FF" w:rsidRDefault="004947FF" w:rsidP="00B70CF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IVIDIGITIZER_ATTR_IS_WAITING_FOR_TRIGGER</w:t>
            </w:r>
          </w:p>
        </w:tc>
      </w:tr>
      <w:tr w:rsidR="00162939"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162939" w:rsidRDefault="00162939" w:rsidP="003A334F">
            <w:pPr>
              <w:pStyle w:val="Tablecell0"/>
              <w:ind w:left="450"/>
              <w:rPr>
                <w:rFonts w:eastAsia="MS Mincho"/>
              </w:rPr>
            </w:pPr>
            <w:r>
              <w:rPr>
                <w:rFonts w:eastAsia="MS Mincho"/>
              </w:rPr>
              <w:t>Max First Valid Point Value</w:t>
            </w:r>
          </w:p>
        </w:tc>
        <w:tc>
          <w:tcPr>
            <w:tcW w:w="5400" w:type="dxa"/>
            <w:tcBorders>
              <w:top w:val="single" w:sz="6" w:space="0" w:color="auto"/>
              <w:left w:val="single" w:sz="6" w:space="0" w:color="auto"/>
              <w:bottom w:val="single" w:sz="6" w:space="0" w:color="auto"/>
              <w:right w:val="single" w:sz="6" w:space="0" w:color="auto"/>
            </w:tcBorders>
          </w:tcPr>
          <w:p w:rsidR="00162939" w:rsidRDefault="00162939" w:rsidP="00F1576B">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IVIDIGITIZER_ATTR_MAX_FIRST_VALID_POINT_VAL</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Max Samples Per Channel</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IVIDIGITIZER_ATTR_MAX_SAMPLES_PER_CHANNEL</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Min Record Size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IVIDIGITIZER_ATTR_MIN_RECORD_SIZE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Num Acquired Records</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IVIDIGITIZER_ATTR_NUM_ACQUIRED_RECORDS</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Num Records</w:t>
            </w:r>
            <w:r w:rsidR="000D403B">
              <w:rPr>
                <w:rFonts w:eastAsia="MS Mincho"/>
              </w:rPr>
              <w:t xml:space="preserve"> To Acquire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IVIDIGITIZER_ATTR_NUM_RECORDS</w:t>
            </w:r>
            <w:r w:rsidR="000D403B">
              <w:rPr>
                <w:rFonts w:ascii="Courier New" w:eastAsia="MS Mincho" w:hAnsi="Courier New" w:cs="Courier New"/>
                <w:sz w:val="18"/>
                <w:szCs w:val="18"/>
              </w:rPr>
              <w:t>_TO_ACQUIRE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Record Size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IVIDIGITIZER_ATTR_RECORD_SIZE</w:t>
            </w:r>
          </w:p>
        </w:tc>
      </w:tr>
      <w:tr w:rsidR="00C41122"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C41122" w:rsidRDefault="00C41122" w:rsidP="0094340A">
            <w:pPr>
              <w:pStyle w:val="Tablecell0"/>
              <w:ind w:left="450"/>
              <w:rPr>
                <w:rFonts w:eastAsia="MS Mincho"/>
              </w:rPr>
            </w:pPr>
            <w:r>
              <w:rPr>
                <w:rFonts w:eastAsia="MS Mincho"/>
              </w:rPr>
              <w:t>Sample Mode</w:t>
            </w:r>
          </w:p>
        </w:tc>
        <w:tc>
          <w:tcPr>
            <w:tcW w:w="5400" w:type="dxa"/>
            <w:tcBorders>
              <w:top w:val="single" w:sz="6" w:space="0" w:color="auto"/>
              <w:left w:val="single" w:sz="6" w:space="0" w:color="auto"/>
              <w:bottom w:val="single" w:sz="6" w:space="0" w:color="auto"/>
              <w:right w:val="single" w:sz="6" w:space="0" w:color="auto"/>
            </w:tcBorders>
          </w:tcPr>
          <w:p w:rsidR="00C41122" w:rsidRDefault="00C41122" w:rsidP="0094340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IVIDIGITIZER_ATTR_SAMPLE_MODE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Sample Rate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IVIDIGITIZER_ATTR_SAMPLE_RATE</w:t>
            </w:r>
          </w:p>
        </w:tc>
      </w:tr>
      <w:tr w:rsidR="008163B4" w:rsidTr="00B70CFA">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8163B4" w:rsidRDefault="008163B4" w:rsidP="00B70CFA">
            <w:pPr>
              <w:pStyle w:val="Tablecell0"/>
              <w:ind w:left="450"/>
              <w:rPr>
                <w:rFonts w:eastAsia="MS Mincho"/>
              </w:rPr>
            </w:pPr>
            <w:r>
              <w:rPr>
                <w:rFonts w:eastAsia="MS Mincho"/>
              </w:rPr>
              <w:t>Time Interleaved Channel List Auto</w:t>
            </w:r>
          </w:p>
        </w:tc>
        <w:tc>
          <w:tcPr>
            <w:tcW w:w="5400" w:type="dxa"/>
            <w:tcBorders>
              <w:top w:val="single" w:sz="6" w:space="0" w:color="auto"/>
              <w:left w:val="single" w:sz="6" w:space="0" w:color="auto"/>
              <w:bottom w:val="single" w:sz="6" w:space="0" w:color="auto"/>
              <w:right w:val="single" w:sz="6" w:space="0" w:color="auto"/>
            </w:tcBorders>
          </w:tcPr>
          <w:p w:rsidR="008163B4" w:rsidRDefault="008163B4" w:rsidP="00B70CF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IVIDIGITIZER_ATTR_TIME_INTERLEAVED_CHANNEL_LIST_AUTO</w:t>
            </w:r>
          </w:p>
        </w:tc>
      </w:tr>
    </w:tbl>
    <w:p w:rsidR="00004825" w:rsidRDefault="00004825" w:rsidP="00D80CF0">
      <w:pPr>
        <w:pStyle w:val="Heading1"/>
        <w:numPr>
          <w:ilvl w:val="0"/>
          <w:numId w:val="7"/>
        </w:numPr>
      </w:pPr>
      <w:bookmarkStart w:id="1629" w:name="_Toc418325371"/>
      <w:bookmarkStart w:id="1630" w:name="_Toc460747756"/>
      <w:bookmarkStart w:id="1631" w:name="_Toc170810271"/>
      <w:bookmarkStart w:id="1632" w:name="_Toc304583949"/>
      <w:bookmarkStart w:id="1633" w:name="_Toc306374800"/>
      <w:bookmarkEnd w:id="1580"/>
      <w:r>
        <w:lastRenderedPageBreak/>
        <w:t>Specific Driver Development Guidelines</w:t>
      </w:r>
      <w:bookmarkEnd w:id="1629"/>
      <w:bookmarkEnd w:id="1630"/>
      <w:bookmarkEnd w:id="1631"/>
      <w:bookmarkEnd w:id="1632"/>
      <w:bookmarkEnd w:id="1633"/>
    </w:p>
    <w:p w:rsidR="00004825" w:rsidRDefault="00004825" w:rsidP="00D80CF0">
      <w:pPr>
        <w:pStyle w:val="Heading2"/>
        <w:numPr>
          <w:ilvl w:val="1"/>
          <w:numId w:val="7"/>
        </w:numPr>
      </w:pPr>
      <w:bookmarkStart w:id="1634" w:name="_Toc408039143"/>
      <w:bookmarkStart w:id="1635" w:name="_Toc460747757"/>
      <w:bookmarkStart w:id="1636" w:name="_Toc170810272"/>
      <w:bookmarkStart w:id="1637" w:name="_Toc304583950"/>
      <w:bookmarkStart w:id="1638" w:name="_Toc306374801"/>
      <w:r>
        <w:t>Introduction</w:t>
      </w:r>
      <w:bookmarkEnd w:id="1634"/>
      <w:bookmarkEnd w:id="1635"/>
      <w:bookmarkEnd w:id="1636"/>
      <w:bookmarkEnd w:id="1637"/>
      <w:bookmarkEnd w:id="1638"/>
    </w:p>
    <w:p w:rsidR="00004825" w:rsidRDefault="00004825">
      <w:pPr>
        <w:pStyle w:val="Body1"/>
      </w:pPr>
      <w:r>
        <w:t>This section describes situations driver developers should be aware of when developing a specific instrument driver that complies with the IviDigitizer class.</w:t>
      </w:r>
    </w:p>
    <w:p w:rsidR="00004825" w:rsidRDefault="00004825" w:rsidP="00D80CF0">
      <w:pPr>
        <w:pStyle w:val="Heading2"/>
        <w:numPr>
          <w:ilvl w:val="1"/>
          <w:numId w:val="7"/>
        </w:numPr>
      </w:pPr>
      <w:bookmarkStart w:id="1639" w:name="_Toc170810273"/>
      <w:bookmarkStart w:id="1640" w:name="_Toc304583951"/>
      <w:bookmarkStart w:id="1641" w:name="_Toc306374802"/>
      <w:bookmarkStart w:id="1642" w:name="_Toc408039145"/>
      <w:r>
        <w:t>Disabling Unused Extension Groups</w:t>
      </w:r>
      <w:bookmarkEnd w:id="1639"/>
      <w:bookmarkEnd w:id="1640"/>
      <w:bookmarkEnd w:id="1641"/>
    </w:p>
    <w:p w:rsidR="00004825" w:rsidRDefault="00004825">
      <w:pPr>
        <w:pStyle w:val="Body1"/>
      </w:pPr>
      <w:r>
        <w:t xml:space="preserve">Specific drivers are required to disable extension capability groups that an application program does not explicitly use. The specific driver can do so by setting the attributes of an extension capability group to the values that this section recommends. A specific driver can set these values for all extension capability groups when the </w:t>
      </w:r>
      <w:r>
        <w:rPr>
          <w:rStyle w:val="monospace"/>
          <w:i/>
          <w:iCs/>
        </w:rPr>
        <w:t>Prefix</w:t>
      </w:r>
      <w:r>
        <w:rPr>
          <w:rStyle w:val="monospace"/>
        </w:rPr>
        <w:t>_init</w:t>
      </w:r>
      <w:r>
        <w:t xml:space="preserve">, </w:t>
      </w:r>
      <w:r>
        <w:rPr>
          <w:rStyle w:val="monospace"/>
          <w:i/>
          <w:iCs/>
        </w:rPr>
        <w:t>Prefix</w:t>
      </w:r>
      <w:r>
        <w:rPr>
          <w:rStyle w:val="monospace"/>
        </w:rPr>
        <w:t>_InitWithOptions</w:t>
      </w:r>
      <w:r>
        <w:t xml:space="preserve">, or </w:t>
      </w:r>
      <w:r>
        <w:rPr>
          <w:rStyle w:val="monospace"/>
          <w:i/>
          <w:iCs/>
        </w:rPr>
        <w:t>Prefix</w:t>
      </w:r>
      <w:r>
        <w:rPr>
          <w:rStyle w:val="monospace"/>
        </w:rPr>
        <w:t>_reset</w:t>
      </w:r>
      <w:r>
        <w:t xml:space="preserve"> functions execute. This assumes that the extension capability groups remain disabled until the application program explicitly uses them. For the large majority of instruments, this assumption is true.</w:t>
      </w:r>
    </w:p>
    <w:p w:rsidR="00004825" w:rsidRDefault="00004825">
      <w:pPr>
        <w:pStyle w:val="Body"/>
        <w:rPr>
          <w:snapToGrid w:val="0"/>
        </w:rPr>
      </w:pPr>
      <w:r>
        <w:t xml:space="preserve">Under certain conditions, a specific driver might have to implement a more complex approach. For some instruments, configuring a capability group might affect instrument settings that correspond to an unused extension capability group. If these instrument settings affect the behavior of the instrument, then this might result in an interchangeability problem. </w:t>
      </w:r>
      <w:r>
        <w:rPr>
          <w:snapToGrid w:val="0"/>
        </w:rPr>
        <w:t>If this can occur, the specific driver must take appropriate action so that the instrument settings that correspond to the unused extension capability group do not affect the behavior of the instrument when the application program performs an operation that might be affected by those settings.</w:t>
      </w:r>
    </w:p>
    <w:p w:rsidR="00004825" w:rsidRDefault="00004825">
      <w:pPr>
        <w:pStyle w:val="Body"/>
      </w:pPr>
      <w:r>
        <w:t>The remainder of this section recommends attribute values that effectively disable each extension capability group.</w:t>
      </w:r>
    </w:p>
    <w:p w:rsidR="00004825" w:rsidRDefault="00004825">
      <w:pPr>
        <w:pStyle w:val="Subhead1"/>
      </w:pPr>
      <w:r>
        <w:t>Disabling the IviDigitizerArm Extension Group</w:t>
      </w:r>
    </w:p>
    <w:p w:rsidR="005F146E" w:rsidRDefault="00225585" w:rsidP="0055087B">
      <w:pPr>
        <w:pStyle w:val="Body1"/>
      </w:pPr>
      <w:r w:rsidRPr="0055087B">
        <w:t>To</w:t>
      </w:r>
      <w:r w:rsidR="005F146E" w:rsidRPr="0055087B">
        <w:t xml:space="preserve"> effectively disable the IviDigitizerArm extension group</w:t>
      </w:r>
      <w:r w:rsidRPr="0055087B">
        <w:t>, set the Arm Source attribute to None or Immediate.</w:t>
      </w:r>
    </w:p>
    <w:p w:rsidR="00004825" w:rsidRDefault="00004825">
      <w:pPr>
        <w:pStyle w:val="Subhead1"/>
      </w:pPr>
      <w:r>
        <w:t>Disabling the IviDigitizerBoardTemperature Extension Group</w:t>
      </w:r>
    </w:p>
    <w:p w:rsidR="00004825" w:rsidRDefault="00004825">
      <w:pPr>
        <w:pStyle w:val="Body1"/>
      </w:pPr>
      <w:r>
        <w:t>The IviDigitizerBoardTemperature extension group does not affect instrument behavior</w:t>
      </w:r>
      <w:r w:rsidR="0080634C">
        <w:t xml:space="preserve">. </w:t>
      </w:r>
      <w:r>
        <w:t>Therefore, this specification does not recommend attribute values that disable the IviDigitizerBoardTemperature extension group.</w:t>
      </w:r>
    </w:p>
    <w:p w:rsidR="00004825" w:rsidRDefault="00004825">
      <w:pPr>
        <w:pStyle w:val="Subhead1"/>
      </w:pPr>
      <w:r>
        <w:t>Disabling the IviDigitizerChannelFilter Extension Group</w:t>
      </w:r>
    </w:p>
    <w:p w:rsidR="00EE63CB" w:rsidRDefault="00EE63CB" w:rsidP="00EE63CB">
      <w:pPr>
        <w:pStyle w:val="Body1"/>
        <w:rPr>
          <w:color w:val="000000"/>
        </w:rPr>
      </w:pPr>
      <w:r>
        <w:rPr>
          <w:color w:val="000000"/>
        </w:rPr>
        <w:t>Attribute values that effectively disable the IviDigitizerChannelFilter extension group are shown in the following table.</w:t>
      </w:r>
    </w:p>
    <w:tbl>
      <w:tblPr>
        <w:tblW w:w="0" w:type="auto"/>
        <w:tblInd w:w="828" w:type="dxa"/>
        <w:tblLayout w:type="fixed"/>
        <w:tblLook w:val="0000"/>
      </w:tblPr>
      <w:tblGrid>
        <w:gridCol w:w="4041"/>
        <w:gridCol w:w="4599"/>
      </w:tblGrid>
      <w:tr w:rsidR="008A526E" w:rsidTr="00AB64AE">
        <w:trPr>
          <w:tblHeader/>
        </w:trPr>
        <w:tc>
          <w:tcPr>
            <w:tcW w:w="8640" w:type="dxa"/>
            <w:gridSpan w:val="2"/>
          </w:tcPr>
          <w:p w:rsidR="008A526E" w:rsidRDefault="008A526E" w:rsidP="008A526E">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1</w:t>
            </w:r>
            <w:r w:rsidR="00875082">
              <w:rPr>
                <w:b/>
                <w:color w:val="000000"/>
              </w:rPr>
              <w:fldChar w:fldCharType="end"/>
            </w:r>
            <w:r>
              <w:rPr>
                <w:b/>
                <w:color w:val="000000"/>
              </w:rPr>
              <w:t xml:space="preserve">. </w:t>
            </w:r>
            <w:r>
              <w:rPr>
                <w:color w:val="000000"/>
              </w:rPr>
              <w:t>Values for Disabling the IviDigitizerChannelFilter Extension Group</w:t>
            </w:r>
          </w:p>
        </w:tc>
      </w:tr>
      <w:tr w:rsidR="008A526E"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rsidR="008A526E" w:rsidRDefault="008A526E" w:rsidP="00AB64AE">
            <w:pPr>
              <w:pStyle w:val="TableHead"/>
            </w:pPr>
            <w:r>
              <w:t>Attribute</w:t>
            </w:r>
          </w:p>
        </w:tc>
        <w:tc>
          <w:tcPr>
            <w:tcW w:w="4599" w:type="dxa"/>
            <w:tcBorders>
              <w:top w:val="single" w:sz="6" w:space="0" w:color="auto"/>
              <w:left w:val="single" w:sz="6" w:space="0" w:color="auto"/>
              <w:bottom w:val="nil"/>
              <w:right w:val="single" w:sz="6" w:space="0" w:color="auto"/>
            </w:tcBorders>
          </w:tcPr>
          <w:p w:rsidR="008A526E" w:rsidRDefault="008A526E" w:rsidP="00AB64AE">
            <w:pPr>
              <w:pStyle w:val="TableHead"/>
            </w:pPr>
            <w:r>
              <w:t>Value</w:t>
            </w:r>
          </w:p>
        </w:tc>
      </w:tr>
      <w:tr w:rsidR="008A526E"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8A526E" w:rsidRDefault="008A526E" w:rsidP="00AB64AE">
            <w:pPr>
              <w:pStyle w:val="TableCell"/>
            </w:pPr>
            <w:r>
              <w:t>Input Filter Bypass</w:t>
            </w:r>
          </w:p>
        </w:tc>
        <w:tc>
          <w:tcPr>
            <w:tcW w:w="4599" w:type="dxa"/>
            <w:tcBorders>
              <w:top w:val="double" w:sz="4" w:space="0" w:color="auto"/>
              <w:bottom w:val="single" w:sz="4" w:space="0" w:color="auto"/>
              <w:right w:val="single" w:sz="6" w:space="0" w:color="auto"/>
            </w:tcBorders>
          </w:tcPr>
          <w:p w:rsidR="008A526E" w:rsidRDefault="008A526E" w:rsidP="00AB64AE">
            <w:pPr>
              <w:pStyle w:val="TableCell"/>
            </w:pPr>
            <w:r>
              <w:t>True</w:t>
            </w:r>
          </w:p>
        </w:tc>
      </w:tr>
    </w:tbl>
    <w:p w:rsidR="00004825" w:rsidRDefault="00004825">
      <w:pPr>
        <w:pStyle w:val="Subhead1"/>
      </w:pPr>
      <w:r>
        <w:t>Disabling the IviDigitizerChannelTemperature Extension Group</w:t>
      </w:r>
    </w:p>
    <w:p w:rsidR="00004825" w:rsidRDefault="00004825">
      <w:pPr>
        <w:pStyle w:val="Body1"/>
      </w:pPr>
      <w:r>
        <w:t>The IviDigitizerChannelTemperature extension group does not affect instrument behavior</w:t>
      </w:r>
      <w:r w:rsidR="0080634C">
        <w:t xml:space="preserve">. </w:t>
      </w:r>
      <w:r>
        <w:t>Therefore, this specification does not recommend attribute values that disable the IviDigitizerChannelTemperature extension group.</w:t>
      </w:r>
    </w:p>
    <w:p w:rsidR="008B4766" w:rsidRDefault="008B4766" w:rsidP="008B4766">
      <w:pPr>
        <w:pStyle w:val="Subhead1"/>
      </w:pPr>
      <w:r>
        <w:lastRenderedPageBreak/>
        <w:t>Disabling the IviDigitizerDataInterleavedChannels Extension Group</w:t>
      </w:r>
    </w:p>
    <w:p w:rsidR="008B4766" w:rsidRDefault="008B4766" w:rsidP="008B4766">
      <w:pPr>
        <w:pStyle w:val="Body1"/>
        <w:rPr>
          <w:color w:val="000000"/>
        </w:rPr>
      </w:pPr>
      <w:r>
        <w:rPr>
          <w:color w:val="000000"/>
        </w:rPr>
        <w:t>Attribute values that effectively disable the IviDigitizerDataInterleavedChannels extension group are shown in the following table.</w:t>
      </w:r>
    </w:p>
    <w:tbl>
      <w:tblPr>
        <w:tblW w:w="0" w:type="auto"/>
        <w:tblInd w:w="828" w:type="dxa"/>
        <w:tblLayout w:type="fixed"/>
        <w:tblLook w:val="0000"/>
      </w:tblPr>
      <w:tblGrid>
        <w:gridCol w:w="4041"/>
        <w:gridCol w:w="4599"/>
      </w:tblGrid>
      <w:tr w:rsidR="008B4766" w:rsidTr="003A334F">
        <w:trPr>
          <w:tblHeader/>
        </w:trPr>
        <w:tc>
          <w:tcPr>
            <w:tcW w:w="8640" w:type="dxa"/>
            <w:gridSpan w:val="2"/>
          </w:tcPr>
          <w:p w:rsidR="008B4766" w:rsidRDefault="008B4766" w:rsidP="003A334F">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2</w:t>
            </w:r>
            <w:r w:rsidR="00875082">
              <w:rPr>
                <w:b/>
                <w:color w:val="000000"/>
              </w:rPr>
              <w:fldChar w:fldCharType="end"/>
            </w:r>
            <w:r>
              <w:rPr>
                <w:b/>
                <w:color w:val="000000"/>
              </w:rPr>
              <w:t xml:space="preserve">. </w:t>
            </w:r>
            <w:r>
              <w:rPr>
                <w:color w:val="000000"/>
              </w:rPr>
              <w:t>Values for Disabling the IviDigitizerTimeInterleavedChannels Extension Group</w:t>
            </w:r>
          </w:p>
        </w:tc>
      </w:tr>
      <w:tr w:rsidR="008B4766" w:rsidTr="003A334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rsidR="008B4766" w:rsidRDefault="008B4766" w:rsidP="003A334F">
            <w:pPr>
              <w:pStyle w:val="TableHead"/>
            </w:pPr>
            <w:r>
              <w:t>Attribute</w:t>
            </w:r>
          </w:p>
        </w:tc>
        <w:tc>
          <w:tcPr>
            <w:tcW w:w="4599" w:type="dxa"/>
            <w:tcBorders>
              <w:top w:val="single" w:sz="6" w:space="0" w:color="auto"/>
              <w:left w:val="single" w:sz="6" w:space="0" w:color="auto"/>
              <w:bottom w:val="nil"/>
              <w:right w:val="single" w:sz="6" w:space="0" w:color="auto"/>
            </w:tcBorders>
          </w:tcPr>
          <w:p w:rsidR="008B4766" w:rsidRDefault="008B4766" w:rsidP="003A334F">
            <w:pPr>
              <w:pStyle w:val="TableHead"/>
            </w:pPr>
            <w:r>
              <w:t>Value</w:t>
            </w:r>
          </w:p>
        </w:tc>
      </w:tr>
      <w:tr w:rsidR="008B4766" w:rsidTr="003A334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8B4766" w:rsidRDefault="008B4766" w:rsidP="003A334F">
            <w:pPr>
              <w:pStyle w:val="TableCell"/>
            </w:pPr>
            <w:r>
              <w:t>Data Interleaved Channel List</w:t>
            </w:r>
          </w:p>
        </w:tc>
        <w:tc>
          <w:tcPr>
            <w:tcW w:w="4599" w:type="dxa"/>
            <w:tcBorders>
              <w:top w:val="double" w:sz="4" w:space="0" w:color="auto"/>
              <w:bottom w:val="single" w:sz="4" w:space="0" w:color="auto"/>
              <w:right w:val="single" w:sz="6" w:space="0" w:color="auto"/>
            </w:tcBorders>
          </w:tcPr>
          <w:p w:rsidR="008B4766" w:rsidRDefault="008B4766" w:rsidP="003A334F">
            <w:pPr>
              <w:pStyle w:val="TableCell"/>
            </w:pPr>
            <w:r>
              <w:t>Empty String</w:t>
            </w:r>
          </w:p>
        </w:tc>
      </w:tr>
    </w:tbl>
    <w:p w:rsidR="00004825" w:rsidRDefault="00004825">
      <w:pPr>
        <w:pStyle w:val="Subhead1"/>
      </w:pPr>
      <w:r>
        <w:t xml:space="preserve">Disabling the </w:t>
      </w:r>
      <w:r w:rsidR="00F474DB">
        <w:t>IviDigitizerTimeInterleavedChannels</w:t>
      </w:r>
      <w:r>
        <w:t xml:space="preserve"> Extension Group</w:t>
      </w:r>
    </w:p>
    <w:p w:rsidR="00AB64AE" w:rsidRDefault="00AB64AE" w:rsidP="00AB64AE">
      <w:pPr>
        <w:pStyle w:val="Body1"/>
        <w:rPr>
          <w:color w:val="000000"/>
        </w:rPr>
      </w:pPr>
      <w:r>
        <w:rPr>
          <w:color w:val="000000"/>
        </w:rPr>
        <w:t xml:space="preserve">Attribute values that effectively disable the </w:t>
      </w:r>
      <w:r w:rsidR="00F474DB">
        <w:rPr>
          <w:color w:val="000000"/>
        </w:rPr>
        <w:t>IviDigitizerTimeInterleavedChannels</w:t>
      </w:r>
      <w:r>
        <w:rPr>
          <w:color w:val="000000"/>
        </w:rPr>
        <w:t xml:space="preserve"> extension group are shown in the following table.</w:t>
      </w:r>
    </w:p>
    <w:tbl>
      <w:tblPr>
        <w:tblW w:w="0" w:type="auto"/>
        <w:tblInd w:w="828" w:type="dxa"/>
        <w:tblLayout w:type="fixed"/>
        <w:tblLook w:val="0000"/>
      </w:tblPr>
      <w:tblGrid>
        <w:gridCol w:w="4041"/>
        <w:gridCol w:w="4599"/>
      </w:tblGrid>
      <w:tr w:rsidR="00D06F3C" w:rsidTr="00AB64AE">
        <w:trPr>
          <w:tblHeader/>
        </w:trPr>
        <w:tc>
          <w:tcPr>
            <w:tcW w:w="8640" w:type="dxa"/>
            <w:gridSpan w:val="2"/>
          </w:tcPr>
          <w:p w:rsidR="00D06F3C" w:rsidRDefault="00D06F3C" w:rsidP="00D06F3C">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3</w:t>
            </w:r>
            <w:r w:rsidR="00875082">
              <w:rPr>
                <w:b/>
                <w:color w:val="000000"/>
              </w:rPr>
              <w:fldChar w:fldCharType="end"/>
            </w:r>
            <w:r>
              <w:rPr>
                <w:b/>
                <w:color w:val="000000"/>
              </w:rPr>
              <w:t xml:space="preserve">. </w:t>
            </w:r>
            <w:r>
              <w:rPr>
                <w:color w:val="000000"/>
              </w:rPr>
              <w:t xml:space="preserve">Values for Disabling the </w:t>
            </w:r>
            <w:r w:rsidR="00F474DB">
              <w:rPr>
                <w:color w:val="000000"/>
              </w:rPr>
              <w:t>IviDigitizerTimeInterleavedChannels</w:t>
            </w:r>
            <w:r>
              <w:rPr>
                <w:color w:val="000000"/>
              </w:rPr>
              <w:t xml:space="preserve"> Extension Group</w:t>
            </w:r>
          </w:p>
        </w:tc>
      </w:tr>
      <w:tr w:rsidR="00D06F3C"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rsidR="00D06F3C" w:rsidRDefault="00D06F3C" w:rsidP="00AB64AE">
            <w:pPr>
              <w:pStyle w:val="TableHead"/>
            </w:pPr>
            <w:r>
              <w:t>Attribute</w:t>
            </w:r>
          </w:p>
        </w:tc>
        <w:tc>
          <w:tcPr>
            <w:tcW w:w="4599" w:type="dxa"/>
            <w:tcBorders>
              <w:top w:val="single" w:sz="6" w:space="0" w:color="auto"/>
              <w:left w:val="single" w:sz="6" w:space="0" w:color="auto"/>
              <w:bottom w:val="nil"/>
              <w:right w:val="single" w:sz="6" w:space="0" w:color="auto"/>
            </w:tcBorders>
          </w:tcPr>
          <w:p w:rsidR="00D06F3C" w:rsidRDefault="00D06F3C" w:rsidP="00AB64AE">
            <w:pPr>
              <w:pStyle w:val="TableHead"/>
            </w:pPr>
            <w:r>
              <w:t>Value</w:t>
            </w:r>
          </w:p>
        </w:tc>
      </w:tr>
      <w:tr w:rsidR="00D06F3C"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D06F3C" w:rsidRDefault="000D64DA" w:rsidP="00AB64AE">
            <w:pPr>
              <w:pStyle w:val="TableCell"/>
            </w:pPr>
            <w:r>
              <w:t>Time Interleaved Channel List</w:t>
            </w:r>
          </w:p>
        </w:tc>
        <w:tc>
          <w:tcPr>
            <w:tcW w:w="4599" w:type="dxa"/>
            <w:tcBorders>
              <w:top w:val="double" w:sz="4" w:space="0" w:color="auto"/>
              <w:bottom w:val="single" w:sz="4" w:space="0" w:color="auto"/>
              <w:right w:val="single" w:sz="6" w:space="0" w:color="auto"/>
            </w:tcBorders>
          </w:tcPr>
          <w:p w:rsidR="00D06F3C" w:rsidRDefault="00D06F3C" w:rsidP="00AB64AE">
            <w:pPr>
              <w:pStyle w:val="TableCell"/>
            </w:pPr>
            <w:r>
              <w:t>Empty String</w:t>
            </w:r>
          </w:p>
        </w:tc>
      </w:tr>
    </w:tbl>
    <w:p w:rsidR="002A2EA1" w:rsidRDefault="002A2EA1" w:rsidP="002A2EA1">
      <w:pPr>
        <w:pStyle w:val="Subhead1"/>
      </w:pPr>
      <w:r>
        <w:t>Disabling the IviDigitizerDownconversion Extension Group</w:t>
      </w:r>
    </w:p>
    <w:p w:rsidR="002A2EA1" w:rsidRDefault="002A2EA1" w:rsidP="002A2EA1">
      <w:pPr>
        <w:pStyle w:val="Body1"/>
        <w:rPr>
          <w:color w:val="000000"/>
        </w:rPr>
      </w:pPr>
      <w:r>
        <w:rPr>
          <w:color w:val="000000"/>
        </w:rPr>
        <w:t>Attribute values that effectively disable the IviDigitizerDownconversion extension group are shown in the following table.</w:t>
      </w:r>
    </w:p>
    <w:tbl>
      <w:tblPr>
        <w:tblW w:w="0" w:type="auto"/>
        <w:tblInd w:w="828" w:type="dxa"/>
        <w:tblLayout w:type="fixed"/>
        <w:tblLook w:val="0000"/>
      </w:tblPr>
      <w:tblGrid>
        <w:gridCol w:w="4041"/>
        <w:gridCol w:w="4599"/>
      </w:tblGrid>
      <w:tr w:rsidR="002A2EA1" w:rsidTr="0005250C">
        <w:trPr>
          <w:tblHeader/>
        </w:trPr>
        <w:tc>
          <w:tcPr>
            <w:tcW w:w="8640" w:type="dxa"/>
            <w:gridSpan w:val="2"/>
          </w:tcPr>
          <w:p w:rsidR="002A2EA1" w:rsidRDefault="002A2EA1" w:rsidP="0005250C">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4</w:t>
            </w:r>
            <w:r w:rsidR="00875082">
              <w:rPr>
                <w:b/>
                <w:color w:val="000000"/>
              </w:rPr>
              <w:fldChar w:fldCharType="end"/>
            </w:r>
            <w:r>
              <w:rPr>
                <w:b/>
                <w:color w:val="000000"/>
              </w:rPr>
              <w:t xml:space="preserve">. </w:t>
            </w:r>
            <w:r>
              <w:rPr>
                <w:color w:val="000000"/>
              </w:rPr>
              <w:t xml:space="preserve">Values for Disabling the </w:t>
            </w:r>
            <w:r w:rsidR="00F474DB">
              <w:rPr>
                <w:color w:val="000000"/>
              </w:rPr>
              <w:t>IviDigitizerTimeInterleavedChannels</w:t>
            </w:r>
            <w:r>
              <w:rPr>
                <w:color w:val="000000"/>
              </w:rPr>
              <w:t xml:space="preserve"> Extension Group</w:t>
            </w:r>
          </w:p>
        </w:tc>
      </w:tr>
      <w:tr w:rsidR="002A2EA1" w:rsidTr="0005250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rsidR="002A2EA1" w:rsidRDefault="002A2EA1" w:rsidP="0005250C">
            <w:pPr>
              <w:pStyle w:val="TableHead"/>
            </w:pPr>
            <w:r>
              <w:t>Attribute</w:t>
            </w:r>
          </w:p>
        </w:tc>
        <w:tc>
          <w:tcPr>
            <w:tcW w:w="4599" w:type="dxa"/>
            <w:tcBorders>
              <w:top w:val="single" w:sz="6" w:space="0" w:color="auto"/>
              <w:left w:val="single" w:sz="6" w:space="0" w:color="auto"/>
              <w:bottom w:val="nil"/>
              <w:right w:val="single" w:sz="6" w:space="0" w:color="auto"/>
            </w:tcBorders>
          </w:tcPr>
          <w:p w:rsidR="002A2EA1" w:rsidRDefault="002A2EA1" w:rsidP="0005250C">
            <w:pPr>
              <w:pStyle w:val="TableHead"/>
            </w:pPr>
            <w:r>
              <w:t>Value</w:t>
            </w:r>
          </w:p>
        </w:tc>
      </w:tr>
      <w:tr w:rsidR="002A2EA1" w:rsidTr="0005250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2A2EA1" w:rsidRDefault="002A2EA1" w:rsidP="0005250C">
            <w:pPr>
              <w:pStyle w:val="TableCell"/>
            </w:pPr>
            <w:r>
              <w:t>Downconversion Enabled</w:t>
            </w:r>
          </w:p>
        </w:tc>
        <w:tc>
          <w:tcPr>
            <w:tcW w:w="4599" w:type="dxa"/>
            <w:tcBorders>
              <w:top w:val="double" w:sz="4" w:space="0" w:color="auto"/>
              <w:bottom w:val="single" w:sz="4" w:space="0" w:color="auto"/>
              <w:right w:val="single" w:sz="6" w:space="0" w:color="auto"/>
            </w:tcBorders>
          </w:tcPr>
          <w:p w:rsidR="002A2EA1" w:rsidRDefault="002A2EA1" w:rsidP="0005250C">
            <w:pPr>
              <w:pStyle w:val="TableCell"/>
            </w:pPr>
            <w:r>
              <w:t>False</w:t>
            </w:r>
          </w:p>
        </w:tc>
      </w:tr>
    </w:tbl>
    <w:p w:rsidR="00004825" w:rsidRDefault="00004825">
      <w:pPr>
        <w:pStyle w:val="Subhead1"/>
      </w:pPr>
      <w:r>
        <w:t>Disabling the IviDigitizerGlitchArm Extension Group</w:t>
      </w:r>
    </w:p>
    <w:p w:rsidR="00C66176" w:rsidRDefault="00C66176" w:rsidP="00C66176">
      <w:pPr>
        <w:pStyle w:val="Body1"/>
        <w:rPr>
          <w:color w:val="000000"/>
        </w:rPr>
      </w:pPr>
      <w:r>
        <w:rPr>
          <w:color w:val="000000"/>
        </w:rPr>
        <w:t xml:space="preserve">The </w:t>
      </w:r>
      <w:r w:rsidR="00CF0F76">
        <w:rPr>
          <w:color w:val="000000"/>
        </w:rPr>
        <w:t>IviDigitizer</w:t>
      </w:r>
      <w:r>
        <w:rPr>
          <w:color w:val="000000"/>
        </w:rPr>
        <w:t xml:space="preserve">GlitchArm extension group affects the instrument behavior only when the Arm Type attribute is set to </w:t>
      </w:r>
      <w:r w:rsidR="00CF0F76">
        <w:rPr>
          <w:color w:val="000000"/>
        </w:rPr>
        <w:t xml:space="preserve">the </w:t>
      </w:r>
      <w:r>
        <w:rPr>
          <w:color w:val="000000"/>
        </w:rPr>
        <w:t xml:space="preserve">TV Arm value. Therefore, this specification does not recommend attribute values that disable the </w:t>
      </w:r>
      <w:r w:rsidR="00CF0F76">
        <w:rPr>
          <w:color w:val="000000"/>
        </w:rPr>
        <w:t>IviDigitizer</w:t>
      </w:r>
      <w:r>
        <w:rPr>
          <w:color w:val="000000"/>
        </w:rPr>
        <w:t>GlitchArm extension group.</w:t>
      </w:r>
    </w:p>
    <w:p w:rsidR="00004825" w:rsidRDefault="00004825">
      <w:pPr>
        <w:pStyle w:val="Subhead1"/>
      </w:pPr>
      <w:r>
        <w:t>Disabling the IviDigitizerGlitchTrigger Extension Group</w:t>
      </w:r>
    </w:p>
    <w:p w:rsidR="00C66176" w:rsidRDefault="00CF0F76" w:rsidP="00C66176">
      <w:pPr>
        <w:pStyle w:val="Body1"/>
        <w:rPr>
          <w:color w:val="000000"/>
        </w:rPr>
      </w:pPr>
      <w:r>
        <w:rPr>
          <w:color w:val="000000"/>
        </w:rPr>
        <w:t>The IviDigitizerGlitch</w:t>
      </w:r>
      <w:r w:rsidR="00C66176">
        <w:rPr>
          <w:color w:val="000000"/>
        </w:rPr>
        <w:t xml:space="preserve">Trigger extension group affects the instrument behavior only when the Trigger Type attribute is set to </w:t>
      </w:r>
      <w:r>
        <w:rPr>
          <w:color w:val="000000"/>
        </w:rPr>
        <w:t xml:space="preserve">Glitch </w:t>
      </w:r>
      <w:r w:rsidR="00C66176">
        <w:rPr>
          <w:color w:val="000000"/>
        </w:rPr>
        <w:t xml:space="preserve">Trigger value. Therefore, this specification does not recommend attribute values that disable the </w:t>
      </w:r>
      <w:r>
        <w:rPr>
          <w:color w:val="000000"/>
        </w:rPr>
        <w:t>IviDigitizerGlitch</w:t>
      </w:r>
      <w:r w:rsidR="00C66176">
        <w:rPr>
          <w:color w:val="000000"/>
        </w:rPr>
        <w:t>Trigger extension group.</w:t>
      </w:r>
    </w:p>
    <w:p w:rsidR="00004825" w:rsidRDefault="00004825">
      <w:pPr>
        <w:pStyle w:val="Subhead1"/>
      </w:pPr>
      <w:r>
        <w:t>Disabling the IviDigitizerMultiArm Extension Group</w:t>
      </w:r>
    </w:p>
    <w:p w:rsidR="00AB64AE" w:rsidRDefault="00AB64AE" w:rsidP="00AB64AE">
      <w:pPr>
        <w:pStyle w:val="Body1"/>
        <w:rPr>
          <w:color w:val="000000"/>
        </w:rPr>
      </w:pPr>
      <w:r>
        <w:rPr>
          <w:color w:val="000000"/>
        </w:rPr>
        <w:t>Attribute values that effectively disable the IviDigitizerMultiArm extension group are shown in the following table.</w:t>
      </w:r>
    </w:p>
    <w:tbl>
      <w:tblPr>
        <w:tblW w:w="0" w:type="auto"/>
        <w:tblInd w:w="828" w:type="dxa"/>
        <w:tblLayout w:type="fixed"/>
        <w:tblLook w:val="0000"/>
      </w:tblPr>
      <w:tblGrid>
        <w:gridCol w:w="4041"/>
        <w:gridCol w:w="4599"/>
      </w:tblGrid>
      <w:tr w:rsidR="00AB64AE" w:rsidTr="00AB64AE">
        <w:trPr>
          <w:tblHeader/>
        </w:trPr>
        <w:tc>
          <w:tcPr>
            <w:tcW w:w="8640" w:type="dxa"/>
            <w:gridSpan w:val="2"/>
          </w:tcPr>
          <w:p w:rsidR="00AB64AE" w:rsidRDefault="00AB64AE" w:rsidP="00AB64AE">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5</w:t>
            </w:r>
            <w:r w:rsidR="00875082">
              <w:rPr>
                <w:b/>
                <w:color w:val="000000"/>
              </w:rPr>
              <w:fldChar w:fldCharType="end"/>
            </w:r>
            <w:r>
              <w:rPr>
                <w:b/>
                <w:color w:val="000000"/>
              </w:rPr>
              <w:t xml:space="preserve">. </w:t>
            </w:r>
            <w:r>
              <w:rPr>
                <w:color w:val="000000"/>
              </w:rPr>
              <w:t>Values for Disabling the IviDigitizerMultiArm Extension Group</w:t>
            </w:r>
          </w:p>
        </w:tc>
      </w:tr>
      <w:tr w:rsidR="00AB64AE"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rsidR="00AB64AE" w:rsidRDefault="00AB64AE" w:rsidP="00AB64AE">
            <w:pPr>
              <w:pStyle w:val="TableHead"/>
            </w:pPr>
            <w:r>
              <w:t>Attribute</w:t>
            </w:r>
          </w:p>
        </w:tc>
        <w:tc>
          <w:tcPr>
            <w:tcW w:w="4599" w:type="dxa"/>
            <w:tcBorders>
              <w:top w:val="single" w:sz="6" w:space="0" w:color="auto"/>
              <w:left w:val="single" w:sz="6" w:space="0" w:color="auto"/>
              <w:bottom w:val="nil"/>
              <w:right w:val="single" w:sz="6" w:space="0" w:color="auto"/>
            </w:tcBorders>
          </w:tcPr>
          <w:p w:rsidR="00AB64AE" w:rsidRDefault="00AB64AE" w:rsidP="00AB64AE">
            <w:pPr>
              <w:pStyle w:val="TableHead"/>
            </w:pPr>
            <w:r>
              <w:t>Value</w:t>
            </w:r>
          </w:p>
        </w:tc>
      </w:tr>
      <w:tr w:rsidR="00AB64AE"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AB64AE" w:rsidRDefault="00AB64AE" w:rsidP="00AB64AE">
            <w:pPr>
              <w:pStyle w:val="TableCell"/>
            </w:pPr>
            <w:r>
              <w:t>Arm Source Operator</w:t>
            </w:r>
          </w:p>
        </w:tc>
        <w:tc>
          <w:tcPr>
            <w:tcW w:w="4599" w:type="dxa"/>
            <w:tcBorders>
              <w:top w:val="double" w:sz="4" w:space="0" w:color="auto"/>
              <w:bottom w:val="single" w:sz="4" w:space="0" w:color="auto"/>
              <w:right w:val="single" w:sz="6" w:space="0" w:color="auto"/>
            </w:tcBorders>
          </w:tcPr>
          <w:p w:rsidR="00AB64AE" w:rsidRDefault="00AB64AE" w:rsidP="00AB64AE">
            <w:pPr>
              <w:pStyle w:val="TableCell"/>
            </w:pPr>
            <w:r>
              <w:t>Arm Source Operator None</w:t>
            </w:r>
          </w:p>
        </w:tc>
      </w:tr>
    </w:tbl>
    <w:p w:rsidR="00004825" w:rsidRDefault="00004825">
      <w:pPr>
        <w:pStyle w:val="Subhead1"/>
      </w:pPr>
      <w:r>
        <w:t>Disabling the IviDigitizerMultiTrigger Extension Group</w:t>
      </w:r>
    </w:p>
    <w:p w:rsidR="00AB64AE" w:rsidRDefault="00AB64AE" w:rsidP="00AB64AE">
      <w:pPr>
        <w:pStyle w:val="Body1"/>
        <w:rPr>
          <w:color w:val="000000"/>
        </w:rPr>
      </w:pPr>
      <w:r>
        <w:rPr>
          <w:color w:val="000000"/>
        </w:rPr>
        <w:t>Attribute values that effectively disable the IviDigitizerMulti</w:t>
      </w:r>
      <w:r w:rsidR="005F146E">
        <w:rPr>
          <w:color w:val="000000"/>
        </w:rPr>
        <w:t xml:space="preserve">Trigger </w:t>
      </w:r>
      <w:r>
        <w:rPr>
          <w:color w:val="000000"/>
        </w:rPr>
        <w:t>extension group are shown in the following table.</w:t>
      </w:r>
    </w:p>
    <w:tbl>
      <w:tblPr>
        <w:tblW w:w="0" w:type="auto"/>
        <w:tblInd w:w="828" w:type="dxa"/>
        <w:tblLayout w:type="fixed"/>
        <w:tblLook w:val="0000"/>
      </w:tblPr>
      <w:tblGrid>
        <w:gridCol w:w="4041"/>
        <w:gridCol w:w="4599"/>
      </w:tblGrid>
      <w:tr w:rsidR="00AB64AE" w:rsidTr="00AB64AE">
        <w:trPr>
          <w:tblHeader/>
        </w:trPr>
        <w:tc>
          <w:tcPr>
            <w:tcW w:w="8640" w:type="dxa"/>
            <w:gridSpan w:val="2"/>
          </w:tcPr>
          <w:p w:rsidR="00AB64AE" w:rsidRDefault="00AB64AE" w:rsidP="005F146E">
            <w:pPr>
              <w:pStyle w:val="TableCaption"/>
              <w:rPr>
                <w:color w:val="000000"/>
              </w:rPr>
            </w:pPr>
            <w:r>
              <w:rPr>
                <w:b/>
                <w:color w:val="000000"/>
              </w:rPr>
              <w:lastRenderedPageBreak/>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6</w:t>
            </w:r>
            <w:r w:rsidR="00875082">
              <w:rPr>
                <w:b/>
                <w:color w:val="000000"/>
              </w:rPr>
              <w:fldChar w:fldCharType="end"/>
            </w:r>
            <w:r>
              <w:rPr>
                <w:b/>
                <w:color w:val="000000"/>
              </w:rPr>
              <w:t xml:space="preserve">. </w:t>
            </w:r>
            <w:r>
              <w:rPr>
                <w:color w:val="000000"/>
              </w:rPr>
              <w:t>Values for Disabling the IviDigitizerMulti</w:t>
            </w:r>
            <w:r w:rsidR="005F146E">
              <w:rPr>
                <w:color w:val="000000"/>
              </w:rPr>
              <w:t xml:space="preserve">Trigger </w:t>
            </w:r>
            <w:r>
              <w:rPr>
                <w:color w:val="000000"/>
              </w:rPr>
              <w:t>Extension Group</w:t>
            </w:r>
          </w:p>
        </w:tc>
      </w:tr>
      <w:tr w:rsidR="00AB64AE"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rsidR="00AB64AE" w:rsidRDefault="00AB64AE" w:rsidP="00AB64AE">
            <w:pPr>
              <w:pStyle w:val="TableHead"/>
            </w:pPr>
            <w:r>
              <w:t>Attribute</w:t>
            </w:r>
          </w:p>
        </w:tc>
        <w:tc>
          <w:tcPr>
            <w:tcW w:w="4599" w:type="dxa"/>
            <w:tcBorders>
              <w:top w:val="single" w:sz="6" w:space="0" w:color="auto"/>
              <w:left w:val="single" w:sz="6" w:space="0" w:color="auto"/>
              <w:bottom w:val="nil"/>
              <w:right w:val="single" w:sz="6" w:space="0" w:color="auto"/>
            </w:tcBorders>
          </w:tcPr>
          <w:p w:rsidR="00AB64AE" w:rsidRDefault="00AB64AE" w:rsidP="00AB64AE">
            <w:pPr>
              <w:pStyle w:val="TableHead"/>
            </w:pPr>
            <w:r>
              <w:t>Value</w:t>
            </w:r>
          </w:p>
        </w:tc>
      </w:tr>
      <w:tr w:rsidR="00AB64AE"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AB64AE" w:rsidRDefault="005F146E" w:rsidP="00AB64AE">
            <w:pPr>
              <w:pStyle w:val="TableCell"/>
            </w:pPr>
            <w:r>
              <w:t>Trigger</w:t>
            </w:r>
            <w:r w:rsidR="00AB64AE">
              <w:t xml:space="preserve"> Source Operator</w:t>
            </w:r>
          </w:p>
        </w:tc>
        <w:tc>
          <w:tcPr>
            <w:tcW w:w="4599" w:type="dxa"/>
            <w:tcBorders>
              <w:top w:val="double" w:sz="4" w:space="0" w:color="auto"/>
              <w:bottom w:val="single" w:sz="4" w:space="0" w:color="auto"/>
              <w:right w:val="single" w:sz="6" w:space="0" w:color="auto"/>
            </w:tcBorders>
          </w:tcPr>
          <w:p w:rsidR="00AB64AE" w:rsidRDefault="005F146E" w:rsidP="00AB64AE">
            <w:pPr>
              <w:pStyle w:val="TableCell"/>
            </w:pPr>
            <w:r>
              <w:t>Trigger</w:t>
            </w:r>
            <w:r w:rsidR="00AB64AE">
              <w:t xml:space="preserve"> Source Operator None</w:t>
            </w:r>
          </w:p>
        </w:tc>
      </w:tr>
    </w:tbl>
    <w:p w:rsidR="00004825" w:rsidRDefault="00004825">
      <w:pPr>
        <w:pStyle w:val="Subhead1"/>
      </w:pPr>
      <w:r>
        <w:t>Disabling the IviDigitizer</w:t>
      </w:r>
      <w:r w:rsidR="006F5F29">
        <w:t>PretriggerSamples</w:t>
      </w:r>
      <w:r>
        <w:t xml:space="preserve"> Extension Group</w:t>
      </w:r>
    </w:p>
    <w:p w:rsidR="00BD539A" w:rsidRDefault="00BD539A" w:rsidP="00BD539A">
      <w:pPr>
        <w:pStyle w:val="Body1"/>
        <w:rPr>
          <w:color w:val="000000"/>
        </w:rPr>
      </w:pPr>
      <w:r>
        <w:rPr>
          <w:color w:val="000000"/>
        </w:rPr>
        <w:t>Attribute values that effectively disable the IviDigitizerMultiTrigger extension group are shown in the following table.</w:t>
      </w:r>
    </w:p>
    <w:tbl>
      <w:tblPr>
        <w:tblW w:w="0" w:type="auto"/>
        <w:tblInd w:w="828" w:type="dxa"/>
        <w:tblLayout w:type="fixed"/>
        <w:tblLook w:val="0000"/>
      </w:tblPr>
      <w:tblGrid>
        <w:gridCol w:w="4041"/>
        <w:gridCol w:w="4599"/>
      </w:tblGrid>
      <w:tr w:rsidR="00BD539A" w:rsidTr="00DE3EBF">
        <w:trPr>
          <w:tblHeader/>
        </w:trPr>
        <w:tc>
          <w:tcPr>
            <w:tcW w:w="8640" w:type="dxa"/>
            <w:gridSpan w:val="2"/>
          </w:tcPr>
          <w:p w:rsidR="00BD539A" w:rsidRDefault="00BD539A" w:rsidP="00BD539A">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7</w:t>
            </w:r>
            <w:r w:rsidR="00875082">
              <w:rPr>
                <w:b/>
                <w:color w:val="000000"/>
              </w:rPr>
              <w:fldChar w:fldCharType="end"/>
            </w:r>
            <w:r>
              <w:rPr>
                <w:b/>
                <w:color w:val="000000"/>
              </w:rPr>
              <w:t xml:space="preserve">. </w:t>
            </w:r>
            <w:r>
              <w:rPr>
                <w:color w:val="000000"/>
              </w:rPr>
              <w:t>Values for Disabling the IviDigitizerPretriggerHoldff Extension Group</w:t>
            </w:r>
          </w:p>
        </w:tc>
      </w:tr>
      <w:tr w:rsidR="00BD539A"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rsidR="00BD539A" w:rsidRDefault="00BD539A" w:rsidP="00DE3EBF">
            <w:pPr>
              <w:pStyle w:val="TableHead"/>
            </w:pPr>
            <w:r>
              <w:t>Attribute</w:t>
            </w:r>
          </w:p>
        </w:tc>
        <w:tc>
          <w:tcPr>
            <w:tcW w:w="4599" w:type="dxa"/>
            <w:tcBorders>
              <w:top w:val="single" w:sz="6" w:space="0" w:color="auto"/>
              <w:left w:val="single" w:sz="6" w:space="0" w:color="auto"/>
              <w:bottom w:val="nil"/>
              <w:right w:val="single" w:sz="6" w:space="0" w:color="auto"/>
            </w:tcBorders>
          </w:tcPr>
          <w:p w:rsidR="00BD539A" w:rsidRDefault="00BD539A" w:rsidP="00DE3EBF">
            <w:pPr>
              <w:pStyle w:val="TableHead"/>
            </w:pPr>
            <w:r>
              <w:t>Value</w:t>
            </w:r>
          </w:p>
        </w:tc>
      </w:tr>
      <w:tr w:rsidR="00BD539A"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BD539A" w:rsidRDefault="00BD539A" w:rsidP="00DE3EBF">
            <w:pPr>
              <w:pStyle w:val="TableCell"/>
            </w:pPr>
            <w:r>
              <w:t xml:space="preserve">Pretrigger </w:t>
            </w:r>
            <w:r w:rsidR="00BE3588">
              <w:t>Samples</w:t>
            </w:r>
          </w:p>
        </w:tc>
        <w:tc>
          <w:tcPr>
            <w:tcW w:w="4599" w:type="dxa"/>
            <w:tcBorders>
              <w:top w:val="double" w:sz="4" w:space="0" w:color="auto"/>
              <w:bottom w:val="single" w:sz="4" w:space="0" w:color="auto"/>
              <w:right w:val="single" w:sz="6" w:space="0" w:color="auto"/>
            </w:tcBorders>
          </w:tcPr>
          <w:p w:rsidR="00BD539A" w:rsidRDefault="00BD539A" w:rsidP="00DE3EBF">
            <w:pPr>
              <w:pStyle w:val="TableCell"/>
            </w:pPr>
            <w:r>
              <w:t>0</w:t>
            </w:r>
          </w:p>
        </w:tc>
      </w:tr>
    </w:tbl>
    <w:p w:rsidR="00004825" w:rsidRDefault="00004825">
      <w:pPr>
        <w:pStyle w:val="Subhead1"/>
      </w:pPr>
      <w:r>
        <w:t>Disabling the IviDigitizerProbeAutoSense Extension Group</w:t>
      </w:r>
    </w:p>
    <w:p w:rsidR="00004825" w:rsidRDefault="00004825">
      <w:pPr>
        <w:pStyle w:val="Body1"/>
      </w:pPr>
      <w:r>
        <w:t>The IviDigitizerProbeAutoSense extension group does not affect instrument behavior</w:t>
      </w:r>
      <w:r w:rsidR="0080634C">
        <w:t xml:space="preserve">. </w:t>
      </w:r>
      <w:r>
        <w:t>Therefore, this specification does not recommend attribute values that disable the IviDigitizerProbeAutoSense extension group.</w:t>
      </w:r>
    </w:p>
    <w:p w:rsidR="00004825" w:rsidRDefault="00004825">
      <w:pPr>
        <w:pStyle w:val="Subhead1"/>
      </w:pPr>
      <w:r>
        <w:t>Disabling the IviDigitizerReferenceOscillator Extension Group</w:t>
      </w:r>
    </w:p>
    <w:p w:rsidR="00BD539A" w:rsidRDefault="00BD539A" w:rsidP="00BD539A">
      <w:pPr>
        <w:pStyle w:val="Body1"/>
        <w:rPr>
          <w:color w:val="000000"/>
        </w:rPr>
      </w:pPr>
      <w:r>
        <w:rPr>
          <w:color w:val="000000"/>
        </w:rPr>
        <w:t>Attribute values that effectively disable the IviDigitizerReferenceOscillator extension group are shown in the following table.</w:t>
      </w:r>
    </w:p>
    <w:tbl>
      <w:tblPr>
        <w:tblW w:w="0" w:type="auto"/>
        <w:tblInd w:w="828" w:type="dxa"/>
        <w:tblLayout w:type="fixed"/>
        <w:tblLook w:val="0000"/>
      </w:tblPr>
      <w:tblGrid>
        <w:gridCol w:w="4041"/>
        <w:gridCol w:w="4599"/>
      </w:tblGrid>
      <w:tr w:rsidR="00BD539A" w:rsidTr="00DE3EBF">
        <w:trPr>
          <w:tblHeader/>
        </w:trPr>
        <w:tc>
          <w:tcPr>
            <w:tcW w:w="8640" w:type="dxa"/>
            <w:gridSpan w:val="2"/>
          </w:tcPr>
          <w:p w:rsidR="00BD539A" w:rsidRDefault="00BD539A" w:rsidP="00BD539A">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8</w:t>
            </w:r>
            <w:r w:rsidR="00875082">
              <w:rPr>
                <w:b/>
                <w:color w:val="000000"/>
              </w:rPr>
              <w:fldChar w:fldCharType="end"/>
            </w:r>
            <w:r>
              <w:rPr>
                <w:b/>
                <w:color w:val="000000"/>
              </w:rPr>
              <w:t xml:space="preserve">. </w:t>
            </w:r>
            <w:r>
              <w:rPr>
                <w:color w:val="000000"/>
              </w:rPr>
              <w:t>Values for Disabling the IviDigitizerReferenceOscillator Extension Group</w:t>
            </w:r>
          </w:p>
        </w:tc>
      </w:tr>
      <w:tr w:rsidR="00BD539A"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rsidR="00BD539A" w:rsidRDefault="00BD539A" w:rsidP="00DE3EBF">
            <w:pPr>
              <w:pStyle w:val="TableHead"/>
            </w:pPr>
            <w:r>
              <w:t>Attribute</w:t>
            </w:r>
          </w:p>
        </w:tc>
        <w:tc>
          <w:tcPr>
            <w:tcW w:w="4599" w:type="dxa"/>
            <w:tcBorders>
              <w:top w:val="single" w:sz="6" w:space="0" w:color="auto"/>
              <w:left w:val="single" w:sz="6" w:space="0" w:color="auto"/>
              <w:bottom w:val="nil"/>
              <w:right w:val="single" w:sz="6" w:space="0" w:color="auto"/>
            </w:tcBorders>
          </w:tcPr>
          <w:p w:rsidR="00BD539A" w:rsidRDefault="00BD539A" w:rsidP="00DE3EBF">
            <w:pPr>
              <w:pStyle w:val="TableHead"/>
            </w:pPr>
            <w:r>
              <w:t>Value</w:t>
            </w:r>
          </w:p>
        </w:tc>
      </w:tr>
      <w:tr w:rsidR="00BD539A"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BD539A" w:rsidRDefault="00BD539A" w:rsidP="00DE3EBF">
            <w:pPr>
              <w:pStyle w:val="TableCell"/>
            </w:pPr>
            <w:r>
              <w:t>Reference Oscillator Source</w:t>
            </w:r>
          </w:p>
        </w:tc>
        <w:tc>
          <w:tcPr>
            <w:tcW w:w="4599" w:type="dxa"/>
            <w:tcBorders>
              <w:top w:val="double" w:sz="4" w:space="0" w:color="auto"/>
              <w:bottom w:val="single" w:sz="4" w:space="0" w:color="auto"/>
              <w:right w:val="single" w:sz="6" w:space="0" w:color="auto"/>
            </w:tcBorders>
          </w:tcPr>
          <w:p w:rsidR="00BD539A" w:rsidRDefault="00BD539A" w:rsidP="00DE3EBF">
            <w:pPr>
              <w:pStyle w:val="TableCell"/>
            </w:pPr>
            <w:r>
              <w:t>Internal</w:t>
            </w:r>
          </w:p>
        </w:tc>
      </w:tr>
    </w:tbl>
    <w:p w:rsidR="00004825" w:rsidRDefault="00004825">
      <w:pPr>
        <w:pStyle w:val="Subhead1"/>
      </w:pPr>
      <w:r>
        <w:t>Disabling the IviDigitizerRuntArm Extension Group</w:t>
      </w:r>
    </w:p>
    <w:p w:rsidR="00C66176" w:rsidRDefault="00C66176" w:rsidP="00C66176">
      <w:pPr>
        <w:pStyle w:val="Body1"/>
        <w:rPr>
          <w:color w:val="000000"/>
        </w:rPr>
      </w:pPr>
      <w:r>
        <w:rPr>
          <w:color w:val="000000"/>
        </w:rPr>
        <w:t xml:space="preserve">The </w:t>
      </w:r>
      <w:r w:rsidR="00CF0F76">
        <w:rPr>
          <w:color w:val="000000"/>
        </w:rPr>
        <w:t>IviDigitizerRuntArm</w:t>
      </w:r>
      <w:r>
        <w:rPr>
          <w:color w:val="000000"/>
        </w:rPr>
        <w:t xml:space="preserve"> extension group affects the instrument behavior only when the </w:t>
      </w:r>
      <w:r w:rsidR="00CF0F76">
        <w:rPr>
          <w:color w:val="000000"/>
        </w:rPr>
        <w:t>Arm</w:t>
      </w:r>
      <w:r>
        <w:rPr>
          <w:color w:val="000000"/>
        </w:rPr>
        <w:t xml:space="preserve"> Type attribute is set to </w:t>
      </w:r>
      <w:r w:rsidR="00CF0F76">
        <w:rPr>
          <w:color w:val="000000"/>
        </w:rPr>
        <w:t xml:space="preserve">the Runt Arm </w:t>
      </w:r>
      <w:r>
        <w:rPr>
          <w:color w:val="000000"/>
        </w:rPr>
        <w:t xml:space="preserve">value. Therefore, this specification does not recommend attribute values that disable the </w:t>
      </w:r>
      <w:r w:rsidR="00CF0F76">
        <w:rPr>
          <w:color w:val="000000"/>
        </w:rPr>
        <w:t>IviDigitizerRuntArm</w:t>
      </w:r>
      <w:r>
        <w:rPr>
          <w:color w:val="000000"/>
        </w:rPr>
        <w:t xml:space="preserve"> extension group.</w:t>
      </w:r>
    </w:p>
    <w:p w:rsidR="00004825" w:rsidRDefault="00004825">
      <w:pPr>
        <w:pStyle w:val="Subhead1"/>
      </w:pPr>
      <w:r>
        <w:t>Disabling the IviDigitizerRuntTrigger Extension Group</w:t>
      </w:r>
    </w:p>
    <w:p w:rsidR="00C66176" w:rsidRDefault="00C66176" w:rsidP="00C66176">
      <w:pPr>
        <w:pStyle w:val="Body1"/>
        <w:rPr>
          <w:color w:val="000000"/>
        </w:rPr>
      </w:pPr>
      <w:r>
        <w:rPr>
          <w:color w:val="000000"/>
        </w:rPr>
        <w:t xml:space="preserve">The </w:t>
      </w:r>
      <w:r w:rsidR="00CF0F76">
        <w:rPr>
          <w:color w:val="000000"/>
        </w:rPr>
        <w:t>IviDigitizerRunt</w:t>
      </w:r>
      <w:r>
        <w:rPr>
          <w:color w:val="000000"/>
        </w:rPr>
        <w:t xml:space="preserve">Trigger extension group affects the instrument behavior only when the Trigger Type attribute is set to </w:t>
      </w:r>
      <w:r w:rsidR="00CF0F76">
        <w:rPr>
          <w:color w:val="000000"/>
        </w:rPr>
        <w:t>the Runt</w:t>
      </w:r>
      <w:r>
        <w:rPr>
          <w:color w:val="000000"/>
        </w:rPr>
        <w:t xml:space="preserve"> Trigger value. Therefore, this specification does not recommend attribute values that disable the </w:t>
      </w:r>
      <w:r w:rsidR="00CF0F76">
        <w:rPr>
          <w:color w:val="000000"/>
        </w:rPr>
        <w:t>IviDigitizerRuntT</w:t>
      </w:r>
      <w:r>
        <w:rPr>
          <w:color w:val="000000"/>
        </w:rPr>
        <w:t>rigger extension group.</w:t>
      </w:r>
    </w:p>
    <w:p w:rsidR="00004825" w:rsidRDefault="00004825">
      <w:pPr>
        <w:pStyle w:val="Subhead1"/>
      </w:pPr>
      <w:r>
        <w:t>Disabling the IviDigitizerSampleClock Extension Group</w:t>
      </w:r>
    </w:p>
    <w:p w:rsidR="00BD539A" w:rsidRDefault="00BD539A" w:rsidP="00BD539A">
      <w:pPr>
        <w:pStyle w:val="Body1"/>
        <w:rPr>
          <w:color w:val="000000"/>
        </w:rPr>
      </w:pPr>
      <w:r>
        <w:rPr>
          <w:color w:val="000000"/>
        </w:rPr>
        <w:t>Attribute values that effectively disable the IviDigitizerSampleClock extension group are shown in the following table.</w:t>
      </w:r>
    </w:p>
    <w:tbl>
      <w:tblPr>
        <w:tblW w:w="0" w:type="auto"/>
        <w:tblInd w:w="828" w:type="dxa"/>
        <w:tblLayout w:type="fixed"/>
        <w:tblLook w:val="0000"/>
      </w:tblPr>
      <w:tblGrid>
        <w:gridCol w:w="4041"/>
        <w:gridCol w:w="4599"/>
      </w:tblGrid>
      <w:tr w:rsidR="00BD539A" w:rsidTr="00DE3EBF">
        <w:trPr>
          <w:tblHeader/>
        </w:trPr>
        <w:tc>
          <w:tcPr>
            <w:tcW w:w="8640" w:type="dxa"/>
            <w:gridSpan w:val="2"/>
          </w:tcPr>
          <w:p w:rsidR="00BD539A" w:rsidRDefault="00BD539A" w:rsidP="00BD539A">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9</w:t>
            </w:r>
            <w:r w:rsidR="00875082">
              <w:rPr>
                <w:b/>
                <w:color w:val="000000"/>
              </w:rPr>
              <w:fldChar w:fldCharType="end"/>
            </w:r>
            <w:r>
              <w:rPr>
                <w:b/>
                <w:color w:val="000000"/>
              </w:rPr>
              <w:t xml:space="preserve">. </w:t>
            </w:r>
            <w:r>
              <w:rPr>
                <w:color w:val="000000"/>
              </w:rPr>
              <w:t>Values for Disabling the IviDigitizerSampleClock Extension Group</w:t>
            </w:r>
          </w:p>
        </w:tc>
      </w:tr>
      <w:tr w:rsidR="00BD539A"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rsidR="00BD539A" w:rsidRDefault="00BD539A" w:rsidP="00DE3EBF">
            <w:pPr>
              <w:pStyle w:val="TableHead"/>
            </w:pPr>
            <w:r>
              <w:t>Attribute</w:t>
            </w:r>
          </w:p>
        </w:tc>
        <w:tc>
          <w:tcPr>
            <w:tcW w:w="4599" w:type="dxa"/>
            <w:tcBorders>
              <w:top w:val="single" w:sz="6" w:space="0" w:color="auto"/>
              <w:left w:val="single" w:sz="6" w:space="0" w:color="auto"/>
              <w:bottom w:val="nil"/>
              <w:right w:val="single" w:sz="6" w:space="0" w:color="auto"/>
            </w:tcBorders>
          </w:tcPr>
          <w:p w:rsidR="00BD539A" w:rsidRDefault="00BD539A" w:rsidP="00DE3EBF">
            <w:pPr>
              <w:pStyle w:val="TableHead"/>
            </w:pPr>
            <w:r>
              <w:t>Value</w:t>
            </w:r>
          </w:p>
        </w:tc>
      </w:tr>
      <w:tr w:rsidR="00BD539A"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BD539A" w:rsidRDefault="00BD539A" w:rsidP="00DE3EBF">
            <w:pPr>
              <w:pStyle w:val="TableCell"/>
            </w:pPr>
            <w:r>
              <w:t>Sample Clock Source</w:t>
            </w:r>
          </w:p>
        </w:tc>
        <w:tc>
          <w:tcPr>
            <w:tcW w:w="4599" w:type="dxa"/>
            <w:tcBorders>
              <w:top w:val="double" w:sz="4" w:space="0" w:color="auto"/>
              <w:bottom w:val="single" w:sz="4" w:space="0" w:color="auto"/>
              <w:right w:val="single" w:sz="6" w:space="0" w:color="auto"/>
            </w:tcBorders>
          </w:tcPr>
          <w:p w:rsidR="00BD539A" w:rsidRDefault="00BD539A" w:rsidP="00DE3EBF">
            <w:pPr>
              <w:pStyle w:val="TableCell"/>
            </w:pPr>
            <w:r>
              <w:t>Internal</w:t>
            </w:r>
          </w:p>
        </w:tc>
      </w:tr>
    </w:tbl>
    <w:p w:rsidR="00004825" w:rsidRDefault="00004825">
      <w:pPr>
        <w:pStyle w:val="Subhead1"/>
      </w:pPr>
      <w:r>
        <w:lastRenderedPageBreak/>
        <w:t>Disabling the IviDigitizerSampleClockOutput Extension Group</w:t>
      </w:r>
    </w:p>
    <w:p w:rsidR="00004825" w:rsidRDefault="00004825">
      <w:pPr>
        <w:pStyle w:val="Body1"/>
      </w:pPr>
      <w:r>
        <w:t>The IviDigitizerSampleClockOutput extension group does not affect instrument behavior</w:t>
      </w:r>
      <w:r w:rsidR="0080634C">
        <w:t xml:space="preserve">. </w:t>
      </w:r>
      <w:r>
        <w:t>Therefore, this specification does not recommend attribute values that disable the IviDigitizerSampleClockOutput extension group.</w:t>
      </w:r>
    </w:p>
    <w:p w:rsidR="008601CA" w:rsidRDefault="008601CA" w:rsidP="008601CA">
      <w:pPr>
        <w:pStyle w:val="Subhead1"/>
      </w:pPr>
      <w:r>
        <w:t>Disabling the IviDigitizerSampleMode Extension Group</w:t>
      </w:r>
    </w:p>
    <w:p w:rsidR="008601CA" w:rsidRPr="008601CA" w:rsidRDefault="008601CA" w:rsidP="008601CA">
      <w:pPr>
        <w:pStyle w:val="Body1"/>
      </w:pPr>
      <w:r>
        <w:t>The IviDigitizerSampleMode extension group does not affect instrument behavior</w:t>
      </w:r>
      <w:r w:rsidR="00A95AA3">
        <w:t xml:space="preserve"> (although it does affect the measured data that will be returned in subsequent read or fetch calls)</w:t>
      </w:r>
      <w:r w:rsidR="0080634C">
        <w:t xml:space="preserve">. </w:t>
      </w:r>
      <w:r>
        <w:t>Therefore, this specification does not recommend attribute values that disable the IviDigitizerSampleMode extension group.</w:t>
      </w:r>
    </w:p>
    <w:p w:rsidR="00004825" w:rsidRDefault="00004825">
      <w:pPr>
        <w:pStyle w:val="Subhead1"/>
      </w:pPr>
      <w:r>
        <w:t>Disabling the IviDigitizerSelfCalibration Extension Group</w:t>
      </w:r>
    </w:p>
    <w:p w:rsidR="00004825" w:rsidRDefault="00004825">
      <w:pPr>
        <w:pStyle w:val="Body1"/>
      </w:pPr>
      <w:r>
        <w:t>The IviDigitizerSelfCalibration extension group does not affect instrument behavior</w:t>
      </w:r>
      <w:r w:rsidR="0080634C">
        <w:t xml:space="preserve">. </w:t>
      </w:r>
      <w:r>
        <w:t>Therefore, this specification does not recommend attribute values that disable the IviDigitizerSelfCalibration extension group.</w:t>
      </w:r>
    </w:p>
    <w:p w:rsidR="00004825" w:rsidRDefault="00004825">
      <w:pPr>
        <w:pStyle w:val="Subhead1"/>
      </w:pPr>
      <w:r>
        <w:t>Disabling the IviDigitizerSoftwareArm Extension Group</w:t>
      </w:r>
    </w:p>
    <w:p w:rsidR="00004825" w:rsidRDefault="00004825">
      <w:pPr>
        <w:pStyle w:val="Body1"/>
      </w:pPr>
      <w:r>
        <w:t>The IviDigitizerSoftwareArm extension group does not affect instrument behavior</w:t>
      </w:r>
      <w:r w:rsidR="0080634C">
        <w:t xml:space="preserve">. </w:t>
      </w:r>
      <w:r>
        <w:t>Therefore, this specification does not recommend attribute values that disable the IviDigitizerSoftwareArm extension group.</w:t>
      </w:r>
    </w:p>
    <w:p w:rsidR="00004825" w:rsidRDefault="00004825">
      <w:pPr>
        <w:pStyle w:val="Subhead1"/>
      </w:pPr>
      <w:r>
        <w:t>Disabling the IviDigitizerSoftwareTrigger Extension Group</w:t>
      </w:r>
    </w:p>
    <w:p w:rsidR="00004825" w:rsidRDefault="00004825">
      <w:pPr>
        <w:pStyle w:val="Body1"/>
      </w:pPr>
      <w:r>
        <w:t>The IviDigitizerSoftwareTrigger extension group does not affect instrument behavior</w:t>
      </w:r>
      <w:r w:rsidR="0080634C">
        <w:t xml:space="preserve">. </w:t>
      </w:r>
      <w:r>
        <w:t>Therefore, this specification does not recommend attribute values that disable the IviDigitizerSoftwareTrigger extension group.</w:t>
      </w:r>
    </w:p>
    <w:p w:rsidR="00004825" w:rsidRDefault="00004825">
      <w:pPr>
        <w:pStyle w:val="Subhead1"/>
      </w:pPr>
      <w:r>
        <w:t>Disabling the IviDigitizerTriggerHoldoff Extension Group</w:t>
      </w:r>
    </w:p>
    <w:p w:rsidR="00BD539A" w:rsidRDefault="00BD539A" w:rsidP="00BD539A">
      <w:pPr>
        <w:pStyle w:val="Body1"/>
        <w:rPr>
          <w:color w:val="000000"/>
        </w:rPr>
      </w:pPr>
      <w:r>
        <w:rPr>
          <w:color w:val="000000"/>
        </w:rPr>
        <w:t>Attribute values that effectively disable the IviDigitizerTriggerHoldoff extension group are shown in the following table.</w:t>
      </w:r>
    </w:p>
    <w:tbl>
      <w:tblPr>
        <w:tblW w:w="0" w:type="auto"/>
        <w:tblInd w:w="828" w:type="dxa"/>
        <w:tblLayout w:type="fixed"/>
        <w:tblLook w:val="0000"/>
      </w:tblPr>
      <w:tblGrid>
        <w:gridCol w:w="4041"/>
        <w:gridCol w:w="4599"/>
      </w:tblGrid>
      <w:tr w:rsidR="00BD539A" w:rsidTr="00DE3EBF">
        <w:trPr>
          <w:tblHeader/>
        </w:trPr>
        <w:tc>
          <w:tcPr>
            <w:tcW w:w="8640" w:type="dxa"/>
            <w:gridSpan w:val="2"/>
          </w:tcPr>
          <w:p w:rsidR="00BD539A" w:rsidRDefault="00BD539A" w:rsidP="00BD539A">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10</w:t>
            </w:r>
            <w:r w:rsidR="00875082">
              <w:rPr>
                <w:b/>
                <w:color w:val="000000"/>
              </w:rPr>
              <w:fldChar w:fldCharType="end"/>
            </w:r>
            <w:r>
              <w:rPr>
                <w:b/>
                <w:color w:val="000000"/>
              </w:rPr>
              <w:t xml:space="preserve">. </w:t>
            </w:r>
            <w:r>
              <w:rPr>
                <w:color w:val="000000"/>
              </w:rPr>
              <w:t>Values for Disabling the IviDigitizerTriggerHoldoff Extension Group</w:t>
            </w:r>
          </w:p>
        </w:tc>
      </w:tr>
      <w:tr w:rsidR="00BD539A"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rsidR="00BD539A" w:rsidRDefault="00BD539A" w:rsidP="00DE3EBF">
            <w:pPr>
              <w:pStyle w:val="TableHead"/>
            </w:pPr>
            <w:r>
              <w:t>Attribute</w:t>
            </w:r>
          </w:p>
        </w:tc>
        <w:tc>
          <w:tcPr>
            <w:tcW w:w="4599" w:type="dxa"/>
            <w:tcBorders>
              <w:top w:val="single" w:sz="6" w:space="0" w:color="auto"/>
              <w:left w:val="single" w:sz="6" w:space="0" w:color="auto"/>
              <w:bottom w:val="nil"/>
              <w:right w:val="single" w:sz="6" w:space="0" w:color="auto"/>
            </w:tcBorders>
          </w:tcPr>
          <w:p w:rsidR="00BD539A" w:rsidRDefault="00BD539A" w:rsidP="00DE3EBF">
            <w:pPr>
              <w:pStyle w:val="TableHead"/>
            </w:pPr>
            <w:r>
              <w:t>Value</w:t>
            </w:r>
          </w:p>
        </w:tc>
      </w:tr>
      <w:tr w:rsidR="00BD539A"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BD539A" w:rsidRDefault="00BD539A" w:rsidP="00DE3EBF">
            <w:pPr>
              <w:pStyle w:val="TableCell"/>
            </w:pPr>
            <w:r>
              <w:t>Trigger Holdoff</w:t>
            </w:r>
          </w:p>
        </w:tc>
        <w:tc>
          <w:tcPr>
            <w:tcW w:w="4599" w:type="dxa"/>
            <w:tcBorders>
              <w:top w:val="double" w:sz="4" w:space="0" w:color="auto"/>
              <w:bottom w:val="single" w:sz="4" w:space="0" w:color="auto"/>
              <w:right w:val="single" w:sz="6" w:space="0" w:color="auto"/>
            </w:tcBorders>
          </w:tcPr>
          <w:p w:rsidR="00BD539A" w:rsidRDefault="00BD539A" w:rsidP="00DE3EBF">
            <w:pPr>
              <w:pStyle w:val="TableCell"/>
            </w:pPr>
            <w:r>
              <w:t>0</w:t>
            </w:r>
          </w:p>
        </w:tc>
      </w:tr>
    </w:tbl>
    <w:p w:rsidR="00004825" w:rsidRDefault="00004825">
      <w:pPr>
        <w:pStyle w:val="Subhead1"/>
      </w:pPr>
      <w:r>
        <w:t>Disabling the IviDigitizerTVArm Extension Group</w:t>
      </w:r>
    </w:p>
    <w:p w:rsidR="00C66176" w:rsidRDefault="00C66176" w:rsidP="00C66176">
      <w:pPr>
        <w:pStyle w:val="Body1"/>
        <w:rPr>
          <w:color w:val="000000"/>
        </w:rPr>
      </w:pPr>
      <w:r>
        <w:rPr>
          <w:color w:val="000000"/>
        </w:rPr>
        <w:t xml:space="preserve">The </w:t>
      </w:r>
      <w:r w:rsidR="00CF0F76">
        <w:rPr>
          <w:color w:val="000000"/>
        </w:rPr>
        <w:t>IviDigitizer</w:t>
      </w:r>
      <w:r>
        <w:rPr>
          <w:color w:val="000000"/>
        </w:rPr>
        <w:t>TV</w:t>
      </w:r>
      <w:r w:rsidR="00CF0F76">
        <w:rPr>
          <w:color w:val="000000"/>
        </w:rPr>
        <w:t xml:space="preserve">Arm </w:t>
      </w:r>
      <w:r>
        <w:rPr>
          <w:color w:val="000000"/>
        </w:rPr>
        <w:t xml:space="preserve">extension group affects the instrument behavior only when the </w:t>
      </w:r>
      <w:r w:rsidR="00CF0F76">
        <w:rPr>
          <w:color w:val="000000"/>
        </w:rPr>
        <w:t xml:space="preserve">Arm </w:t>
      </w:r>
      <w:r>
        <w:rPr>
          <w:color w:val="000000"/>
        </w:rPr>
        <w:t xml:space="preserve">Type attribute is set to </w:t>
      </w:r>
      <w:r w:rsidR="00CF0F76">
        <w:rPr>
          <w:color w:val="000000"/>
        </w:rPr>
        <w:t xml:space="preserve">the </w:t>
      </w:r>
      <w:r>
        <w:rPr>
          <w:color w:val="000000"/>
        </w:rPr>
        <w:t xml:space="preserve">TV </w:t>
      </w:r>
      <w:r w:rsidR="00CF0F76">
        <w:rPr>
          <w:color w:val="000000"/>
        </w:rPr>
        <w:t xml:space="preserve">Arm </w:t>
      </w:r>
      <w:r>
        <w:rPr>
          <w:color w:val="000000"/>
        </w:rPr>
        <w:t xml:space="preserve">value. Therefore, this specification does not recommend attribute values that disable the </w:t>
      </w:r>
      <w:r w:rsidR="00CF0F76">
        <w:rPr>
          <w:color w:val="000000"/>
        </w:rPr>
        <w:t>IviDigitizer</w:t>
      </w:r>
      <w:r>
        <w:rPr>
          <w:color w:val="000000"/>
        </w:rPr>
        <w:t>TV</w:t>
      </w:r>
      <w:r w:rsidR="00CF0F76">
        <w:rPr>
          <w:color w:val="000000"/>
        </w:rPr>
        <w:t xml:space="preserve">Arm </w:t>
      </w:r>
      <w:r>
        <w:rPr>
          <w:color w:val="000000"/>
        </w:rPr>
        <w:t>extension group.</w:t>
      </w:r>
    </w:p>
    <w:p w:rsidR="00004825" w:rsidRDefault="00004825">
      <w:pPr>
        <w:pStyle w:val="Subhead1"/>
      </w:pPr>
      <w:r>
        <w:t>Disabling the IviDigitizerTVTrigger Extension Group</w:t>
      </w:r>
    </w:p>
    <w:p w:rsidR="00C66176" w:rsidRDefault="00C66176" w:rsidP="00C66176">
      <w:pPr>
        <w:pStyle w:val="Body1"/>
        <w:rPr>
          <w:color w:val="000000"/>
        </w:rPr>
      </w:pPr>
      <w:r>
        <w:rPr>
          <w:color w:val="000000"/>
        </w:rPr>
        <w:t xml:space="preserve">The </w:t>
      </w:r>
      <w:r w:rsidR="00CF0F76">
        <w:rPr>
          <w:color w:val="000000"/>
        </w:rPr>
        <w:t>IviDigitizer</w:t>
      </w:r>
      <w:r>
        <w:rPr>
          <w:color w:val="000000"/>
        </w:rPr>
        <w:t xml:space="preserve">TVTrigger extension group affects the instrument behavior only when the Trigger Type attribute is set to </w:t>
      </w:r>
      <w:r w:rsidR="00CF0F76">
        <w:rPr>
          <w:color w:val="000000"/>
        </w:rPr>
        <w:t xml:space="preserve">the </w:t>
      </w:r>
      <w:r>
        <w:rPr>
          <w:color w:val="000000"/>
        </w:rPr>
        <w:t xml:space="preserve">TV Trigger value. Therefore, this specification does not recommend attribute values that disable the </w:t>
      </w:r>
      <w:r w:rsidR="00CF0F76">
        <w:rPr>
          <w:color w:val="000000"/>
        </w:rPr>
        <w:t>IviDigitizer</w:t>
      </w:r>
      <w:r>
        <w:rPr>
          <w:color w:val="000000"/>
        </w:rPr>
        <w:t>TVTrigger extension group.</w:t>
      </w:r>
    </w:p>
    <w:p w:rsidR="00004825" w:rsidRDefault="00004825">
      <w:pPr>
        <w:pStyle w:val="Subhead1"/>
      </w:pPr>
      <w:r>
        <w:t>Disabling the IviDigitizerWidthArm Extension Group</w:t>
      </w:r>
    </w:p>
    <w:p w:rsidR="00C66176" w:rsidRDefault="00C66176" w:rsidP="00C66176">
      <w:pPr>
        <w:pStyle w:val="Body1"/>
        <w:rPr>
          <w:color w:val="000000"/>
        </w:rPr>
      </w:pPr>
      <w:r>
        <w:rPr>
          <w:color w:val="000000"/>
        </w:rPr>
        <w:t xml:space="preserve">The </w:t>
      </w:r>
      <w:r w:rsidR="00CF0F76">
        <w:rPr>
          <w:color w:val="000000"/>
        </w:rPr>
        <w:t>IviDigitizerWidthArm</w:t>
      </w:r>
      <w:r>
        <w:rPr>
          <w:color w:val="000000"/>
        </w:rPr>
        <w:t xml:space="preserve"> extension group affects the instrument behavior only when the </w:t>
      </w:r>
      <w:r w:rsidR="00CF0F76">
        <w:rPr>
          <w:color w:val="000000"/>
        </w:rPr>
        <w:t xml:space="preserve">Arm </w:t>
      </w:r>
      <w:r>
        <w:rPr>
          <w:color w:val="000000"/>
        </w:rPr>
        <w:t xml:space="preserve">Type attribute is set to </w:t>
      </w:r>
      <w:r w:rsidR="00CF0F76">
        <w:rPr>
          <w:color w:val="000000"/>
        </w:rPr>
        <w:t xml:space="preserve">the Width Arm </w:t>
      </w:r>
      <w:r>
        <w:rPr>
          <w:color w:val="000000"/>
        </w:rPr>
        <w:t xml:space="preserve">value. Therefore, this specification does not recommend attribute values that disable the </w:t>
      </w:r>
      <w:r w:rsidR="00CF0F76">
        <w:rPr>
          <w:color w:val="000000"/>
        </w:rPr>
        <w:t xml:space="preserve">IviDigitizerWidthArm </w:t>
      </w:r>
      <w:r>
        <w:rPr>
          <w:color w:val="000000"/>
        </w:rPr>
        <w:t>extension group.</w:t>
      </w:r>
    </w:p>
    <w:p w:rsidR="00004825" w:rsidRDefault="00004825">
      <w:pPr>
        <w:pStyle w:val="Subhead1"/>
      </w:pPr>
      <w:r>
        <w:lastRenderedPageBreak/>
        <w:t>Disabling the IviDigitizerWidthTrigger Extension Group</w:t>
      </w:r>
    </w:p>
    <w:p w:rsidR="00C66176" w:rsidRDefault="00C66176" w:rsidP="00C66176">
      <w:pPr>
        <w:pStyle w:val="Body1"/>
        <w:rPr>
          <w:color w:val="000000"/>
        </w:rPr>
      </w:pPr>
      <w:r>
        <w:rPr>
          <w:color w:val="000000"/>
        </w:rPr>
        <w:t xml:space="preserve">The </w:t>
      </w:r>
      <w:r w:rsidR="00CF0F76">
        <w:rPr>
          <w:color w:val="000000"/>
        </w:rPr>
        <w:t>IviDigitizerWidth</w:t>
      </w:r>
      <w:r>
        <w:rPr>
          <w:color w:val="000000"/>
        </w:rPr>
        <w:t xml:space="preserve">Trigger extension group affects the instrument behavior only when the Trigger Type attribute is set to </w:t>
      </w:r>
      <w:r w:rsidR="00CF0F76">
        <w:rPr>
          <w:color w:val="000000"/>
        </w:rPr>
        <w:t xml:space="preserve">the Width </w:t>
      </w:r>
      <w:r>
        <w:rPr>
          <w:color w:val="000000"/>
        </w:rPr>
        <w:t xml:space="preserve">Trigger value. Therefore, this specification does not recommend attribute values that disable the </w:t>
      </w:r>
      <w:r w:rsidR="00CF0F76">
        <w:rPr>
          <w:color w:val="000000"/>
        </w:rPr>
        <w:t>IviDigitizerWidth</w:t>
      </w:r>
      <w:r>
        <w:rPr>
          <w:color w:val="000000"/>
        </w:rPr>
        <w:t>Trigger extension group.</w:t>
      </w:r>
    </w:p>
    <w:p w:rsidR="00004825" w:rsidRDefault="00004825">
      <w:pPr>
        <w:pStyle w:val="Subhead1"/>
      </w:pPr>
      <w:r>
        <w:t>Disabling the IviDigitizerWindowArm Extension Group</w:t>
      </w:r>
    </w:p>
    <w:p w:rsidR="00C66176" w:rsidRDefault="00C66176" w:rsidP="00C66176">
      <w:pPr>
        <w:pStyle w:val="Body1"/>
        <w:rPr>
          <w:color w:val="000000"/>
        </w:rPr>
      </w:pPr>
      <w:r>
        <w:rPr>
          <w:color w:val="000000"/>
        </w:rPr>
        <w:t xml:space="preserve">The </w:t>
      </w:r>
      <w:r w:rsidR="00CF0F76">
        <w:rPr>
          <w:color w:val="000000"/>
        </w:rPr>
        <w:t>IviDigitizerWindowArm</w:t>
      </w:r>
      <w:r>
        <w:rPr>
          <w:color w:val="000000"/>
        </w:rPr>
        <w:t xml:space="preserve"> extension group affects the instrument behavior only when the </w:t>
      </w:r>
      <w:r w:rsidR="00CF0F76">
        <w:rPr>
          <w:color w:val="000000"/>
        </w:rPr>
        <w:t xml:space="preserve">Arm </w:t>
      </w:r>
      <w:r>
        <w:rPr>
          <w:color w:val="000000"/>
        </w:rPr>
        <w:t xml:space="preserve">Type attribute is set to </w:t>
      </w:r>
      <w:r w:rsidR="00CF0F76">
        <w:rPr>
          <w:color w:val="000000"/>
        </w:rPr>
        <w:t xml:space="preserve">the Window Arm </w:t>
      </w:r>
      <w:r>
        <w:rPr>
          <w:color w:val="000000"/>
        </w:rPr>
        <w:t xml:space="preserve">value. Therefore, this specification does not recommend attribute values that disable the </w:t>
      </w:r>
      <w:r w:rsidR="00CF0F76">
        <w:rPr>
          <w:color w:val="000000"/>
        </w:rPr>
        <w:t>IviDigitizerWindowArm</w:t>
      </w:r>
      <w:r>
        <w:rPr>
          <w:color w:val="000000"/>
        </w:rPr>
        <w:t xml:space="preserve"> extension group.</w:t>
      </w:r>
    </w:p>
    <w:p w:rsidR="00004825" w:rsidRDefault="00004825">
      <w:pPr>
        <w:pStyle w:val="Subhead1"/>
      </w:pPr>
      <w:r>
        <w:t>Disabling the IviDigitizerWindowTrigger Extension Group</w:t>
      </w:r>
    </w:p>
    <w:p w:rsidR="00C66176" w:rsidRDefault="00C66176" w:rsidP="00C66176">
      <w:pPr>
        <w:pStyle w:val="Body1"/>
        <w:rPr>
          <w:color w:val="000000"/>
        </w:rPr>
      </w:pPr>
      <w:r>
        <w:rPr>
          <w:color w:val="000000"/>
        </w:rPr>
        <w:t xml:space="preserve">The </w:t>
      </w:r>
      <w:r w:rsidR="00CF0F76">
        <w:rPr>
          <w:color w:val="000000"/>
        </w:rPr>
        <w:t>IviDigitizerWindow</w:t>
      </w:r>
      <w:r>
        <w:rPr>
          <w:color w:val="000000"/>
        </w:rPr>
        <w:t xml:space="preserve">Trigger extension group affects the instrument behavior only when the Trigger Type attribute is set to </w:t>
      </w:r>
      <w:r w:rsidR="00CF0F76">
        <w:rPr>
          <w:color w:val="000000"/>
        </w:rPr>
        <w:t xml:space="preserve">the Window </w:t>
      </w:r>
      <w:r>
        <w:rPr>
          <w:color w:val="000000"/>
        </w:rPr>
        <w:t xml:space="preserve">Trigger value. Therefore, this specification does not recommend attribute values that disable the </w:t>
      </w:r>
      <w:r w:rsidR="00CF0F76">
        <w:rPr>
          <w:color w:val="000000"/>
        </w:rPr>
        <w:t>IviDigitizerWindowT</w:t>
      </w:r>
      <w:r>
        <w:rPr>
          <w:color w:val="000000"/>
        </w:rPr>
        <w:t>rigger extension group.</w:t>
      </w:r>
    </w:p>
    <w:p w:rsidR="00B40F7E" w:rsidRDefault="00B40F7E" w:rsidP="00F377A6">
      <w:pPr>
        <w:pStyle w:val="Subhead1"/>
      </w:pPr>
      <w:r>
        <w:t xml:space="preserve">Disabling the </w:t>
      </w:r>
      <w:r w:rsidR="006945FF">
        <w:t xml:space="preserve">IviDigitizerTriggerModifier </w:t>
      </w:r>
      <w:r>
        <w:t>Extension Group</w:t>
      </w:r>
    </w:p>
    <w:p w:rsidR="00B40F7E" w:rsidRDefault="00B40F7E" w:rsidP="00B40F7E">
      <w:pPr>
        <w:pStyle w:val="Body1"/>
        <w:rPr>
          <w:color w:val="000000"/>
        </w:rPr>
      </w:pPr>
      <w:r>
        <w:rPr>
          <w:color w:val="000000"/>
        </w:rPr>
        <w:t>Attribute value that effectively disables the Ivi</w:t>
      </w:r>
      <w:r w:rsidR="006945FF">
        <w:rPr>
          <w:color w:val="000000"/>
        </w:rPr>
        <w:t>Digitizer</w:t>
      </w:r>
      <w:r>
        <w:rPr>
          <w:color w:val="000000"/>
        </w:rPr>
        <w:t>TriggerModifier extension group is shown in the following table.</w:t>
      </w:r>
    </w:p>
    <w:tbl>
      <w:tblPr>
        <w:tblW w:w="0" w:type="auto"/>
        <w:tblInd w:w="828" w:type="dxa"/>
        <w:tblLayout w:type="fixed"/>
        <w:tblLook w:val="0000"/>
      </w:tblPr>
      <w:tblGrid>
        <w:gridCol w:w="4041"/>
        <w:gridCol w:w="4599"/>
      </w:tblGrid>
      <w:tr w:rsidR="00B40F7E" w:rsidTr="005A124D">
        <w:trPr>
          <w:tblHeader/>
        </w:trPr>
        <w:tc>
          <w:tcPr>
            <w:tcW w:w="8640" w:type="dxa"/>
            <w:gridSpan w:val="2"/>
          </w:tcPr>
          <w:p w:rsidR="00B40F7E" w:rsidRDefault="00B40F7E" w:rsidP="006945FF">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11</w:t>
            </w:r>
            <w:r w:rsidR="00875082">
              <w:rPr>
                <w:b/>
                <w:color w:val="000000"/>
              </w:rPr>
              <w:fldChar w:fldCharType="end"/>
            </w:r>
            <w:r>
              <w:rPr>
                <w:b/>
                <w:color w:val="000000"/>
              </w:rPr>
              <w:t xml:space="preserve">. </w:t>
            </w:r>
            <w:r>
              <w:rPr>
                <w:color w:val="000000"/>
              </w:rPr>
              <w:t xml:space="preserve">Values for Disabling the </w:t>
            </w:r>
            <w:r w:rsidR="006945FF">
              <w:rPr>
                <w:color w:val="000000"/>
              </w:rPr>
              <w:t xml:space="preserve">IviDigitizerTriggerModifier </w:t>
            </w:r>
            <w:r>
              <w:rPr>
                <w:color w:val="000000"/>
              </w:rPr>
              <w:t>Extension Group</w:t>
            </w:r>
          </w:p>
        </w:tc>
      </w:tr>
      <w:tr w:rsidR="00B40F7E" w:rsidTr="005A124D">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left w:val="single" w:sz="6" w:space="0" w:color="auto"/>
              <w:bottom w:val="nil"/>
            </w:tcBorders>
          </w:tcPr>
          <w:p w:rsidR="00B40F7E" w:rsidRDefault="00B40F7E" w:rsidP="005A124D">
            <w:pPr>
              <w:pStyle w:val="TableHead"/>
            </w:pPr>
            <w:r>
              <w:t>Attribute</w:t>
            </w:r>
          </w:p>
        </w:tc>
        <w:tc>
          <w:tcPr>
            <w:tcW w:w="4599" w:type="dxa"/>
            <w:tcBorders>
              <w:bottom w:val="nil"/>
              <w:right w:val="single" w:sz="6" w:space="0" w:color="auto"/>
            </w:tcBorders>
          </w:tcPr>
          <w:p w:rsidR="00B40F7E" w:rsidRDefault="00B40F7E" w:rsidP="005A124D">
            <w:pPr>
              <w:pStyle w:val="TableHead"/>
            </w:pPr>
            <w:r>
              <w:t>Value</w:t>
            </w:r>
          </w:p>
        </w:tc>
      </w:tr>
      <w:tr w:rsidR="00B40F7E" w:rsidTr="005A124D">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B40F7E" w:rsidRDefault="00B40F7E" w:rsidP="005A124D">
            <w:pPr>
              <w:pStyle w:val="TableCell"/>
            </w:pPr>
            <w:r>
              <w:t>Trigger Modifier</w:t>
            </w:r>
          </w:p>
        </w:tc>
        <w:tc>
          <w:tcPr>
            <w:tcW w:w="4599" w:type="dxa"/>
            <w:tcBorders>
              <w:top w:val="double" w:sz="4" w:space="0" w:color="auto"/>
              <w:bottom w:val="single" w:sz="4" w:space="0" w:color="auto"/>
              <w:right w:val="single" w:sz="6" w:space="0" w:color="auto"/>
            </w:tcBorders>
          </w:tcPr>
          <w:p w:rsidR="00B40F7E" w:rsidRDefault="00B40F7E" w:rsidP="005A124D">
            <w:pPr>
              <w:pStyle w:val="TableCell"/>
            </w:pPr>
            <w:r>
              <w:t>No Trigger Mod</w:t>
            </w:r>
          </w:p>
        </w:tc>
      </w:tr>
    </w:tbl>
    <w:p w:rsidR="00004825" w:rsidRDefault="00004825" w:rsidP="00D80CF0">
      <w:pPr>
        <w:pStyle w:val="Heading2"/>
        <w:numPr>
          <w:ilvl w:val="1"/>
          <w:numId w:val="7"/>
        </w:numPr>
      </w:pPr>
      <w:bookmarkStart w:id="1643" w:name="_Toc170810274"/>
      <w:bookmarkStart w:id="1644" w:name="_Toc304583952"/>
      <w:bookmarkStart w:id="1645" w:name="_Toc306374803"/>
      <w:r>
        <w:t>Special Consideration for Query Instrument Status</w:t>
      </w:r>
      <w:bookmarkEnd w:id="1642"/>
      <w:bookmarkEnd w:id="1643"/>
      <w:bookmarkEnd w:id="1644"/>
      <w:bookmarkEnd w:id="1645"/>
    </w:p>
    <w:p w:rsidR="0068294B" w:rsidRDefault="0068294B" w:rsidP="0068294B">
      <w:pPr>
        <w:pStyle w:val="Body1"/>
        <w:rPr>
          <w:color w:val="000000"/>
        </w:rPr>
      </w:pPr>
      <w:r>
        <w:rPr>
          <w:color w:val="000000"/>
        </w:rPr>
        <w:t>Based on the value of Query Instrument Status, the IVI Class-Compliant specific driver may check the status of the instrument to see if it has encountered an error. In IVI Class-Compliant specific driver functions, the status check should not occur in the lowest-level measurement functions Initiate Acquisition, Abort, and Fetch Waveform XXX These functions are intended to give the application developer low-level control over signal generation. When calling these functions, the application developer is responsible for checking the status of the instrument. Checking status in every function at this level would also add unnecessary overhead to the specific instrument driver.</w:t>
      </w:r>
    </w:p>
    <w:p w:rsidR="0089402A" w:rsidRDefault="0089402A" w:rsidP="0089402A">
      <w:pPr>
        <w:pStyle w:val="Heading2"/>
        <w:numPr>
          <w:ilvl w:val="1"/>
          <w:numId w:val="7"/>
        </w:numPr>
      </w:pPr>
      <w:bookmarkStart w:id="1646" w:name="_Ref230064254"/>
      <w:bookmarkStart w:id="1647" w:name="_Toc304583953"/>
      <w:bookmarkStart w:id="1648" w:name="_Toc306374804"/>
      <w:r w:rsidRPr="0089402A">
        <w:t>Implementing the Trigger Holdoff attribute</w:t>
      </w:r>
      <w:bookmarkEnd w:id="1646"/>
      <w:bookmarkEnd w:id="1647"/>
      <w:bookmarkEnd w:id="1648"/>
    </w:p>
    <w:p w:rsidR="00E97B5C" w:rsidRDefault="0089402A" w:rsidP="0089402A">
      <w:pPr>
        <w:pStyle w:val="Body"/>
      </w:pPr>
      <w:r w:rsidRPr="0089402A">
        <w:t xml:space="preserve">This specification defines the hold-off as the length of time the digitizer waits after it detects a trigger until it responds to additional triggers. Some digitizers specify the hold-off </w:t>
      </w:r>
      <w:r w:rsidR="00E97B5C">
        <w:t>as starting from</w:t>
      </w:r>
      <w:r w:rsidRPr="0089402A">
        <w:t xml:space="preserve"> the end of the previous waveform acquisition instead of from the previous trigger.</w:t>
      </w:r>
    </w:p>
    <w:p w:rsidR="00E97B5C" w:rsidRDefault="0089402A" w:rsidP="0089402A">
      <w:pPr>
        <w:pStyle w:val="Body"/>
      </w:pPr>
      <w:r w:rsidRPr="0089402A">
        <w:t xml:space="preserve">These differences in how digitizers specify the hold-off setting can lead to non-interchangeable instruments behavior. Therefore if your instrument defines the hold-off as starting from the end of the previous waveform acquisition, you </w:t>
      </w:r>
      <w:r w:rsidRPr="00E97B5C">
        <w:rPr>
          <w:b/>
        </w:rPr>
        <w:t>must</w:t>
      </w:r>
      <w:r w:rsidRPr="0089402A">
        <w:t xml:space="preserve"> translate that hold-off time to the one defined in this specification. To do that, you may do the following:</w:t>
      </w:r>
    </w:p>
    <w:p w:rsidR="00E97B5C" w:rsidRDefault="0089402A" w:rsidP="00E97B5C">
      <w:pPr>
        <w:pStyle w:val="Body"/>
        <w:numPr>
          <w:ilvl w:val="0"/>
          <w:numId w:val="70"/>
        </w:numPr>
        <w:tabs>
          <w:tab w:val="clear" w:pos="1440"/>
          <w:tab w:val="num" w:pos="1080"/>
        </w:tabs>
        <w:ind w:left="1080"/>
      </w:pPr>
      <w:r w:rsidRPr="0089402A">
        <w:t>Translate the value the end-user specifies for hold-off to a value your digitizer expects when you implement the attribute. You can do this by subtracting the length of time from the Trigger Event to the end of the waveform record from the hold-off value the user specifies. Then send the resulting number to the digitizer. If the number is less than 0.0, use 0.0.</w:t>
      </w:r>
    </w:p>
    <w:p w:rsidR="00E97B5C" w:rsidRDefault="0089402A" w:rsidP="00E97B5C">
      <w:pPr>
        <w:pStyle w:val="Body"/>
        <w:numPr>
          <w:ilvl w:val="0"/>
          <w:numId w:val="70"/>
        </w:numPr>
        <w:tabs>
          <w:tab w:val="clear" w:pos="1440"/>
          <w:tab w:val="num" w:pos="1080"/>
        </w:tabs>
        <w:ind w:left="1080"/>
      </w:pPr>
      <w:r w:rsidRPr="0089402A">
        <w:t>Perform the opposite translation when obtaining the value from the instrument.</w:t>
      </w:r>
    </w:p>
    <w:p w:rsidR="0089402A" w:rsidRPr="0089402A" w:rsidRDefault="0089402A" w:rsidP="00E97B5C">
      <w:pPr>
        <w:pStyle w:val="Body"/>
        <w:numPr>
          <w:ilvl w:val="0"/>
          <w:numId w:val="70"/>
        </w:numPr>
        <w:tabs>
          <w:tab w:val="clear" w:pos="1440"/>
          <w:tab w:val="num" w:pos="1080"/>
        </w:tabs>
        <w:ind w:left="1080"/>
      </w:pPr>
      <w:r w:rsidRPr="0089402A">
        <w:t>Since it now depends on the acquisition settings, make sure that setting the Trigger Delay, Sample Rate, and Record Size attributes invalidates the Trigger Holdoff attribute.</w:t>
      </w:r>
    </w:p>
    <w:p w:rsidR="00004825" w:rsidRDefault="00004825" w:rsidP="00D80CF0">
      <w:pPr>
        <w:pStyle w:val="Heading1"/>
        <w:numPr>
          <w:ilvl w:val="0"/>
          <w:numId w:val="7"/>
        </w:numPr>
      </w:pPr>
      <w:bookmarkStart w:id="1649" w:name="_Toc460747761"/>
      <w:bookmarkStart w:id="1650" w:name="_Toc170810277"/>
      <w:bookmarkStart w:id="1651" w:name="_Ref225669302"/>
      <w:bookmarkStart w:id="1652" w:name="_Ref225669323"/>
      <w:bookmarkStart w:id="1653" w:name="_Toc304583954"/>
      <w:bookmarkStart w:id="1654" w:name="_Toc306374805"/>
      <w:r>
        <w:lastRenderedPageBreak/>
        <w:t xml:space="preserve">Interchangeability Checking </w:t>
      </w:r>
      <w:bookmarkEnd w:id="1649"/>
      <w:r>
        <w:t>Rules</w:t>
      </w:r>
      <w:bookmarkEnd w:id="1650"/>
      <w:bookmarkEnd w:id="1651"/>
      <w:bookmarkEnd w:id="1652"/>
      <w:bookmarkEnd w:id="1653"/>
      <w:bookmarkEnd w:id="1654"/>
    </w:p>
    <w:p w:rsidR="00004825" w:rsidRDefault="00004825" w:rsidP="00D80CF0">
      <w:pPr>
        <w:pStyle w:val="Heading2"/>
        <w:numPr>
          <w:ilvl w:val="1"/>
          <w:numId w:val="7"/>
        </w:numPr>
      </w:pPr>
      <w:bookmarkStart w:id="1655" w:name="_Toc460747762"/>
      <w:bookmarkStart w:id="1656" w:name="_Toc170810278"/>
      <w:bookmarkStart w:id="1657" w:name="_Toc304583955"/>
      <w:bookmarkStart w:id="1658" w:name="_Toc306374806"/>
      <w:r>
        <w:t>Introduction</w:t>
      </w:r>
      <w:bookmarkEnd w:id="1655"/>
      <w:bookmarkEnd w:id="1656"/>
      <w:bookmarkEnd w:id="1657"/>
      <w:bookmarkEnd w:id="1658"/>
    </w:p>
    <w:p w:rsidR="00004825" w:rsidRDefault="00004825">
      <w:pPr>
        <w:pStyle w:val="Body1"/>
      </w:pPr>
      <w:r>
        <w:t>IVI drivers have a feature called interchangeability checking. Interchangeability checking returns a warning when it encounters a situation were the application program might not produce the same behavior when the user attempts to use a different instrument.</w:t>
      </w:r>
    </w:p>
    <w:p w:rsidR="00004825" w:rsidRDefault="00004825" w:rsidP="00D80CF0">
      <w:pPr>
        <w:pStyle w:val="Heading2"/>
        <w:numPr>
          <w:ilvl w:val="1"/>
          <w:numId w:val="7"/>
        </w:numPr>
      </w:pPr>
      <w:bookmarkStart w:id="1659" w:name="_Toc460747763"/>
      <w:bookmarkStart w:id="1660" w:name="_Toc170810279"/>
      <w:bookmarkStart w:id="1661" w:name="_Toc304583956"/>
      <w:bookmarkStart w:id="1662" w:name="_Toc306374807"/>
      <w:r>
        <w:t>When to Perform Interchangeability Checking</w:t>
      </w:r>
      <w:bookmarkEnd w:id="1659"/>
      <w:bookmarkEnd w:id="1660"/>
      <w:bookmarkEnd w:id="1661"/>
      <w:bookmarkEnd w:id="1662"/>
    </w:p>
    <w:p w:rsidR="008A3C3F" w:rsidRDefault="008A3C3F" w:rsidP="008A3C3F">
      <w:pPr>
        <w:pStyle w:val="Body1"/>
        <w:rPr>
          <w:color w:val="000000"/>
        </w:rPr>
      </w:pPr>
      <w:bookmarkStart w:id="1663" w:name="_Toc460747764"/>
      <w:bookmarkStart w:id="1664" w:name="_Toc170810280"/>
      <w:r>
        <w:rPr>
          <w:color w:val="000000"/>
        </w:rPr>
        <w:t>Refer to Section 3.3.6</w:t>
      </w:r>
      <w:r>
        <w:rPr>
          <w:i/>
          <w:color w:val="000000"/>
        </w:rPr>
        <w:t xml:space="preserve">: </w:t>
      </w:r>
      <w:r>
        <w:rPr>
          <w:rStyle w:val="Italic"/>
          <w:color w:val="000000"/>
        </w:rPr>
        <w:t>Interchangeability Checking in IVI-3.1: Driver Architecture Specification</w:t>
      </w:r>
      <w:r>
        <w:rPr>
          <w:color w:val="000000"/>
        </w:rPr>
        <w:t xml:space="preserve"> for a description of the rules for interchangeability checking in IVI drivers. The remainder of this section defines additional rules and exceptions for each capability group.</w:t>
      </w:r>
    </w:p>
    <w:p w:rsidR="008A3C3F" w:rsidRDefault="008A3C3F" w:rsidP="008A3C3F">
      <w:pPr>
        <w:pStyle w:val="Body"/>
        <w:rPr>
          <w:color w:val="000000"/>
        </w:rPr>
      </w:pPr>
      <w:r>
        <w:rPr>
          <w:color w:val="000000"/>
        </w:rPr>
        <w:t>Interchangeability checking occurs when all of the following conditions are met:</w:t>
      </w:r>
    </w:p>
    <w:p w:rsidR="008A3C3F" w:rsidRDefault="008A3C3F" w:rsidP="00D80CF0">
      <w:pPr>
        <w:pStyle w:val="ListBullet"/>
        <w:numPr>
          <w:ilvl w:val="0"/>
          <w:numId w:val="17"/>
        </w:numPr>
      </w:pPr>
      <w:r>
        <w:t>The Interchange Check attribute is set to True</w:t>
      </w:r>
    </w:p>
    <w:p w:rsidR="008A3C3F" w:rsidRDefault="008A3C3F" w:rsidP="00D80CF0">
      <w:pPr>
        <w:pStyle w:val="ListBullet"/>
        <w:numPr>
          <w:ilvl w:val="0"/>
          <w:numId w:val="17"/>
        </w:numPr>
      </w:pPr>
      <w:r>
        <w:t>The user calls one of the following functions.</w:t>
      </w:r>
    </w:p>
    <w:p w:rsidR="008A3C3F" w:rsidRDefault="008A3C3F" w:rsidP="00297483">
      <w:pPr>
        <w:pStyle w:val="ListHyphen"/>
        <w:numPr>
          <w:ilvl w:val="1"/>
          <w:numId w:val="17"/>
        </w:numPr>
        <w:rPr>
          <w:color w:val="000000"/>
        </w:rPr>
      </w:pPr>
      <w:r>
        <w:rPr>
          <w:color w:val="000000"/>
        </w:rPr>
        <w:t>Initiate Acquisition</w:t>
      </w:r>
    </w:p>
    <w:p w:rsidR="008A3C3F" w:rsidRDefault="008A3C3F" w:rsidP="00297483">
      <w:pPr>
        <w:pStyle w:val="ListHyphen"/>
        <w:numPr>
          <w:ilvl w:val="1"/>
          <w:numId w:val="17"/>
        </w:numPr>
        <w:rPr>
          <w:color w:val="000000"/>
        </w:rPr>
      </w:pPr>
      <w:r>
        <w:rPr>
          <w:color w:val="000000"/>
        </w:rPr>
        <w:t>Read Waveform Int8</w:t>
      </w:r>
    </w:p>
    <w:p w:rsidR="008A3C3F" w:rsidRDefault="008A3C3F" w:rsidP="00297483">
      <w:pPr>
        <w:pStyle w:val="ListHyphen"/>
        <w:numPr>
          <w:ilvl w:val="1"/>
          <w:numId w:val="17"/>
        </w:numPr>
        <w:rPr>
          <w:color w:val="000000"/>
        </w:rPr>
      </w:pPr>
      <w:r>
        <w:rPr>
          <w:color w:val="000000"/>
        </w:rPr>
        <w:t>Read Waveform Int16</w:t>
      </w:r>
    </w:p>
    <w:p w:rsidR="008A3C3F" w:rsidRDefault="008A3C3F" w:rsidP="00297483">
      <w:pPr>
        <w:pStyle w:val="ListHyphen"/>
        <w:numPr>
          <w:ilvl w:val="1"/>
          <w:numId w:val="17"/>
        </w:numPr>
        <w:rPr>
          <w:color w:val="000000"/>
        </w:rPr>
      </w:pPr>
      <w:r>
        <w:rPr>
          <w:color w:val="000000"/>
        </w:rPr>
        <w:t>Read Waveform Int32</w:t>
      </w:r>
    </w:p>
    <w:p w:rsidR="008A3C3F" w:rsidRDefault="008A3C3F" w:rsidP="00297483">
      <w:pPr>
        <w:pStyle w:val="ListHyphen"/>
        <w:numPr>
          <w:ilvl w:val="1"/>
          <w:numId w:val="17"/>
        </w:numPr>
        <w:rPr>
          <w:color w:val="000000"/>
        </w:rPr>
      </w:pPr>
      <w:r>
        <w:rPr>
          <w:color w:val="000000"/>
        </w:rPr>
        <w:t>Read Waveform Real64</w:t>
      </w:r>
    </w:p>
    <w:p w:rsidR="00004825" w:rsidRDefault="00004825" w:rsidP="00D80CF0">
      <w:pPr>
        <w:pStyle w:val="Heading2"/>
        <w:numPr>
          <w:ilvl w:val="1"/>
          <w:numId w:val="7"/>
        </w:numPr>
      </w:pPr>
      <w:bookmarkStart w:id="1665" w:name="_Toc304583957"/>
      <w:bookmarkStart w:id="1666" w:name="_Toc306374808"/>
      <w:r>
        <w:t>Interchangeability Checking Rules</w:t>
      </w:r>
      <w:bookmarkEnd w:id="1663"/>
      <w:bookmarkEnd w:id="1664"/>
      <w:bookmarkEnd w:id="1665"/>
      <w:bookmarkEnd w:id="1666"/>
    </w:p>
    <w:p w:rsidR="00004825" w:rsidRDefault="00004825">
      <w:pPr>
        <w:pStyle w:val="Body1"/>
      </w:pPr>
      <w:r>
        <w:t>Interchangeability checking is performed on a capability group basis. When enabled, interchangeability checking is always performed on the base capability group. In addition, interchangeability checking is performed on extension capability groups for which the user has ever set any of the attributes of the group. If the user has never set any attributes of an extension capability group, interchangeability checking is not performed on that group.</w:t>
      </w:r>
    </w:p>
    <w:p w:rsidR="00004825" w:rsidRDefault="00004825">
      <w:pPr>
        <w:pStyle w:val="Body"/>
      </w:pPr>
      <w:r>
        <w:t>In general interchangeability warnings are generated if the following conditions are encountered:</w:t>
      </w:r>
    </w:p>
    <w:p w:rsidR="00004825" w:rsidRDefault="00004825" w:rsidP="008E052E">
      <w:pPr>
        <w:pStyle w:val="Body"/>
      </w:pPr>
      <w:r>
        <w:t>An attribute that affects the behavior of the instrument is not in a state that the user specifies.</w:t>
      </w:r>
    </w:p>
    <w:p w:rsidR="00004825" w:rsidRDefault="00004825" w:rsidP="008E052E">
      <w:pPr>
        <w:pStyle w:val="Body"/>
      </w:pPr>
      <w:r>
        <w:t>The user sets a class driver defined attribute to an instrument-specific value.</w:t>
      </w:r>
    </w:p>
    <w:p w:rsidR="00004825" w:rsidRDefault="00004825" w:rsidP="008E052E">
      <w:pPr>
        <w:pStyle w:val="Body"/>
      </w:pPr>
      <w:r>
        <w:t>The user configures the value of an attribute that the class defines as read-only. In a few cases the class drivers define read-only attributes that specific drivers might implement as read/write.</w:t>
      </w:r>
    </w:p>
    <w:p w:rsidR="00004825" w:rsidRDefault="00004825">
      <w:pPr>
        <w:pStyle w:val="Body"/>
      </w:pPr>
      <w:r>
        <w:t>The remainder of this section defines additional rules and exceptions for each capability group.</w:t>
      </w:r>
    </w:p>
    <w:p w:rsidR="00004825" w:rsidRDefault="00004825">
      <w:pPr>
        <w:pStyle w:val="AttrFuncSubheading"/>
      </w:pPr>
      <w:bookmarkStart w:id="1667" w:name="_Toc460747765"/>
      <w:r>
        <w:t>IviDigitizerBase Capability Group</w:t>
      </w:r>
      <w:bookmarkEnd w:id="1667"/>
    </w:p>
    <w:p w:rsidR="00C66176" w:rsidRDefault="00C66176" w:rsidP="00C66176">
      <w:pPr>
        <w:pStyle w:val="Body1"/>
        <w:rPr>
          <w:color w:val="000000"/>
        </w:rPr>
      </w:pPr>
      <w:r>
        <w:rPr>
          <w:color w:val="000000"/>
        </w:rPr>
        <w:t>No additional interchangeability rules or exceptions are defined for the IviDigitizerBase capability group.</w:t>
      </w:r>
    </w:p>
    <w:p w:rsidR="00004825" w:rsidRDefault="00004825">
      <w:pPr>
        <w:pStyle w:val="AttrFuncSubheading"/>
      </w:pPr>
      <w:r>
        <w:t>IviDigitizerArm Extension Group</w:t>
      </w:r>
    </w:p>
    <w:p w:rsidR="00004825" w:rsidRDefault="00C15F65" w:rsidP="00593038">
      <w:pPr>
        <w:pStyle w:val="Body1"/>
        <w:numPr>
          <w:ilvl w:val="0"/>
          <w:numId w:val="38"/>
        </w:numPr>
      </w:pPr>
      <w:r>
        <w:t>If the Active Arm Source attribute is set to “None”, then no attributes in the IviDigitizerArm extension group need be in a user-specified state.</w:t>
      </w:r>
    </w:p>
    <w:p w:rsidR="00004825" w:rsidRDefault="00004825">
      <w:pPr>
        <w:pStyle w:val="AttrFuncSubheading"/>
      </w:pPr>
      <w:r>
        <w:t>IviDigitizerBoardTemperature Extension Group</w:t>
      </w:r>
    </w:p>
    <w:p w:rsidR="00004825" w:rsidRDefault="00004825">
      <w:pPr>
        <w:pStyle w:val="Body1"/>
      </w:pPr>
      <w:r>
        <w:t>No additional interchangeability rules or exceptions are defined for the IviDigitizerBoardTemperature extension group.</w:t>
      </w:r>
    </w:p>
    <w:p w:rsidR="00004825" w:rsidRDefault="00004825">
      <w:pPr>
        <w:pStyle w:val="AttrFuncSubheading"/>
      </w:pPr>
      <w:r>
        <w:lastRenderedPageBreak/>
        <w:t>IviDigitizerChannelFilter Extension Group</w:t>
      </w:r>
    </w:p>
    <w:p w:rsidR="00C15F65" w:rsidRDefault="00C15F65" w:rsidP="00A802CA">
      <w:pPr>
        <w:pStyle w:val="Body1"/>
        <w:numPr>
          <w:ilvl w:val="6"/>
          <w:numId w:val="7"/>
        </w:numPr>
        <w:tabs>
          <w:tab w:val="clear" w:pos="2520"/>
          <w:tab w:val="num" w:pos="1080"/>
        </w:tabs>
        <w:ind w:left="1080"/>
      </w:pPr>
      <w:r>
        <w:t>If the Input Filter Bypass attribute is set to TRUE, then no attributes in the IviDigitizerChannelFilter extension group need be in a user-specified state.</w:t>
      </w:r>
    </w:p>
    <w:p w:rsidR="00004825" w:rsidRDefault="00004825">
      <w:pPr>
        <w:pStyle w:val="AttrFuncSubheading"/>
      </w:pPr>
      <w:r>
        <w:t>IviDigitizerChannelTemperature Extension Group</w:t>
      </w:r>
    </w:p>
    <w:p w:rsidR="00004825" w:rsidRDefault="00004825">
      <w:pPr>
        <w:pStyle w:val="Body1"/>
      </w:pPr>
      <w:r>
        <w:t>No additional interchangeability rules or exceptions are defined for the IviDigitizerChannelTemperature extension group.</w:t>
      </w:r>
    </w:p>
    <w:p w:rsidR="00EB5E66" w:rsidRDefault="00EB5E66" w:rsidP="00EB5E66">
      <w:pPr>
        <w:pStyle w:val="AttrFuncSubheading"/>
      </w:pPr>
      <w:r>
        <w:t>IviDigitizerDataInterleavedChannels Extension Group</w:t>
      </w:r>
    </w:p>
    <w:p w:rsidR="00EB5E66" w:rsidRDefault="00EB5E66" w:rsidP="003616BB">
      <w:pPr>
        <w:pStyle w:val="Body1"/>
        <w:numPr>
          <w:ilvl w:val="6"/>
          <w:numId w:val="30"/>
        </w:numPr>
        <w:tabs>
          <w:tab w:val="clear" w:pos="2520"/>
          <w:tab w:val="num" w:pos="1080"/>
        </w:tabs>
        <w:ind w:left="1080"/>
      </w:pPr>
      <w:r>
        <w:t>If the Data Interleaved Channel List Auto attribute is set to TRUE, then no attributes in the IviDigitizerDataInterleavedChannels extension group need be in a user-specified state.</w:t>
      </w:r>
    </w:p>
    <w:p w:rsidR="00004825" w:rsidRDefault="00F474DB">
      <w:pPr>
        <w:pStyle w:val="AttrFuncSubheading"/>
      </w:pPr>
      <w:r>
        <w:t>IviDigitizerTimeInterleavedChannels</w:t>
      </w:r>
      <w:r w:rsidR="00004825">
        <w:t xml:space="preserve"> Extension Group</w:t>
      </w:r>
    </w:p>
    <w:p w:rsidR="00C15F65" w:rsidRDefault="00C15F65" w:rsidP="003616BB">
      <w:pPr>
        <w:pStyle w:val="Body1"/>
        <w:numPr>
          <w:ilvl w:val="6"/>
          <w:numId w:val="29"/>
        </w:numPr>
        <w:tabs>
          <w:tab w:val="clear" w:pos="2520"/>
          <w:tab w:val="num" w:pos="1080"/>
        </w:tabs>
        <w:ind w:left="1080"/>
      </w:pPr>
      <w:r>
        <w:t>If the</w:t>
      </w:r>
      <w:r w:rsidR="007F7EC2">
        <w:t xml:space="preserve"> </w:t>
      </w:r>
      <w:r w:rsidR="000D64DA">
        <w:t>Time Interleaved Channel List</w:t>
      </w:r>
      <w:r w:rsidR="007F7EC2">
        <w:t xml:space="preserve"> Auto</w:t>
      </w:r>
      <w:r>
        <w:t xml:space="preserve"> attribute is set to </w:t>
      </w:r>
      <w:r w:rsidR="007F7EC2">
        <w:t>TRUE</w:t>
      </w:r>
      <w:r>
        <w:t xml:space="preserve">, then no attributes in the </w:t>
      </w:r>
      <w:r w:rsidR="00F474DB">
        <w:t>IviDigitizerTimeInterleavedChannels</w:t>
      </w:r>
      <w:r>
        <w:t xml:space="preserve"> extension group need be in a user-specified state.</w:t>
      </w:r>
    </w:p>
    <w:p w:rsidR="006147AD" w:rsidRDefault="006147AD" w:rsidP="006147AD">
      <w:pPr>
        <w:pStyle w:val="AttrFuncSubheading"/>
      </w:pPr>
      <w:r>
        <w:t>IviDigitizerDownconversion Extension Group</w:t>
      </w:r>
    </w:p>
    <w:p w:rsidR="008E72E6" w:rsidRPr="008E72E6" w:rsidRDefault="006147AD" w:rsidP="008E72E6">
      <w:pPr>
        <w:pStyle w:val="Body1"/>
        <w:rPr>
          <w:color w:val="000000"/>
        </w:rPr>
      </w:pPr>
      <w:r w:rsidRPr="008E72E6">
        <w:rPr>
          <w:color w:val="000000"/>
        </w:rPr>
        <w:t>The driver performs interchangeability checking on the IviDigitizerDownconversion group only if the application sets the Downconversion Enabled attribute to True.</w:t>
      </w:r>
    </w:p>
    <w:p w:rsidR="00004825" w:rsidRDefault="00004825">
      <w:pPr>
        <w:pStyle w:val="AttrFuncSubheading"/>
      </w:pPr>
      <w:r>
        <w:t>IviDigitizerGlitchArm Extension Group</w:t>
      </w:r>
    </w:p>
    <w:p w:rsidR="00C66176" w:rsidRDefault="00C66176" w:rsidP="00C66176">
      <w:pPr>
        <w:pStyle w:val="Body1"/>
        <w:rPr>
          <w:color w:val="000000"/>
        </w:rPr>
      </w:pPr>
      <w:r>
        <w:rPr>
          <w:color w:val="000000"/>
        </w:rPr>
        <w:t>The driver performs interchangeability checking on the IviDigitizerGlitchArm group only if the application sets the Arm Type attribute to Glitch Arm.</w:t>
      </w:r>
    </w:p>
    <w:p w:rsidR="00004825" w:rsidRDefault="00004825">
      <w:pPr>
        <w:pStyle w:val="AttrFuncSubheading"/>
      </w:pPr>
      <w:r>
        <w:t>IviDigitizerGlitchTrigger Extension Group</w:t>
      </w:r>
    </w:p>
    <w:p w:rsidR="00C66176" w:rsidRDefault="00C66176" w:rsidP="00C66176">
      <w:pPr>
        <w:pStyle w:val="Body1"/>
        <w:rPr>
          <w:color w:val="000000"/>
        </w:rPr>
      </w:pPr>
      <w:r>
        <w:rPr>
          <w:color w:val="000000"/>
        </w:rPr>
        <w:t>The driver performs interchangeability checking on the IviDigitizerGlitchTrigger group only if the application sets the Trigger Type attribute to Glitch Trigger.</w:t>
      </w:r>
    </w:p>
    <w:p w:rsidR="00004825" w:rsidRDefault="00004825">
      <w:pPr>
        <w:pStyle w:val="AttrFuncSubheading"/>
      </w:pPr>
      <w:r>
        <w:t>IviDigitizerMultiArm Extension Group</w:t>
      </w:r>
    </w:p>
    <w:p w:rsidR="007F7EC2" w:rsidRDefault="007F7EC2" w:rsidP="008E052E">
      <w:pPr>
        <w:pStyle w:val="Body1"/>
        <w:numPr>
          <w:ilvl w:val="0"/>
          <w:numId w:val="35"/>
        </w:numPr>
      </w:pPr>
      <w:r>
        <w:t>If the Arm Source Operator is set to “None”, then no attributes in the IviDigitizerMultiArm extension group need be in a user-specified state.</w:t>
      </w:r>
    </w:p>
    <w:p w:rsidR="00426956" w:rsidRDefault="00426956" w:rsidP="00426956">
      <w:pPr>
        <w:pStyle w:val="AttrFuncSubheading"/>
      </w:pPr>
      <w:r>
        <w:t>IviDigitizerMultiRecordAcquisition Extension Group</w:t>
      </w:r>
    </w:p>
    <w:p w:rsidR="00426956" w:rsidRDefault="00426956" w:rsidP="00426956">
      <w:pPr>
        <w:pStyle w:val="Body1"/>
      </w:pPr>
      <w:r>
        <w:t>No additional interchangeability rules or exceptions are defined for the IviDigitizerMultiRecordAcquisition extension group.</w:t>
      </w:r>
    </w:p>
    <w:p w:rsidR="00004825" w:rsidRDefault="00004825">
      <w:pPr>
        <w:pStyle w:val="AttrFuncSubheading"/>
      </w:pPr>
      <w:r>
        <w:t>IviDigitizerMultiTrigger Extension Group</w:t>
      </w:r>
    </w:p>
    <w:p w:rsidR="007F7EC2" w:rsidRDefault="007F7EC2" w:rsidP="008E052E">
      <w:pPr>
        <w:pStyle w:val="Body1"/>
        <w:numPr>
          <w:ilvl w:val="0"/>
          <w:numId w:val="36"/>
        </w:numPr>
      </w:pPr>
      <w:r>
        <w:t>If the Trigger Source Operator is set to “None”, then no attributes in the IviDigitizerMultiTrigger extension group need be in a user-specified state.</w:t>
      </w:r>
    </w:p>
    <w:p w:rsidR="00004825" w:rsidRDefault="00004825">
      <w:pPr>
        <w:pStyle w:val="AttrFuncSubheading"/>
      </w:pPr>
      <w:r>
        <w:t>IviDigitizer</w:t>
      </w:r>
      <w:r w:rsidR="006F5F29">
        <w:t>PretriggerSamples</w:t>
      </w:r>
      <w:r>
        <w:t xml:space="preserve"> Extension Group</w:t>
      </w:r>
    </w:p>
    <w:p w:rsidR="00004825" w:rsidRDefault="00004825">
      <w:pPr>
        <w:pStyle w:val="Body1"/>
      </w:pPr>
      <w:r>
        <w:t>No additional interchangeability rules or exceptions are defined for the IviDigitizer</w:t>
      </w:r>
      <w:r w:rsidR="006F5F29">
        <w:t>PretriggerSamples</w:t>
      </w:r>
      <w:r>
        <w:t xml:space="preserve"> extension group.</w:t>
      </w:r>
    </w:p>
    <w:p w:rsidR="00004825" w:rsidRDefault="00004825">
      <w:pPr>
        <w:pStyle w:val="AttrFuncSubheading"/>
      </w:pPr>
      <w:r>
        <w:t>IviDigitizerReferenceOscillator Extension Group</w:t>
      </w:r>
    </w:p>
    <w:p w:rsidR="00B34949" w:rsidRDefault="00B34949" w:rsidP="008E052E">
      <w:pPr>
        <w:pStyle w:val="Body1"/>
        <w:numPr>
          <w:ilvl w:val="0"/>
          <w:numId w:val="37"/>
        </w:numPr>
      </w:pPr>
      <w:r>
        <w:t>If the Oscillator Source attribute is set to Internal, then the External Frequency attribute in the IviDigitizerMultiTrigger extension group need not be in a user-specified state.</w:t>
      </w:r>
    </w:p>
    <w:p w:rsidR="00004825" w:rsidRDefault="00004825">
      <w:pPr>
        <w:pStyle w:val="AttrFuncSubheading"/>
      </w:pPr>
      <w:r>
        <w:lastRenderedPageBreak/>
        <w:t>IviDigitizerRuntArm Extension Group</w:t>
      </w:r>
    </w:p>
    <w:p w:rsidR="00C66176" w:rsidRDefault="00C66176" w:rsidP="00D3771B">
      <w:pPr>
        <w:pStyle w:val="ListNumber"/>
        <w:numPr>
          <w:ilvl w:val="0"/>
          <w:numId w:val="28"/>
        </w:numPr>
        <w:rPr>
          <w:color w:val="000000"/>
        </w:rPr>
      </w:pPr>
      <w:r>
        <w:rPr>
          <w:color w:val="000000"/>
        </w:rPr>
        <w:t>The driver performs interchangeability checking on the IviDigitizerRuntArm group only if the application sets the Arm Type</w:t>
      </w:r>
      <w:r>
        <w:rPr>
          <w:rStyle w:val="monospace"/>
          <w:color w:val="000000"/>
        </w:rPr>
        <w:t xml:space="preserve"> </w:t>
      </w:r>
      <w:r>
        <w:rPr>
          <w:color w:val="000000"/>
        </w:rPr>
        <w:t>attribute to Runt Arm.</w:t>
      </w:r>
    </w:p>
    <w:p w:rsidR="00C66176" w:rsidRDefault="00C66176" w:rsidP="00D3771B">
      <w:pPr>
        <w:pStyle w:val="ListNumber"/>
        <w:numPr>
          <w:ilvl w:val="0"/>
          <w:numId w:val="28"/>
        </w:numPr>
        <w:rPr>
          <w:color w:val="000000"/>
        </w:rPr>
      </w:pPr>
      <w:r>
        <w:rPr>
          <w:color w:val="000000"/>
        </w:rPr>
        <w:t xml:space="preserve">The Arm Level attribute must be in a user-specified state only if </w:t>
      </w:r>
      <w:r>
        <w:rPr>
          <w:rStyle w:val="PageNumber"/>
          <w:color w:val="000000"/>
        </w:rPr>
        <w:t xml:space="preserve">the application sets the Arm Type attribute to </w:t>
      </w:r>
      <w:r>
        <w:rPr>
          <w:color w:val="000000"/>
        </w:rPr>
        <w:t>Runt Arm.</w:t>
      </w:r>
    </w:p>
    <w:p w:rsidR="00004825" w:rsidRDefault="00004825">
      <w:pPr>
        <w:pStyle w:val="AttrFuncSubheading"/>
      </w:pPr>
      <w:r>
        <w:t>IviDigitizerRuntTrigger Extension Group</w:t>
      </w:r>
    </w:p>
    <w:p w:rsidR="00C66176" w:rsidRDefault="00C66176" w:rsidP="006147AD">
      <w:pPr>
        <w:pStyle w:val="ListNumber"/>
        <w:numPr>
          <w:ilvl w:val="0"/>
          <w:numId w:val="21"/>
        </w:numPr>
        <w:rPr>
          <w:color w:val="000000"/>
        </w:rPr>
      </w:pPr>
      <w:r>
        <w:rPr>
          <w:color w:val="000000"/>
        </w:rPr>
        <w:t>The driver performs interchangeability checking on the IviDigitizerRuntTrigger group only if the application sets the Trigger Type</w:t>
      </w:r>
      <w:r>
        <w:rPr>
          <w:rStyle w:val="monospace"/>
          <w:color w:val="000000"/>
        </w:rPr>
        <w:t xml:space="preserve"> </w:t>
      </w:r>
      <w:r>
        <w:rPr>
          <w:color w:val="000000"/>
        </w:rPr>
        <w:t>attribute to Runt Trigger.</w:t>
      </w:r>
    </w:p>
    <w:p w:rsidR="00C66176" w:rsidRDefault="00C66176" w:rsidP="006147AD">
      <w:pPr>
        <w:pStyle w:val="ListNumber"/>
        <w:numPr>
          <w:ilvl w:val="0"/>
          <w:numId w:val="21"/>
        </w:numPr>
        <w:rPr>
          <w:color w:val="000000"/>
        </w:rPr>
      </w:pPr>
      <w:r>
        <w:rPr>
          <w:color w:val="000000"/>
        </w:rPr>
        <w:t xml:space="preserve">The Trigger Level attribute must be in a user-specified state only if </w:t>
      </w:r>
      <w:r>
        <w:rPr>
          <w:rStyle w:val="PageNumber"/>
          <w:color w:val="000000"/>
        </w:rPr>
        <w:t xml:space="preserve">the application sets the Trigger Type attribute to </w:t>
      </w:r>
      <w:r>
        <w:rPr>
          <w:color w:val="000000"/>
        </w:rPr>
        <w:t>Runt Trigger.</w:t>
      </w:r>
    </w:p>
    <w:p w:rsidR="00004825" w:rsidRDefault="00004825">
      <w:pPr>
        <w:pStyle w:val="AttrFuncSubheading"/>
      </w:pPr>
      <w:r>
        <w:t>IviDigitizerSampleClock Extension Group</w:t>
      </w:r>
    </w:p>
    <w:p w:rsidR="005051DB" w:rsidRDefault="005051DB" w:rsidP="00913DB3">
      <w:pPr>
        <w:pStyle w:val="ListNumber"/>
        <w:numPr>
          <w:ilvl w:val="0"/>
          <w:numId w:val="34"/>
        </w:numPr>
      </w:pPr>
      <w:r w:rsidRPr="00913DB3">
        <w:t>If the Sample Clock Source attribute is set to Internal, then the Sample Clock External Frequency attribute</w:t>
      </w:r>
      <w:r>
        <w:t xml:space="preserve"> in the IviDigitizerSampleClock extension group need not be in a user-specified state.</w:t>
      </w:r>
    </w:p>
    <w:p w:rsidR="00004825" w:rsidRDefault="00004825">
      <w:pPr>
        <w:pStyle w:val="AttrFuncSubheading"/>
      </w:pPr>
      <w:r>
        <w:t>IviDigitizerSampleClockOutput Extension Group</w:t>
      </w:r>
    </w:p>
    <w:p w:rsidR="00004825" w:rsidRDefault="00004825">
      <w:pPr>
        <w:pStyle w:val="Body1"/>
      </w:pPr>
      <w:r>
        <w:t>No additional interchangeability rules or exceptions are defined for the IviDigitizerSampleClockOutput extension group.</w:t>
      </w:r>
    </w:p>
    <w:p w:rsidR="008601CA" w:rsidRDefault="008601CA" w:rsidP="008601CA">
      <w:pPr>
        <w:pStyle w:val="AttrFuncSubheading"/>
      </w:pPr>
      <w:r>
        <w:t>IviDigitizerSampleMode Extension Group</w:t>
      </w:r>
    </w:p>
    <w:p w:rsidR="008601CA" w:rsidRPr="008601CA" w:rsidRDefault="008601CA" w:rsidP="008601CA">
      <w:pPr>
        <w:pStyle w:val="Body1"/>
      </w:pPr>
      <w:r>
        <w:t>No additional interchangeability rules or exceptions are defined for the IviDigitizerSampleMode extension group.</w:t>
      </w:r>
    </w:p>
    <w:p w:rsidR="00004825" w:rsidRDefault="00004825">
      <w:pPr>
        <w:pStyle w:val="AttrFuncSubheading"/>
      </w:pPr>
      <w:r>
        <w:t>IviDigitizerSelfCalibration Extension Group</w:t>
      </w:r>
    </w:p>
    <w:p w:rsidR="00004825" w:rsidRDefault="00004825">
      <w:pPr>
        <w:pStyle w:val="Body1"/>
      </w:pPr>
      <w:r>
        <w:t>No additional interchangeability rules or exceptions are defined for the IviDigitizerSelfCalibration extension group.</w:t>
      </w:r>
    </w:p>
    <w:p w:rsidR="00004825" w:rsidRDefault="00004825">
      <w:pPr>
        <w:pStyle w:val="AttrFuncSubheading"/>
      </w:pPr>
      <w:r>
        <w:t>IviDigitizerSoftwareArm Extension Group</w:t>
      </w:r>
    </w:p>
    <w:p w:rsidR="00004825" w:rsidRDefault="00004825">
      <w:pPr>
        <w:pStyle w:val="Body1"/>
      </w:pPr>
      <w:r>
        <w:t>No additional interchangeability rules or exceptions are defined for the IviDigitizerSoftwareArm extension group.</w:t>
      </w:r>
    </w:p>
    <w:p w:rsidR="00004825" w:rsidRDefault="00004825">
      <w:pPr>
        <w:pStyle w:val="AttrFuncSubheading"/>
      </w:pPr>
      <w:r>
        <w:t>IviDigitizerSoftwareTrigger Extension Group</w:t>
      </w:r>
    </w:p>
    <w:p w:rsidR="00004825" w:rsidRDefault="00004825">
      <w:pPr>
        <w:pStyle w:val="Body1"/>
      </w:pPr>
      <w:r>
        <w:t>No additional interchangeability rules or exceptions are defined for the IviDigitizerSoftwareTrigger extension group.</w:t>
      </w:r>
    </w:p>
    <w:p w:rsidR="00004825" w:rsidRDefault="00004825">
      <w:pPr>
        <w:pStyle w:val="AttrFuncSubheading"/>
      </w:pPr>
      <w:r>
        <w:t>IviDigitizerTriggerHoldoff Extension Group</w:t>
      </w:r>
    </w:p>
    <w:p w:rsidR="00004825" w:rsidRDefault="00004825">
      <w:pPr>
        <w:pStyle w:val="Body1"/>
      </w:pPr>
      <w:r>
        <w:t>No additional interchangeability rules or exceptions are defined for the IviDigitizerTriggerHoldoff extension group.</w:t>
      </w:r>
    </w:p>
    <w:p w:rsidR="00004825" w:rsidRDefault="00004825">
      <w:pPr>
        <w:pStyle w:val="AttrFuncSubheading"/>
      </w:pPr>
      <w:r>
        <w:t>IviDigitizerTVArm Extension Group</w:t>
      </w:r>
    </w:p>
    <w:p w:rsidR="00C66176" w:rsidRDefault="00C66176" w:rsidP="00D80CF0">
      <w:pPr>
        <w:pStyle w:val="ListNumber"/>
        <w:numPr>
          <w:ilvl w:val="0"/>
          <w:numId w:val="4"/>
        </w:numPr>
        <w:rPr>
          <w:rStyle w:val="PageNumber"/>
          <w:color w:val="000000"/>
        </w:rPr>
      </w:pPr>
      <w:r>
        <w:rPr>
          <w:color w:val="000000"/>
        </w:rPr>
        <w:t>The driver performs interchangeability checking on the IviDigitizerTVArm group only if the application sets the Arm Type</w:t>
      </w:r>
      <w:r>
        <w:rPr>
          <w:rStyle w:val="monospace"/>
          <w:color w:val="000000"/>
        </w:rPr>
        <w:t xml:space="preserve"> </w:t>
      </w:r>
      <w:r>
        <w:rPr>
          <w:color w:val="000000"/>
        </w:rPr>
        <w:t>attribute to TV Arm.</w:t>
      </w:r>
    </w:p>
    <w:p w:rsidR="00C66176" w:rsidRDefault="00C66176" w:rsidP="00D80CF0">
      <w:pPr>
        <w:pStyle w:val="ListNumber"/>
        <w:numPr>
          <w:ilvl w:val="0"/>
          <w:numId w:val="4"/>
        </w:numPr>
        <w:rPr>
          <w:color w:val="000000"/>
        </w:rPr>
      </w:pPr>
      <w:r>
        <w:rPr>
          <w:color w:val="000000"/>
        </w:rPr>
        <w:t>The TV Arm Line Number attribute must be in a user specified state only if the application sets the TV Arm Event attribute to TV Trigger Event Line Number.</w:t>
      </w:r>
    </w:p>
    <w:p w:rsidR="00004825" w:rsidRDefault="00004825">
      <w:pPr>
        <w:pStyle w:val="AttrFuncSubheading"/>
      </w:pPr>
      <w:r>
        <w:lastRenderedPageBreak/>
        <w:t>IviDigitizerTVTrigger Extension Group</w:t>
      </w:r>
    </w:p>
    <w:p w:rsidR="00C66176" w:rsidRDefault="00C66176" w:rsidP="00913DB3">
      <w:pPr>
        <w:pStyle w:val="ListNumber"/>
        <w:numPr>
          <w:ilvl w:val="0"/>
          <w:numId w:val="33"/>
        </w:numPr>
        <w:rPr>
          <w:rStyle w:val="PageNumber"/>
          <w:color w:val="000000"/>
        </w:rPr>
      </w:pPr>
      <w:r>
        <w:t>The driver performs interchangeability checking on the IviDigitizerTVTrigger group only if the application sets the Trigger Type</w:t>
      </w:r>
      <w:r>
        <w:rPr>
          <w:rStyle w:val="monospace"/>
          <w:color w:val="000000"/>
        </w:rPr>
        <w:t xml:space="preserve"> </w:t>
      </w:r>
      <w:r>
        <w:t>attribute to TV Trigger.</w:t>
      </w:r>
    </w:p>
    <w:p w:rsidR="00C66176" w:rsidRDefault="00C66176" w:rsidP="00913DB3">
      <w:pPr>
        <w:pStyle w:val="ListNumber"/>
        <w:numPr>
          <w:ilvl w:val="0"/>
          <w:numId w:val="33"/>
        </w:numPr>
      </w:pPr>
      <w:r>
        <w:t>The TV Trigger Line Number attribute must be in a user specified state only if the application sets the TV Trigger Event attribute to TV Event Line Number.</w:t>
      </w:r>
    </w:p>
    <w:p w:rsidR="00004825" w:rsidRDefault="00004825">
      <w:pPr>
        <w:pStyle w:val="AttrFuncSubheading"/>
      </w:pPr>
      <w:r>
        <w:t>IviDigitizerWidthArm Extension Group</w:t>
      </w:r>
    </w:p>
    <w:p w:rsidR="00C66176" w:rsidRDefault="00C66176" w:rsidP="00C66176">
      <w:pPr>
        <w:pStyle w:val="Body1"/>
        <w:rPr>
          <w:color w:val="000000"/>
        </w:rPr>
      </w:pPr>
      <w:r>
        <w:rPr>
          <w:color w:val="000000"/>
        </w:rPr>
        <w:t>The driver performs interchangeability checking on the IviDigitizerWidthArm group only if the application sets the Arm Type attribute to Width Arm.</w:t>
      </w:r>
    </w:p>
    <w:p w:rsidR="00004825" w:rsidRDefault="00004825">
      <w:pPr>
        <w:pStyle w:val="AttrFuncSubheading"/>
      </w:pPr>
      <w:r>
        <w:t>IviDigitizerWidthTrigger Extension Group</w:t>
      </w:r>
    </w:p>
    <w:p w:rsidR="00C66176" w:rsidRDefault="00C66176" w:rsidP="00C66176">
      <w:pPr>
        <w:pStyle w:val="Body1"/>
        <w:rPr>
          <w:color w:val="000000"/>
        </w:rPr>
      </w:pPr>
      <w:r>
        <w:rPr>
          <w:color w:val="000000"/>
        </w:rPr>
        <w:t>The driver performs interchangeability checking on the IviDigitizerWidthTrigger group only if the application sets the Trigger Type attribute to Width Trigger.</w:t>
      </w:r>
    </w:p>
    <w:p w:rsidR="00004825" w:rsidRDefault="00004825">
      <w:pPr>
        <w:pStyle w:val="AttrFuncSubheading"/>
      </w:pPr>
      <w:r>
        <w:t>IviDigitizerWindowArm Extension Group</w:t>
      </w:r>
    </w:p>
    <w:p w:rsidR="00C66176" w:rsidRDefault="00C66176" w:rsidP="00C66176">
      <w:pPr>
        <w:pStyle w:val="Body1"/>
        <w:rPr>
          <w:color w:val="000000"/>
        </w:rPr>
      </w:pPr>
      <w:r>
        <w:rPr>
          <w:color w:val="000000"/>
        </w:rPr>
        <w:t>The driver performs interchangeability checking on the IviDigitizerWindowArm group only if the application sets the Arm Type attribute to Window Arm.</w:t>
      </w:r>
    </w:p>
    <w:p w:rsidR="00004825" w:rsidRDefault="00004825">
      <w:pPr>
        <w:pStyle w:val="AttrFuncSubheading"/>
      </w:pPr>
      <w:r>
        <w:t>IviDigitizerWindowTrigger Extension Group</w:t>
      </w:r>
    </w:p>
    <w:p w:rsidR="00004825" w:rsidRPr="008E052E" w:rsidRDefault="00C66176" w:rsidP="008E052E">
      <w:pPr>
        <w:pStyle w:val="Body1"/>
        <w:rPr>
          <w:color w:val="000000"/>
        </w:rPr>
      </w:pPr>
      <w:r>
        <w:rPr>
          <w:color w:val="000000"/>
        </w:rPr>
        <w:t>The driver performs interchangeability checking on the IviDigitizerWindowTrigger group only if the application sets the Trigger Ty</w:t>
      </w:r>
      <w:r w:rsidR="008E052E">
        <w:rPr>
          <w:color w:val="000000"/>
        </w:rPr>
        <w:t>pe attribute to Window Trigger.</w:t>
      </w:r>
    </w:p>
    <w:sectPr w:rsidR="00004825" w:rsidRPr="008E052E" w:rsidSect="00943798">
      <w:footerReference w:type="even" r:id="rId53"/>
      <w:footerReference w:type="default" r:id="rId54"/>
      <w:type w:val="continuous"/>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E12AC" w:rsidRDefault="000E12AC" w:rsidP="00943798">
      <w:r>
        <w:separator/>
      </w:r>
    </w:p>
  </w:endnote>
  <w:endnote w:type="continuationSeparator" w:id="0">
    <w:p w:rsidR="000E12AC" w:rsidRDefault="000E12AC" w:rsidP="0094379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Helvetica Condensed">
    <w:panose1 w:val="00000000000000000000"/>
    <w:charset w:val="00"/>
    <w:family w:val="swiss"/>
    <w:notTrueType/>
    <w:pitch w:val="variable"/>
    <w:sig w:usb0="00000003" w:usb1="00000000" w:usb2="00000000" w:usb3="00000000" w:csb0="00000001" w:csb1="00000000"/>
  </w:font>
  <w:font w:name="Tms Rmn">
    <w:panose1 w:val="02020603040505020304"/>
    <w:charset w:val="00"/>
    <w:family w:val="roman"/>
    <w:notTrueType/>
    <w:pitch w:val="variable"/>
    <w:sig w:usb0="00000003" w:usb1="00000000" w:usb2="00000000" w:usb3="00000000" w:csb0="00000001" w:csb1="00000000"/>
  </w:font>
  <w:font w:name="MS Sans Serif">
    <w:altName w:val="Times New Roman"/>
    <w:panose1 w:val="00000000000000000000"/>
    <w:charset w:val="00"/>
    <w:family w:val="roman"/>
    <w:notTrueType/>
    <w:pitch w:val="default"/>
    <w:sig w:usb0="00000000" w:usb1="00000000" w:usb2="00000000" w:usb3="00000000" w:csb0="00000000" w:csb1="00000000"/>
  </w:font>
  <w:font w:name="C Helvetica Condense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Helv">
    <w:altName w:val="Arial"/>
    <w:panose1 w:val="020B060402020203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1070" w:rsidRDefault="00641070">
    <w:pPr>
      <w:pStyle w:val="MLfooter"/>
      <w:rPr>
        <w:sz w:val="20"/>
        <w:szCs w:val="20"/>
      </w:rPr>
    </w:pPr>
    <w:r>
      <w:rPr>
        <w:sz w:val="20"/>
        <w:szCs w:val="20"/>
      </w:rPr>
      <w:t>IVI-4.X: IviDigitizer Class Specification</w:t>
    </w:r>
    <w:r>
      <w:rPr>
        <w:sz w:val="20"/>
        <w:szCs w:val="20"/>
      </w:rPr>
      <w:tab/>
    </w:r>
    <w:r w:rsidR="00875082">
      <w:rPr>
        <w:rStyle w:val="PageNumber"/>
        <w:color w:val="auto"/>
        <w:sz w:val="20"/>
        <w:szCs w:val="20"/>
      </w:rPr>
      <w:fldChar w:fldCharType="begin"/>
    </w:r>
    <w:r>
      <w:rPr>
        <w:rStyle w:val="PageNumber"/>
        <w:color w:val="auto"/>
        <w:sz w:val="20"/>
        <w:szCs w:val="20"/>
      </w:rPr>
      <w:instrText xml:space="preserve"> PAGE </w:instrText>
    </w:r>
    <w:r w:rsidR="00875082">
      <w:rPr>
        <w:rStyle w:val="PageNumber"/>
        <w:color w:val="auto"/>
        <w:sz w:val="20"/>
        <w:szCs w:val="20"/>
      </w:rPr>
      <w:fldChar w:fldCharType="separate"/>
    </w:r>
    <w:r w:rsidR="00B4307F">
      <w:rPr>
        <w:rStyle w:val="PageNumber"/>
        <w:noProof/>
        <w:color w:val="auto"/>
        <w:sz w:val="20"/>
        <w:szCs w:val="20"/>
      </w:rPr>
      <w:t>450</w:t>
    </w:r>
    <w:r w:rsidR="00875082">
      <w:rPr>
        <w:rStyle w:val="PageNumber"/>
        <w:color w:val="auto"/>
        <w:sz w:val="20"/>
        <w:szCs w:val="20"/>
      </w:rPr>
      <w:fldChar w:fldCharType="end"/>
    </w:r>
    <w:bookmarkStart w:id="4" w:name="_Toc405629848"/>
    <w:bookmarkStart w:id="5" w:name="_Toc426874817"/>
    <w:r>
      <w:rPr>
        <w:sz w:val="20"/>
        <w:szCs w:val="20"/>
      </w:rPr>
      <w:tab/>
      <w:t>IVI Foundation</w:t>
    </w:r>
    <w:bookmarkEnd w:id="4"/>
    <w:bookmarkEnd w:id="5"/>
  </w:p>
  <w:p w:rsidR="00641070" w:rsidRDefault="00641070"/>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1070" w:rsidRDefault="00641070">
    <w:pPr>
      <w:pStyle w:val="MRfooter"/>
      <w:tabs>
        <w:tab w:val="left" w:pos="4500"/>
      </w:tabs>
      <w:rPr>
        <w:sz w:val="20"/>
        <w:szCs w:val="20"/>
      </w:rPr>
    </w:pPr>
  </w:p>
  <w:p w:rsidR="00641070" w:rsidRDefault="0064107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1070" w:rsidRDefault="00641070">
    <w:pPr>
      <w:pStyle w:val="MRfooter"/>
    </w:pPr>
    <w:r>
      <w:rPr>
        <w:rFonts w:ascii="Times" w:hAnsi="Times" w:cs="Times"/>
      </w:rPr>
      <w:tab/>
    </w:r>
    <w:r>
      <w:tab/>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1070" w:rsidRDefault="00641070">
    <w:pPr>
      <w:pStyle w:val="MLfooter"/>
      <w:rPr>
        <w:sz w:val="20"/>
        <w:szCs w:val="20"/>
      </w:rPr>
    </w:pPr>
    <w:r>
      <w:rPr>
        <w:sz w:val="20"/>
        <w:szCs w:val="20"/>
      </w:rPr>
      <w:t>IVI-4.15: IviDigitizer Class Specification</w:t>
    </w:r>
    <w:r>
      <w:rPr>
        <w:sz w:val="20"/>
        <w:szCs w:val="20"/>
      </w:rPr>
      <w:tab/>
    </w:r>
    <w:r w:rsidR="00875082">
      <w:rPr>
        <w:rStyle w:val="PageNumber"/>
        <w:color w:val="auto"/>
        <w:sz w:val="20"/>
        <w:szCs w:val="20"/>
      </w:rPr>
      <w:fldChar w:fldCharType="begin"/>
    </w:r>
    <w:r>
      <w:rPr>
        <w:rStyle w:val="PageNumber"/>
        <w:color w:val="auto"/>
        <w:sz w:val="20"/>
        <w:szCs w:val="20"/>
      </w:rPr>
      <w:instrText xml:space="preserve"> PAGE </w:instrText>
    </w:r>
    <w:r w:rsidR="00875082">
      <w:rPr>
        <w:rStyle w:val="PageNumber"/>
        <w:color w:val="auto"/>
        <w:sz w:val="20"/>
        <w:szCs w:val="20"/>
      </w:rPr>
      <w:fldChar w:fldCharType="separate"/>
    </w:r>
    <w:r w:rsidR="00344F59">
      <w:rPr>
        <w:rStyle w:val="PageNumber"/>
        <w:noProof/>
        <w:color w:val="auto"/>
        <w:sz w:val="20"/>
        <w:szCs w:val="20"/>
      </w:rPr>
      <w:t>450</w:t>
    </w:r>
    <w:r w:rsidR="00875082">
      <w:rPr>
        <w:rStyle w:val="PageNumber"/>
        <w:color w:val="auto"/>
        <w:sz w:val="20"/>
        <w:szCs w:val="20"/>
      </w:rPr>
      <w:fldChar w:fldCharType="end"/>
    </w:r>
    <w:r>
      <w:rPr>
        <w:sz w:val="20"/>
        <w:szCs w:val="20"/>
      </w:rPr>
      <w:tab/>
      <w:t>IVI Foundation</w:t>
    </w:r>
  </w:p>
  <w:p w:rsidR="00641070" w:rsidRDefault="00641070"/>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1070" w:rsidRDefault="00641070">
    <w:pPr>
      <w:pStyle w:val="MRfooter"/>
      <w:tabs>
        <w:tab w:val="left" w:pos="4500"/>
      </w:tabs>
      <w:rPr>
        <w:sz w:val="20"/>
        <w:szCs w:val="20"/>
      </w:rPr>
    </w:pPr>
    <w:r>
      <w:rPr>
        <w:sz w:val="20"/>
        <w:szCs w:val="20"/>
      </w:rPr>
      <w:t>IVI Foundation</w:t>
    </w:r>
    <w:r>
      <w:rPr>
        <w:sz w:val="20"/>
        <w:szCs w:val="20"/>
      </w:rPr>
      <w:tab/>
    </w:r>
    <w:r>
      <w:rPr>
        <w:sz w:val="20"/>
        <w:szCs w:val="20"/>
      </w:rPr>
      <w:tab/>
    </w:r>
    <w:r w:rsidR="00875082">
      <w:rPr>
        <w:rStyle w:val="PageNumber"/>
        <w:color w:val="auto"/>
        <w:sz w:val="20"/>
        <w:szCs w:val="20"/>
      </w:rPr>
      <w:fldChar w:fldCharType="begin"/>
    </w:r>
    <w:r>
      <w:rPr>
        <w:rStyle w:val="PageNumber"/>
        <w:color w:val="auto"/>
        <w:sz w:val="20"/>
        <w:szCs w:val="20"/>
      </w:rPr>
      <w:instrText xml:space="preserve"> PAGE </w:instrText>
    </w:r>
    <w:r w:rsidR="00875082">
      <w:rPr>
        <w:rStyle w:val="PageNumber"/>
        <w:color w:val="auto"/>
        <w:sz w:val="20"/>
        <w:szCs w:val="20"/>
      </w:rPr>
      <w:fldChar w:fldCharType="separate"/>
    </w:r>
    <w:r w:rsidR="00344F59">
      <w:rPr>
        <w:rStyle w:val="PageNumber"/>
        <w:noProof/>
        <w:color w:val="auto"/>
        <w:sz w:val="20"/>
        <w:szCs w:val="20"/>
      </w:rPr>
      <w:t>449</w:t>
    </w:r>
    <w:r w:rsidR="00875082">
      <w:rPr>
        <w:rStyle w:val="PageNumber"/>
        <w:color w:val="auto"/>
        <w:sz w:val="20"/>
        <w:szCs w:val="20"/>
      </w:rPr>
      <w:fldChar w:fldCharType="end"/>
    </w:r>
    <w:r>
      <w:rPr>
        <w:sz w:val="20"/>
        <w:szCs w:val="20"/>
      </w:rPr>
      <w:tab/>
      <w:t>IVI-4.15: IviDigitizer Class Specification</w:t>
    </w:r>
  </w:p>
  <w:p w:rsidR="00641070" w:rsidRDefault="0064107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E12AC" w:rsidRDefault="000E12AC" w:rsidP="00943798">
      <w:r>
        <w:separator/>
      </w:r>
    </w:p>
  </w:footnote>
  <w:footnote w:type="continuationSeparator" w:id="0">
    <w:p w:rsidR="000E12AC" w:rsidRDefault="000E12AC" w:rsidP="00943798">
      <w:r>
        <w:continuationSeparator/>
      </w:r>
    </w:p>
  </w:footnote>
  <w:footnote w:id="1">
    <w:p w:rsidR="00641070" w:rsidRDefault="00641070">
      <w:pPr>
        <w:pStyle w:val="FootnoteText"/>
      </w:pPr>
      <w:r>
        <w:rPr>
          <w:rStyle w:val="FootnoteReference"/>
        </w:rPr>
        <w:footnoteRef/>
      </w:r>
      <w:r>
        <w:t xml:space="preserve"> </w:t>
      </w:r>
      <w:r>
        <w:rPr>
          <w:color w:val="000000"/>
        </w:rPr>
        <w:t>Note that channels may become inactive for more than one reason – they can be intentionally turned off because they are unused, or they may be combined with other channels to obtain a higher sample rate. In either case there may be an effect on the amount of memory available, depending on the capabilities of the specific digitizer.</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1070" w:rsidRDefault="0064107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13840DE8"/>
    <w:lvl w:ilvl="0">
      <w:start w:val="1"/>
      <w:numFmt w:val="decimal"/>
      <w:pStyle w:val="Heading1"/>
      <w:suff w:val="space"/>
      <w:lvlText w:val="%1."/>
      <w:lvlJc w:val="left"/>
      <w:rPr>
        <w:rFonts w:hint="default"/>
      </w:rPr>
    </w:lvl>
    <w:lvl w:ilvl="1">
      <w:start w:val="1"/>
      <w:numFmt w:val="decimal"/>
      <w:pStyle w:val="Heading2"/>
      <w:suff w:val="space"/>
      <w:lvlText w:val="%1.%2"/>
      <w:lvlJc w:val="left"/>
      <w:rPr>
        <w:rFonts w:hint="default"/>
      </w:rPr>
    </w:lvl>
    <w:lvl w:ilvl="2">
      <w:start w:val="1"/>
      <w:numFmt w:val="decimal"/>
      <w:pStyle w:val="Heading3"/>
      <w:suff w:val="space"/>
      <w:lvlText w:val="%1.%2.%3"/>
      <w:lvlJc w:val="left"/>
      <w:pPr>
        <w:ind w:left="630"/>
      </w:pPr>
      <w:rPr>
        <w:rFonts w:hint="default"/>
      </w:rPr>
    </w:lvl>
    <w:lvl w:ilvl="3">
      <w:start w:val="1"/>
      <w:numFmt w:val="decimal"/>
      <w:pStyle w:val="Heading4"/>
      <w:suff w:val="space"/>
      <w:lvlText w:val="%1.%2.%3.%4"/>
      <w:lvlJc w:val="left"/>
      <w:rPr>
        <w:rFonts w:hint="default"/>
      </w:rPr>
    </w:lvl>
    <w:lvl w:ilvl="4">
      <w:start w:val="1"/>
      <w:numFmt w:val="decimal"/>
      <w:pStyle w:val="Heading5"/>
      <w:suff w:val="space"/>
      <w:lvlText w:val="%1.%2.%3.%4.%5"/>
      <w:lvlJc w:val="left"/>
      <w:rPr>
        <w:rFonts w:hint="default"/>
      </w:rPr>
    </w:lvl>
    <w:lvl w:ilvl="5">
      <w:start w:val="1"/>
      <w:numFmt w:val="decimal"/>
      <w:pStyle w:val="Heading6"/>
      <w:suff w:val="space"/>
      <w:lvlText w:val="%1.%2.%3.%4.%5.%6"/>
      <w:lvlJc w:val="left"/>
      <w:rPr>
        <w:rFonts w:hint="default"/>
      </w:rPr>
    </w:lvl>
    <w:lvl w:ilvl="6">
      <w:start w:val="1"/>
      <w:numFmt w:val="decimal"/>
      <w:pStyle w:val="Heading7"/>
      <w:suff w:val="space"/>
      <w:lvlText w:val="%1.%2.%3.%4.%5.%6.%7"/>
      <w:lvlJc w:val="left"/>
      <w:rPr>
        <w:rFonts w:hint="default"/>
      </w:rPr>
    </w:lvl>
    <w:lvl w:ilvl="7">
      <w:start w:val="1"/>
      <w:numFmt w:val="decimal"/>
      <w:pStyle w:val="Heading8"/>
      <w:suff w:val="space"/>
      <w:lvlText w:val="%1.%2.%3.%4.%5.%6.%7.%8"/>
      <w:lvlJc w:val="left"/>
      <w:rPr>
        <w:rFonts w:hint="default"/>
      </w:rPr>
    </w:lvl>
    <w:lvl w:ilvl="8">
      <w:start w:val="1"/>
      <w:numFmt w:val="decimal"/>
      <w:pStyle w:val="Heading9"/>
      <w:suff w:val="space"/>
      <w:lvlText w:val="%1.%2.%3.%4.%5.%6.%7.%8.%9"/>
      <w:lvlJc w:val="left"/>
      <w:rPr>
        <w:rFonts w:hint="default"/>
      </w:rPr>
    </w:lvl>
  </w:abstractNum>
  <w:abstractNum w:abstractNumId="1">
    <w:nsid w:val="0009797D"/>
    <w:multiLevelType w:val="hybridMultilevel"/>
    <w:tmpl w:val="F224EA5C"/>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2">
    <w:nsid w:val="00F733B1"/>
    <w:multiLevelType w:val="hybridMultilevel"/>
    <w:tmpl w:val="A0543502"/>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
    <w:nsid w:val="01764195"/>
    <w:multiLevelType w:val="hybridMultilevel"/>
    <w:tmpl w:val="82F2195C"/>
    <w:lvl w:ilvl="0" w:tplc="3788B56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E255FB"/>
    <w:multiLevelType w:val="hybridMultilevel"/>
    <w:tmpl w:val="6D2A5920"/>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5">
    <w:nsid w:val="0E81187D"/>
    <w:multiLevelType w:val="hybridMultilevel"/>
    <w:tmpl w:val="67B87CA2"/>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6">
    <w:nsid w:val="10926073"/>
    <w:multiLevelType w:val="hybridMultilevel"/>
    <w:tmpl w:val="1F0EDDB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nsid w:val="137E09EA"/>
    <w:multiLevelType w:val="hybridMultilevel"/>
    <w:tmpl w:val="0C4E545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1605741B"/>
    <w:multiLevelType w:val="hybridMultilevel"/>
    <w:tmpl w:val="1BA28DEE"/>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nsid w:val="16672CAC"/>
    <w:multiLevelType w:val="hybridMultilevel"/>
    <w:tmpl w:val="0F5A674C"/>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nsid w:val="18B345F0"/>
    <w:multiLevelType w:val="hybridMultilevel"/>
    <w:tmpl w:val="A92C839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nsid w:val="196C6E0A"/>
    <w:multiLevelType w:val="hybridMultilevel"/>
    <w:tmpl w:val="A59CEBC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nsid w:val="1A0F5736"/>
    <w:multiLevelType w:val="hybridMultilevel"/>
    <w:tmpl w:val="8B944084"/>
    <w:lvl w:ilvl="0" w:tplc="FFFFFFFF">
      <w:start w:val="1"/>
      <w:numFmt w:val="decimal"/>
      <w:lvlText w:val="%1."/>
      <w:lvlJc w:val="left"/>
      <w:pPr>
        <w:tabs>
          <w:tab w:val="num" w:pos="1080"/>
        </w:tabs>
        <w:ind w:left="1080" w:hanging="360"/>
      </w:pPr>
      <w:rPr>
        <w:rFont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cs="Wingdings" w:hint="default"/>
      </w:rPr>
    </w:lvl>
    <w:lvl w:ilvl="3" w:tplc="FFFFFFFF" w:tentative="1">
      <w:start w:val="1"/>
      <w:numFmt w:val="bullet"/>
      <w:lvlText w:val=""/>
      <w:lvlJc w:val="left"/>
      <w:pPr>
        <w:tabs>
          <w:tab w:val="num" w:pos="2880"/>
        </w:tabs>
        <w:ind w:left="2880" w:hanging="360"/>
      </w:pPr>
      <w:rPr>
        <w:rFonts w:ascii="Symbol" w:hAnsi="Symbol" w:cs="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cs="Wingdings" w:hint="default"/>
      </w:rPr>
    </w:lvl>
    <w:lvl w:ilvl="6" w:tplc="FFFFFFFF" w:tentative="1">
      <w:start w:val="1"/>
      <w:numFmt w:val="bullet"/>
      <w:lvlText w:val=""/>
      <w:lvlJc w:val="left"/>
      <w:pPr>
        <w:tabs>
          <w:tab w:val="num" w:pos="5040"/>
        </w:tabs>
        <w:ind w:left="5040" w:hanging="360"/>
      </w:pPr>
      <w:rPr>
        <w:rFonts w:ascii="Symbol" w:hAnsi="Symbol" w:cs="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cs="Wingdings" w:hint="default"/>
      </w:rPr>
    </w:lvl>
  </w:abstractNum>
  <w:abstractNum w:abstractNumId="13">
    <w:nsid w:val="1C1B78F9"/>
    <w:multiLevelType w:val="hybridMultilevel"/>
    <w:tmpl w:val="6CFC98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1D3F3266"/>
    <w:multiLevelType w:val="hybridMultilevel"/>
    <w:tmpl w:val="69EC11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21D77138"/>
    <w:multiLevelType w:val="hybridMultilevel"/>
    <w:tmpl w:val="62446182"/>
    <w:lvl w:ilvl="0" w:tplc="101206CA">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16">
    <w:nsid w:val="223D2EE4"/>
    <w:multiLevelType w:val="hybridMultilevel"/>
    <w:tmpl w:val="33824B1A"/>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17">
    <w:nsid w:val="22735D0F"/>
    <w:multiLevelType w:val="multilevel"/>
    <w:tmpl w:val="6B809FFE"/>
    <w:lvl w:ilvl="0">
      <w:start w:val="2"/>
      <w:numFmt w:val="upperLetter"/>
      <w:lvlText w:val="Appendix %1"/>
      <w:lvlJc w:val="left"/>
      <w:pPr>
        <w:tabs>
          <w:tab w:val="num" w:pos="1800"/>
        </w:tabs>
        <w:ind w:left="360" w:hanging="360"/>
      </w:pPr>
      <w:rPr>
        <w:rFonts w:hint="default"/>
      </w:rPr>
    </w:lvl>
    <w:lvl w:ilvl="1">
      <w:start w:val="3"/>
      <w:numFmt w:val="decimal"/>
      <w:lvlText w:val="%1.%2"/>
      <w:lvlJc w:val="left"/>
      <w:pPr>
        <w:tabs>
          <w:tab w:val="num" w:pos="720"/>
        </w:tabs>
        <w:ind w:left="720" w:hanging="72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22CB0483"/>
    <w:multiLevelType w:val="hybridMultilevel"/>
    <w:tmpl w:val="FB0CB06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nsid w:val="23CE3F9A"/>
    <w:multiLevelType w:val="hybridMultilevel"/>
    <w:tmpl w:val="93DE39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7E40614"/>
    <w:multiLevelType w:val="hybridMultilevel"/>
    <w:tmpl w:val="A64EA952"/>
    <w:lvl w:ilvl="0" w:tplc="04090001">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21">
    <w:nsid w:val="29612AB0"/>
    <w:multiLevelType w:val="hybridMultilevel"/>
    <w:tmpl w:val="BCF8269E"/>
    <w:lvl w:ilvl="0" w:tplc="FFFFFFFF">
      <w:start w:val="1"/>
      <w:numFmt w:val="bullet"/>
      <w:pStyle w:val="ListBullet3"/>
      <w:lvlText w:val=""/>
      <w:lvlJc w:val="left"/>
      <w:pPr>
        <w:tabs>
          <w:tab w:val="num" w:pos="1800"/>
        </w:tabs>
        <w:ind w:left="1800" w:hanging="360"/>
      </w:pPr>
      <w:rPr>
        <w:rFonts w:ascii="Symbol" w:hAnsi="Symbol" w:cs="Symbol" w:hint="default"/>
        <w:sz w:val="20"/>
        <w:szCs w:val="20"/>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cs="Wingdings" w:hint="default"/>
      </w:rPr>
    </w:lvl>
    <w:lvl w:ilvl="3" w:tplc="FFFFFFFF" w:tentative="1">
      <w:start w:val="1"/>
      <w:numFmt w:val="bullet"/>
      <w:lvlText w:val=""/>
      <w:lvlJc w:val="left"/>
      <w:pPr>
        <w:tabs>
          <w:tab w:val="num" w:pos="2880"/>
        </w:tabs>
        <w:ind w:left="2880" w:hanging="360"/>
      </w:pPr>
      <w:rPr>
        <w:rFonts w:ascii="Symbol" w:hAnsi="Symbol" w:cs="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cs="Wingdings" w:hint="default"/>
      </w:rPr>
    </w:lvl>
    <w:lvl w:ilvl="6" w:tplc="FFFFFFFF" w:tentative="1">
      <w:start w:val="1"/>
      <w:numFmt w:val="bullet"/>
      <w:lvlText w:val=""/>
      <w:lvlJc w:val="left"/>
      <w:pPr>
        <w:tabs>
          <w:tab w:val="num" w:pos="5040"/>
        </w:tabs>
        <w:ind w:left="5040" w:hanging="360"/>
      </w:pPr>
      <w:rPr>
        <w:rFonts w:ascii="Symbol" w:hAnsi="Symbol" w:cs="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cs="Wingdings" w:hint="default"/>
      </w:rPr>
    </w:lvl>
  </w:abstractNum>
  <w:abstractNum w:abstractNumId="22">
    <w:nsid w:val="2B853621"/>
    <w:multiLevelType w:val="hybridMultilevel"/>
    <w:tmpl w:val="1E76F56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nsid w:val="2CA040BC"/>
    <w:multiLevelType w:val="hybridMultilevel"/>
    <w:tmpl w:val="EDCEA834"/>
    <w:lvl w:ilvl="0" w:tplc="6B40DB8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
    <w:nsid w:val="2CBB35FE"/>
    <w:multiLevelType w:val="hybridMultilevel"/>
    <w:tmpl w:val="1D6ABDE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nsid w:val="2EDE32ED"/>
    <w:multiLevelType w:val="hybridMultilevel"/>
    <w:tmpl w:val="FC5E5B06"/>
    <w:lvl w:ilvl="0" w:tplc="04090001">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26">
    <w:nsid w:val="31891585"/>
    <w:multiLevelType w:val="hybridMultilevel"/>
    <w:tmpl w:val="700CD776"/>
    <w:lvl w:ilvl="0" w:tplc="FFFFFFFF">
      <w:start w:val="1"/>
      <w:numFmt w:val="decimal"/>
      <w:pStyle w:val="ListNumber"/>
      <w:lvlText w:val="%1."/>
      <w:lvlJc w:val="left"/>
      <w:pPr>
        <w:tabs>
          <w:tab w:val="num" w:pos="1080"/>
        </w:tabs>
        <w:ind w:left="1080" w:hanging="360"/>
      </w:pPr>
      <w:rPr>
        <w:rFonts w:hint="default"/>
        <w:sz w:val="20"/>
        <w:szCs w:val="20"/>
      </w:rPr>
    </w:lvl>
    <w:lvl w:ilvl="1" w:tplc="FFFFFFFF">
      <w:start w:val="1"/>
      <w:numFmt w:val="bullet"/>
      <w:lvlText w:val=""/>
      <w:lvlJc w:val="left"/>
      <w:pPr>
        <w:tabs>
          <w:tab w:val="num" w:pos="1080"/>
        </w:tabs>
        <w:ind w:left="1080" w:hanging="360"/>
      </w:pPr>
      <w:rPr>
        <w:rFonts w:ascii="Symbol" w:hAnsi="Symbol" w:cs="Symbol" w:hint="default"/>
        <w:sz w:val="20"/>
        <w:szCs w:val="20"/>
      </w:rPr>
    </w:lvl>
    <w:lvl w:ilvl="2" w:tplc="FFFFFFFF" w:tentative="1">
      <w:start w:val="1"/>
      <w:numFmt w:val="bullet"/>
      <w:lvlText w:val=""/>
      <w:lvlJc w:val="left"/>
      <w:pPr>
        <w:tabs>
          <w:tab w:val="num" w:pos="1800"/>
        </w:tabs>
        <w:ind w:left="1800" w:hanging="360"/>
      </w:pPr>
      <w:rPr>
        <w:rFonts w:ascii="Wingdings" w:hAnsi="Wingdings" w:cs="Wingdings" w:hint="default"/>
      </w:rPr>
    </w:lvl>
    <w:lvl w:ilvl="3" w:tplc="FFFFFFFF" w:tentative="1">
      <w:start w:val="1"/>
      <w:numFmt w:val="bullet"/>
      <w:lvlText w:val=""/>
      <w:lvlJc w:val="left"/>
      <w:pPr>
        <w:tabs>
          <w:tab w:val="num" w:pos="2520"/>
        </w:tabs>
        <w:ind w:left="2520" w:hanging="360"/>
      </w:pPr>
      <w:rPr>
        <w:rFonts w:ascii="Symbol" w:hAnsi="Symbol" w:cs="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cs="Wingdings" w:hint="default"/>
      </w:rPr>
    </w:lvl>
    <w:lvl w:ilvl="6" w:tplc="FFFFFFFF" w:tentative="1">
      <w:start w:val="1"/>
      <w:numFmt w:val="bullet"/>
      <w:lvlText w:val=""/>
      <w:lvlJc w:val="left"/>
      <w:pPr>
        <w:tabs>
          <w:tab w:val="num" w:pos="4680"/>
        </w:tabs>
        <w:ind w:left="4680" w:hanging="360"/>
      </w:pPr>
      <w:rPr>
        <w:rFonts w:ascii="Symbol" w:hAnsi="Symbol" w:cs="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cs="Wingdings" w:hint="default"/>
      </w:rPr>
    </w:lvl>
  </w:abstractNum>
  <w:abstractNum w:abstractNumId="27">
    <w:nsid w:val="357D3FD1"/>
    <w:multiLevelType w:val="hybridMultilevel"/>
    <w:tmpl w:val="0E342A2E"/>
    <w:lvl w:ilvl="0" w:tplc="FFFFFFFF">
      <w:start w:val="1"/>
      <w:numFmt w:val="bullet"/>
      <w:pStyle w:val="ListBullet2"/>
      <w:lvlText w:val=""/>
      <w:lvlJc w:val="left"/>
      <w:pPr>
        <w:tabs>
          <w:tab w:val="num" w:pos="1440"/>
        </w:tabs>
        <w:ind w:left="1440" w:hanging="360"/>
      </w:pPr>
      <w:rPr>
        <w:rFonts w:ascii="Symbol" w:hAnsi="Symbol" w:cs="Symbol" w:hint="default"/>
        <w:sz w:val="20"/>
        <w:szCs w:val="20"/>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cs="Wingdings" w:hint="default"/>
      </w:rPr>
    </w:lvl>
    <w:lvl w:ilvl="3" w:tplc="FFFFFFFF" w:tentative="1">
      <w:start w:val="1"/>
      <w:numFmt w:val="bullet"/>
      <w:lvlText w:val=""/>
      <w:lvlJc w:val="left"/>
      <w:pPr>
        <w:tabs>
          <w:tab w:val="num" w:pos="3600"/>
        </w:tabs>
        <w:ind w:left="3600" w:hanging="360"/>
      </w:pPr>
      <w:rPr>
        <w:rFonts w:ascii="Symbol" w:hAnsi="Symbol" w:cs="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cs="Wingdings" w:hint="default"/>
      </w:rPr>
    </w:lvl>
    <w:lvl w:ilvl="6" w:tplc="FFFFFFFF" w:tentative="1">
      <w:start w:val="1"/>
      <w:numFmt w:val="bullet"/>
      <w:lvlText w:val=""/>
      <w:lvlJc w:val="left"/>
      <w:pPr>
        <w:tabs>
          <w:tab w:val="num" w:pos="5760"/>
        </w:tabs>
        <w:ind w:left="5760" w:hanging="360"/>
      </w:pPr>
      <w:rPr>
        <w:rFonts w:ascii="Symbol" w:hAnsi="Symbol" w:cs="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cs="Wingdings" w:hint="default"/>
      </w:rPr>
    </w:lvl>
  </w:abstractNum>
  <w:abstractNum w:abstractNumId="28">
    <w:nsid w:val="367B459A"/>
    <w:multiLevelType w:val="multilevel"/>
    <w:tmpl w:val="F29E4EF4"/>
    <w:lvl w:ilvl="0">
      <w:start w:val="1"/>
      <w:numFmt w:val="bullet"/>
      <w:lvlText w:val="-"/>
      <w:lvlJc w:val="left"/>
      <w:pPr>
        <w:tabs>
          <w:tab w:val="num" w:pos="2520"/>
        </w:tabs>
        <w:ind w:left="2520" w:hanging="360"/>
      </w:pPr>
      <w:rPr>
        <w:rFonts w:hAnsi="Courier New" w:hint="default"/>
      </w:r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none"/>
      <w:suff w:val="nothing"/>
      <w:lvlText w:val=""/>
      <w:lvlJc w:val="left"/>
      <w:pPr>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9">
    <w:nsid w:val="376902EA"/>
    <w:multiLevelType w:val="hybridMultilevel"/>
    <w:tmpl w:val="D1D0C16E"/>
    <w:lvl w:ilvl="0" w:tplc="DDFEFC1E">
      <w:start w:val="1"/>
      <w:numFmt w:val="bullet"/>
      <w:lvlText w:val=""/>
      <w:lvlJc w:val="left"/>
      <w:pPr>
        <w:tabs>
          <w:tab w:val="num" w:pos="1080"/>
        </w:tabs>
        <w:ind w:left="1080" w:hanging="360"/>
      </w:pPr>
      <w:rPr>
        <w:rFonts w:ascii="Symbol" w:hAnsi="Symbol" w:hint="default"/>
      </w:rPr>
    </w:lvl>
    <w:lvl w:ilvl="1" w:tplc="A6BCE5C4">
      <w:start w:val="1"/>
      <w:numFmt w:val="bullet"/>
      <w:lvlText w:val="o"/>
      <w:lvlJc w:val="left"/>
      <w:pPr>
        <w:tabs>
          <w:tab w:val="num" w:pos="1800"/>
        </w:tabs>
        <w:ind w:left="1800" w:hanging="360"/>
      </w:pPr>
      <w:rPr>
        <w:rFonts w:ascii="Courier New" w:hAnsi="Courier New" w:hint="default"/>
      </w:rPr>
    </w:lvl>
    <w:lvl w:ilvl="2" w:tplc="39802C96" w:tentative="1">
      <w:start w:val="1"/>
      <w:numFmt w:val="bullet"/>
      <w:lvlText w:val=""/>
      <w:lvlJc w:val="left"/>
      <w:pPr>
        <w:tabs>
          <w:tab w:val="num" w:pos="2520"/>
        </w:tabs>
        <w:ind w:left="2520" w:hanging="360"/>
      </w:pPr>
      <w:rPr>
        <w:rFonts w:ascii="Wingdings" w:hAnsi="Wingdings" w:hint="default"/>
      </w:rPr>
    </w:lvl>
    <w:lvl w:ilvl="3" w:tplc="D3BECE10" w:tentative="1">
      <w:start w:val="1"/>
      <w:numFmt w:val="bullet"/>
      <w:lvlText w:val=""/>
      <w:lvlJc w:val="left"/>
      <w:pPr>
        <w:tabs>
          <w:tab w:val="num" w:pos="3240"/>
        </w:tabs>
        <w:ind w:left="3240" w:hanging="360"/>
      </w:pPr>
      <w:rPr>
        <w:rFonts w:ascii="Symbol" w:hAnsi="Symbol" w:hint="default"/>
      </w:rPr>
    </w:lvl>
    <w:lvl w:ilvl="4" w:tplc="EAE85572" w:tentative="1">
      <w:start w:val="1"/>
      <w:numFmt w:val="bullet"/>
      <w:lvlText w:val="o"/>
      <w:lvlJc w:val="left"/>
      <w:pPr>
        <w:tabs>
          <w:tab w:val="num" w:pos="3960"/>
        </w:tabs>
        <w:ind w:left="3960" w:hanging="360"/>
      </w:pPr>
      <w:rPr>
        <w:rFonts w:ascii="Courier New" w:hAnsi="Courier New" w:hint="default"/>
      </w:rPr>
    </w:lvl>
    <w:lvl w:ilvl="5" w:tplc="527A8E6C" w:tentative="1">
      <w:start w:val="1"/>
      <w:numFmt w:val="bullet"/>
      <w:lvlText w:val=""/>
      <w:lvlJc w:val="left"/>
      <w:pPr>
        <w:tabs>
          <w:tab w:val="num" w:pos="4680"/>
        </w:tabs>
        <w:ind w:left="4680" w:hanging="360"/>
      </w:pPr>
      <w:rPr>
        <w:rFonts w:ascii="Wingdings" w:hAnsi="Wingdings" w:hint="default"/>
      </w:rPr>
    </w:lvl>
    <w:lvl w:ilvl="6" w:tplc="68CCD1FC" w:tentative="1">
      <w:start w:val="1"/>
      <w:numFmt w:val="bullet"/>
      <w:lvlText w:val=""/>
      <w:lvlJc w:val="left"/>
      <w:pPr>
        <w:tabs>
          <w:tab w:val="num" w:pos="5400"/>
        </w:tabs>
        <w:ind w:left="5400" w:hanging="360"/>
      </w:pPr>
      <w:rPr>
        <w:rFonts w:ascii="Symbol" w:hAnsi="Symbol" w:hint="default"/>
      </w:rPr>
    </w:lvl>
    <w:lvl w:ilvl="7" w:tplc="30827B38" w:tentative="1">
      <w:start w:val="1"/>
      <w:numFmt w:val="bullet"/>
      <w:lvlText w:val="o"/>
      <w:lvlJc w:val="left"/>
      <w:pPr>
        <w:tabs>
          <w:tab w:val="num" w:pos="6120"/>
        </w:tabs>
        <w:ind w:left="6120" w:hanging="360"/>
      </w:pPr>
      <w:rPr>
        <w:rFonts w:ascii="Courier New" w:hAnsi="Courier New" w:hint="default"/>
      </w:rPr>
    </w:lvl>
    <w:lvl w:ilvl="8" w:tplc="722EACA6" w:tentative="1">
      <w:start w:val="1"/>
      <w:numFmt w:val="bullet"/>
      <w:lvlText w:val=""/>
      <w:lvlJc w:val="left"/>
      <w:pPr>
        <w:tabs>
          <w:tab w:val="num" w:pos="6840"/>
        </w:tabs>
        <w:ind w:left="6840" w:hanging="360"/>
      </w:pPr>
      <w:rPr>
        <w:rFonts w:ascii="Wingdings" w:hAnsi="Wingdings" w:hint="default"/>
      </w:rPr>
    </w:lvl>
  </w:abstractNum>
  <w:abstractNum w:abstractNumId="30">
    <w:nsid w:val="3A0173FB"/>
    <w:multiLevelType w:val="hybridMultilevel"/>
    <w:tmpl w:val="22F0C0A0"/>
    <w:lvl w:ilvl="0" w:tplc="FFFFFFFF">
      <w:start w:val="1"/>
      <w:numFmt w:val="decimal"/>
      <w:lvlText w:val="%1."/>
      <w:lvlJc w:val="left"/>
      <w:pPr>
        <w:tabs>
          <w:tab w:val="num" w:pos="1080"/>
        </w:tabs>
        <w:ind w:left="1080" w:hanging="360"/>
      </w:pPr>
    </w:lvl>
    <w:lvl w:ilvl="1" w:tplc="FFFFFFFF" w:tentative="1">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31">
    <w:nsid w:val="3BFA21B2"/>
    <w:multiLevelType w:val="hybridMultilevel"/>
    <w:tmpl w:val="A92ECB7A"/>
    <w:lvl w:ilvl="0" w:tplc="0409000F">
      <w:start w:val="1"/>
      <w:numFmt w:val="bullet"/>
      <w:lvlText w:val=""/>
      <w:lvlJc w:val="left"/>
      <w:pPr>
        <w:tabs>
          <w:tab w:val="num" w:pos="1080"/>
        </w:tabs>
        <w:ind w:left="1080" w:hanging="360"/>
      </w:pPr>
      <w:rPr>
        <w:rFonts w:ascii="Symbol" w:hAnsi="Symbol" w:hint="default"/>
      </w:rPr>
    </w:lvl>
    <w:lvl w:ilvl="1" w:tplc="04090019" w:tentative="1">
      <w:start w:val="1"/>
      <w:numFmt w:val="bullet"/>
      <w:lvlText w:val="o"/>
      <w:lvlJc w:val="left"/>
      <w:pPr>
        <w:tabs>
          <w:tab w:val="num" w:pos="1800"/>
        </w:tabs>
        <w:ind w:left="1800" w:hanging="360"/>
      </w:pPr>
      <w:rPr>
        <w:rFonts w:ascii="Courier New" w:hAnsi="Courier New" w:cs="Courier New" w:hint="default"/>
      </w:rPr>
    </w:lvl>
    <w:lvl w:ilvl="2" w:tplc="0409001B" w:tentative="1">
      <w:start w:val="1"/>
      <w:numFmt w:val="bullet"/>
      <w:lvlText w:val=""/>
      <w:lvlJc w:val="left"/>
      <w:pPr>
        <w:tabs>
          <w:tab w:val="num" w:pos="2520"/>
        </w:tabs>
        <w:ind w:left="2520" w:hanging="360"/>
      </w:pPr>
      <w:rPr>
        <w:rFonts w:ascii="Wingdings" w:hAnsi="Wingdings" w:hint="default"/>
      </w:rPr>
    </w:lvl>
    <w:lvl w:ilvl="3" w:tplc="0409000F" w:tentative="1">
      <w:start w:val="1"/>
      <w:numFmt w:val="bullet"/>
      <w:lvlText w:val=""/>
      <w:lvlJc w:val="left"/>
      <w:pPr>
        <w:tabs>
          <w:tab w:val="num" w:pos="3240"/>
        </w:tabs>
        <w:ind w:left="3240" w:hanging="360"/>
      </w:pPr>
      <w:rPr>
        <w:rFonts w:ascii="Symbol" w:hAnsi="Symbol" w:hint="default"/>
      </w:rPr>
    </w:lvl>
    <w:lvl w:ilvl="4" w:tplc="04090019" w:tentative="1">
      <w:start w:val="1"/>
      <w:numFmt w:val="bullet"/>
      <w:lvlText w:val="o"/>
      <w:lvlJc w:val="left"/>
      <w:pPr>
        <w:tabs>
          <w:tab w:val="num" w:pos="3960"/>
        </w:tabs>
        <w:ind w:left="3960" w:hanging="360"/>
      </w:pPr>
      <w:rPr>
        <w:rFonts w:ascii="Courier New" w:hAnsi="Courier New" w:cs="Courier New" w:hint="default"/>
      </w:rPr>
    </w:lvl>
    <w:lvl w:ilvl="5" w:tplc="0409001B" w:tentative="1">
      <w:start w:val="1"/>
      <w:numFmt w:val="bullet"/>
      <w:lvlText w:val=""/>
      <w:lvlJc w:val="left"/>
      <w:pPr>
        <w:tabs>
          <w:tab w:val="num" w:pos="4680"/>
        </w:tabs>
        <w:ind w:left="4680" w:hanging="360"/>
      </w:pPr>
      <w:rPr>
        <w:rFonts w:ascii="Wingdings" w:hAnsi="Wingdings" w:hint="default"/>
      </w:rPr>
    </w:lvl>
    <w:lvl w:ilvl="6" w:tplc="0409000F" w:tentative="1">
      <w:start w:val="1"/>
      <w:numFmt w:val="bullet"/>
      <w:lvlText w:val=""/>
      <w:lvlJc w:val="left"/>
      <w:pPr>
        <w:tabs>
          <w:tab w:val="num" w:pos="5400"/>
        </w:tabs>
        <w:ind w:left="5400" w:hanging="360"/>
      </w:pPr>
      <w:rPr>
        <w:rFonts w:ascii="Symbol" w:hAnsi="Symbol" w:hint="default"/>
      </w:rPr>
    </w:lvl>
    <w:lvl w:ilvl="7" w:tplc="04090019" w:tentative="1">
      <w:start w:val="1"/>
      <w:numFmt w:val="bullet"/>
      <w:lvlText w:val="o"/>
      <w:lvlJc w:val="left"/>
      <w:pPr>
        <w:tabs>
          <w:tab w:val="num" w:pos="6120"/>
        </w:tabs>
        <w:ind w:left="6120" w:hanging="360"/>
      </w:pPr>
      <w:rPr>
        <w:rFonts w:ascii="Courier New" w:hAnsi="Courier New" w:cs="Courier New" w:hint="default"/>
      </w:rPr>
    </w:lvl>
    <w:lvl w:ilvl="8" w:tplc="0409001B" w:tentative="1">
      <w:start w:val="1"/>
      <w:numFmt w:val="bullet"/>
      <w:lvlText w:val=""/>
      <w:lvlJc w:val="left"/>
      <w:pPr>
        <w:tabs>
          <w:tab w:val="num" w:pos="6840"/>
        </w:tabs>
        <w:ind w:left="6840" w:hanging="360"/>
      </w:pPr>
      <w:rPr>
        <w:rFonts w:ascii="Wingdings" w:hAnsi="Wingdings" w:hint="default"/>
      </w:rPr>
    </w:lvl>
  </w:abstractNum>
  <w:abstractNum w:abstractNumId="32">
    <w:nsid w:val="3BFF570A"/>
    <w:multiLevelType w:val="hybridMultilevel"/>
    <w:tmpl w:val="C0DC648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
    <w:nsid w:val="3C596531"/>
    <w:multiLevelType w:val="hybridMultilevel"/>
    <w:tmpl w:val="D270A5DA"/>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4">
    <w:nsid w:val="3D0E760D"/>
    <w:multiLevelType w:val="multilevel"/>
    <w:tmpl w:val="E81276D6"/>
    <w:lvl w:ilvl="0">
      <w:start w:val="2"/>
      <w:numFmt w:val="upperLetter"/>
      <w:lvlText w:val="Appendix %1"/>
      <w:lvlJc w:val="left"/>
      <w:pPr>
        <w:tabs>
          <w:tab w:val="num" w:pos="1800"/>
        </w:tabs>
        <w:ind w:left="360" w:hanging="360"/>
      </w:pPr>
      <w:rPr>
        <w:rFonts w:hint="default"/>
      </w:rPr>
    </w:lvl>
    <w:lvl w:ilvl="1">
      <w:start w:val="3"/>
      <w:numFmt w:val="decimal"/>
      <w:lvlText w:val="%1.%2"/>
      <w:lvlJc w:val="left"/>
      <w:pPr>
        <w:tabs>
          <w:tab w:val="num" w:pos="720"/>
        </w:tabs>
        <w:ind w:left="720" w:hanging="72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5">
    <w:nsid w:val="3D534EF0"/>
    <w:multiLevelType w:val="hybridMultilevel"/>
    <w:tmpl w:val="8EAA7EBC"/>
    <w:lvl w:ilvl="0" w:tplc="B62A11E6">
      <w:start w:val="1"/>
      <w:numFmt w:val="bullet"/>
      <w:lvlText w:val=""/>
      <w:lvlJc w:val="left"/>
      <w:pPr>
        <w:tabs>
          <w:tab w:val="num" w:pos="1080"/>
        </w:tabs>
        <w:ind w:left="1080" w:hanging="360"/>
      </w:pPr>
      <w:rPr>
        <w:rFonts w:ascii="Symbol" w:hAnsi="Symbol" w:hint="default"/>
      </w:rPr>
    </w:lvl>
    <w:lvl w:ilvl="1" w:tplc="ECB43952">
      <w:start w:val="1"/>
      <w:numFmt w:val="bullet"/>
      <w:lvlText w:val="o"/>
      <w:lvlJc w:val="left"/>
      <w:pPr>
        <w:tabs>
          <w:tab w:val="num" w:pos="1800"/>
        </w:tabs>
        <w:ind w:left="1800" w:hanging="360"/>
      </w:pPr>
      <w:rPr>
        <w:rFonts w:ascii="Courier New" w:hAnsi="Courier New" w:cs="Courier New" w:hint="default"/>
      </w:rPr>
    </w:lvl>
    <w:lvl w:ilvl="2" w:tplc="6012FA96" w:tentative="1">
      <w:start w:val="1"/>
      <w:numFmt w:val="bullet"/>
      <w:lvlText w:val=""/>
      <w:lvlJc w:val="left"/>
      <w:pPr>
        <w:tabs>
          <w:tab w:val="num" w:pos="2520"/>
        </w:tabs>
        <w:ind w:left="2520" w:hanging="360"/>
      </w:pPr>
      <w:rPr>
        <w:rFonts w:ascii="Wingdings" w:hAnsi="Wingdings" w:hint="default"/>
      </w:rPr>
    </w:lvl>
    <w:lvl w:ilvl="3" w:tplc="EF0056AA" w:tentative="1">
      <w:start w:val="1"/>
      <w:numFmt w:val="bullet"/>
      <w:lvlText w:val=""/>
      <w:lvlJc w:val="left"/>
      <w:pPr>
        <w:tabs>
          <w:tab w:val="num" w:pos="3240"/>
        </w:tabs>
        <w:ind w:left="3240" w:hanging="360"/>
      </w:pPr>
      <w:rPr>
        <w:rFonts w:ascii="Symbol" w:hAnsi="Symbol" w:hint="default"/>
      </w:rPr>
    </w:lvl>
    <w:lvl w:ilvl="4" w:tplc="4A7A8E4E" w:tentative="1">
      <w:start w:val="1"/>
      <w:numFmt w:val="bullet"/>
      <w:lvlText w:val="o"/>
      <w:lvlJc w:val="left"/>
      <w:pPr>
        <w:tabs>
          <w:tab w:val="num" w:pos="3960"/>
        </w:tabs>
        <w:ind w:left="3960" w:hanging="360"/>
      </w:pPr>
      <w:rPr>
        <w:rFonts w:ascii="Courier New" w:hAnsi="Courier New" w:cs="Courier New" w:hint="default"/>
      </w:rPr>
    </w:lvl>
    <w:lvl w:ilvl="5" w:tplc="D520E6D8" w:tentative="1">
      <w:start w:val="1"/>
      <w:numFmt w:val="bullet"/>
      <w:lvlText w:val=""/>
      <w:lvlJc w:val="left"/>
      <w:pPr>
        <w:tabs>
          <w:tab w:val="num" w:pos="4680"/>
        </w:tabs>
        <w:ind w:left="4680" w:hanging="360"/>
      </w:pPr>
      <w:rPr>
        <w:rFonts w:ascii="Wingdings" w:hAnsi="Wingdings" w:hint="default"/>
      </w:rPr>
    </w:lvl>
    <w:lvl w:ilvl="6" w:tplc="7A2C69C2" w:tentative="1">
      <w:start w:val="1"/>
      <w:numFmt w:val="bullet"/>
      <w:lvlText w:val=""/>
      <w:lvlJc w:val="left"/>
      <w:pPr>
        <w:tabs>
          <w:tab w:val="num" w:pos="5400"/>
        </w:tabs>
        <w:ind w:left="5400" w:hanging="360"/>
      </w:pPr>
      <w:rPr>
        <w:rFonts w:ascii="Symbol" w:hAnsi="Symbol" w:hint="default"/>
      </w:rPr>
    </w:lvl>
    <w:lvl w:ilvl="7" w:tplc="C3865EAA" w:tentative="1">
      <w:start w:val="1"/>
      <w:numFmt w:val="bullet"/>
      <w:lvlText w:val="o"/>
      <w:lvlJc w:val="left"/>
      <w:pPr>
        <w:tabs>
          <w:tab w:val="num" w:pos="6120"/>
        </w:tabs>
        <w:ind w:left="6120" w:hanging="360"/>
      </w:pPr>
      <w:rPr>
        <w:rFonts w:ascii="Courier New" w:hAnsi="Courier New" w:cs="Courier New" w:hint="default"/>
      </w:rPr>
    </w:lvl>
    <w:lvl w:ilvl="8" w:tplc="F7E6C212" w:tentative="1">
      <w:start w:val="1"/>
      <w:numFmt w:val="bullet"/>
      <w:lvlText w:val=""/>
      <w:lvlJc w:val="left"/>
      <w:pPr>
        <w:tabs>
          <w:tab w:val="num" w:pos="6840"/>
        </w:tabs>
        <w:ind w:left="6840" w:hanging="360"/>
      </w:pPr>
      <w:rPr>
        <w:rFonts w:ascii="Wingdings" w:hAnsi="Wingdings" w:hint="default"/>
      </w:rPr>
    </w:lvl>
  </w:abstractNum>
  <w:abstractNum w:abstractNumId="36">
    <w:nsid w:val="3F264A21"/>
    <w:multiLevelType w:val="hybridMultilevel"/>
    <w:tmpl w:val="340E63D8"/>
    <w:lvl w:ilvl="0" w:tplc="04090001">
      <w:start w:val="1"/>
      <w:numFmt w:val="decimal"/>
      <w:pStyle w:val="ListNumber3"/>
      <w:lvlText w:val="%1."/>
      <w:lvlJc w:val="left"/>
      <w:pPr>
        <w:tabs>
          <w:tab w:val="num" w:pos="2520"/>
        </w:tabs>
        <w:ind w:left="2520" w:hanging="360"/>
      </w:pPr>
    </w:lvl>
    <w:lvl w:ilvl="1" w:tplc="04090003" w:tentative="1">
      <w:start w:val="1"/>
      <w:numFmt w:val="lowerLetter"/>
      <w:lvlText w:val="%2."/>
      <w:lvlJc w:val="left"/>
      <w:pPr>
        <w:tabs>
          <w:tab w:val="num" w:pos="3240"/>
        </w:tabs>
        <w:ind w:left="3240" w:hanging="360"/>
      </w:pPr>
    </w:lvl>
    <w:lvl w:ilvl="2" w:tplc="04090005" w:tentative="1">
      <w:start w:val="1"/>
      <w:numFmt w:val="lowerRoman"/>
      <w:lvlText w:val="%3."/>
      <w:lvlJc w:val="right"/>
      <w:pPr>
        <w:tabs>
          <w:tab w:val="num" w:pos="3960"/>
        </w:tabs>
        <w:ind w:left="3960" w:hanging="180"/>
      </w:pPr>
    </w:lvl>
    <w:lvl w:ilvl="3" w:tplc="04090001" w:tentative="1">
      <w:start w:val="1"/>
      <w:numFmt w:val="decimal"/>
      <w:lvlText w:val="%4."/>
      <w:lvlJc w:val="left"/>
      <w:pPr>
        <w:tabs>
          <w:tab w:val="num" w:pos="4680"/>
        </w:tabs>
        <w:ind w:left="4680" w:hanging="360"/>
      </w:pPr>
    </w:lvl>
    <w:lvl w:ilvl="4" w:tplc="04090003" w:tentative="1">
      <w:start w:val="1"/>
      <w:numFmt w:val="lowerLetter"/>
      <w:lvlText w:val="%5."/>
      <w:lvlJc w:val="left"/>
      <w:pPr>
        <w:tabs>
          <w:tab w:val="num" w:pos="5400"/>
        </w:tabs>
        <w:ind w:left="5400" w:hanging="360"/>
      </w:pPr>
    </w:lvl>
    <w:lvl w:ilvl="5" w:tplc="04090005" w:tentative="1">
      <w:start w:val="1"/>
      <w:numFmt w:val="lowerRoman"/>
      <w:lvlText w:val="%6."/>
      <w:lvlJc w:val="right"/>
      <w:pPr>
        <w:tabs>
          <w:tab w:val="num" w:pos="6120"/>
        </w:tabs>
        <w:ind w:left="6120" w:hanging="180"/>
      </w:pPr>
    </w:lvl>
    <w:lvl w:ilvl="6" w:tplc="04090001" w:tentative="1">
      <w:start w:val="1"/>
      <w:numFmt w:val="decimal"/>
      <w:lvlText w:val="%7."/>
      <w:lvlJc w:val="left"/>
      <w:pPr>
        <w:tabs>
          <w:tab w:val="num" w:pos="6840"/>
        </w:tabs>
        <w:ind w:left="6840" w:hanging="360"/>
      </w:pPr>
    </w:lvl>
    <w:lvl w:ilvl="7" w:tplc="04090003" w:tentative="1">
      <w:start w:val="1"/>
      <w:numFmt w:val="lowerLetter"/>
      <w:lvlText w:val="%8."/>
      <w:lvlJc w:val="left"/>
      <w:pPr>
        <w:tabs>
          <w:tab w:val="num" w:pos="7560"/>
        </w:tabs>
        <w:ind w:left="7560" w:hanging="360"/>
      </w:pPr>
    </w:lvl>
    <w:lvl w:ilvl="8" w:tplc="04090005" w:tentative="1">
      <w:start w:val="1"/>
      <w:numFmt w:val="lowerRoman"/>
      <w:lvlText w:val="%9."/>
      <w:lvlJc w:val="right"/>
      <w:pPr>
        <w:tabs>
          <w:tab w:val="num" w:pos="8280"/>
        </w:tabs>
        <w:ind w:left="8280" w:hanging="180"/>
      </w:pPr>
    </w:lvl>
  </w:abstractNum>
  <w:abstractNum w:abstractNumId="37">
    <w:nsid w:val="41D36E8D"/>
    <w:multiLevelType w:val="hybridMultilevel"/>
    <w:tmpl w:val="2D7C35B8"/>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8">
    <w:nsid w:val="434C7139"/>
    <w:multiLevelType w:val="hybridMultilevel"/>
    <w:tmpl w:val="B72CB4B6"/>
    <w:lvl w:ilvl="0" w:tplc="04090001">
      <w:start w:val="1"/>
      <w:numFmt w:val="decimal"/>
      <w:pStyle w:val="ListNumber2"/>
      <w:lvlText w:val="%1."/>
      <w:lvlJc w:val="left"/>
      <w:pPr>
        <w:tabs>
          <w:tab w:val="num" w:pos="1800"/>
        </w:tabs>
        <w:ind w:left="1800" w:hanging="360"/>
      </w:pPr>
    </w:lvl>
    <w:lvl w:ilvl="1" w:tplc="04090003" w:tentative="1">
      <w:start w:val="1"/>
      <w:numFmt w:val="lowerLetter"/>
      <w:lvlText w:val="%2."/>
      <w:lvlJc w:val="left"/>
      <w:pPr>
        <w:tabs>
          <w:tab w:val="num" w:pos="2880"/>
        </w:tabs>
        <w:ind w:left="2880" w:hanging="360"/>
      </w:pPr>
    </w:lvl>
    <w:lvl w:ilvl="2" w:tplc="04090005" w:tentative="1">
      <w:start w:val="1"/>
      <w:numFmt w:val="lowerRoman"/>
      <w:lvlText w:val="%3."/>
      <w:lvlJc w:val="right"/>
      <w:pPr>
        <w:tabs>
          <w:tab w:val="num" w:pos="3600"/>
        </w:tabs>
        <w:ind w:left="3600" w:hanging="180"/>
      </w:pPr>
    </w:lvl>
    <w:lvl w:ilvl="3" w:tplc="04090001" w:tentative="1">
      <w:start w:val="1"/>
      <w:numFmt w:val="decimal"/>
      <w:lvlText w:val="%4."/>
      <w:lvlJc w:val="left"/>
      <w:pPr>
        <w:tabs>
          <w:tab w:val="num" w:pos="4320"/>
        </w:tabs>
        <w:ind w:left="4320" w:hanging="360"/>
      </w:pPr>
    </w:lvl>
    <w:lvl w:ilvl="4" w:tplc="04090003" w:tentative="1">
      <w:start w:val="1"/>
      <w:numFmt w:val="lowerLetter"/>
      <w:lvlText w:val="%5."/>
      <w:lvlJc w:val="left"/>
      <w:pPr>
        <w:tabs>
          <w:tab w:val="num" w:pos="5040"/>
        </w:tabs>
        <w:ind w:left="5040" w:hanging="360"/>
      </w:pPr>
    </w:lvl>
    <w:lvl w:ilvl="5" w:tplc="04090005" w:tentative="1">
      <w:start w:val="1"/>
      <w:numFmt w:val="lowerRoman"/>
      <w:lvlText w:val="%6."/>
      <w:lvlJc w:val="right"/>
      <w:pPr>
        <w:tabs>
          <w:tab w:val="num" w:pos="5760"/>
        </w:tabs>
        <w:ind w:left="5760" w:hanging="180"/>
      </w:pPr>
    </w:lvl>
    <w:lvl w:ilvl="6" w:tplc="04090001" w:tentative="1">
      <w:start w:val="1"/>
      <w:numFmt w:val="decimal"/>
      <w:lvlText w:val="%7."/>
      <w:lvlJc w:val="left"/>
      <w:pPr>
        <w:tabs>
          <w:tab w:val="num" w:pos="6480"/>
        </w:tabs>
        <w:ind w:left="6480" w:hanging="360"/>
      </w:pPr>
    </w:lvl>
    <w:lvl w:ilvl="7" w:tplc="04090003" w:tentative="1">
      <w:start w:val="1"/>
      <w:numFmt w:val="lowerLetter"/>
      <w:lvlText w:val="%8."/>
      <w:lvlJc w:val="left"/>
      <w:pPr>
        <w:tabs>
          <w:tab w:val="num" w:pos="7200"/>
        </w:tabs>
        <w:ind w:left="7200" w:hanging="360"/>
      </w:pPr>
    </w:lvl>
    <w:lvl w:ilvl="8" w:tplc="04090005" w:tentative="1">
      <w:start w:val="1"/>
      <w:numFmt w:val="lowerRoman"/>
      <w:lvlText w:val="%9."/>
      <w:lvlJc w:val="right"/>
      <w:pPr>
        <w:tabs>
          <w:tab w:val="num" w:pos="7920"/>
        </w:tabs>
        <w:ind w:left="7920" w:hanging="180"/>
      </w:pPr>
    </w:lvl>
  </w:abstractNum>
  <w:abstractNum w:abstractNumId="39">
    <w:nsid w:val="43DC05E8"/>
    <w:multiLevelType w:val="hybridMultilevel"/>
    <w:tmpl w:val="A762FE5C"/>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0">
    <w:nsid w:val="452A2E31"/>
    <w:multiLevelType w:val="hybridMultilevel"/>
    <w:tmpl w:val="9DC06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5A803FB"/>
    <w:multiLevelType w:val="singleLevel"/>
    <w:tmpl w:val="4A90E930"/>
    <w:lvl w:ilvl="0">
      <w:start w:val="1"/>
      <w:numFmt w:val="decimal"/>
      <w:lvlText w:val="%1."/>
      <w:lvlJc w:val="left"/>
      <w:pPr>
        <w:tabs>
          <w:tab w:val="num" w:pos="1080"/>
        </w:tabs>
        <w:ind w:left="1080" w:hanging="360"/>
      </w:pPr>
      <w:rPr>
        <w:rFonts w:hint="default"/>
      </w:rPr>
    </w:lvl>
  </w:abstractNum>
  <w:abstractNum w:abstractNumId="42">
    <w:nsid w:val="46EA31E3"/>
    <w:multiLevelType w:val="hybridMultilevel"/>
    <w:tmpl w:val="3286C04E"/>
    <w:lvl w:ilvl="0" w:tplc="973C4E48">
      <w:start w:val="1"/>
      <w:numFmt w:val="bullet"/>
      <w:lvlText w:val=""/>
      <w:lvlJc w:val="left"/>
      <w:pPr>
        <w:tabs>
          <w:tab w:val="num" w:pos="1080"/>
        </w:tabs>
        <w:ind w:left="1080" w:hanging="360"/>
      </w:pPr>
      <w:rPr>
        <w:rFonts w:ascii="Symbol" w:hAnsi="Symbol" w:hint="default"/>
      </w:rPr>
    </w:lvl>
    <w:lvl w:ilvl="1" w:tplc="B464E2C6" w:tentative="1">
      <w:start w:val="1"/>
      <w:numFmt w:val="bullet"/>
      <w:lvlText w:val="o"/>
      <w:lvlJc w:val="left"/>
      <w:pPr>
        <w:tabs>
          <w:tab w:val="num" w:pos="1800"/>
        </w:tabs>
        <w:ind w:left="1800" w:hanging="360"/>
      </w:pPr>
      <w:rPr>
        <w:rFonts w:ascii="Courier New" w:hAnsi="Courier New" w:cs="Courier New" w:hint="default"/>
      </w:rPr>
    </w:lvl>
    <w:lvl w:ilvl="2" w:tplc="6F521392" w:tentative="1">
      <w:start w:val="1"/>
      <w:numFmt w:val="bullet"/>
      <w:lvlText w:val=""/>
      <w:lvlJc w:val="left"/>
      <w:pPr>
        <w:tabs>
          <w:tab w:val="num" w:pos="2520"/>
        </w:tabs>
        <w:ind w:left="2520" w:hanging="360"/>
      </w:pPr>
      <w:rPr>
        <w:rFonts w:ascii="Wingdings" w:hAnsi="Wingdings" w:hint="default"/>
      </w:rPr>
    </w:lvl>
    <w:lvl w:ilvl="3" w:tplc="2608465E" w:tentative="1">
      <w:start w:val="1"/>
      <w:numFmt w:val="bullet"/>
      <w:lvlText w:val=""/>
      <w:lvlJc w:val="left"/>
      <w:pPr>
        <w:tabs>
          <w:tab w:val="num" w:pos="3240"/>
        </w:tabs>
        <w:ind w:left="3240" w:hanging="360"/>
      </w:pPr>
      <w:rPr>
        <w:rFonts w:ascii="Symbol" w:hAnsi="Symbol" w:hint="default"/>
      </w:rPr>
    </w:lvl>
    <w:lvl w:ilvl="4" w:tplc="03EA7CB6" w:tentative="1">
      <w:start w:val="1"/>
      <w:numFmt w:val="bullet"/>
      <w:lvlText w:val="o"/>
      <w:lvlJc w:val="left"/>
      <w:pPr>
        <w:tabs>
          <w:tab w:val="num" w:pos="3960"/>
        </w:tabs>
        <w:ind w:left="3960" w:hanging="360"/>
      </w:pPr>
      <w:rPr>
        <w:rFonts w:ascii="Courier New" w:hAnsi="Courier New" w:cs="Courier New" w:hint="default"/>
      </w:rPr>
    </w:lvl>
    <w:lvl w:ilvl="5" w:tplc="CC76427C" w:tentative="1">
      <w:start w:val="1"/>
      <w:numFmt w:val="bullet"/>
      <w:lvlText w:val=""/>
      <w:lvlJc w:val="left"/>
      <w:pPr>
        <w:tabs>
          <w:tab w:val="num" w:pos="4680"/>
        </w:tabs>
        <w:ind w:left="4680" w:hanging="360"/>
      </w:pPr>
      <w:rPr>
        <w:rFonts w:ascii="Wingdings" w:hAnsi="Wingdings" w:hint="default"/>
      </w:rPr>
    </w:lvl>
    <w:lvl w:ilvl="6" w:tplc="015A57AA" w:tentative="1">
      <w:start w:val="1"/>
      <w:numFmt w:val="bullet"/>
      <w:lvlText w:val=""/>
      <w:lvlJc w:val="left"/>
      <w:pPr>
        <w:tabs>
          <w:tab w:val="num" w:pos="5400"/>
        </w:tabs>
        <w:ind w:left="5400" w:hanging="360"/>
      </w:pPr>
      <w:rPr>
        <w:rFonts w:ascii="Symbol" w:hAnsi="Symbol" w:hint="default"/>
      </w:rPr>
    </w:lvl>
    <w:lvl w:ilvl="7" w:tplc="6F64D100" w:tentative="1">
      <w:start w:val="1"/>
      <w:numFmt w:val="bullet"/>
      <w:lvlText w:val="o"/>
      <w:lvlJc w:val="left"/>
      <w:pPr>
        <w:tabs>
          <w:tab w:val="num" w:pos="6120"/>
        </w:tabs>
        <w:ind w:left="6120" w:hanging="360"/>
      </w:pPr>
      <w:rPr>
        <w:rFonts w:ascii="Courier New" w:hAnsi="Courier New" w:cs="Courier New" w:hint="default"/>
      </w:rPr>
    </w:lvl>
    <w:lvl w:ilvl="8" w:tplc="6C42AA98" w:tentative="1">
      <w:start w:val="1"/>
      <w:numFmt w:val="bullet"/>
      <w:lvlText w:val=""/>
      <w:lvlJc w:val="left"/>
      <w:pPr>
        <w:tabs>
          <w:tab w:val="num" w:pos="6840"/>
        </w:tabs>
        <w:ind w:left="6840" w:hanging="360"/>
      </w:pPr>
      <w:rPr>
        <w:rFonts w:ascii="Wingdings" w:hAnsi="Wingdings" w:hint="default"/>
      </w:rPr>
    </w:lvl>
  </w:abstractNum>
  <w:abstractNum w:abstractNumId="43">
    <w:nsid w:val="47A304A9"/>
    <w:multiLevelType w:val="hybridMultilevel"/>
    <w:tmpl w:val="F8B25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49D70DF6"/>
    <w:multiLevelType w:val="hybridMultilevel"/>
    <w:tmpl w:val="78A0F92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5">
    <w:nsid w:val="4CC02771"/>
    <w:multiLevelType w:val="hybridMultilevel"/>
    <w:tmpl w:val="621A1BA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6">
    <w:nsid w:val="51060859"/>
    <w:multiLevelType w:val="hybridMultilevel"/>
    <w:tmpl w:val="213EB91A"/>
    <w:lvl w:ilvl="0" w:tplc="04090001">
      <w:start w:val="1"/>
      <w:numFmt w:val="bullet"/>
      <w:lvlText w:val=""/>
      <w:lvlJc w:val="left"/>
      <w:pPr>
        <w:tabs>
          <w:tab w:val="num" w:pos="1080"/>
        </w:tabs>
        <w:ind w:left="1080" w:hanging="360"/>
      </w:pPr>
      <w:rPr>
        <w:rFonts w:ascii="Symbol" w:hAnsi="Symbol" w:hint="default"/>
        <w:sz w:val="20"/>
        <w:szCs w:val="20"/>
      </w:rPr>
    </w:lvl>
    <w:lvl w:ilvl="1" w:tplc="FFFFFFFF">
      <w:start w:val="1"/>
      <w:numFmt w:val="bullet"/>
      <w:lvlText w:val=""/>
      <w:lvlJc w:val="left"/>
      <w:pPr>
        <w:tabs>
          <w:tab w:val="num" w:pos="1080"/>
        </w:tabs>
        <w:ind w:left="1080" w:hanging="360"/>
      </w:pPr>
      <w:rPr>
        <w:rFonts w:ascii="Symbol" w:hAnsi="Symbol" w:cs="Symbol" w:hint="default"/>
        <w:sz w:val="20"/>
        <w:szCs w:val="20"/>
      </w:rPr>
    </w:lvl>
    <w:lvl w:ilvl="2" w:tplc="FFFFFFFF" w:tentative="1">
      <w:start w:val="1"/>
      <w:numFmt w:val="bullet"/>
      <w:lvlText w:val=""/>
      <w:lvlJc w:val="left"/>
      <w:pPr>
        <w:tabs>
          <w:tab w:val="num" w:pos="1800"/>
        </w:tabs>
        <w:ind w:left="1800" w:hanging="360"/>
      </w:pPr>
      <w:rPr>
        <w:rFonts w:ascii="Wingdings" w:hAnsi="Wingdings" w:cs="Wingdings" w:hint="default"/>
      </w:rPr>
    </w:lvl>
    <w:lvl w:ilvl="3" w:tplc="FFFFFFFF" w:tentative="1">
      <w:start w:val="1"/>
      <w:numFmt w:val="bullet"/>
      <w:lvlText w:val=""/>
      <w:lvlJc w:val="left"/>
      <w:pPr>
        <w:tabs>
          <w:tab w:val="num" w:pos="2520"/>
        </w:tabs>
        <w:ind w:left="2520" w:hanging="360"/>
      </w:pPr>
      <w:rPr>
        <w:rFonts w:ascii="Symbol" w:hAnsi="Symbol" w:cs="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cs="Wingdings" w:hint="default"/>
      </w:rPr>
    </w:lvl>
    <w:lvl w:ilvl="6" w:tplc="FFFFFFFF" w:tentative="1">
      <w:start w:val="1"/>
      <w:numFmt w:val="bullet"/>
      <w:lvlText w:val=""/>
      <w:lvlJc w:val="left"/>
      <w:pPr>
        <w:tabs>
          <w:tab w:val="num" w:pos="4680"/>
        </w:tabs>
        <w:ind w:left="4680" w:hanging="360"/>
      </w:pPr>
      <w:rPr>
        <w:rFonts w:ascii="Symbol" w:hAnsi="Symbol" w:cs="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cs="Wingdings" w:hint="default"/>
      </w:rPr>
    </w:lvl>
  </w:abstractNum>
  <w:abstractNum w:abstractNumId="47">
    <w:nsid w:val="546C0996"/>
    <w:multiLevelType w:val="hybridMultilevel"/>
    <w:tmpl w:val="FFFC2072"/>
    <w:lvl w:ilvl="0" w:tplc="04090001">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48">
    <w:nsid w:val="547C5782"/>
    <w:multiLevelType w:val="hybridMultilevel"/>
    <w:tmpl w:val="AF7E1CC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9">
    <w:nsid w:val="54C66BE2"/>
    <w:multiLevelType w:val="hybridMultilevel"/>
    <w:tmpl w:val="DE7253F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0">
    <w:nsid w:val="5B3E2483"/>
    <w:multiLevelType w:val="hybridMultilevel"/>
    <w:tmpl w:val="07BAE38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1">
    <w:nsid w:val="5F5B6709"/>
    <w:multiLevelType w:val="hybridMultilevel"/>
    <w:tmpl w:val="39A6242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2">
    <w:nsid w:val="5FBB512B"/>
    <w:multiLevelType w:val="hybridMultilevel"/>
    <w:tmpl w:val="2BA274E4"/>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53">
    <w:nsid w:val="662730C5"/>
    <w:multiLevelType w:val="hybridMultilevel"/>
    <w:tmpl w:val="83780AD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4">
    <w:nsid w:val="67F2036F"/>
    <w:multiLevelType w:val="hybridMultilevel"/>
    <w:tmpl w:val="CA1E648C"/>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5">
    <w:nsid w:val="68430FD3"/>
    <w:multiLevelType w:val="hybridMultilevel"/>
    <w:tmpl w:val="A1B4E32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6">
    <w:nsid w:val="697C183E"/>
    <w:multiLevelType w:val="singleLevel"/>
    <w:tmpl w:val="89142F14"/>
    <w:lvl w:ilvl="0">
      <w:start w:val="1"/>
      <w:numFmt w:val="decimal"/>
      <w:lvlText w:val="%1."/>
      <w:lvlJc w:val="left"/>
      <w:pPr>
        <w:tabs>
          <w:tab w:val="num" w:pos="1080"/>
        </w:tabs>
        <w:ind w:left="1080" w:hanging="360"/>
      </w:pPr>
      <w:rPr>
        <w:rFonts w:cs="Times New Roman" w:hint="default"/>
      </w:rPr>
    </w:lvl>
  </w:abstractNum>
  <w:abstractNum w:abstractNumId="57">
    <w:nsid w:val="6AD42479"/>
    <w:multiLevelType w:val="hybridMultilevel"/>
    <w:tmpl w:val="C32034A0"/>
    <w:lvl w:ilvl="0" w:tplc="4860E6F0">
      <w:start w:val="1"/>
      <w:numFmt w:val="bullet"/>
      <w:lvlText w:val=""/>
      <w:lvlJc w:val="left"/>
      <w:pPr>
        <w:tabs>
          <w:tab w:val="num" w:pos="1080"/>
        </w:tabs>
        <w:ind w:left="1080" w:hanging="360"/>
      </w:pPr>
      <w:rPr>
        <w:rFonts w:ascii="Symbol" w:hAnsi="Symbol" w:hint="default"/>
      </w:rPr>
    </w:lvl>
    <w:lvl w:ilvl="1" w:tplc="443E4B50" w:tentative="1">
      <w:start w:val="1"/>
      <w:numFmt w:val="bullet"/>
      <w:lvlText w:val="o"/>
      <w:lvlJc w:val="left"/>
      <w:pPr>
        <w:tabs>
          <w:tab w:val="num" w:pos="1800"/>
        </w:tabs>
        <w:ind w:left="1800" w:hanging="360"/>
      </w:pPr>
      <w:rPr>
        <w:rFonts w:ascii="Courier New" w:hAnsi="Courier New" w:cs="Courier New" w:hint="default"/>
      </w:rPr>
    </w:lvl>
    <w:lvl w:ilvl="2" w:tplc="B794193E" w:tentative="1">
      <w:start w:val="1"/>
      <w:numFmt w:val="bullet"/>
      <w:lvlText w:val=""/>
      <w:lvlJc w:val="left"/>
      <w:pPr>
        <w:tabs>
          <w:tab w:val="num" w:pos="2520"/>
        </w:tabs>
        <w:ind w:left="2520" w:hanging="360"/>
      </w:pPr>
      <w:rPr>
        <w:rFonts w:ascii="Wingdings" w:hAnsi="Wingdings" w:hint="default"/>
      </w:rPr>
    </w:lvl>
    <w:lvl w:ilvl="3" w:tplc="B8A05038" w:tentative="1">
      <w:start w:val="1"/>
      <w:numFmt w:val="bullet"/>
      <w:lvlText w:val=""/>
      <w:lvlJc w:val="left"/>
      <w:pPr>
        <w:tabs>
          <w:tab w:val="num" w:pos="3240"/>
        </w:tabs>
        <w:ind w:left="3240" w:hanging="360"/>
      </w:pPr>
      <w:rPr>
        <w:rFonts w:ascii="Symbol" w:hAnsi="Symbol" w:hint="default"/>
      </w:rPr>
    </w:lvl>
    <w:lvl w:ilvl="4" w:tplc="F032571A" w:tentative="1">
      <w:start w:val="1"/>
      <w:numFmt w:val="bullet"/>
      <w:lvlText w:val="o"/>
      <w:lvlJc w:val="left"/>
      <w:pPr>
        <w:tabs>
          <w:tab w:val="num" w:pos="3960"/>
        </w:tabs>
        <w:ind w:left="3960" w:hanging="360"/>
      </w:pPr>
      <w:rPr>
        <w:rFonts w:ascii="Courier New" w:hAnsi="Courier New" w:cs="Courier New" w:hint="default"/>
      </w:rPr>
    </w:lvl>
    <w:lvl w:ilvl="5" w:tplc="DA78E242" w:tentative="1">
      <w:start w:val="1"/>
      <w:numFmt w:val="bullet"/>
      <w:lvlText w:val=""/>
      <w:lvlJc w:val="left"/>
      <w:pPr>
        <w:tabs>
          <w:tab w:val="num" w:pos="4680"/>
        </w:tabs>
        <w:ind w:left="4680" w:hanging="360"/>
      </w:pPr>
      <w:rPr>
        <w:rFonts w:ascii="Wingdings" w:hAnsi="Wingdings" w:hint="default"/>
      </w:rPr>
    </w:lvl>
    <w:lvl w:ilvl="6" w:tplc="9EA6ECE4" w:tentative="1">
      <w:start w:val="1"/>
      <w:numFmt w:val="bullet"/>
      <w:lvlText w:val=""/>
      <w:lvlJc w:val="left"/>
      <w:pPr>
        <w:tabs>
          <w:tab w:val="num" w:pos="5400"/>
        </w:tabs>
        <w:ind w:left="5400" w:hanging="360"/>
      </w:pPr>
      <w:rPr>
        <w:rFonts w:ascii="Symbol" w:hAnsi="Symbol" w:hint="default"/>
      </w:rPr>
    </w:lvl>
    <w:lvl w:ilvl="7" w:tplc="7F2C1926" w:tentative="1">
      <w:start w:val="1"/>
      <w:numFmt w:val="bullet"/>
      <w:lvlText w:val="o"/>
      <w:lvlJc w:val="left"/>
      <w:pPr>
        <w:tabs>
          <w:tab w:val="num" w:pos="6120"/>
        </w:tabs>
        <w:ind w:left="6120" w:hanging="360"/>
      </w:pPr>
      <w:rPr>
        <w:rFonts w:ascii="Courier New" w:hAnsi="Courier New" w:cs="Courier New" w:hint="default"/>
      </w:rPr>
    </w:lvl>
    <w:lvl w:ilvl="8" w:tplc="457C085A" w:tentative="1">
      <w:start w:val="1"/>
      <w:numFmt w:val="bullet"/>
      <w:lvlText w:val=""/>
      <w:lvlJc w:val="left"/>
      <w:pPr>
        <w:tabs>
          <w:tab w:val="num" w:pos="6840"/>
        </w:tabs>
        <w:ind w:left="6840" w:hanging="360"/>
      </w:pPr>
      <w:rPr>
        <w:rFonts w:ascii="Wingdings" w:hAnsi="Wingdings" w:hint="default"/>
      </w:rPr>
    </w:lvl>
  </w:abstractNum>
  <w:abstractNum w:abstractNumId="58">
    <w:nsid w:val="6D134A12"/>
    <w:multiLevelType w:val="hybridMultilevel"/>
    <w:tmpl w:val="8E585C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9">
    <w:nsid w:val="6E8B2798"/>
    <w:multiLevelType w:val="hybridMultilevel"/>
    <w:tmpl w:val="997A8B8A"/>
    <w:lvl w:ilvl="0" w:tplc="04090001">
      <w:start w:val="1"/>
      <w:numFmt w:val="bullet"/>
      <w:lvlText w:val=""/>
      <w:lvlJc w:val="left"/>
      <w:pPr>
        <w:tabs>
          <w:tab w:val="num" w:pos="1080"/>
        </w:tabs>
        <w:ind w:left="1080" w:hanging="360"/>
      </w:pPr>
      <w:rPr>
        <w:rFonts w:ascii="Symbol" w:hAnsi="Symbol" w:hint="default"/>
      </w:rPr>
    </w:lvl>
    <w:lvl w:ilvl="1" w:tplc="FFFFFFFF">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60">
    <w:nsid w:val="6E8C4F69"/>
    <w:multiLevelType w:val="hybridMultilevel"/>
    <w:tmpl w:val="5F908E7E"/>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61">
    <w:nsid w:val="6ED001D8"/>
    <w:multiLevelType w:val="multilevel"/>
    <w:tmpl w:val="CB68F398"/>
    <w:lvl w:ilvl="0">
      <w:start w:val="1"/>
      <w:numFmt w:val="upperLetter"/>
      <w:lvlText w:val="Appendix %1"/>
      <w:lvlJc w:val="left"/>
      <w:pPr>
        <w:tabs>
          <w:tab w:val="num" w:pos="1800"/>
        </w:tabs>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2">
    <w:nsid w:val="6EFF72CB"/>
    <w:multiLevelType w:val="hybridMultilevel"/>
    <w:tmpl w:val="4B72CD88"/>
    <w:lvl w:ilvl="0" w:tplc="785866E6">
      <w:start w:val="1"/>
      <w:numFmt w:val="bullet"/>
      <w:lvlText w:val=""/>
      <w:lvlJc w:val="left"/>
      <w:pPr>
        <w:tabs>
          <w:tab w:val="num" w:pos="1440"/>
        </w:tabs>
        <w:ind w:left="1440" w:hanging="360"/>
      </w:pPr>
      <w:rPr>
        <w:rFonts w:ascii="Symbol" w:hAnsi="Symbol" w:hint="default"/>
      </w:rPr>
    </w:lvl>
    <w:lvl w:ilvl="1" w:tplc="E424D2AC" w:tentative="1">
      <w:start w:val="1"/>
      <w:numFmt w:val="bullet"/>
      <w:lvlText w:val="o"/>
      <w:lvlJc w:val="left"/>
      <w:pPr>
        <w:tabs>
          <w:tab w:val="num" w:pos="2160"/>
        </w:tabs>
        <w:ind w:left="2160" w:hanging="360"/>
      </w:pPr>
      <w:rPr>
        <w:rFonts w:ascii="Courier New" w:hAnsi="Courier New" w:cs="Courier New" w:hint="default"/>
      </w:rPr>
    </w:lvl>
    <w:lvl w:ilvl="2" w:tplc="8B026388" w:tentative="1">
      <w:start w:val="1"/>
      <w:numFmt w:val="bullet"/>
      <w:lvlText w:val=""/>
      <w:lvlJc w:val="left"/>
      <w:pPr>
        <w:tabs>
          <w:tab w:val="num" w:pos="2880"/>
        </w:tabs>
        <w:ind w:left="2880" w:hanging="360"/>
      </w:pPr>
      <w:rPr>
        <w:rFonts w:ascii="Wingdings" w:hAnsi="Wingdings" w:hint="default"/>
      </w:rPr>
    </w:lvl>
    <w:lvl w:ilvl="3" w:tplc="AD08B55C" w:tentative="1">
      <w:start w:val="1"/>
      <w:numFmt w:val="bullet"/>
      <w:lvlText w:val=""/>
      <w:lvlJc w:val="left"/>
      <w:pPr>
        <w:tabs>
          <w:tab w:val="num" w:pos="3600"/>
        </w:tabs>
        <w:ind w:left="3600" w:hanging="360"/>
      </w:pPr>
      <w:rPr>
        <w:rFonts w:ascii="Symbol" w:hAnsi="Symbol" w:hint="default"/>
      </w:rPr>
    </w:lvl>
    <w:lvl w:ilvl="4" w:tplc="37C25596" w:tentative="1">
      <w:start w:val="1"/>
      <w:numFmt w:val="bullet"/>
      <w:lvlText w:val="o"/>
      <w:lvlJc w:val="left"/>
      <w:pPr>
        <w:tabs>
          <w:tab w:val="num" w:pos="4320"/>
        </w:tabs>
        <w:ind w:left="4320" w:hanging="360"/>
      </w:pPr>
      <w:rPr>
        <w:rFonts w:ascii="Courier New" w:hAnsi="Courier New" w:cs="Courier New" w:hint="default"/>
      </w:rPr>
    </w:lvl>
    <w:lvl w:ilvl="5" w:tplc="D048E91E" w:tentative="1">
      <w:start w:val="1"/>
      <w:numFmt w:val="bullet"/>
      <w:lvlText w:val=""/>
      <w:lvlJc w:val="left"/>
      <w:pPr>
        <w:tabs>
          <w:tab w:val="num" w:pos="5040"/>
        </w:tabs>
        <w:ind w:left="5040" w:hanging="360"/>
      </w:pPr>
      <w:rPr>
        <w:rFonts w:ascii="Wingdings" w:hAnsi="Wingdings" w:hint="default"/>
      </w:rPr>
    </w:lvl>
    <w:lvl w:ilvl="6" w:tplc="DE8406B8" w:tentative="1">
      <w:start w:val="1"/>
      <w:numFmt w:val="bullet"/>
      <w:lvlText w:val=""/>
      <w:lvlJc w:val="left"/>
      <w:pPr>
        <w:tabs>
          <w:tab w:val="num" w:pos="5760"/>
        </w:tabs>
        <w:ind w:left="5760" w:hanging="360"/>
      </w:pPr>
      <w:rPr>
        <w:rFonts w:ascii="Symbol" w:hAnsi="Symbol" w:hint="default"/>
      </w:rPr>
    </w:lvl>
    <w:lvl w:ilvl="7" w:tplc="0ED0896A" w:tentative="1">
      <w:start w:val="1"/>
      <w:numFmt w:val="bullet"/>
      <w:lvlText w:val="o"/>
      <w:lvlJc w:val="left"/>
      <w:pPr>
        <w:tabs>
          <w:tab w:val="num" w:pos="6480"/>
        </w:tabs>
        <w:ind w:left="6480" w:hanging="360"/>
      </w:pPr>
      <w:rPr>
        <w:rFonts w:ascii="Courier New" w:hAnsi="Courier New" w:cs="Courier New" w:hint="default"/>
      </w:rPr>
    </w:lvl>
    <w:lvl w:ilvl="8" w:tplc="07A45AE4" w:tentative="1">
      <w:start w:val="1"/>
      <w:numFmt w:val="bullet"/>
      <w:lvlText w:val=""/>
      <w:lvlJc w:val="left"/>
      <w:pPr>
        <w:tabs>
          <w:tab w:val="num" w:pos="7200"/>
        </w:tabs>
        <w:ind w:left="7200" w:hanging="360"/>
      </w:pPr>
      <w:rPr>
        <w:rFonts w:ascii="Wingdings" w:hAnsi="Wingdings" w:hint="default"/>
      </w:rPr>
    </w:lvl>
  </w:abstractNum>
  <w:abstractNum w:abstractNumId="63">
    <w:nsid w:val="71052985"/>
    <w:multiLevelType w:val="hybridMultilevel"/>
    <w:tmpl w:val="1E46C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1DB27FB"/>
    <w:multiLevelType w:val="hybridMultilevel"/>
    <w:tmpl w:val="E9A61422"/>
    <w:lvl w:ilvl="0" w:tplc="04090001">
      <w:start w:val="1"/>
      <w:numFmt w:val="bullet"/>
      <w:lvlText w:val=""/>
      <w:lvlJc w:val="left"/>
      <w:pPr>
        <w:tabs>
          <w:tab w:val="num" w:pos="1080"/>
        </w:tabs>
        <w:ind w:left="1080" w:hanging="360"/>
      </w:pPr>
      <w:rPr>
        <w:rFonts w:ascii="Symbol" w:hAnsi="Symbol" w:hint="default"/>
        <w:sz w:val="20"/>
        <w:szCs w:val="20"/>
      </w:rPr>
    </w:lvl>
    <w:lvl w:ilvl="1" w:tplc="04090003">
      <w:start w:val="1"/>
      <w:numFmt w:val="bullet"/>
      <w:lvlText w:val=""/>
      <w:lvlJc w:val="left"/>
      <w:pPr>
        <w:tabs>
          <w:tab w:val="num" w:pos="720"/>
        </w:tabs>
        <w:ind w:left="720" w:hanging="360"/>
      </w:pPr>
      <w:rPr>
        <w:rFonts w:ascii="Symbol" w:hAnsi="Symbol" w:cs="Symbol" w:hint="default"/>
        <w:sz w:val="20"/>
        <w:szCs w:val="20"/>
      </w:rPr>
    </w:lvl>
    <w:lvl w:ilvl="2" w:tplc="04090005" w:tentative="1">
      <w:start w:val="1"/>
      <w:numFmt w:val="bullet"/>
      <w:lvlText w:val=""/>
      <w:lvlJc w:val="left"/>
      <w:pPr>
        <w:tabs>
          <w:tab w:val="num" w:pos="1440"/>
        </w:tabs>
        <w:ind w:left="1440" w:hanging="360"/>
      </w:pPr>
      <w:rPr>
        <w:rFonts w:ascii="Wingdings" w:hAnsi="Wingdings" w:cs="Wingdings" w:hint="default"/>
      </w:rPr>
    </w:lvl>
    <w:lvl w:ilvl="3" w:tplc="04090001" w:tentative="1">
      <w:start w:val="1"/>
      <w:numFmt w:val="bullet"/>
      <w:lvlText w:val=""/>
      <w:lvlJc w:val="left"/>
      <w:pPr>
        <w:tabs>
          <w:tab w:val="num" w:pos="2160"/>
        </w:tabs>
        <w:ind w:left="2160" w:hanging="360"/>
      </w:pPr>
      <w:rPr>
        <w:rFonts w:ascii="Symbol" w:hAnsi="Symbol" w:cs="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cs="Wingdings" w:hint="default"/>
      </w:rPr>
    </w:lvl>
    <w:lvl w:ilvl="6" w:tplc="04090001" w:tentative="1">
      <w:start w:val="1"/>
      <w:numFmt w:val="bullet"/>
      <w:lvlText w:val=""/>
      <w:lvlJc w:val="left"/>
      <w:pPr>
        <w:tabs>
          <w:tab w:val="num" w:pos="4320"/>
        </w:tabs>
        <w:ind w:left="4320" w:hanging="360"/>
      </w:pPr>
      <w:rPr>
        <w:rFonts w:ascii="Symbol" w:hAnsi="Symbol" w:cs="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cs="Wingdings" w:hint="default"/>
      </w:rPr>
    </w:lvl>
  </w:abstractNum>
  <w:abstractNum w:abstractNumId="65">
    <w:nsid w:val="7422017B"/>
    <w:multiLevelType w:val="hybridMultilevel"/>
    <w:tmpl w:val="13921A1C"/>
    <w:lvl w:ilvl="0" w:tplc="04090001">
      <w:start w:val="1"/>
      <w:numFmt w:val="decimal"/>
      <w:lvlText w:val="%1."/>
      <w:lvlJc w:val="left"/>
      <w:pPr>
        <w:tabs>
          <w:tab w:val="num" w:pos="1440"/>
        </w:tabs>
        <w:ind w:left="1440" w:hanging="360"/>
      </w:pPr>
    </w:lvl>
    <w:lvl w:ilvl="1" w:tplc="FFFFFFFF" w:tentative="1">
      <w:start w:val="1"/>
      <w:numFmt w:val="lowerLetter"/>
      <w:lvlText w:val="%2."/>
      <w:lvlJc w:val="left"/>
      <w:pPr>
        <w:tabs>
          <w:tab w:val="num" w:pos="2160"/>
        </w:tabs>
        <w:ind w:left="2160" w:hanging="360"/>
      </w:pPr>
    </w:lvl>
    <w:lvl w:ilvl="2" w:tplc="FFFFFFFF" w:tentative="1">
      <w:start w:val="1"/>
      <w:numFmt w:val="lowerRoman"/>
      <w:lvlText w:val="%3."/>
      <w:lvlJc w:val="right"/>
      <w:pPr>
        <w:tabs>
          <w:tab w:val="num" w:pos="2880"/>
        </w:tabs>
        <w:ind w:left="2880" w:hanging="180"/>
      </w:pPr>
    </w:lvl>
    <w:lvl w:ilvl="3" w:tplc="FFFFFFFF" w:tentative="1">
      <w:start w:val="1"/>
      <w:numFmt w:val="decimal"/>
      <w:lvlText w:val="%4."/>
      <w:lvlJc w:val="left"/>
      <w:pPr>
        <w:tabs>
          <w:tab w:val="num" w:pos="3600"/>
        </w:tabs>
        <w:ind w:left="3600" w:hanging="360"/>
      </w:pPr>
    </w:lvl>
    <w:lvl w:ilvl="4" w:tplc="FFFFFFFF" w:tentative="1">
      <w:start w:val="1"/>
      <w:numFmt w:val="lowerLetter"/>
      <w:lvlText w:val="%5."/>
      <w:lvlJc w:val="left"/>
      <w:pPr>
        <w:tabs>
          <w:tab w:val="num" w:pos="4320"/>
        </w:tabs>
        <w:ind w:left="4320" w:hanging="360"/>
      </w:pPr>
    </w:lvl>
    <w:lvl w:ilvl="5" w:tplc="FFFFFFFF" w:tentative="1">
      <w:start w:val="1"/>
      <w:numFmt w:val="lowerRoman"/>
      <w:lvlText w:val="%6."/>
      <w:lvlJc w:val="right"/>
      <w:pPr>
        <w:tabs>
          <w:tab w:val="num" w:pos="5040"/>
        </w:tabs>
        <w:ind w:left="5040" w:hanging="180"/>
      </w:pPr>
    </w:lvl>
    <w:lvl w:ilvl="6" w:tplc="FFFFFFFF" w:tentative="1">
      <w:start w:val="1"/>
      <w:numFmt w:val="decimal"/>
      <w:lvlText w:val="%7."/>
      <w:lvlJc w:val="left"/>
      <w:pPr>
        <w:tabs>
          <w:tab w:val="num" w:pos="5760"/>
        </w:tabs>
        <w:ind w:left="5760" w:hanging="360"/>
      </w:pPr>
    </w:lvl>
    <w:lvl w:ilvl="7" w:tplc="FFFFFFFF" w:tentative="1">
      <w:start w:val="1"/>
      <w:numFmt w:val="lowerLetter"/>
      <w:lvlText w:val="%8."/>
      <w:lvlJc w:val="left"/>
      <w:pPr>
        <w:tabs>
          <w:tab w:val="num" w:pos="6480"/>
        </w:tabs>
        <w:ind w:left="6480" w:hanging="360"/>
      </w:pPr>
    </w:lvl>
    <w:lvl w:ilvl="8" w:tplc="FFFFFFFF" w:tentative="1">
      <w:start w:val="1"/>
      <w:numFmt w:val="lowerRoman"/>
      <w:lvlText w:val="%9."/>
      <w:lvlJc w:val="right"/>
      <w:pPr>
        <w:tabs>
          <w:tab w:val="num" w:pos="7200"/>
        </w:tabs>
        <w:ind w:left="7200" w:hanging="180"/>
      </w:pPr>
    </w:lvl>
  </w:abstractNum>
  <w:abstractNum w:abstractNumId="66">
    <w:nsid w:val="74C9206F"/>
    <w:multiLevelType w:val="hybridMultilevel"/>
    <w:tmpl w:val="18666CA6"/>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7">
    <w:nsid w:val="75063E2C"/>
    <w:multiLevelType w:val="hybridMultilevel"/>
    <w:tmpl w:val="A8C648B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8">
    <w:nsid w:val="76EA496F"/>
    <w:multiLevelType w:val="hybridMultilevel"/>
    <w:tmpl w:val="E8825EAA"/>
    <w:lvl w:ilvl="0" w:tplc="04090001">
      <w:start w:val="1"/>
      <w:numFmt w:val="decimal"/>
      <w:lvlText w:val="%1."/>
      <w:lvlJc w:val="left"/>
      <w:pPr>
        <w:tabs>
          <w:tab w:val="num" w:pos="1080"/>
        </w:tabs>
        <w:ind w:left="1080" w:hanging="360"/>
      </w:pPr>
    </w:lvl>
    <w:lvl w:ilvl="1" w:tplc="04090003" w:tentative="1">
      <w:start w:val="1"/>
      <w:numFmt w:val="lowerLetter"/>
      <w:lvlText w:val="%2."/>
      <w:lvlJc w:val="left"/>
      <w:pPr>
        <w:tabs>
          <w:tab w:val="num" w:pos="1800"/>
        </w:tabs>
        <w:ind w:left="1800" w:hanging="360"/>
      </w:pPr>
    </w:lvl>
    <w:lvl w:ilvl="2" w:tplc="04090005" w:tentative="1">
      <w:start w:val="1"/>
      <w:numFmt w:val="lowerRoman"/>
      <w:lvlText w:val="%3."/>
      <w:lvlJc w:val="right"/>
      <w:pPr>
        <w:tabs>
          <w:tab w:val="num" w:pos="2520"/>
        </w:tabs>
        <w:ind w:left="2520" w:hanging="180"/>
      </w:pPr>
    </w:lvl>
    <w:lvl w:ilvl="3" w:tplc="04090001" w:tentative="1">
      <w:start w:val="1"/>
      <w:numFmt w:val="decimal"/>
      <w:lvlText w:val="%4."/>
      <w:lvlJc w:val="left"/>
      <w:pPr>
        <w:tabs>
          <w:tab w:val="num" w:pos="3240"/>
        </w:tabs>
        <w:ind w:left="3240" w:hanging="360"/>
      </w:pPr>
    </w:lvl>
    <w:lvl w:ilvl="4" w:tplc="04090003" w:tentative="1">
      <w:start w:val="1"/>
      <w:numFmt w:val="lowerLetter"/>
      <w:lvlText w:val="%5."/>
      <w:lvlJc w:val="left"/>
      <w:pPr>
        <w:tabs>
          <w:tab w:val="num" w:pos="3960"/>
        </w:tabs>
        <w:ind w:left="3960" w:hanging="360"/>
      </w:pPr>
    </w:lvl>
    <w:lvl w:ilvl="5" w:tplc="04090005" w:tentative="1">
      <w:start w:val="1"/>
      <w:numFmt w:val="lowerRoman"/>
      <w:lvlText w:val="%6."/>
      <w:lvlJc w:val="right"/>
      <w:pPr>
        <w:tabs>
          <w:tab w:val="num" w:pos="4680"/>
        </w:tabs>
        <w:ind w:left="4680" w:hanging="180"/>
      </w:pPr>
    </w:lvl>
    <w:lvl w:ilvl="6" w:tplc="04090001" w:tentative="1">
      <w:start w:val="1"/>
      <w:numFmt w:val="decimal"/>
      <w:lvlText w:val="%7."/>
      <w:lvlJc w:val="left"/>
      <w:pPr>
        <w:tabs>
          <w:tab w:val="num" w:pos="5400"/>
        </w:tabs>
        <w:ind w:left="5400" w:hanging="360"/>
      </w:pPr>
    </w:lvl>
    <w:lvl w:ilvl="7" w:tplc="04090003" w:tentative="1">
      <w:start w:val="1"/>
      <w:numFmt w:val="lowerLetter"/>
      <w:lvlText w:val="%8."/>
      <w:lvlJc w:val="left"/>
      <w:pPr>
        <w:tabs>
          <w:tab w:val="num" w:pos="6120"/>
        </w:tabs>
        <w:ind w:left="6120" w:hanging="360"/>
      </w:pPr>
    </w:lvl>
    <w:lvl w:ilvl="8" w:tplc="04090005" w:tentative="1">
      <w:start w:val="1"/>
      <w:numFmt w:val="lowerRoman"/>
      <w:lvlText w:val="%9."/>
      <w:lvlJc w:val="right"/>
      <w:pPr>
        <w:tabs>
          <w:tab w:val="num" w:pos="6840"/>
        </w:tabs>
        <w:ind w:left="6840" w:hanging="180"/>
      </w:pPr>
    </w:lvl>
  </w:abstractNum>
  <w:abstractNum w:abstractNumId="69">
    <w:nsid w:val="77EF6B58"/>
    <w:multiLevelType w:val="hybridMultilevel"/>
    <w:tmpl w:val="B4F25F74"/>
    <w:lvl w:ilvl="0" w:tplc="0409000F">
      <w:start w:val="1"/>
      <w:numFmt w:val="bullet"/>
      <w:lvlText w:val=""/>
      <w:lvlJc w:val="left"/>
      <w:pPr>
        <w:tabs>
          <w:tab w:val="num" w:pos="1080"/>
        </w:tabs>
        <w:ind w:left="1080" w:hanging="360"/>
      </w:pPr>
      <w:rPr>
        <w:rFonts w:ascii="Symbol" w:hAnsi="Symbol" w:hint="default"/>
      </w:rPr>
    </w:lvl>
    <w:lvl w:ilvl="1" w:tplc="04090019" w:tentative="1">
      <w:start w:val="1"/>
      <w:numFmt w:val="bullet"/>
      <w:lvlText w:val="o"/>
      <w:lvlJc w:val="left"/>
      <w:pPr>
        <w:tabs>
          <w:tab w:val="num" w:pos="1800"/>
        </w:tabs>
        <w:ind w:left="1800" w:hanging="360"/>
      </w:pPr>
      <w:rPr>
        <w:rFonts w:ascii="Courier New" w:hAnsi="Courier New" w:cs="Courier New" w:hint="default"/>
      </w:rPr>
    </w:lvl>
    <w:lvl w:ilvl="2" w:tplc="0409001B" w:tentative="1">
      <w:start w:val="1"/>
      <w:numFmt w:val="bullet"/>
      <w:lvlText w:val=""/>
      <w:lvlJc w:val="left"/>
      <w:pPr>
        <w:tabs>
          <w:tab w:val="num" w:pos="2520"/>
        </w:tabs>
        <w:ind w:left="2520" w:hanging="360"/>
      </w:pPr>
      <w:rPr>
        <w:rFonts w:ascii="Wingdings" w:hAnsi="Wingdings" w:hint="default"/>
      </w:rPr>
    </w:lvl>
    <w:lvl w:ilvl="3" w:tplc="0409000F" w:tentative="1">
      <w:start w:val="1"/>
      <w:numFmt w:val="bullet"/>
      <w:lvlText w:val=""/>
      <w:lvlJc w:val="left"/>
      <w:pPr>
        <w:tabs>
          <w:tab w:val="num" w:pos="3240"/>
        </w:tabs>
        <w:ind w:left="3240" w:hanging="360"/>
      </w:pPr>
      <w:rPr>
        <w:rFonts w:ascii="Symbol" w:hAnsi="Symbol" w:hint="default"/>
      </w:rPr>
    </w:lvl>
    <w:lvl w:ilvl="4" w:tplc="04090019" w:tentative="1">
      <w:start w:val="1"/>
      <w:numFmt w:val="bullet"/>
      <w:lvlText w:val="o"/>
      <w:lvlJc w:val="left"/>
      <w:pPr>
        <w:tabs>
          <w:tab w:val="num" w:pos="3960"/>
        </w:tabs>
        <w:ind w:left="3960" w:hanging="360"/>
      </w:pPr>
      <w:rPr>
        <w:rFonts w:ascii="Courier New" w:hAnsi="Courier New" w:cs="Courier New" w:hint="default"/>
      </w:rPr>
    </w:lvl>
    <w:lvl w:ilvl="5" w:tplc="0409001B" w:tentative="1">
      <w:start w:val="1"/>
      <w:numFmt w:val="bullet"/>
      <w:lvlText w:val=""/>
      <w:lvlJc w:val="left"/>
      <w:pPr>
        <w:tabs>
          <w:tab w:val="num" w:pos="4680"/>
        </w:tabs>
        <w:ind w:left="4680" w:hanging="360"/>
      </w:pPr>
      <w:rPr>
        <w:rFonts w:ascii="Wingdings" w:hAnsi="Wingdings" w:hint="default"/>
      </w:rPr>
    </w:lvl>
    <w:lvl w:ilvl="6" w:tplc="0409000F" w:tentative="1">
      <w:start w:val="1"/>
      <w:numFmt w:val="bullet"/>
      <w:lvlText w:val=""/>
      <w:lvlJc w:val="left"/>
      <w:pPr>
        <w:tabs>
          <w:tab w:val="num" w:pos="5400"/>
        </w:tabs>
        <w:ind w:left="5400" w:hanging="360"/>
      </w:pPr>
      <w:rPr>
        <w:rFonts w:ascii="Symbol" w:hAnsi="Symbol" w:hint="default"/>
      </w:rPr>
    </w:lvl>
    <w:lvl w:ilvl="7" w:tplc="04090019" w:tentative="1">
      <w:start w:val="1"/>
      <w:numFmt w:val="bullet"/>
      <w:lvlText w:val="o"/>
      <w:lvlJc w:val="left"/>
      <w:pPr>
        <w:tabs>
          <w:tab w:val="num" w:pos="6120"/>
        </w:tabs>
        <w:ind w:left="6120" w:hanging="360"/>
      </w:pPr>
      <w:rPr>
        <w:rFonts w:ascii="Courier New" w:hAnsi="Courier New" w:cs="Courier New" w:hint="default"/>
      </w:rPr>
    </w:lvl>
    <w:lvl w:ilvl="8" w:tplc="0409001B" w:tentative="1">
      <w:start w:val="1"/>
      <w:numFmt w:val="bullet"/>
      <w:lvlText w:val=""/>
      <w:lvlJc w:val="left"/>
      <w:pPr>
        <w:tabs>
          <w:tab w:val="num" w:pos="6840"/>
        </w:tabs>
        <w:ind w:left="6840" w:hanging="360"/>
      </w:pPr>
      <w:rPr>
        <w:rFonts w:ascii="Wingdings" w:hAnsi="Wingdings" w:hint="default"/>
      </w:rPr>
    </w:lvl>
  </w:abstractNum>
  <w:abstractNum w:abstractNumId="70">
    <w:nsid w:val="785B1473"/>
    <w:multiLevelType w:val="hybridMultilevel"/>
    <w:tmpl w:val="679AFFA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1">
    <w:nsid w:val="79533178"/>
    <w:multiLevelType w:val="hybridMultilevel"/>
    <w:tmpl w:val="C36A65DA"/>
    <w:lvl w:ilvl="0" w:tplc="04090001">
      <w:numFmt w:val="bullet"/>
      <w:lvlText w:val=""/>
      <w:lvlJc w:val="left"/>
      <w:pPr>
        <w:tabs>
          <w:tab w:val="num" w:pos="720"/>
        </w:tabs>
        <w:ind w:left="720" w:hanging="360"/>
      </w:pPr>
      <w:rPr>
        <w:rFonts w:ascii="Symbol" w:eastAsia="MS Mincho"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21"/>
  </w:num>
  <w:num w:numId="2">
    <w:abstractNumId w:val="27"/>
  </w:num>
  <w:num w:numId="3">
    <w:abstractNumId w:val="26"/>
  </w:num>
  <w:num w:numId="4">
    <w:abstractNumId w:val="12"/>
  </w:num>
  <w:num w:numId="5">
    <w:abstractNumId w:val="38"/>
  </w:num>
  <w:num w:numId="6">
    <w:abstractNumId w:val="36"/>
  </w:num>
  <w:num w:numId="7">
    <w:abstractNumId w:val="61"/>
  </w:num>
  <w:num w:numId="8">
    <w:abstractNumId w:val="0"/>
  </w:num>
  <w:num w:numId="9">
    <w:abstractNumId w:val="55"/>
  </w:num>
  <w:num w:numId="10">
    <w:abstractNumId w:val="51"/>
  </w:num>
  <w:num w:numId="11">
    <w:abstractNumId w:val="29"/>
  </w:num>
  <w:num w:numId="12">
    <w:abstractNumId w:val="16"/>
  </w:num>
  <w:num w:numId="13">
    <w:abstractNumId w:val="1"/>
  </w:num>
  <w:num w:numId="14">
    <w:abstractNumId w:val="32"/>
  </w:num>
  <w:num w:numId="15">
    <w:abstractNumId w:val="4"/>
  </w:num>
  <w:num w:numId="16">
    <w:abstractNumId w:val="5"/>
  </w:num>
  <w:num w:numId="17">
    <w:abstractNumId w:val="59"/>
  </w:num>
  <w:num w:numId="18">
    <w:abstractNumId w:val="66"/>
  </w:num>
  <w:num w:numId="19">
    <w:abstractNumId w:val="40"/>
  </w:num>
  <w:num w:numId="20">
    <w:abstractNumId w:val="63"/>
  </w:num>
  <w:num w:numId="21">
    <w:abstractNumId w:val="41"/>
  </w:num>
  <w:num w:numId="22">
    <w:abstractNumId w:val="58"/>
  </w:num>
  <w:num w:numId="23">
    <w:abstractNumId w:val="20"/>
  </w:num>
  <w:num w:numId="24">
    <w:abstractNumId w:val="25"/>
  </w:num>
  <w:num w:numId="25">
    <w:abstractNumId w:val="45"/>
  </w:num>
  <w:num w:numId="26">
    <w:abstractNumId w:val="23"/>
  </w:num>
  <w:num w:numId="27">
    <w:abstractNumId w:val="7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num>
  <w:num w:numId="29">
    <w:abstractNumId w:val="34"/>
  </w:num>
  <w:num w:numId="30">
    <w:abstractNumId w:val="17"/>
  </w:num>
  <w:num w:numId="31">
    <w:abstractNumId w:val="56"/>
    <w:lvlOverride w:ilvl="0">
      <w:startOverride w:val="1"/>
    </w:lvlOverride>
  </w:num>
  <w:num w:numId="32">
    <w:abstractNumId w:val="2"/>
  </w:num>
  <w:num w:numId="33">
    <w:abstractNumId w:val="12"/>
    <w:lvlOverride w:ilvl="0">
      <w:startOverride w:val="1"/>
    </w:lvlOverride>
  </w:num>
  <w:num w:numId="34">
    <w:abstractNumId w:val="26"/>
    <w:lvlOverride w:ilvl="0">
      <w:startOverride w:val="1"/>
    </w:lvlOverride>
  </w:num>
  <w:num w:numId="35">
    <w:abstractNumId w:val="30"/>
  </w:num>
  <w:num w:numId="36">
    <w:abstractNumId w:val="9"/>
  </w:num>
  <w:num w:numId="37">
    <w:abstractNumId w:val="68"/>
  </w:num>
  <w:num w:numId="38">
    <w:abstractNumId w:val="8"/>
  </w:num>
  <w:num w:numId="39">
    <w:abstractNumId w:val="62"/>
  </w:num>
  <w:num w:numId="40">
    <w:abstractNumId w:val="39"/>
  </w:num>
  <w:num w:numId="41">
    <w:abstractNumId w:val="44"/>
  </w:num>
  <w:num w:numId="42">
    <w:abstractNumId w:val="48"/>
  </w:num>
  <w:num w:numId="43">
    <w:abstractNumId w:val="14"/>
  </w:num>
  <w:num w:numId="44">
    <w:abstractNumId w:val="69"/>
  </w:num>
  <w:num w:numId="45">
    <w:abstractNumId w:val="47"/>
  </w:num>
  <w:num w:numId="46">
    <w:abstractNumId w:val="24"/>
  </w:num>
  <w:num w:numId="47">
    <w:abstractNumId w:val="35"/>
  </w:num>
  <w:num w:numId="48">
    <w:abstractNumId w:val="49"/>
  </w:num>
  <w:num w:numId="49">
    <w:abstractNumId w:val="60"/>
  </w:num>
  <w:num w:numId="50">
    <w:abstractNumId w:val="10"/>
  </w:num>
  <w:num w:numId="51">
    <w:abstractNumId w:val="7"/>
  </w:num>
  <w:num w:numId="52">
    <w:abstractNumId w:val="18"/>
  </w:num>
  <w:num w:numId="53">
    <w:abstractNumId w:val="33"/>
  </w:num>
  <w:num w:numId="54">
    <w:abstractNumId w:val="11"/>
  </w:num>
  <w:num w:numId="55">
    <w:abstractNumId w:val="53"/>
  </w:num>
  <w:num w:numId="56">
    <w:abstractNumId w:val="22"/>
  </w:num>
  <w:num w:numId="57">
    <w:abstractNumId w:val="52"/>
  </w:num>
  <w:num w:numId="58">
    <w:abstractNumId w:val="37"/>
  </w:num>
  <w:num w:numId="59">
    <w:abstractNumId w:val="42"/>
  </w:num>
  <w:num w:numId="60">
    <w:abstractNumId w:val="6"/>
  </w:num>
  <w:num w:numId="61">
    <w:abstractNumId w:val="67"/>
  </w:num>
  <w:num w:numId="62">
    <w:abstractNumId w:val="64"/>
  </w:num>
  <w:num w:numId="63">
    <w:abstractNumId w:val="46"/>
  </w:num>
  <w:num w:numId="64">
    <w:abstractNumId w:val="70"/>
  </w:num>
  <w:num w:numId="65">
    <w:abstractNumId w:val="54"/>
  </w:num>
  <w:num w:numId="66">
    <w:abstractNumId w:val="31"/>
  </w:num>
  <w:num w:numId="67">
    <w:abstractNumId w:val="50"/>
  </w:num>
  <w:num w:numId="68">
    <w:abstractNumId w:val="57"/>
  </w:num>
  <w:num w:numId="69">
    <w:abstractNumId w:val="0"/>
  </w:num>
  <w:num w:numId="70">
    <w:abstractNumId w:val="65"/>
  </w:num>
  <w:num w:numId="71">
    <w:abstractNumId w:val="15"/>
  </w:num>
  <w:num w:numId="7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0"/>
  </w:num>
  <w:num w:numId="74">
    <w:abstractNumId w:val="19"/>
  </w:num>
  <w:num w:numId="75">
    <w:abstractNumId w:val="13"/>
  </w:num>
  <w:num w:numId="76">
    <w:abstractNumId w:val="43"/>
  </w:num>
  <w:num w:numId="77">
    <w:abstractNumId w:val="0"/>
  </w:num>
  <w:num w:numId="78">
    <w:abstractNumId w:val="0"/>
  </w:num>
  <w:num w:numId="79">
    <w:abstractNumId w:val="0"/>
  </w:num>
  <w:num w:numId="80">
    <w:abstractNumId w:val="28"/>
  </w:num>
  <w:numIdMacAtCleanup w:val="7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attachedTemplate r:id="rId1"/>
  <w:stylePaneFormatFilter w:val="3F01"/>
  <w:doNotTrackMoves/>
  <w:defaultTabStop w:val="720"/>
  <w:evenAndOddHeaders/>
  <w:displayHorizontalDrawingGridEvery w:val="0"/>
  <w:displayVerticalDrawingGridEvery w:val="0"/>
  <w:doNotUseMarginsForDrawingGridOrigin/>
  <w:characterSpacingControl w:val="doNotCompress"/>
  <w:doNotValidateAgainstSchema/>
  <w:doNotDemarcateInvalidXml/>
  <w:footnotePr>
    <w:numStart w:val="2"/>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DD7D21"/>
    <w:rsid w:val="000011FF"/>
    <w:rsid w:val="00002974"/>
    <w:rsid w:val="00002A2C"/>
    <w:rsid w:val="00002FA7"/>
    <w:rsid w:val="00004825"/>
    <w:rsid w:val="00007C83"/>
    <w:rsid w:val="000100B5"/>
    <w:rsid w:val="00011302"/>
    <w:rsid w:val="000117E2"/>
    <w:rsid w:val="00011C1B"/>
    <w:rsid w:val="00014519"/>
    <w:rsid w:val="0001488B"/>
    <w:rsid w:val="00015F5A"/>
    <w:rsid w:val="00016435"/>
    <w:rsid w:val="00016619"/>
    <w:rsid w:val="00017996"/>
    <w:rsid w:val="0002053B"/>
    <w:rsid w:val="00022156"/>
    <w:rsid w:val="00023BB0"/>
    <w:rsid w:val="00023C43"/>
    <w:rsid w:val="00024177"/>
    <w:rsid w:val="0002562B"/>
    <w:rsid w:val="00027DFA"/>
    <w:rsid w:val="000318F6"/>
    <w:rsid w:val="00032BE9"/>
    <w:rsid w:val="00032FB7"/>
    <w:rsid w:val="0003355F"/>
    <w:rsid w:val="000342EB"/>
    <w:rsid w:val="000344C6"/>
    <w:rsid w:val="000426CE"/>
    <w:rsid w:val="00043E94"/>
    <w:rsid w:val="000472BC"/>
    <w:rsid w:val="0005250C"/>
    <w:rsid w:val="00052859"/>
    <w:rsid w:val="00055D5B"/>
    <w:rsid w:val="00060961"/>
    <w:rsid w:val="00060BA1"/>
    <w:rsid w:val="00062254"/>
    <w:rsid w:val="00062D8F"/>
    <w:rsid w:val="00063239"/>
    <w:rsid w:val="000634C2"/>
    <w:rsid w:val="00063FF0"/>
    <w:rsid w:val="0006563F"/>
    <w:rsid w:val="00065D80"/>
    <w:rsid w:val="00066458"/>
    <w:rsid w:val="000674B9"/>
    <w:rsid w:val="0007182D"/>
    <w:rsid w:val="000735C3"/>
    <w:rsid w:val="00080039"/>
    <w:rsid w:val="0008027F"/>
    <w:rsid w:val="00081FAB"/>
    <w:rsid w:val="0008200A"/>
    <w:rsid w:val="00082A74"/>
    <w:rsid w:val="000847D8"/>
    <w:rsid w:val="00085177"/>
    <w:rsid w:val="000874C2"/>
    <w:rsid w:val="000878A2"/>
    <w:rsid w:val="00091DA3"/>
    <w:rsid w:val="00093304"/>
    <w:rsid w:val="00093F41"/>
    <w:rsid w:val="0009470A"/>
    <w:rsid w:val="00095B67"/>
    <w:rsid w:val="00095F84"/>
    <w:rsid w:val="00096A01"/>
    <w:rsid w:val="0009726C"/>
    <w:rsid w:val="00097AE6"/>
    <w:rsid w:val="000A03D0"/>
    <w:rsid w:val="000A1363"/>
    <w:rsid w:val="000A38D1"/>
    <w:rsid w:val="000A3A95"/>
    <w:rsid w:val="000B0549"/>
    <w:rsid w:val="000B078A"/>
    <w:rsid w:val="000B0F0C"/>
    <w:rsid w:val="000B2FE2"/>
    <w:rsid w:val="000B5BD7"/>
    <w:rsid w:val="000B69B1"/>
    <w:rsid w:val="000B6D32"/>
    <w:rsid w:val="000C06E4"/>
    <w:rsid w:val="000C0C14"/>
    <w:rsid w:val="000C208C"/>
    <w:rsid w:val="000C21DF"/>
    <w:rsid w:val="000C257D"/>
    <w:rsid w:val="000C49A8"/>
    <w:rsid w:val="000C53B8"/>
    <w:rsid w:val="000C7A78"/>
    <w:rsid w:val="000D17AE"/>
    <w:rsid w:val="000D2884"/>
    <w:rsid w:val="000D2D5D"/>
    <w:rsid w:val="000D3B5D"/>
    <w:rsid w:val="000D403B"/>
    <w:rsid w:val="000D5897"/>
    <w:rsid w:val="000D64DA"/>
    <w:rsid w:val="000D6D8E"/>
    <w:rsid w:val="000D7BE3"/>
    <w:rsid w:val="000E111A"/>
    <w:rsid w:val="000E12AC"/>
    <w:rsid w:val="000E1A79"/>
    <w:rsid w:val="000E1BD5"/>
    <w:rsid w:val="000E1C78"/>
    <w:rsid w:val="000E384B"/>
    <w:rsid w:val="000E401C"/>
    <w:rsid w:val="000E5837"/>
    <w:rsid w:val="000E5A30"/>
    <w:rsid w:val="000E6101"/>
    <w:rsid w:val="000E63E7"/>
    <w:rsid w:val="000F0DE0"/>
    <w:rsid w:val="000F5018"/>
    <w:rsid w:val="000F6ACD"/>
    <w:rsid w:val="00100DC7"/>
    <w:rsid w:val="00101579"/>
    <w:rsid w:val="00101C7A"/>
    <w:rsid w:val="0010291C"/>
    <w:rsid w:val="0010297B"/>
    <w:rsid w:val="001031D5"/>
    <w:rsid w:val="001063CB"/>
    <w:rsid w:val="0011076E"/>
    <w:rsid w:val="00111E58"/>
    <w:rsid w:val="00112AE0"/>
    <w:rsid w:val="00112DBD"/>
    <w:rsid w:val="00114A29"/>
    <w:rsid w:val="00122EB4"/>
    <w:rsid w:val="00126D3E"/>
    <w:rsid w:val="00130839"/>
    <w:rsid w:val="00131671"/>
    <w:rsid w:val="00131C7C"/>
    <w:rsid w:val="00134747"/>
    <w:rsid w:val="00134A70"/>
    <w:rsid w:val="00140189"/>
    <w:rsid w:val="00141D0D"/>
    <w:rsid w:val="00142935"/>
    <w:rsid w:val="00142CB2"/>
    <w:rsid w:val="00142D32"/>
    <w:rsid w:val="00145424"/>
    <w:rsid w:val="001545A8"/>
    <w:rsid w:val="00161B3D"/>
    <w:rsid w:val="00162587"/>
    <w:rsid w:val="00162939"/>
    <w:rsid w:val="00166423"/>
    <w:rsid w:val="00166A19"/>
    <w:rsid w:val="00167EF8"/>
    <w:rsid w:val="00170A77"/>
    <w:rsid w:val="001710A4"/>
    <w:rsid w:val="00171FFB"/>
    <w:rsid w:val="001721C4"/>
    <w:rsid w:val="00172260"/>
    <w:rsid w:val="00172FA1"/>
    <w:rsid w:val="00173231"/>
    <w:rsid w:val="00173DA4"/>
    <w:rsid w:val="0017565F"/>
    <w:rsid w:val="00176627"/>
    <w:rsid w:val="0018221C"/>
    <w:rsid w:val="0018246F"/>
    <w:rsid w:val="0018319D"/>
    <w:rsid w:val="00183D19"/>
    <w:rsid w:val="0018547C"/>
    <w:rsid w:val="00186450"/>
    <w:rsid w:val="00186451"/>
    <w:rsid w:val="00190B3F"/>
    <w:rsid w:val="00191CC5"/>
    <w:rsid w:val="00192505"/>
    <w:rsid w:val="001934EF"/>
    <w:rsid w:val="0019444A"/>
    <w:rsid w:val="00196093"/>
    <w:rsid w:val="00196803"/>
    <w:rsid w:val="001A1724"/>
    <w:rsid w:val="001A2015"/>
    <w:rsid w:val="001A24DF"/>
    <w:rsid w:val="001A2B6C"/>
    <w:rsid w:val="001A30B4"/>
    <w:rsid w:val="001A32AC"/>
    <w:rsid w:val="001A34D0"/>
    <w:rsid w:val="001A382F"/>
    <w:rsid w:val="001A4807"/>
    <w:rsid w:val="001A590B"/>
    <w:rsid w:val="001A5B69"/>
    <w:rsid w:val="001A631F"/>
    <w:rsid w:val="001A71CD"/>
    <w:rsid w:val="001A7E59"/>
    <w:rsid w:val="001B07E7"/>
    <w:rsid w:val="001B22E8"/>
    <w:rsid w:val="001B3614"/>
    <w:rsid w:val="001B3E76"/>
    <w:rsid w:val="001B41C4"/>
    <w:rsid w:val="001B5D21"/>
    <w:rsid w:val="001B5D92"/>
    <w:rsid w:val="001C0D02"/>
    <w:rsid w:val="001C117D"/>
    <w:rsid w:val="001C19CE"/>
    <w:rsid w:val="001C1D25"/>
    <w:rsid w:val="001C22BC"/>
    <w:rsid w:val="001C2771"/>
    <w:rsid w:val="001C41C0"/>
    <w:rsid w:val="001C4757"/>
    <w:rsid w:val="001C4F2E"/>
    <w:rsid w:val="001C5AB1"/>
    <w:rsid w:val="001C693A"/>
    <w:rsid w:val="001C72C3"/>
    <w:rsid w:val="001D1316"/>
    <w:rsid w:val="001D29A1"/>
    <w:rsid w:val="001D305A"/>
    <w:rsid w:val="001D3C20"/>
    <w:rsid w:val="001D47DE"/>
    <w:rsid w:val="001D4D3A"/>
    <w:rsid w:val="001D67B1"/>
    <w:rsid w:val="001D69D8"/>
    <w:rsid w:val="001E1D88"/>
    <w:rsid w:val="001E388E"/>
    <w:rsid w:val="001E4B28"/>
    <w:rsid w:val="001E59B3"/>
    <w:rsid w:val="001E704F"/>
    <w:rsid w:val="001E7826"/>
    <w:rsid w:val="001F0BF5"/>
    <w:rsid w:val="001F58A7"/>
    <w:rsid w:val="00200AED"/>
    <w:rsid w:val="00201213"/>
    <w:rsid w:val="00202768"/>
    <w:rsid w:val="00202ACA"/>
    <w:rsid w:val="00203D24"/>
    <w:rsid w:val="00204490"/>
    <w:rsid w:val="0020545E"/>
    <w:rsid w:val="00205F64"/>
    <w:rsid w:val="00206DFA"/>
    <w:rsid w:val="0021076B"/>
    <w:rsid w:val="00210805"/>
    <w:rsid w:val="00212CFF"/>
    <w:rsid w:val="00213C67"/>
    <w:rsid w:val="00213DEB"/>
    <w:rsid w:val="00216466"/>
    <w:rsid w:val="0022060B"/>
    <w:rsid w:val="00220660"/>
    <w:rsid w:val="00223468"/>
    <w:rsid w:val="00223E18"/>
    <w:rsid w:val="00225585"/>
    <w:rsid w:val="002271AB"/>
    <w:rsid w:val="002274FF"/>
    <w:rsid w:val="00227A97"/>
    <w:rsid w:val="002300C8"/>
    <w:rsid w:val="00230707"/>
    <w:rsid w:val="00231266"/>
    <w:rsid w:val="00231F99"/>
    <w:rsid w:val="00232A37"/>
    <w:rsid w:val="002333AB"/>
    <w:rsid w:val="00237168"/>
    <w:rsid w:val="002377FD"/>
    <w:rsid w:val="00237C79"/>
    <w:rsid w:val="00241D35"/>
    <w:rsid w:val="002423EF"/>
    <w:rsid w:val="0024392A"/>
    <w:rsid w:val="00243AB4"/>
    <w:rsid w:val="00246E1C"/>
    <w:rsid w:val="00251006"/>
    <w:rsid w:val="002516B6"/>
    <w:rsid w:val="002532CD"/>
    <w:rsid w:val="00254B04"/>
    <w:rsid w:val="00255302"/>
    <w:rsid w:val="0025601C"/>
    <w:rsid w:val="00260C34"/>
    <w:rsid w:val="00260EAA"/>
    <w:rsid w:val="00260EE2"/>
    <w:rsid w:val="00261BBF"/>
    <w:rsid w:val="00263502"/>
    <w:rsid w:val="00264810"/>
    <w:rsid w:val="00264950"/>
    <w:rsid w:val="00267459"/>
    <w:rsid w:val="002679FE"/>
    <w:rsid w:val="00267E8C"/>
    <w:rsid w:val="00270636"/>
    <w:rsid w:val="0027683D"/>
    <w:rsid w:val="00276B4E"/>
    <w:rsid w:val="00277E31"/>
    <w:rsid w:val="00280D90"/>
    <w:rsid w:val="002812F0"/>
    <w:rsid w:val="00282CBC"/>
    <w:rsid w:val="00284022"/>
    <w:rsid w:val="002862F8"/>
    <w:rsid w:val="00291632"/>
    <w:rsid w:val="00294448"/>
    <w:rsid w:val="002945A9"/>
    <w:rsid w:val="00295760"/>
    <w:rsid w:val="00296065"/>
    <w:rsid w:val="00296DF5"/>
    <w:rsid w:val="00296E7C"/>
    <w:rsid w:val="00297483"/>
    <w:rsid w:val="00297B1C"/>
    <w:rsid w:val="00297B37"/>
    <w:rsid w:val="002A1321"/>
    <w:rsid w:val="002A2DD3"/>
    <w:rsid w:val="002A2EA1"/>
    <w:rsid w:val="002A35F5"/>
    <w:rsid w:val="002B01BF"/>
    <w:rsid w:val="002B196B"/>
    <w:rsid w:val="002B1D79"/>
    <w:rsid w:val="002B354F"/>
    <w:rsid w:val="002B4918"/>
    <w:rsid w:val="002B5552"/>
    <w:rsid w:val="002B6113"/>
    <w:rsid w:val="002B78BD"/>
    <w:rsid w:val="002C2027"/>
    <w:rsid w:val="002C23A3"/>
    <w:rsid w:val="002D0196"/>
    <w:rsid w:val="002D0B13"/>
    <w:rsid w:val="002D22ED"/>
    <w:rsid w:val="002D2767"/>
    <w:rsid w:val="002D30A3"/>
    <w:rsid w:val="002D336A"/>
    <w:rsid w:val="002D3DE5"/>
    <w:rsid w:val="002D434D"/>
    <w:rsid w:val="002E0433"/>
    <w:rsid w:val="002E419B"/>
    <w:rsid w:val="002E4991"/>
    <w:rsid w:val="002E50E5"/>
    <w:rsid w:val="002E5467"/>
    <w:rsid w:val="002E5670"/>
    <w:rsid w:val="002E5E8C"/>
    <w:rsid w:val="002E6023"/>
    <w:rsid w:val="002E6E48"/>
    <w:rsid w:val="002E7B06"/>
    <w:rsid w:val="002F0B06"/>
    <w:rsid w:val="002F13AA"/>
    <w:rsid w:val="002F1933"/>
    <w:rsid w:val="002F24C7"/>
    <w:rsid w:val="002F383D"/>
    <w:rsid w:val="002F38C4"/>
    <w:rsid w:val="002F654E"/>
    <w:rsid w:val="002F6E96"/>
    <w:rsid w:val="0030134D"/>
    <w:rsid w:val="00301539"/>
    <w:rsid w:val="003017AA"/>
    <w:rsid w:val="00303222"/>
    <w:rsid w:val="003036A3"/>
    <w:rsid w:val="00303AA8"/>
    <w:rsid w:val="00303C5E"/>
    <w:rsid w:val="00304F6D"/>
    <w:rsid w:val="00306E2D"/>
    <w:rsid w:val="00307880"/>
    <w:rsid w:val="00310396"/>
    <w:rsid w:val="00312E31"/>
    <w:rsid w:val="00312F69"/>
    <w:rsid w:val="00313C60"/>
    <w:rsid w:val="00315BE8"/>
    <w:rsid w:val="00321BC7"/>
    <w:rsid w:val="00323AAD"/>
    <w:rsid w:val="0032435C"/>
    <w:rsid w:val="003304AD"/>
    <w:rsid w:val="0033051F"/>
    <w:rsid w:val="0033163D"/>
    <w:rsid w:val="003323A4"/>
    <w:rsid w:val="003330F5"/>
    <w:rsid w:val="0033407E"/>
    <w:rsid w:val="00334EA3"/>
    <w:rsid w:val="0033565A"/>
    <w:rsid w:val="00335ADF"/>
    <w:rsid w:val="00335D1F"/>
    <w:rsid w:val="00336715"/>
    <w:rsid w:val="0034060B"/>
    <w:rsid w:val="00340CF4"/>
    <w:rsid w:val="00342DD1"/>
    <w:rsid w:val="003441E0"/>
    <w:rsid w:val="00344F59"/>
    <w:rsid w:val="00347385"/>
    <w:rsid w:val="00351114"/>
    <w:rsid w:val="00353026"/>
    <w:rsid w:val="00353F4C"/>
    <w:rsid w:val="003540CF"/>
    <w:rsid w:val="0035460E"/>
    <w:rsid w:val="0035546D"/>
    <w:rsid w:val="00355659"/>
    <w:rsid w:val="003563F5"/>
    <w:rsid w:val="00356D0F"/>
    <w:rsid w:val="00357055"/>
    <w:rsid w:val="00357E7B"/>
    <w:rsid w:val="003616BB"/>
    <w:rsid w:val="00361952"/>
    <w:rsid w:val="00366EBD"/>
    <w:rsid w:val="00366F30"/>
    <w:rsid w:val="003672BF"/>
    <w:rsid w:val="00367E56"/>
    <w:rsid w:val="0037102B"/>
    <w:rsid w:val="003716A2"/>
    <w:rsid w:val="003716F0"/>
    <w:rsid w:val="0037262B"/>
    <w:rsid w:val="00373CBC"/>
    <w:rsid w:val="00375CB4"/>
    <w:rsid w:val="0037686E"/>
    <w:rsid w:val="00377EBC"/>
    <w:rsid w:val="0038323B"/>
    <w:rsid w:val="00387D7D"/>
    <w:rsid w:val="0039332D"/>
    <w:rsid w:val="0039421B"/>
    <w:rsid w:val="003957EA"/>
    <w:rsid w:val="00396948"/>
    <w:rsid w:val="00397648"/>
    <w:rsid w:val="003A064B"/>
    <w:rsid w:val="003A1BA6"/>
    <w:rsid w:val="003A1E9B"/>
    <w:rsid w:val="003A267F"/>
    <w:rsid w:val="003A334F"/>
    <w:rsid w:val="003A6A45"/>
    <w:rsid w:val="003A70AF"/>
    <w:rsid w:val="003B0F22"/>
    <w:rsid w:val="003B1EF7"/>
    <w:rsid w:val="003B3968"/>
    <w:rsid w:val="003B445F"/>
    <w:rsid w:val="003B77F2"/>
    <w:rsid w:val="003B79D7"/>
    <w:rsid w:val="003C1396"/>
    <w:rsid w:val="003C244C"/>
    <w:rsid w:val="003C4A91"/>
    <w:rsid w:val="003C76FE"/>
    <w:rsid w:val="003C7D14"/>
    <w:rsid w:val="003D0EBE"/>
    <w:rsid w:val="003D19C1"/>
    <w:rsid w:val="003D1FBF"/>
    <w:rsid w:val="003D2B16"/>
    <w:rsid w:val="003D2F5F"/>
    <w:rsid w:val="003D4615"/>
    <w:rsid w:val="003D46AA"/>
    <w:rsid w:val="003D62B4"/>
    <w:rsid w:val="003D6492"/>
    <w:rsid w:val="003E05E3"/>
    <w:rsid w:val="003E0754"/>
    <w:rsid w:val="003E1C07"/>
    <w:rsid w:val="003E2CE8"/>
    <w:rsid w:val="003E34AE"/>
    <w:rsid w:val="003E3610"/>
    <w:rsid w:val="003E6D5F"/>
    <w:rsid w:val="003E779D"/>
    <w:rsid w:val="003F02EB"/>
    <w:rsid w:val="003F3180"/>
    <w:rsid w:val="003F3413"/>
    <w:rsid w:val="003F3458"/>
    <w:rsid w:val="003F34D7"/>
    <w:rsid w:val="003F3523"/>
    <w:rsid w:val="003F3736"/>
    <w:rsid w:val="003F37C6"/>
    <w:rsid w:val="003F398C"/>
    <w:rsid w:val="003F4151"/>
    <w:rsid w:val="003F5F8F"/>
    <w:rsid w:val="003F68CE"/>
    <w:rsid w:val="003F6CDE"/>
    <w:rsid w:val="0040078E"/>
    <w:rsid w:val="00400A74"/>
    <w:rsid w:val="00400FE6"/>
    <w:rsid w:val="00401109"/>
    <w:rsid w:val="0040116F"/>
    <w:rsid w:val="0040121D"/>
    <w:rsid w:val="00401483"/>
    <w:rsid w:val="00403871"/>
    <w:rsid w:val="004048C5"/>
    <w:rsid w:val="0040530B"/>
    <w:rsid w:val="00405361"/>
    <w:rsid w:val="004063C1"/>
    <w:rsid w:val="00406483"/>
    <w:rsid w:val="00406A66"/>
    <w:rsid w:val="00406FFB"/>
    <w:rsid w:val="00407E19"/>
    <w:rsid w:val="004102BE"/>
    <w:rsid w:val="00411B6D"/>
    <w:rsid w:val="004122F0"/>
    <w:rsid w:val="004126E0"/>
    <w:rsid w:val="004128E9"/>
    <w:rsid w:val="004145AB"/>
    <w:rsid w:val="00414FA1"/>
    <w:rsid w:val="00415807"/>
    <w:rsid w:val="0041699D"/>
    <w:rsid w:val="00421309"/>
    <w:rsid w:val="0042193B"/>
    <w:rsid w:val="004221DD"/>
    <w:rsid w:val="00423325"/>
    <w:rsid w:val="004257AB"/>
    <w:rsid w:val="00425970"/>
    <w:rsid w:val="004267E5"/>
    <w:rsid w:val="00426956"/>
    <w:rsid w:val="00431F43"/>
    <w:rsid w:val="004339F0"/>
    <w:rsid w:val="004349B3"/>
    <w:rsid w:val="0043542E"/>
    <w:rsid w:val="004438CB"/>
    <w:rsid w:val="0044487F"/>
    <w:rsid w:val="00444A16"/>
    <w:rsid w:val="00444C0D"/>
    <w:rsid w:val="00444F90"/>
    <w:rsid w:val="00447877"/>
    <w:rsid w:val="00450451"/>
    <w:rsid w:val="00451184"/>
    <w:rsid w:val="00452949"/>
    <w:rsid w:val="00453AD2"/>
    <w:rsid w:val="0045424B"/>
    <w:rsid w:val="0045533E"/>
    <w:rsid w:val="0045552E"/>
    <w:rsid w:val="004556A5"/>
    <w:rsid w:val="004556D6"/>
    <w:rsid w:val="00455A5F"/>
    <w:rsid w:val="00455FB7"/>
    <w:rsid w:val="00456693"/>
    <w:rsid w:val="004568DD"/>
    <w:rsid w:val="0046294D"/>
    <w:rsid w:val="00462B95"/>
    <w:rsid w:val="00462EFD"/>
    <w:rsid w:val="0046359A"/>
    <w:rsid w:val="0046494B"/>
    <w:rsid w:val="0046513D"/>
    <w:rsid w:val="004663DA"/>
    <w:rsid w:val="00466F61"/>
    <w:rsid w:val="004672FF"/>
    <w:rsid w:val="0047277A"/>
    <w:rsid w:val="004817EA"/>
    <w:rsid w:val="0048370C"/>
    <w:rsid w:val="00483CFF"/>
    <w:rsid w:val="004843B1"/>
    <w:rsid w:val="004849EF"/>
    <w:rsid w:val="00484B94"/>
    <w:rsid w:val="004873EF"/>
    <w:rsid w:val="004913A3"/>
    <w:rsid w:val="0049171C"/>
    <w:rsid w:val="00492361"/>
    <w:rsid w:val="00493036"/>
    <w:rsid w:val="0049308A"/>
    <w:rsid w:val="004947FF"/>
    <w:rsid w:val="00494B65"/>
    <w:rsid w:val="004A1802"/>
    <w:rsid w:val="004A59FE"/>
    <w:rsid w:val="004B021F"/>
    <w:rsid w:val="004B0529"/>
    <w:rsid w:val="004B0CEC"/>
    <w:rsid w:val="004B1474"/>
    <w:rsid w:val="004B243C"/>
    <w:rsid w:val="004B2C5D"/>
    <w:rsid w:val="004B338A"/>
    <w:rsid w:val="004B451C"/>
    <w:rsid w:val="004B59B8"/>
    <w:rsid w:val="004B5C3D"/>
    <w:rsid w:val="004B7AFC"/>
    <w:rsid w:val="004B7DD7"/>
    <w:rsid w:val="004C1B3C"/>
    <w:rsid w:val="004C3AD7"/>
    <w:rsid w:val="004C403B"/>
    <w:rsid w:val="004C435B"/>
    <w:rsid w:val="004C51E5"/>
    <w:rsid w:val="004C58ED"/>
    <w:rsid w:val="004C5BD9"/>
    <w:rsid w:val="004C62B9"/>
    <w:rsid w:val="004C7666"/>
    <w:rsid w:val="004C7797"/>
    <w:rsid w:val="004D12FA"/>
    <w:rsid w:val="004D22A6"/>
    <w:rsid w:val="004D3CDD"/>
    <w:rsid w:val="004D41B5"/>
    <w:rsid w:val="004D4481"/>
    <w:rsid w:val="004D6C31"/>
    <w:rsid w:val="004D78C9"/>
    <w:rsid w:val="004D7B31"/>
    <w:rsid w:val="004D7FA8"/>
    <w:rsid w:val="004E13D4"/>
    <w:rsid w:val="004E218C"/>
    <w:rsid w:val="004E340F"/>
    <w:rsid w:val="004E3D1D"/>
    <w:rsid w:val="004E46B0"/>
    <w:rsid w:val="004E596B"/>
    <w:rsid w:val="004E5DBE"/>
    <w:rsid w:val="004E60E1"/>
    <w:rsid w:val="004E6ACB"/>
    <w:rsid w:val="004F03D8"/>
    <w:rsid w:val="004F06EA"/>
    <w:rsid w:val="004F06ED"/>
    <w:rsid w:val="004F0B3B"/>
    <w:rsid w:val="004F3C3F"/>
    <w:rsid w:val="004F428E"/>
    <w:rsid w:val="004F4AC5"/>
    <w:rsid w:val="004F4B4A"/>
    <w:rsid w:val="004F528D"/>
    <w:rsid w:val="004F57FF"/>
    <w:rsid w:val="004F6C20"/>
    <w:rsid w:val="004F71B0"/>
    <w:rsid w:val="004F75C9"/>
    <w:rsid w:val="00503182"/>
    <w:rsid w:val="005036FC"/>
    <w:rsid w:val="00503B36"/>
    <w:rsid w:val="00504686"/>
    <w:rsid w:val="005051DB"/>
    <w:rsid w:val="0050618D"/>
    <w:rsid w:val="00507F32"/>
    <w:rsid w:val="00510997"/>
    <w:rsid w:val="00515A06"/>
    <w:rsid w:val="00515A6A"/>
    <w:rsid w:val="00516EDC"/>
    <w:rsid w:val="005210C4"/>
    <w:rsid w:val="005237FA"/>
    <w:rsid w:val="00536CCF"/>
    <w:rsid w:val="00537E79"/>
    <w:rsid w:val="00541C77"/>
    <w:rsid w:val="00541F45"/>
    <w:rsid w:val="00543169"/>
    <w:rsid w:val="00543488"/>
    <w:rsid w:val="005440B2"/>
    <w:rsid w:val="00544D32"/>
    <w:rsid w:val="005452CD"/>
    <w:rsid w:val="00546094"/>
    <w:rsid w:val="005506DF"/>
    <w:rsid w:val="00550793"/>
    <w:rsid w:val="0055087B"/>
    <w:rsid w:val="00550AC3"/>
    <w:rsid w:val="00551A44"/>
    <w:rsid w:val="00551B95"/>
    <w:rsid w:val="00552995"/>
    <w:rsid w:val="005533D1"/>
    <w:rsid w:val="00553969"/>
    <w:rsid w:val="0055506B"/>
    <w:rsid w:val="0055537A"/>
    <w:rsid w:val="0055679E"/>
    <w:rsid w:val="00557991"/>
    <w:rsid w:val="0056048B"/>
    <w:rsid w:val="00562308"/>
    <w:rsid w:val="00562E8E"/>
    <w:rsid w:val="005634FC"/>
    <w:rsid w:val="005635AF"/>
    <w:rsid w:val="0056437D"/>
    <w:rsid w:val="00566C60"/>
    <w:rsid w:val="00566F40"/>
    <w:rsid w:val="00570A03"/>
    <w:rsid w:val="00570E40"/>
    <w:rsid w:val="005712A9"/>
    <w:rsid w:val="00571D0E"/>
    <w:rsid w:val="005724E3"/>
    <w:rsid w:val="00573E92"/>
    <w:rsid w:val="00575270"/>
    <w:rsid w:val="00580749"/>
    <w:rsid w:val="0058204B"/>
    <w:rsid w:val="00584625"/>
    <w:rsid w:val="00584802"/>
    <w:rsid w:val="0058566D"/>
    <w:rsid w:val="00586255"/>
    <w:rsid w:val="005878D5"/>
    <w:rsid w:val="0059001E"/>
    <w:rsid w:val="00590618"/>
    <w:rsid w:val="00590AB5"/>
    <w:rsid w:val="005916C7"/>
    <w:rsid w:val="0059259F"/>
    <w:rsid w:val="00592AD3"/>
    <w:rsid w:val="00592C0F"/>
    <w:rsid w:val="00592E28"/>
    <w:rsid w:val="00593038"/>
    <w:rsid w:val="0059766F"/>
    <w:rsid w:val="005977E5"/>
    <w:rsid w:val="005A0FAF"/>
    <w:rsid w:val="005A1065"/>
    <w:rsid w:val="005A124D"/>
    <w:rsid w:val="005A2B1B"/>
    <w:rsid w:val="005A2EF3"/>
    <w:rsid w:val="005A3927"/>
    <w:rsid w:val="005A4639"/>
    <w:rsid w:val="005A491E"/>
    <w:rsid w:val="005A5599"/>
    <w:rsid w:val="005A69D1"/>
    <w:rsid w:val="005A6E04"/>
    <w:rsid w:val="005A780C"/>
    <w:rsid w:val="005B1C69"/>
    <w:rsid w:val="005B5E77"/>
    <w:rsid w:val="005B763D"/>
    <w:rsid w:val="005B7E59"/>
    <w:rsid w:val="005C0C83"/>
    <w:rsid w:val="005C103F"/>
    <w:rsid w:val="005C3368"/>
    <w:rsid w:val="005C3408"/>
    <w:rsid w:val="005C5BA3"/>
    <w:rsid w:val="005C73C7"/>
    <w:rsid w:val="005D0112"/>
    <w:rsid w:val="005D0454"/>
    <w:rsid w:val="005D0F44"/>
    <w:rsid w:val="005D14FD"/>
    <w:rsid w:val="005D21AD"/>
    <w:rsid w:val="005D22D4"/>
    <w:rsid w:val="005D33BB"/>
    <w:rsid w:val="005D3730"/>
    <w:rsid w:val="005D3C36"/>
    <w:rsid w:val="005D520B"/>
    <w:rsid w:val="005D5D73"/>
    <w:rsid w:val="005D6554"/>
    <w:rsid w:val="005D658B"/>
    <w:rsid w:val="005E00FA"/>
    <w:rsid w:val="005E02FA"/>
    <w:rsid w:val="005E0994"/>
    <w:rsid w:val="005E141B"/>
    <w:rsid w:val="005E1EAF"/>
    <w:rsid w:val="005E3420"/>
    <w:rsid w:val="005E4984"/>
    <w:rsid w:val="005E7305"/>
    <w:rsid w:val="005F058D"/>
    <w:rsid w:val="005F0F2A"/>
    <w:rsid w:val="005F146E"/>
    <w:rsid w:val="005F15B4"/>
    <w:rsid w:val="005F199E"/>
    <w:rsid w:val="005F1E04"/>
    <w:rsid w:val="005F1FB4"/>
    <w:rsid w:val="005F2C2E"/>
    <w:rsid w:val="005F2E2F"/>
    <w:rsid w:val="005F324F"/>
    <w:rsid w:val="005F35B7"/>
    <w:rsid w:val="005F5CF5"/>
    <w:rsid w:val="005F623D"/>
    <w:rsid w:val="006018BB"/>
    <w:rsid w:val="00603ECA"/>
    <w:rsid w:val="00605189"/>
    <w:rsid w:val="00605E19"/>
    <w:rsid w:val="006069C1"/>
    <w:rsid w:val="00606F85"/>
    <w:rsid w:val="00611357"/>
    <w:rsid w:val="00611455"/>
    <w:rsid w:val="006147AD"/>
    <w:rsid w:val="00615D94"/>
    <w:rsid w:val="006171B4"/>
    <w:rsid w:val="006213E0"/>
    <w:rsid w:val="0062185D"/>
    <w:rsid w:val="00621B53"/>
    <w:rsid w:val="0062535E"/>
    <w:rsid w:val="006268A4"/>
    <w:rsid w:val="00626D80"/>
    <w:rsid w:val="00627A47"/>
    <w:rsid w:val="00630ADD"/>
    <w:rsid w:val="00631557"/>
    <w:rsid w:val="006325B8"/>
    <w:rsid w:val="00632B28"/>
    <w:rsid w:val="0063374F"/>
    <w:rsid w:val="00636306"/>
    <w:rsid w:val="00636744"/>
    <w:rsid w:val="00636D28"/>
    <w:rsid w:val="006374D4"/>
    <w:rsid w:val="00641070"/>
    <w:rsid w:val="00641C24"/>
    <w:rsid w:val="00646244"/>
    <w:rsid w:val="0064670F"/>
    <w:rsid w:val="00647A5E"/>
    <w:rsid w:val="006511FD"/>
    <w:rsid w:val="006526A2"/>
    <w:rsid w:val="006540BF"/>
    <w:rsid w:val="00654CC3"/>
    <w:rsid w:val="00656224"/>
    <w:rsid w:val="00656342"/>
    <w:rsid w:val="00662C03"/>
    <w:rsid w:val="0066338D"/>
    <w:rsid w:val="006642E2"/>
    <w:rsid w:val="00665392"/>
    <w:rsid w:val="00667BD1"/>
    <w:rsid w:val="0067224B"/>
    <w:rsid w:val="00672B70"/>
    <w:rsid w:val="00673639"/>
    <w:rsid w:val="00673BA4"/>
    <w:rsid w:val="00680666"/>
    <w:rsid w:val="0068075D"/>
    <w:rsid w:val="00680816"/>
    <w:rsid w:val="006808E2"/>
    <w:rsid w:val="00681C3E"/>
    <w:rsid w:val="0068294B"/>
    <w:rsid w:val="00683D5D"/>
    <w:rsid w:val="006850A7"/>
    <w:rsid w:val="00685508"/>
    <w:rsid w:val="00685BCB"/>
    <w:rsid w:val="0068623D"/>
    <w:rsid w:val="00686EE2"/>
    <w:rsid w:val="00687193"/>
    <w:rsid w:val="006911E7"/>
    <w:rsid w:val="00692946"/>
    <w:rsid w:val="00693B51"/>
    <w:rsid w:val="006945FF"/>
    <w:rsid w:val="00694612"/>
    <w:rsid w:val="0069651C"/>
    <w:rsid w:val="00696F66"/>
    <w:rsid w:val="006A4D32"/>
    <w:rsid w:val="006A5BDC"/>
    <w:rsid w:val="006A7160"/>
    <w:rsid w:val="006B0129"/>
    <w:rsid w:val="006B1ED6"/>
    <w:rsid w:val="006B297D"/>
    <w:rsid w:val="006B313B"/>
    <w:rsid w:val="006B444F"/>
    <w:rsid w:val="006B52C4"/>
    <w:rsid w:val="006B60BC"/>
    <w:rsid w:val="006B71F6"/>
    <w:rsid w:val="006B78FC"/>
    <w:rsid w:val="006C0B09"/>
    <w:rsid w:val="006C6E07"/>
    <w:rsid w:val="006C7004"/>
    <w:rsid w:val="006D009A"/>
    <w:rsid w:val="006D0C33"/>
    <w:rsid w:val="006D0C55"/>
    <w:rsid w:val="006D0F5E"/>
    <w:rsid w:val="006D12EA"/>
    <w:rsid w:val="006D1F03"/>
    <w:rsid w:val="006D2DF3"/>
    <w:rsid w:val="006D55FD"/>
    <w:rsid w:val="006D57E4"/>
    <w:rsid w:val="006E27F7"/>
    <w:rsid w:val="006E3E2B"/>
    <w:rsid w:val="006E45FB"/>
    <w:rsid w:val="006E7365"/>
    <w:rsid w:val="006F0A53"/>
    <w:rsid w:val="006F165F"/>
    <w:rsid w:val="006F2369"/>
    <w:rsid w:val="006F2B93"/>
    <w:rsid w:val="006F3922"/>
    <w:rsid w:val="006F407C"/>
    <w:rsid w:val="006F4B03"/>
    <w:rsid w:val="006F5F29"/>
    <w:rsid w:val="006F72A7"/>
    <w:rsid w:val="006F774C"/>
    <w:rsid w:val="007007EC"/>
    <w:rsid w:val="00701716"/>
    <w:rsid w:val="0070218C"/>
    <w:rsid w:val="0070250F"/>
    <w:rsid w:val="0070356D"/>
    <w:rsid w:val="007036BF"/>
    <w:rsid w:val="00707D83"/>
    <w:rsid w:val="00707EF2"/>
    <w:rsid w:val="00711860"/>
    <w:rsid w:val="007119B5"/>
    <w:rsid w:val="007133DF"/>
    <w:rsid w:val="00713F32"/>
    <w:rsid w:val="00714442"/>
    <w:rsid w:val="007157A6"/>
    <w:rsid w:val="0071673E"/>
    <w:rsid w:val="00717548"/>
    <w:rsid w:val="007175C9"/>
    <w:rsid w:val="00720ADA"/>
    <w:rsid w:val="00720B6F"/>
    <w:rsid w:val="00721D17"/>
    <w:rsid w:val="00722667"/>
    <w:rsid w:val="0072299C"/>
    <w:rsid w:val="0072663F"/>
    <w:rsid w:val="00727BEB"/>
    <w:rsid w:val="00727C3B"/>
    <w:rsid w:val="007305DD"/>
    <w:rsid w:val="00731A9E"/>
    <w:rsid w:val="00733172"/>
    <w:rsid w:val="0073363F"/>
    <w:rsid w:val="007339B9"/>
    <w:rsid w:val="007402FC"/>
    <w:rsid w:val="00740DB0"/>
    <w:rsid w:val="00742594"/>
    <w:rsid w:val="00743A3B"/>
    <w:rsid w:val="007459D3"/>
    <w:rsid w:val="007469BC"/>
    <w:rsid w:val="0074740C"/>
    <w:rsid w:val="00747EEF"/>
    <w:rsid w:val="0075017B"/>
    <w:rsid w:val="007509F0"/>
    <w:rsid w:val="00754E05"/>
    <w:rsid w:val="00757688"/>
    <w:rsid w:val="00761110"/>
    <w:rsid w:val="0076132D"/>
    <w:rsid w:val="0076154A"/>
    <w:rsid w:val="00762084"/>
    <w:rsid w:val="00765A01"/>
    <w:rsid w:val="007670A0"/>
    <w:rsid w:val="007672C8"/>
    <w:rsid w:val="0076769A"/>
    <w:rsid w:val="00774972"/>
    <w:rsid w:val="00780941"/>
    <w:rsid w:val="00783723"/>
    <w:rsid w:val="0078415C"/>
    <w:rsid w:val="007867BF"/>
    <w:rsid w:val="00791B9D"/>
    <w:rsid w:val="00792913"/>
    <w:rsid w:val="00794FEB"/>
    <w:rsid w:val="00796B9B"/>
    <w:rsid w:val="007A0678"/>
    <w:rsid w:val="007A0B38"/>
    <w:rsid w:val="007A1B58"/>
    <w:rsid w:val="007A1C71"/>
    <w:rsid w:val="007A2C25"/>
    <w:rsid w:val="007A3934"/>
    <w:rsid w:val="007A53B5"/>
    <w:rsid w:val="007A5446"/>
    <w:rsid w:val="007A5BE5"/>
    <w:rsid w:val="007B2184"/>
    <w:rsid w:val="007B41B1"/>
    <w:rsid w:val="007B4C59"/>
    <w:rsid w:val="007B6737"/>
    <w:rsid w:val="007B77AC"/>
    <w:rsid w:val="007C008D"/>
    <w:rsid w:val="007C1FE8"/>
    <w:rsid w:val="007C4E22"/>
    <w:rsid w:val="007C6180"/>
    <w:rsid w:val="007C6E49"/>
    <w:rsid w:val="007C70B6"/>
    <w:rsid w:val="007C7E03"/>
    <w:rsid w:val="007D003B"/>
    <w:rsid w:val="007D0343"/>
    <w:rsid w:val="007D189C"/>
    <w:rsid w:val="007D27E0"/>
    <w:rsid w:val="007D3834"/>
    <w:rsid w:val="007D4A58"/>
    <w:rsid w:val="007D5B4E"/>
    <w:rsid w:val="007E0CD2"/>
    <w:rsid w:val="007E0D9B"/>
    <w:rsid w:val="007E247A"/>
    <w:rsid w:val="007E5A4F"/>
    <w:rsid w:val="007E66D8"/>
    <w:rsid w:val="007F0D0A"/>
    <w:rsid w:val="007F1E34"/>
    <w:rsid w:val="007F2938"/>
    <w:rsid w:val="007F2DC8"/>
    <w:rsid w:val="007F3824"/>
    <w:rsid w:val="007F7EC2"/>
    <w:rsid w:val="00801AED"/>
    <w:rsid w:val="00801FE3"/>
    <w:rsid w:val="00802259"/>
    <w:rsid w:val="00804165"/>
    <w:rsid w:val="0080634C"/>
    <w:rsid w:val="00806B90"/>
    <w:rsid w:val="008078E3"/>
    <w:rsid w:val="00811877"/>
    <w:rsid w:val="0081204F"/>
    <w:rsid w:val="00813B2A"/>
    <w:rsid w:val="00813C9D"/>
    <w:rsid w:val="008150FA"/>
    <w:rsid w:val="008157DE"/>
    <w:rsid w:val="008163B4"/>
    <w:rsid w:val="00816AB9"/>
    <w:rsid w:val="00817B8B"/>
    <w:rsid w:val="00821578"/>
    <w:rsid w:val="0082187B"/>
    <w:rsid w:val="00821F07"/>
    <w:rsid w:val="00823F8D"/>
    <w:rsid w:val="0082626F"/>
    <w:rsid w:val="0082628F"/>
    <w:rsid w:val="00827236"/>
    <w:rsid w:val="00830137"/>
    <w:rsid w:val="0083263E"/>
    <w:rsid w:val="00833640"/>
    <w:rsid w:val="00834F0C"/>
    <w:rsid w:val="00835172"/>
    <w:rsid w:val="0083739C"/>
    <w:rsid w:val="0084119A"/>
    <w:rsid w:val="00841D6D"/>
    <w:rsid w:val="00842DC8"/>
    <w:rsid w:val="00844E15"/>
    <w:rsid w:val="0084552C"/>
    <w:rsid w:val="008463E5"/>
    <w:rsid w:val="00846A8F"/>
    <w:rsid w:val="008474E8"/>
    <w:rsid w:val="008504C7"/>
    <w:rsid w:val="00850821"/>
    <w:rsid w:val="0085083F"/>
    <w:rsid w:val="00853EA7"/>
    <w:rsid w:val="00854E1F"/>
    <w:rsid w:val="00854ED2"/>
    <w:rsid w:val="00855D03"/>
    <w:rsid w:val="00856412"/>
    <w:rsid w:val="008566AD"/>
    <w:rsid w:val="00856A5F"/>
    <w:rsid w:val="00857067"/>
    <w:rsid w:val="008601CA"/>
    <w:rsid w:val="008604E5"/>
    <w:rsid w:val="008621FA"/>
    <w:rsid w:val="00863032"/>
    <w:rsid w:val="00863881"/>
    <w:rsid w:val="00866551"/>
    <w:rsid w:val="00870174"/>
    <w:rsid w:val="008708A7"/>
    <w:rsid w:val="008709A2"/>
    <w:rsid w:val="0087158C"/>
    <w:rsid w:val="00871A60"/>
    <w:rsid w:val="00872246"/>
    <w:rsid w:val="00872A87"/>
    <w:rsid w:val="00875082"/>
    <w:rsid w:val="008759C2"/>
    <w:rsid w:val="00876C99"/>
    <w:rsid w:val="00876FEE"/>
    <w:rsid w:val="00877728"/>
    <w:rsid w:val="0088004C"/>
    <w:rsid w:val="008805DE"/>
    <w:rsid w:val="00881677"/>
    <w:rsid w:val="00881C09"/>
    <w:rsid w:val="0088221A"/>
    <w:rsid w:val="00882B3E"/>
    <w:rsid w:val="00883AA0"/>
    <w:rsid w:val="00884A15"/>
    <w:rsid w:val="008863E7"/>
    <w:rsid w:val="00887F82"/>
    <w:rsid w:val="00890FF6"/>
    <w:rsid w:val="00893811"/>
    <w:rsid w:val="0089402A"/>
    <w:rsid w:val="008942A4"/>
    <w:rsid w:val="00894DF7"/>
    <w:rsid w:val="00894F9A"/>
    <w:rsid w:val="008A054F"/>
    <w:rsid w:val="008A1153"/>
    <w:rsid w:val="008A3C3F"/>
    <w:rsid w:val="008A481C"/>
    <w:rsid w:val="008A526E"/>
    <w:rsid w:val="008A6332"/>
    <w:rsid w:val="008B0351"/>
    <w:rsid w:val="008B0A05"/>
    <w:rsid w:val="008B0FA2"/>
    <w:rsid w:val="008B17D8"/>
    <w:rsid w:val="008B34FD"/>
    <w:rsid w:val="008B4766"/>
    <w:rsid w:val="008B7093"/>
    <w:rsid w:val="008B712E"/>
    <w:rsid w:val="008C2B26"/>
    <w:rsid w:val="008C3B86"/>
    <w:rsid w:val="008C5DA6"/>
    <w:rsid w:val="008C5DEF"/>
    <w:rsid w:val="008C6DA3"/>
    <w:rsid w:val="008C6F68"/>
    <w:rsid w:val="008C7A02"/>
    <w:rsid w:val="008D0823"/>
    <w:rsid w:val="008D2338"/>
    <w:rsid w:val="008D246C"/>
    <w:rsid w:val="008D27A5"/>
    <w:rsid w:val="008D2A81"/>
    <w:rsid w:val="008D2F65"/>
    <w:rsid w:val="008D5ED9"/>
    <w:rsid w:val="008D63F7"/>
    <w:rsid w:val="008D69C1"/>
    <w:rsid w:val="008D76E9"/>
    <w:rsid w:val="008E052E"/>
    <w:rsid w:val="008E08F9"/>
    <w:rsid w:val="008E0CFD"/>
    <w:rsid w:val="008E1083"/>
    <w:rsid w:val="008E6A74"/>
    <w:rsid w:val="008E72E6"/>
    <w:rsid w:val="008F1909"/>
    <w:rsid w:val="008F1D33"/>
    <w:rsid w:val="008F2D61"/>
    <w:rsid w:val="008F30F7"/>
    <w:rsid w:val="008F3E4E"/>
    <w:rsid w:val="008F4E35"/>
    <w:rsid w:val="008F607B"/>
    <w:rsid w:val="009001CB"/>
    <w:rsid w:val="00900926"/>
    <w:rsid w:val="0090126B"/>
    <w:rsid w:val="00901321"/>
    <w:rsid w:val="009044C7"/>
    <w:rsid w:val="00904D55"/>
    <w:rsid w:val="00905469"/>
    <w:rsid w:val="00905847"/>
    <w:rsid w:val="00906390"/>
    <w:rsid w:val="009064D8"/>
    <w:rsid w:val="00910C4C"/>
    <w:rsid w:val="00911140"/>
    <w:rsid w:val="00913CDD"/>
    <w:rsid w:val="00913DB3"/>
    <w:rsid w:val="009159F8"/>
    <w:rsid w:val="0091748B"/>
    <w:rsid w:val="00917991"/>
    <w:rsid w:val="00921A0C"/>
    <w:rsid w:val="00921BA3"/>
    <w:rsid w:val="00923587"/>
    <w:rsid w:val="009242B3"/>
    <w:rsid w:val="009249C0"/>
    <w:rsid w:val="00924A7B"/>
    <w:rsid w:val="00925B52"/>
    <w:rsid w:val="00927C19"/>
    <w:rsid w:val="00932714"/>
    <w:rsid w:val="009332B9"/>
    <w:rsid w:val="00935D9A"/>
    <w:rsid w:val="00940098"/>
    <w:rsid w:val="009405E7"/>
    <w:rsid w:val="00941D8F"/>
    <w:rsid w:val="009427CF"/>
    <w:rsid w:val="0094340A"/>
    <w:rsid w:val="00943798"/>
    <w:rsid w:val="00943CAC"/>
    <w:rsid w:val="009447E2"/>
    <w:rsid w:val="00944A1D"/>
    <w:rsid w:val="00946CC4"/>
    <w:rsid w:val="00947975"/>
    <w:rsid w:val="00947E70"/>
    <w:rsid w:val="009504FE"/>
    <w:rsid w:val="0095080D"/>
    <w:rsid w:val="00953930"/>
    <w:rsid w:val="009574EF"/>
    <w:rsid w:val="00960607"/>
    <w:rsid w:val="009610C2"/>
    <w:rsid w:val="009621EF"/>
    <w:rsid w:val="00962D27"/>
    <w:rsid w:val="009642C4"/>
    <w:rsid w:val="009654B4"/>
    <w:rsid w:val="009657D1"/>
    <w:rsid w:val="0096601A"/>
    <w:rsid w:val="00966673"/>
    <w:rsid w:val="00972344"/>
    <w:rsid w:val="00975A8F"/>
    <w:rsid w:val="00976809"/>
    <w:rsid w:val="00976BC2"/>
    <w:rsid w:val="00977A30"/>
    <w:rsid w:val="00981902"/>
    <w:rsid w:val="0098233B"/>
    <w:rsid w:val="009824C7"/>
    <w:rsid w:val="00985E26"/>
    <w:rsid w:val="0098609C"/>
    <w:rsid w:val="00986640"/>
    <w:rsid w:val="00986AB9"/>
    <w:rsid w:val="0099001B"/>
    <w:rsid w:val="009913FC"/>
    <w:rsid w:val="00993597"/>
    <w:rsid w:val="00993FED"/>
    <w:rsid w:val="00995EC8"/>
    <w:rsid w:val="00996058"/>
    <w:rsid w:val="00996822"/>
    <w:rsid w:val="009A0A8D"/>
    <w:rsid w:val="009A0B09"/>
    <w:rsid w:val="009A239B"/>
    <w:rsid w:val="009A2C43"/>
    <w:rsid w:val="009A376F"/>
    <w:rsid w:val="009A3C53"/>
    <w:rsid w:val="009A530F"/>
    <w:rsid w:val="009A652F"/>
    <w:rsid w:val="009A6762"/>
    <w:rsid w:val="009A7100"/>
    <w:rsid w:val="009B025D"/>
    <w:rsid w:val="009B0CEB"/>
    <w:rsid w:val="009B12B8"/>
    <w:rsid w:val="009B1B07"/>
    <w:rsid w:val="009B343A"/>
    <w:rsid w:val="009B3FD3"/>
    <w:rsid w:val="009B41F3"/>
    <w:rsid w:val="009B46A8"/>
    <w:rsid w:val="009B55C7"/>
    <w:rsid w:val="009B6965"/>
    <w:rsid w:val="009B749E"/>
    <w:rsid w:val="009C03F5"/>
    <w:rsid w:val="009C0775"/>
    <w:rsid w:val="009C229D"/>
    <w:rsid w:val="009C5EA2"/>
    <w:rsid w:val="009C793A"/>
    <w:rsid w:val="009D146A"/>
    <w:rsid w:val="009D1B86"/>
    <w:rsid w:val="009D208C"/>
    <w:rsid w:val="009D2705"/>
    <w:rsid w:val="009D4096"/>
    <w:rsid w:val="009D526C"/>
    <w:rsid w:val="009D5B0C"/>
    <w:rsid w:val="009D6BDB"/>
    <w:rsid w:val="009E0CEE"/>
    <w:rsid w:val="009E0E31"/>
    <w:rsid w:val="009E1624"/>
    <w:rsid w:val="009E24B2"/>
    <w:rsid w:val="009E3CC9"/>
    <w:rsid w:val="009E5227"/>
    <w:rsid w:val="009E6468"/>
    <w:rsid w:val="009E653E"/>
    <w:rsid w:val="009F0479"/>
    <w:rsid w:val="009F21A3"/>
    <w:rsid w:val="009F4890"/>
    <w:rsid w:val="009F4C11"/>
    <w:rsid w:val="009F6355"/>
    <w:rsid w:val="00A0464D"/>
    <w:rsid w:val="00A04EE1"/>
    <w:rsid w:val="00A05B92"/>
    <w:rsid w:val="00A07033"/>
    <w:rsid w:val="00A079BB"/>
    <w:rsid w:val="00A114BD"/>
    <w:rsid w:val="00A137C7"/>
    <w:rsid w:val="00A13D49"/>
    <w:rsid w:val="00A14890"/>
    <w:rsid w:val="00A14C83"/>
    <w:rsid w:val="00A15BCF"/>
    <w:rsid w:val="00A16E70"/>
    <w:rsid w:val="00A17351"/>
    <w:rsid w:val="00A20369"/>
    <w:rsid w:val="00A219DE"/>
    <w:rsid w:val="00A22238"/>
    <w:rsid w:val="00A227D3"/>
    <w:rsid w:val="00A22C9B"/>
    <w:rsid w:val="00A23DAB"/>
    <w:rsid w:val="00A244CB"/>
    <w:rsid w:val="00A24653"/>
    <w:rsid w:val="00A2678A"/>
    <w:rsid w:val="00A27B91"/>
    <w:rsid w:val="00A310C2"/>
    <w:rsid w:val="00A31C71"/>
    <w:rsid w:val="00A3230B"/>
    <w:rsid w:val="00A37179"/>
    <w:rsid w:val="00A3729F"/>
    <w:rsid w:val="00A41286"/>
    <w:rsid w:val="00A41600"/>
    <w:rsid w:val="00A4244B"/>
    <w:rsid w:val="00A43241"/>
    <w:rsid w:val="00A43F59"/>
    <w:rsid w:val="00A44447"/>
    <w:rsid w:val="00A44C68"/>
    <w:rsid w:val="00A45523"/>
    <w:rsid w:val="00A47B1B"/>
    <w:rsid w:val="00A504AC"/>
    <w:rsid w:val="00A538DA"/>
    <w:rsid w:val="00A53C8C"/>
    <w:rsid w:val="00A559F8"/>
    <w:rsid w:val="00A5637C"/>
    <w:rsid w:val="00A60173"/>
    <w:rsid w:val="00A6059B"/>
    <w:rsid w:val="00A61FF7"/>
    <w:rsid w:val="00A62C27"/>
    <w:rsid w:val="00A63378"/>
    <w:rsid w:val="00A63905"/>
    <w:rsid w:val="00A641E0"/>
    <w:rsid w:val="00A64750"/>
    <w:rsid w:val="00A66477"/>
    <w:rsid w:val="00A667C8"/>
    <w:rsid w:val="00A676F1"/>
    <w:rsid w:val="00A678C0"/>
    <w:rsid w:val="00A7010F"/>
    <w:rsid w:val="00A70580"/>
    <w:rsid w:val="00A710D4"/>
    <w:rsid w:val="00A71ACE"/>
    <w:rsid w:val="00A72FF1"/>
    <w:rsid w:val="00A73C7F"/>
    <w:rsid w:val="00A742C3"/>
    <w:rsid w:val="00A7537D"/>
    <w:rsid w:val="00A75636"/>
    <w:rsid w:val="00A7634F"/>
    <w:rsid w:val="00A77697"/>
    <w:rsid w:val="00A77906"/>
    <w:rsid w:val="00A77BAC"/>
    <w:rsid w:val="00A800B1"/>
    <w:rsid w:val="00A8029A"/>
    <w:rsid w:val="00A802CA"/>
    <w:rsid w:val="00A82832"/>
    <w:rsid w:val="00A83440"/>
    <w:rsid w:val="00A8515F"/>
    <w:rsid w:val="00A85722"/>
    <w:rsid w:val="00A8748C"/>
    <w:rsid w:val="00A903D0"/>
    <w:rsid w:val="00A904C3"/>
    <w:rsid w:val="00A9088D"/>
    <w:rsid w:val="00A90AF4"/>
    <w:rsid w:val="00A90E45"/>
    <w:rsid w:val="00A91231"/>
    <w:rsid w:val="00A94668"/>
    <w:rsid w:val="00A95AA3"/>
    <w:rsid w:val="00AA09E0"/>
    <w:rsid w:val="00AA351A"/>
    <w:rsid w:val="00AA4922"/>
    <w:rsid w:val="00AA4D84"/>
    <w:rsid w:val="00AA7020"/>
    <w:rsid w:val="00AB07A7"/>
    <w:rsid w:val="00AB0C82"/>
    <w:rsid w:val="00AB0D92"/>
    <w:rsid w:val="00AB1A16"/>
    <w:rsid w:val="00AB2A95"/>
    <w:rsid w:val="00AB2C81"/>
    <w:rsid w:val="00AB3BC4"/>
    <w:rsid w:val="00AB5D82"/>
    <w:rsid w:val="00AB64AE"/>
    <w:rsid w:val="00AB75EF"/>
    <w:rsid w:val="00AC2D33"/>
    <w:rsid w:val="00AC4850"/>
    <w:rsid w:val="00AC4970"/>
    <w:rsid w:val="00AC5B17"/>
    <w:rsid w:val="00AC6438"/>
    <w:rsid w:val="00AD1140"/>
    <w:rsid w:val="00AD3423"/>
    <w:rsid w:val="00AD40F2"/>
    <w:rsid w:val="00AD54CE"/>
    <w:rsid w:val="00AD54DD"/>
    <w:rsid w:val="00AD761E"/>
    <w:rsid w:val="00AE1FD6"/>
    <w:rsid w:val="00AE2B0C"/>
    <w:rsid w:val="00AE3608"/>
    <w:rsid w:val="00AE36CC"/>
    <w:rsid w:val="00AE36D1"/>
    <w:rsid w:val="00AE42E7"/>
    <w:rsid w:val="00AE4DD7"/>
    <w:rsid w:val="00AE5348"/>
    <w:rsid w:val="00AF38F2"/>
    <w:rsid w:val="00AF3909"/>
    <w:rsid w:val="00AF40E4"/>
    <w:rsid w:val="00B003B6"/>
    <w:rsid w:val="00B01166"/>
    <w:rsid w:val="00B01582"/>
    <w:rsid w:val="00B024C4"/>
    <w:rsid w:val="00B02DA3"/>
    <w:rsid w:val="00B02F05"/>
    <w:rsid w:val="00B034B7"/>
    <w:rsid w:val="00B047DD"/>
    <w:rsid w:val="00B04EBC"/>
    <w:rsid w:val="00B051A3"/>
    <w:rsid w:val="00B06C33"/>
    <w:rsid w:val="00B06D8F"/>
    <w:rsid w:val="00B06E4E"/>
    <w:rsid w:val="00B139A6"/>
    <w:rsid w:val="00B1613B"/>
    <w:rsid w:val="00B16ADE"/>
    <w:rsid w:val="00B17B69"/>
    <w:rsid w:val="00B20933"/>
    <w:rsid w:val="00B22A3C"/>
    <w:rsid w:val="00B2328D"/>
    <w:rsid w:val="00B23EC3"/>
    <w:rsid w:val="00B244A0"/>
    <w:rsid w:val="00B270E6"/>
    <w:rsid w:val="00B305AD"/>
    <w:rsid w:val="00B3119A"/>
    <w:rsid w:val="00B331BC"/>
    <w:rsid w:val="00B332A9"/>
    <w:rsid w:val="00B345D2"/>
    <w:rsid w:val="00B348F9"/>
    <w:rsid w:val="00B34949"/>
    <w:rsid w:val="00B34D8C"/>
    <w:rsid w:val="00B40F64"/>
    <w:rsid w:val="00B40F7E"/>
    <w:rsid w:val="00B41583"/>
    <w:rsid w:val="00B42B3C"/>
    <w:rsid w:val="00B4307F"/>
    <w:rsid w:val="00B43A78"/>
    <w:rsid w:val="00B457DB"/>
    <w:rsid w:val="00B467F2"/>
    <w:rsid w:val="00B46AA3"/>
    <w:rsid w:val="00B476A7"/>
    <w:rsid w:val="00B50E98"/>
    <w:rsid w:val="00B51E0B"/>
    <w:rsid w:val="00B52F1D"/>
    <w:rsid w:val="00B538DC"/>
    <w:rsid w:val="00B54B6F"/>
    <w:rsid w:val="00B55002"/>
    <w:rsid w:val="00B556B8"/>
    <w:rsid w:val="00B57805"/>
    <w:rsid w:val="00B608A1"/>
    <w:rsid w:val="00B60D87"/>
    <w:rsid w:val="00B61087"/>
    <w:rsid w:val="00B6286E"/>
    <w:rsid w:val="00B63168"/>
    <w:rsid w:val="00B6395A"/>
    <w:rsid w:val="00B6486A"/>
    <w:rsid w:val="00B64A3E"/>
    <w:rsid w:val="00B66BE1"/>
    <w:rsid w:val="00B70CFA"/>
    <w:rsid w:val="00B7242D"/>
    <w:rsid w:val="00B731FF"/>
    <w:rsid w:val="00B73327"/>
    <w:rsid w:val="00B76507"/>
    <w:rsid w:val="00B778E2"/>
    <w:rsid w:val="00B80AE0"/>
    <w:rsid w:val="00B82729"/>
    <w:rsid w:val="00B827D7"/>
    <w:rsid w:val="00B83233"/>
    <w:rsid w:val="00B94266"/>
    <w:rsid w:val="00B94C52"/>
    <w:rsid w:val="00B953AF"/>
    <w:rsid w:val="00B957CB"/>
    <w:rsid w:val="00B96E25"/>
    <w:rsid w:val="00B97862"/>
    <w:rsid w:val="00BA07FE"/>
    <w:rsid w:val="00BA1C1C"/>
    <w:rsid w:val="00BA333A"/>
    <w:rsid w:val="00BA3696"/>
    <w:rsid w:val="00BA6387"/>
    <w:rsid w:val="00BA6E5B"/>
    <w:rsid w:val="00BA7FE1"/>
    <w:rsid w:val="00BB4141"/>
    <w:rsid w:val="00BB5B7C"/>
    <w:rsid w:val="00BB6C09"/>
    <w:rsid w:val="00BB7486"/>
    <w:rsid w:val="00BB7805"/>
    <w:rsid w:val="00BC0959"/>
    <w:rsid w:val="00BC09C6"/>
    <w:rsid w:val="00BC12D3"/>
    <w:rsid w:val="00BC305B"/>
    <w:rsid w:val="00BC34F6"/>
    <w:rsid w:val="00BC3C7A"/>
    <w:rsid w:val="00BC44DD"/>
    <w:rsid w:val="00BC57B7"/>
    <w:rsid w:val="00BC5992"/>
    <w:rsid w:val="00BC5DE2"/>
    <w:rsid w:val="00BC5E20"/>
    <w:rsid w:val="00BC62CF"/>
    <w:rsid w:val="00BC6F90"/>
    <w:rsid w:val="00BC7F77"/>
    <w:rsid w:val="00BD1D73"/>
    <w:rsid w:val="00BD489C"/>
    <w:rsid w:val="00BD4DD8"/>
    <w:rsid w:val="00BD539A"/>
    <w:rsid w:val="00BD5B11"/>
    <w:rsid w:val="00BE22E9"/>
    <w:rsid w:val="00BE3588"/>
    <w:rsid w:val="00BE38FA"/>
    <w:rsid w:val="00BE4A13"/>
    <w:rsid w:val="00BE53E4"/>
    <w:rsid w:val="00BE5D9E"/>
    <w:rsid w:val="00BE5F85"/>
    <w:rsid w:val="00BF0118"/>
    <w:rsid w:val="00BF1179"/>
    <w:rsid w:val="00BF3D1A"/>
    <w:rsid w:val="00BF3F8F"/>
    <w:rsid w:val="00BF4EC1"/>
    <w:rsid w:val="00BF53B1"/>
    <w:rsid w:val="00BF66FC"/>
    <w:rsid w:val="00BF7B7F"/>
    <w:rsid w:val="00C0079F"/>
    <w:rsid w:val="00C015DD"/>
    <w:rsid w:val="00C02B4F"/>
    <w:rsid w:val="00C032C8"/>
    <w:rsid w:val="00C0550E"/>
    <w:rsid w:val="00C060C7"/>
    <w:rsid w:val="00C06587"/>
    <w:rsid w:val="00C06F58"/>
    <w:rsid w:val="00C07304"/>
    <w:rsid w:val="00C11B16"/>
    <w:rsid w:val="00C135BD"/>
    <w:rsid w:val="00C15CB5"/>
    <w:rsid w:val="00C15E5E"/>
    <w:rsid w:val="00C15F65"/>
    <w:rsid w:val="00C16CE9"/>
    <w:rsid w:val="00C21ECA"/>
    <w:rsid w:val="00C22DD4"/>
    <w:rsid w:val="00C230D9"/>
    <w:rsid w:val="00C23BF1"/>
    <w:rsid w:val="00C240C3"/>
    <w:rsid w:val="00C241D5"/>
    <w:rsid w:val="00C24A39"/>
    <w:rsid w:val="00C2538D"/>
    <w:rsid w:val="00C253CB"/>
    <w:rsid w:val="00C25D1F"/>
    <w:rsid w:val="00C2708D"/>
    <w:rsid w:val="00C270EE"/>
    <w:rsid w:val="00C30371"/>
    <w:rsid w:val="00C30E8D"/>
    <w:rsid w:val="00C327EE"/>
    <w:rsid w:val="00C338E7"/>
    <w:rsid w:val="00C34638"/>
    <w:rsid w:val="00C34645"/>
    <w:rsid w:val="00C34AA3"/>
    <w:rsid w:val="00C34B3C"/>
    <w:rsid w:val="00C34EAC"/>
    <w:rsid w:val="00C3576E"/>
    <w:rsid w:val="00C36DCD"/>
    <w:rsid w:val="00C37597"/>
    <w:rsid w:val="00C41122"/>
    <w:rsid w:val="00C419F3"/>
    <w:rsid w:val="00C41A25"/>
    <w:rsid w:val="00C424CE"/>
    <w:rsid w:val="00C43825"/>
    <w:rsid w:val="00C43927"/>
    <w:rsid w:val="00C44B06"/>
    <w:rsid w:val="00C460AE"/>
    <w:rsid w:val="00C46207"/>
    <w:rsid w:val="00C46806"/>
    <w:rsid w:val="00C472E0"/>
    <w:rsid w:val="00C5087C"/>
    <w:rsid w:val="00C51DED"/>
    <w:rsid w:val="00C5426F"/>
    <w:rsid w:val="00C54926"/>
    <w:rsid w:val="00C559A2"/>
    <w:rsid w:val="00C56226"/>
    <w:rsid w:val="00C57402"/>
    <w:rsid w:val="00C574BA"/>
    <w:rsid w:val="00C57BDE"/>
    <w:rsid w:val="00C600B2"/>
    <w:rsid w:val="00C6096F"/>
    <w:rsid w:val="00C60B9F"/>
    <w:rsid w:val="00C6204F"/>
    <w:rsid w:val="00C64998"/>
    <w:rsid w:val="00C65F6D"/>
    <w:rsid w:val="00C66176"/>
    <w:rsid w:val="00C66EC7"/>
    <w:rsid w:val="00C6716C"/>
    <w:rsid w:val="00C67857"/>
    <w:rsid w:val="00C702D7"/>
    <w:rsid w:val="00C716BA"/>
    <w:rsid w:val="00C76140"/>
    <w:rsid w:val="00C772B7"/>
    <w:rsid w:val="00C8110A"/>
    <w:rsid w:val="00C81D67"/>
    <w:rsid w:val="00C843AB"/>
    <w:rsid w:val="00C84E09"/>
    <w:rsid w:val="00C87FF7"/>
    <w:rsid w:val="00C91675"/>
    <w:rsid w:val="00C91A20"/>
    <w:rsid w:val="00C920E2"/>
    <w:rsid w:val="00C93855"/>
    <w:rsid w:val="00C93BDA"/>
    <w:rsid w:val="00C95F35"/>
    <w:rsid w:val="00C966AE"/>
    <w:rsid w:val="00CA1B2F"/>
    <w:rsid w:val="00CA2AAC"/>
    <w:rsid w:val="00CA3455"/>
    <w:rsid w:val="00CA3AC7"/>
    <w:rsid w:val="00CA3BEB"/>
    <w:rsid w:val="00CA5838"/>
    <w:rsid w:val="00CA7755"/>
    <w:rsid w:val="00CA7EEF"/>
    <w:rsid w:val="00CB197A"/>
    <w:rsid w:val="00CB2DE0"/>
    <w:rsid w:val="00CB61A2"/>
    <w:rsid w:val="00CB66AB"/>
    <w:rsid w:val="00CB76EC"/>
    <w:rsid w:val="00CB7F13"/>
    <w:rsid w:val="00CC2263"/>
    <w:rsid w:val="00CC3DC0"/>
    <w:rsid w:val="00CC43E0"/>
    <w:rsid w:val="00CC5C3E"/>
    <w:rsid w:val="00CD0DF6"/>
    <w:rsid w:val="00CD1F40"/>
    <w:rsid w:val="00CD3B50"/>
    <w:rsid w:val="00CD3F2F"/>
    <w:rsid w:val="00CD4521"/>
    <w:rsid w:val="00CD62D3"/>
    <w:rsid w:val="00CD74EA"/>
    <w:rsid w:val="00CE3CDD"/>
    <w:rsid w:val="00CE5256"/>
    <w:rsid w:val="00CF000A"/>
    <w:rsid w:val="00CF0F76"/>
    <w:rsid w:val="00CF4223"/>
    <w:rsid w:val="00CF4882"/>
    <w:rsid w:val="00CF4FF5"/>
    <w:rsid w:val="00CF60FF"/>
    <w:rsid w:val="00D00572"/>
    <w:rsid w:val="00D008AE"/>
    <w:rsid w:val="00D00B03"/>
    <w:rsid w:val="00D0241C"/>
    <w:rsid w:val="00D034B7"/>
    <w:rsid w:val="00D0385E"/>
    <w:rsid w:val="00D0472B"/>
    <w:rsid w:val="00D04B8C"/>
    <w:rsid w:val="00D0587F"/>
    <w:rsid w:val="00D05A52"/>
    <w:rsid w:val="00D06F3C"/>
    <w:rsid w:val="00D07EDD"/>
    <w:rsid w:val="00D1258D"/>
    <w:rsid w:val="00D130C0"/>
    <w:rsid w:val="00D13EAA"/>
    <w:rsid w:val="00D14602"/>
    <w:rsid w:val="00D15A6A"/>
    <w:rsid w:val="00D22F56"/>
    <w:rsid w:val="00D23A72"/>
    <w:rsid w:val="00D248B2"/>
    <w:rsid w:val="00D24A42"/>
    <w:rsid w:val="00D25F91"/>
    <w:rsid w:val="00D26B5C"/>
    <w:rsid w:val="00D278DA"/>
    <w:rsid w:val="00D320AE"/>
    <w:rsid w:val="00D32934"/>
    <w:rsid w:val="00D34EB3"/>
    <w:rsid w:val="00D3771B"/>
    <w:rsid w:val="00D40856"/>
    <w:rsid w:val="00D44417"/>
    <w:rsid w:val="00D44C7C"/>
    <w:rsid w:val="00D44CC1"/>
    <w:rsid w:val="00D45BDA"/>
    <w:rsid w:val="00D45FC3"/>
    <w:rsid w:val="00D50522"/>
    <w:rsid w:val="00D530FF"/>
    <w:rsid w:val="00D535BD"/>
    <w:rsid w:val="00D53767"/>
    <w:rsid w:val="00D5477D"/>
    <w:rsid w:val="00D55844"/>
    <w:rsid w:val="00D558C4"/>
    <w:rsid w:val="00D55C2D"/>
    <w:rsid w:val="00D60ACB"/>
    <w:rsid w:val="00D61E66"/>
    <w:rsid w:val="00D62FD4"/>
    <w:rsid w:val="00D636F1"/>
    <w:rsid w:val="00D64C9D"/>
    <w:rsid w:val="00D673E4"/>
    <w:rsid w:val="00D67CF5"/>
    <w:rsid w:val="00D76ED7"/>
    <w:rsid w:val="00D76F8E"/>
    <w:rsid w:val="00D775D4"/>
    <w:rsid w:val="00D77726"/>
    <w:rsid w:val="00D8063C"/>
    <w:rsid w:val="00D8082C"/>
    <w:rsid w:val="00D80CF0"/>
    <w:rsid w:val="00D80F45"/>
    <w:rsid w:val="00D81235"/>
    <w:rsid w:val="00D81472"/>
    <w:rsid w:val="00D82857"/>
    <w:rsid w:val="00D8624F"/>
    <w:rsid w:val="00D86B28"/>
    <w:rsid w:val="00D90E31"/>
    <w:rsid w:val="00D917D6"/>
    <w:rsid w:val="00D92301"/>
    <w:rsid w:val="00D9400E"/>
    <w:rsid w:val="00D940E3"/>
    <w:rsid w:val="00D94A03"/>
    <w:rsid w:val="00D9711D"/>
    <w:rsid w:val="00D971F9"/>
    <w:rsid w:val="00DA08CC"/>
    <w:rsid w:val="00DA12A5"/>
    <w:rsid w:val="00DA3154"/>
    <w:rsid w:val="00DA3829"/>
    <w:rsid w:val="00DA485C"/>
    <w:rsid w:val="00DA6E7C"/>
    <w:rsid w:val="00DA7537"/>
    <w:rsid w:val="00DA793D"/>
    <w:rsid w:val="00DB058C"/>
    <w:rsid w:val="00DB058F"/>
    <w:rsid w:val="00DB0AAB"/>
    <w:rsid w:val="00DB1B63"/>
    <w:rsid w:val="00DB1CFA"/>
    <w:rsid w:val="00DB529E"/>
    <w:rsid w:val="00DB7594"/>
    <w:rsid w:val="00DC0E87"/>
    <w:rsid w:val="00DC1EDD"/>
    <w:rsid w:val="00DC23DA"/>
    <w:rsid w:val="00DC28B4"/>
    <w:rsid w:val="00DC2A6C"/>
    <w:rsid w:val="00DC2A8A"/>
    <w:rsid w:val="00DC2EF9"/>
    <w:rsid w:val="00DC3915"/>
    <w:rsid w:val="00DC3EEA"/>
    <w:rsid w:val="00DC5332"/>
    <w:rsid w:val="00DD02E4"/>
    <w:rsid w:val="00DD0F51"/>
    <w:rsid w:val="00DD1DBB"/>
    <w:rsid w:val="00DD2149"/>
    <w:rsid w:val="00DD2C4B"/>
    <w:rsid w:val="00DD35D8"/>
    <w:rsid w:val="00DD43D1"/>
    <w:rsid w:val="00DD4F18"/>
    <w:rsid w:val="00DD5AD1"/>
    <w:rsid w:val="00DD6099"/>
    <w:rsid w:val="00DD6352"/>
    <w:rsid w:val="00DD7913"/>
    <w:rsid w:val="00DD7ADB"/>
    <w:rsid w:val="00DD7D21"/>
    <w:rsid w:val="00DE0033"/>
    <w:rsid w:val="00DE0185"/>
    <w:rsid w:val="00DE122A"/>
    <w:rsid w:val="00DE169D"/>
    <w:rsid w:val="00DE3058"/>
    <w:rsid w:val="00DE3209"/>
    <w:rsid w:val="00DE32AB"/>
    <w:rsid w:val="00DE3EBF"/>
    <w:rsid w:val="00DE549B"/>
    <w:rsid w:val="00DE5DD1"/>
    <w:rsid w:val="00DE64EE"/>
    <w:rsid w:val="00DE6522"/>
    <w:rsid w:val="00DF0A21"/>
    <w:rsid w:val="00DF0ADB"/>
    <w:rsid w:val="00DF16BA"/>
    <w:rsid w:val="00DF3040"/>
    <w:rsid w:val="00DF4E71"/>
    <w:rsid w:val="00DF54AC"/>
    <w:rsid w:val="00DF6CFA"/>
    <w:rsid w:val="00DF79E7"/>
    <w:rsid w:val="00DF7F95"/>
    <w:rsid w:val="00E00613"/>
    <w:rsid w:val="00E048D5"/>
    <w:rsid w:val="00E04EF5"/>
    <w:rsid w:val="00E06B86"/>
    <w:rsid w:val="00E1001F"/>
    <w:rsid w:val="00E125A1"/>
    <w:rsid w:val="00E134A4"/>
    <w:rsid w:val="00E1351E"/>
    <w:rsid w:val="00E13C84"/>
    <w:rsid w:val="00E15653"/>
    <w:rsid w:val="00E161BD"/>
    <w:rsid w:val="00E16438"/>
    <w:rsid w:val="00E17771"/>
    <w:rsid w:val="00E20BDC"/>
    <w:rsid w:val="00E212B8"/>
    <w:rsid w:val="00E21982"/>
    <w:rsid w:val="00E21AE9"/>
    <w:rsid w:val="00E21F00"/>
    <w:rsid w:val="00E21FE6"/>
    <w:rsid w:val="00E22023"/>
    <w:rsid w:val="00E236B8"/>
    <w:rsid w:val="00E2434D"/>
    <w:rsid w:val="00E26C29"/>
    <w:rsid w:val="00E318C3"/>
    <w:rsid w:val="00E31902"/>
    <w:rsid w:val="00E32DD7"/>
    <w:rsid w:val="00E35EA9"/>
    <w:rsid w:val="00E363FE"/>
    <w:rsid w:val="00E377B1"/>
    <w:rsid w:val="00E4066A"/>
    <w:rsid w:val="00E40C4A"/>
    <w:rsid w:val="00E40DF9"/>
    <w:rsid w:val="00E423E9"/>
    <w:rsid w:val="00E44A67"/>
    <w:rsid w:val="00E44E70"/>
    <w:rsid w:val="00E469AB"/>
    <w:rsid w:val="00E47037"/>
    <w:rsid w:val="00E47524"/>
    <w:rsid w:val="00E478DB"/>
    <w:rsid w:val="00E479B9"/>
    <w:rsid w:val="00E528ED"/>
    <w:rsid w:val="00E549A1"/>
    <w:rsid w:val="00E55A52"/>
    <w:rsid w:val="00E55E72"/>
    <w:rsid w:val="00E56C6E"/>
    <w:rsid w:val="00E6162F"/>
    <w:rsid w:val="00E66A7A"/>
    <w:rsid w:val="00E67290"/>
    <w:rsid w:val="00E706BB"/>
    <w:rsid w:val="00E712AF"/>
    <w:rsid w:val="00E715F8"/>
    <w:rsid w:val="00E71805"/>
    <w:rsid w:val="00E734A4"/>
    <w:rsid w:val="00E75CBA"/>
    <w:rsid w:val="00E80D0A"/>
    <w:rsid w:val="00E81164"/>
    <w:rsid w:val="00E81505"/>
    <w:rsid w:val="00E818D7"/>
    <w:rsid w:val="00E82136"/>
    <w:rsid w:val="00E844A6"/>
    <w:rsid w:val="00E84CD8"/>
    <w:rsid w:val="00E86333"/>
    <w:rsid w:val="00E91526"/>
    <w:rsid w:val="00E91C36"/>
    <w:rsid w:val="00E931F2"/>
    <w:rsid w:val="00E938C5"/>
    <w:rsid w:val="00E95170"/>
    <w:rsid w:val="00E97089"/>
    <w:rsid w:val="00E97446"/>
    <w:rsid w:val="00E979AD"/>
    <w:rsid w:val="00E97B5C"/>
    <w:rsid w:val="00EA0998"/>
    <w:rsid w:val="00EA6373"/>
    <w:rsid w:val="00EA69DB"/>
    <w:rsid w:val="00EA6AEF"/>
    <w:rsid w:val="00EA6FC5"/>
    <w:rsid w:val="00EB13A7"/>
    <w:rsid w:val="00EB2901"/>
    <w:rsid w:val="00EB4211"/>
    <w:rsid w:val="00EB5E66"/>
    <w:rsid w:val="00EB63CA"/>
    <w:rsid w:val="00EB6676"/>
    <w:rsid w:val="00EC06E5"/>
    <w:rsid w:val="00EC0951"/>
    <w:rsid w:val="00EC2D82"/>
    <w:rsid w:val="00EC64B4"/>
    <w:rsid w:val="00EC66DA"/>
    <w:rsid w:val="00ED0D49"/>
    <w:rsid w:val="00ED0E78"/>
    <w:rsid w:val="00ED108E"/>
    <w:rsid w:val="00ED17E0"/>
    <w:rsid w:val="00ED19E3"/>
    <w:rsid w:val="00ED2B0B"/>
    <w:rsid w:val="00ED3E0F"/>
    <w:rsid w:val="00ED3E59"/>
    <w:rsid w:val="00ED53E1"/>
    <w:rsid w:val="00ED5CA8"/>
    <w:rsid w:val="00ED6024"/>
    <w:rsid w:val="00ED64A8"/>
    <w:rsid w:val="00ED7147"/>
    <w:rsid w:val="00ED7341"/>
    <w:rsid w:val="00ED7B0D"/>
    <w:rsid w:val="00ED7DBB"/>
    <w:rsid w:val="00EE03F8"/>
    <w:rsid w:val="00EE0707"/>
    <w:rsid w:val="00EE14FF"/>
    <w:rsid w:val="00EE1558"/>
    <w:rsid w:val="00EE1C65"/>
    <w:rsid w:val="00EE32BF"/>
    <w:rsid w:val="00EE3D11"/>
    <w:rsid w:val="00EE4795"/>
    <w:rsid w:val="00EE63CB"/>
    <w:rsid w:val="00EE7E63"/>
    <w:rsid w:val="00EF2081"/>
    <w:rsid w:val="00EF22BD"/>
    <w:rsid w:val="00EF24CB"/>
    <w:rsid w:val="00EF3178"/>
    <w:rsid w:val="00EF3C6B"/>
    <w:rsid w:val="00EF3CB8"/>
    <w:rsid w:val="00EF431D"/>
    <w:rsid w:val="00EF7323"/>
    <w:rsid w:val="00F018B7"/>
    <w:rsid w:val="00F028E7"/>
    <w:rsid w:val="00F061E8"/>
    <w:rsid w:val="00F07F6E"/>
    <w:rsid w:val="00F10398"/>
    <w:rsid w:val="00F10B9E"/>
    <w:rsid w:val="00F13FCA"/>
    <w:rsid w:val="00F13FF4"/>
    <w:rsid w:val="00F14AC2"/>
    <w:rsid w:val="00F156DB"/>
    <w:rsid w:val="00F1576B"/>
    <w:rsid w:val="00F1599E"/>
    <w:rsid w:val="00F21B7C"/>
    <w:rsid w:val="00F2339F"/>
    <w:rsid w:val="00F23C51"/>
    <w:rsid w:val="00F24ED1"/>
    <w:rsid w:val="00F27D01"/>
    <w:rsid w:val="00F31D75"/>
    <w:rsid w:val="00F33B4F"/>
    <w:rsid w:val="00F34532"/>
    <w:rsid w:val="00F349AC"/>
    <w:rsid w:val="00F35014"/>
    <w:rsid w:val="00F377A6"/>
    <w:rsid w:val="00F37E60"/>
    <w:rsid w:val="00F448DC"/>
    <w:rsid w:val="00F4562D"/>
    <w:rsid w:val="00F471B3"/>
    <w:rsid w:val="00F474DB"/>
    <w:rsid w:val="00F50026"/>
    <w:rsid w:val="00F50799"/>
    <w:rsid w:val="00F53050"/>
    <w:rsid w:val="00F54F45"/>
    <w:rsid w:val="00F55978"/>
    <w:rsid w:val="00F55B80"/>
    <w:rsid w:val="00F6088A"/>
    <w:rsid w:val="00F6159B"/>
    <w:rsid w:val="00F62366"/>
    <w:rsid w:val="00F62B09"/>
    <w:rsid w:val="00F65DB8"/>
    <w:rsid w:val="00F66AC3"/>
    <w:rsid w:val="00F6727B"/>
    <w:rsid w:val="00F67B22"/>
    <w:rsid w:val="00F702B2"/>
    <w:rsid w:val="00F71BDF"/>
    <w:rsid w:val="00F71C10"/>
    <w:rsid w:val="00F71C36"/>
    <w:rsid w:val="00F71F6A"/>
    <w:rsid w:val="00F724EE"/>
    <w:rsid w:val="00F74C28"/>
    <w:rsid w:val="00F74EBB"/>
    <w:rsid w:val="00F7502E"/>
    <w:rsid w:val="00F753A3"/>
    <w:rsid w:val="00F7697F"/>
    <w:rsid w:val="00F776EE"/>
    <w:rsid w:val="00F821D9"/>
    <w:rsid w:val="00F8624A"/>
    <w:rsid w:val="00F87686"/>
    <w:rsid w:val="00F91236"/>
    <w:rsid w:val="00F919A7"/>
    <w:rsid w:val="00F9295E"/>
    <w:rsid w:val="00F93A1A"/>
    <w:rsid w:val="00F94ACC"/>
    <w:rsid w:val="00F96AA3"/>
    <w:rsid w:val="00F96C4E"/>
    <w:rsid w:val="00F97502"/>
    <w:rsid w:val="00FA0E92"/>
    <w:rsid w:val="00FA0FC9"/>
    <w:rsid w:val="00FA1BDF"/>
    <w:rsid w:val="00FA2E13"/>
    <w:rsid w:val="00FA2F19"/>
    <w:rsid w:val="00FA3051"/>
    <w:rsid w:val="00FA306D"/>
    <w:rsid w:val="00FA350D"/>
    <w:rsid w:val="00FA3944"/>
    <w:rsid w:val="00FA6F79"/>
    <w:rsid w:val="00FA756A"/>
    <w:rsid w:val="00FA7952"/>
    <w:rsid w:val="00FA7AED"/>
    <w:rsid w:val="00FB04A5"/>
    <w:rsid w:val="00FB0BF5"/>
    <w:rsid w:val="00FB1330"/>
    <w:rsid w:val="00FB33AE"/>
    <w:rsid w:val="00FB3B08"/>
    <w:rsid w:val="00FB3DC9"/>
    <w:rsid w:val="00FB66E6"/>
    <w:rsid w:val="00FC04E7"/>
    <w:rsid w:val="00FC0E60"/>
    <w:rsid w:val="00FC23CF"/>
    <w:rsid w:val="00FC42A1"/>
    <w:rsid w:val="00FC4927"/>
    <w:rsid w:val="00FC7962"/>
    <w:rsid w:val="00FD0A62"/>
    <w:rsid w:val="00FD1302"/>
    <w:rsid w:val="00FD3D54"/>
    <w:rsid w:val="00FD53B8"/>
    <w:rsid w:val="00FD7CFD"/>
    <w:rsid w:val="00FE03A7"/>
    <w:rsid w:val="00FE29D1"/>
    <w:rsid w:val="00FE4746"/>
    <w:rsid w:val="00FE5219"/>
    <w:rsid w:val="00FE5459"/>
    <w:rsid w:val="00FE5793"/>
    <w:rsid w:val="00FE67A1"/>
    <w:rsid w:val="00FF0106"/>
    <w:rsid w:val="00FF0119"/>
    <w:rsid w:val="00FF04B3"/>
    <w:rsid w:val="00FF42FD"/>
    <w:rsid w:val="00FF452E"/>
    <w:rsid w:val="00FF485C"/>
    <w:rsid w:val="00FF49B4"/>
    <w:rsid w:val="00FF56D4"/>
    <w:rsid w:val="00FF5731"/>
    <w:rsid w:val="00FF5A83"/>
    <w:rsid w:val="00FF6114"/>
    <w:rsid w:val="00FF63F1"/>
    <w:rsid w:val="00FF69BE"/>
    <w:rsid w:val="00FF6BE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annotation text" w:unhideWhenUsed="1"/>
    <w:lsdException w:name="index heading" w:unhideWhenUsed="1"/>
    <w:lsdException w:name="caption" w:semiHidden="0" w:uiPriority="35" w:qFormat="1"/>
    <w:lsdException w:name="table of figures" w:unhideWhenUsed="1"/>
    <w:lsdException w:name="envelope address" w:unhideWhenUsed="1"/>
    <w:lsdException w:name="envelope return" w:unhideWhenUsed="1"/>
    <w:lsdException w:name="annotation reference" w:unhideWhenUsed="1"/>
    <w:lsdException w:name="line number" w:unhideWhenUsed="1"/>
    <w:lsdException w:name="page number" w:uiPriority="0"/>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2C2027"/>
  </w:style>
  <w:style w:type="paragraph" w:styleId="Heading1">
    <w:name w:val="heading 1"/>
    <w:basedOn w:val="Normal"/>
    <w:next w:val="Body1"/>
    <w:link w:val="Heading1Char"/>
    <w:qFormat/>
    <w:rsid w:val="002C2027"/>
    <w:pPr>
      <w:keepNext/>
      <w:pageBreakBefore/>
      <w:numPr>
        <w:numId w:val="8"/>
      </w:numPr>
      <w:spacing w:before="240" w:after="60"/>
      <w:outlineLvl w:val="0"/>
    </w:pPr>
    <w:rPr>
      <w:rFonts w:ascii="Arial" w:hAnsi="Arial" w:cs="Arial"/>
      <w:b/>
      <w:bCs/>
      <w:kern w:val="28"/>
      <w:sz w:val="28"/>
      <w:szCs w:val="28"/>
    </w:rPr>
  </w:style>
  <w:style w:type="paragraph" w:styleId="Heading2">
    <w:name w:val="heading 2"/>
    <w:basedOn w:val="Normal"/>
    <w:next w:val="Body1"/>
    <w:link w:val="Heading2Char"/>
    <w:qFormat/>
    <w:rsid w:val="002C2027"/>
    <w:pPr>
      <w:keepNext/>
      <w:numPr>
        <w:ilvl w:val="1"/>
        <w:numId w:val="8"/>
      </w:numPr>
      <w:spacing w:before="240" w:after="60"/>
      <w:outlineLvl w:val="1"/>
    </w:pPr>
    <w:rPr>
      <w:rFonts w:ascii="Arial" w:hAnsi="Arial" w:cs="Arial"/>
      <w:b/>
      <w:bCs/>
      <w:i/>
      <w:iCs/>
      <w:sz w:val="24"/>
      <w:szCs w:val="24"/>
    </w:rPr>
  </w:style>
  <w:style w:type="paragraph" w:styleId="Heading3">
    <w:name w:val="heading 3"/>
    <w:basedOn w:val="Normal"/>
    <w:next w:val="Body1"/>
    <w:link w:val="Heading3Char"/>
    <w:qFormat/>
    <w:rsid w:val="00835172"/>
    <w:pPr>
      <w:keepNext/>
      <w:numPr>
        <w:ilvl w:val="2"/>
        <w:numId w:val="8"/>
      </w:numPr>
      <w:spacing w:before="240" w:after="60"/>
      <w:outlineLvl w:val="2"/>
    </w:pPr>
    <w:rPr>
      <w:rFonts w:ascii="Arial" w:hAnsi="Arial" w:cs="Arial"/>
      <w:sz w:val="24"/>
      <w:szCs w:val="24"/>
    </w:rPr>
  </w:style>
  <w:style w:type="paragraph" w:styleId="Heading4">
    <w:name w:val="heading 4"/>
    <w:basedOn w:val="Normal"/>
    <w:next w:val="Body1"/>
    <w:link w:val="Heading4Char"/>
    <w:qFormat/>
    <w:rsid w:val="002C2027"/>
    <w:pPr>
      <w:keepNext/>
      <w:numPr>
        <w:ilvl w:val="3"/>
        <w:numId w:val="8"/>
      </w:numPr>
      <w:spacing w:before="240" w:after="60"/>
      <w:outlineLvl w:val="3"/>
    </w:pPr>
    <w:rPr>
      <w:rFonts w:ascii="Arial" w:hAnsi="Arial" w:cs="Arial"/>
      <w:sz w:val="24"/>
      <w:szCs w:val="24"/>
    </w:rPr>
  </w:style>
  <w:style w:type="paragraph" w:styleId="Heading5">
    <w:name w:val="heading 5"/>
    <w:basedOn w:val="Normal"/>
    <w:next w:val="Body1"/>
    <w:link w:val="Heading5Char"/>
    <w:qFormat/>
    <w:rsid w:val="002C2027"/>
    <w:pPr>
      <w:numPr>
        <w:ilvl w:val="4"/>
        <w:numId w:val="8"/>
      </w:numPr>
      <w:spacing w:before="240" w:after="60"/>
      <w:outlineLvl w:val="4"/>
    </w:pPr>
    <w:rPr>
      <w:rFonts w:ascii="Arial" w:hAnsi="Arial" w:cs="Arial"/>
      <w:sz w:val="22"/>
      <w:szCs w:val="22"/>
    </w:rPr>
  </w:style>
  <w:style w:type="paragraph" w:styleId="Heading6">
    <w:name w:val="heading 6"/>
    <w:basedOn w:val="Normal"/>
    <w:next w:val="Body1"/>
    <w:link w:val="Heading6Char"/>
    <w:qFormat/>
    <w:rsid w:val="002C2027"/>
    <w:pPr>
      <w:numPr>
        <w:ilvl w:val="5"/>
        <w:numId w:val="8"/>
      </w:numPr>
      <w:spacing w:before="240" w:after="60"/>
      <w:outlineLvl w:val="5"/>
    </w:pPr>
    <w:rPr>
      <w:i/>
      <w:iCs/>
    </w:rPr>
  </w:style>
  <w:style w:type="paragraph" w:styleId="Heading7">
    <w:name w:val="heading 7"/>
    <w:basedOn w:val="Normal"/>
    <w:next w:val="Body1"/>
    <w:link w:val="Heading7Char"/>
    <w:qFormat/>
    <w:rsid w:val="002C2027"/>
    <w:pPr>
      <w:numPr>
        <w:ilvl w:val="6"/>
        <w:numId w:val="8"/>
      </w:numPr>
      <w:spacing w:before="240" w:after="60"/>
      <w:outlineLvl w:val="6"/>
    </w:pPr>
    <w:rPr>
      <w:rFonts w:ascii="Arial" w:hAnsi="Arial" w:cs="Arial"/>
      <w:b/>
      <w:bCs/>
      <w:sz w:val="16"/>
      <w:szCs w:val="16"/>
    </w:rPr>
  </w:style>
  <w:style w:type="paragraph" w:styleId="Heading8">
    <w:name w:val="heading 8"/>
    <w:basedOn w:val="Normal"/>
    <w:next w:val="Body1"/>
    <w:link w:val="Heading8Char"/>
    <w:qFormat/>
    <w:rsid w:val="002C2027"/>
    <w:pPr>
      <w:numPr>
        <w:ilvl w:val="7"/>
        <w:numId w:val="8"/>
      </w:numPr>
      <w:spacing w:before="240" w:after="60"/>
      <w:outlineLvl w:val="7"/>
    </w:pPr>
    <w:rPr>
      <w:rFonts w:ascii="Arial" w:hAnsi="Arial" w:cs="Arial"/>
      <w:i/>
      <w:iCs/>
      <w:sz w:val="16"/>
      <w:szCs w:val="16"/>
    </w:rPr>
  </w:style>
  <w:style w:type="paragraph" w:styleId="Heading9">
    <w:name w:val="heading 9"/>
    <w:basedOn w:val="Normal"/>
    <w:next w:val="Body1"/>
    <w:link w:val="Heading9Char"/>
    <w:qFormat/>
    <w:rsid w:val="002C2027"/>
    <w:pPr>
      <w:numPr>
        <w:ilvl w:val="8"/>
        <w:numId w:val="8"/>
      </w:numPr>
      <w:spacing w:before="240" w:after="60"/>
      <w:outlineLvl w:val="8"/>
    </w:pPr>
    <w:rPr>
      <w:rFonts w:ascii="Arial" w:hAnsi="Arial" w:cs="Arial"/>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E1001F"/>
    <w:rPr>
      <w:rFonts w:ascii="Arial" w:hAnsi="Arial" w:cs="Arial"/>
      <w:b/>
      <w:bCs/>
      <w:kern w:val="28"/>
      <w:sz w:val="28"/>
      <w:szCs w:val="28"/>
      <w:lang w:val="en-US" w:eastAsia="en-US" w:bidi="ar-SA"/>
    </w:rPr>
  </w:style>
  <w:style w:type="character" w:customStyle="1" w:styleId="Heading2Char">
    <w:name w:val="Heading 2 Char"/>
    <w:basedOn w:val="DefaultParagraphFont"/>
    <w:link w:val="Heading2"/>
    <w:rsid w:val="00E1001F"/>
    <w:rPr>
      <w:rFonts w:ascii="Arial" w:hAnsi="Arial" w:cs="Arial"/>
      <w:b/>
      <w:bCs/>
      <w:i/>
      <w:iCs/>
      <w:sz w:val="24"/>
      <w:szCs w:val="24"/>
      <w:lang w:val="en-US" w:eastAsia="en-US" w:bidi="ar-SA"/>
    </w:rPr>
  </w:style>
  <w:style w:type="character" w:customStyle="1" w:styleId="Heading3Char">
    <w:name w:val="Heading 3 Char"/>
    <w:basedOn w:val="DefaultParagraphFont"/>
    <w:link w:val="Heading3"/>
    <w:rsid w:val="00835172"/>
    <w:rPr>
      <w:rFonts w:ascii="Arial" w:hAnsi="Arial" w:cs="Arial"/>
      <w:sz w:val="24"/>
      <w:szCs w:val="24"/>
    </w:rPr>
  </w:style>
  <w:style w:type="character" w:customStyle="1" w:styleId="Heading4Char">
    <w:name w:val="Heading 4 Char"/>
    <w:basedOn w:val="DefaultParagraphFont"/>
    <w:link w:val="Heading4"/>
    <w:uiPriority w:val="99"/>
    <w:rsid w:val="00E1001F"/>
    <w:rPr>
      <w:rFonts w:ascii="Arial" w:hAnsi="Arial" w:cs="Arial"/>
      <w:sz w:val="24"/>
      <w:szCs w:val="24"/>
      <w:lang w:val="en-US" w:eastAsia="en-US" w:bidi="ar-SA"/>
    </w:rPr>
  </w:style>
  <w:style w:type="character" w:customStyle="1" w:styleId="Heading5Char">
    <w:name w:val="Heading 5 Char"/>
    <w:basedOn w:val="DefaultParagraphFont"/>
    <w:link w:val="Heading5"/>
    <w:uiPriority w:val="99"/>
    <w:rsid w:val="00E1001F"/>
    <w:rPr>
      <w:rFonts w:ascii="Arial" w:hAnsi="Arial" w:cs="Arial"/>
      <w:sz w:val="22"/>
      <w:szCs w:val="22"/>
      <w:lang w:val="en-US" w:eastAsia="en-US" w:bidi="ar-SA"/>
    </w:rPr>
  </w:style>
  <w:style w:type="character" w:customStyle="1" w:styleId="Heading6Char">
    <w:name w:val="Heading 6 Char"/>
    <w:basedOn w:val="DefaultParagraphFont"/>
    <w:link w:val="Heading6"/>
    <w:uiPriority w:val="99"/>
    <w:rsid w:val="00E1001F"/>
    <w:rPr>
      <w:i/>
      <w:iCs/>
      <w:lang w:val="en-US" w:eastAsia="en-US" w:bidi="ar-SA"/>
    </w:rPr>
  </w:style>
  <w:style w:type="character" w:customStyle="1" w:styleId="Heading7Char">
    <w:name w:val="Heading 7 Char"/>
    <w:basedOn w:val="DefaultParagraphFont"/>
    <w:link w:val="Heading7"/>
    <w:uiPriority w:val="99"/>
    <w:rsid w:val="00E1001F"/>
    <w:rPr>
      <w:rFonts w:ascii="Arial" w:hAnsi="Arial" w:cs="Arial"/>
      <w:b/>
      <w:bCs/>
      <w:sz w:val="16"/>
      <w:szCs w:val="16"/>
      <w:lang w:val="en-US" w:eastAsia="en-US" w:bidi="ar-SA"/>
    </w:rPr>
  </w:style>
  <w:style w:type="character" w:customStyle="1" w:styleId="Heading8Char">
    <w:name w:val="Heading 8 Char"/>
    <w:basedOn w:val="DefaultParagraphFont"/>
    <w:link w:val="Heading8"/>
    <w:uiPriority w:val="99"/>
    <w:rsid w:val="00E1001F"/>
    <w:rPr>
      <w:rFonts w:ascii="Arial" w:hAnsi="Arial" w:cs="Arial"/>
      <w:i/>
      <w:iCs/>
      <w:sz w:val="16"/>
      <w:szCs w:val="16"/>
      <w:lang w:val="en-US" w:eastAsia="en-US" w:bidi="ar-SA"/>
    </w:rPr>
  </w:style>
  <w:style w:type="character" w:customStyle="1" w:styleId="Heading9Char">
    <w:name w:val="Heading 9 Char"/>
    <w:basedOn w:val="DefaultParagraphFont"/>
    <w:link w:val="Heading9"/>
    <w:uiPriority w:val="99"/>
    <w:rsid w:val="00E1001F"/>
    <w:rPr>
      <w:rFonts w:ascii="Arial" w:hAnsi="Arial" w:cs="Arial"/>
      <w:sz w:val="16"/>
      <w:szCs w:val="16"/>
      <w:lang w:val="en-US" w:eastAsia="en-US" w:bidi="ar-SA"/>
    </w:rPr>
  </w:style>
  <w:style w:type="paragraph" w:customStyle="1" w:styleId="Body1">
    <w:name w:val="Body1"/>
    <w:basedOn w:val="Body"/>
    <w:next w:val="Body"/>
    <w:link w:val="Body1Char"/>
    <w:rsid w:val="002C2027"/>
    <w:pPr>
      <w:spacing w:before="0"/>
    </w:pPr>
  </w:style>
  <w:style w:type="paragraph" w:customStyle="1" w:styleId="Body">
    <w:name w:val="Body"/>
    <w:link w:val="BodyChar"/>
    <w:rsid w:val="002C2027"/>
    <w:pPr>
      <w:spacing w:before="200"/>
      <w:ind w:left="720"/>
    </w:pPr>
  </w:style>
  <w:style w:type="paragraph" w:customStyle="1" w:styleId="2-columnlist">
    <w:name w:val="2-column list"/>
    <w:rsid w:val="002C2027"/>
    <w:pPr>
      <w:widowControl w:val="0"/>
      <w:spacing w:before="240"/>
      <w:ind w:left="3600" w:hanging="2880"/>
    </w:pPr>
    <w:rPr>
      <w:color w:val="000000"/>
    </w:rPr>
  </w:style>
  <w:style w:type="paragraph" w:customStyle="1" w:styleId="ChapterTitle">
    <w:name w:val="Chapter Title"/>
    <w:next w:val="Body1"/>
    <w:uiPriority w:val="99"/>
    <w:rsid w:val="002C2027"/>
    <w:pPr>
      <w:pageBreakBefore/>
      <w:widowControl w:val="0"/>
      <w:pBdr>
        <w:bottom w:val="single" w:sz="4" w:space="20" w:color="auto"/>
      </w:pBdr>
      <w:spacing w:before="240"/>
      <w:outlineLvl w:val="0"/>
    </w:pPr>
    <w:rPr>
      <w:rFonts w:ascii="Arial" w:hAnsi="Arial" w:cs="Arial"/>
      <w:b/>
      <w:bCs/>
      <w:color w:val="000000"/>
      <w:sz w:val="48"/>
      <w:szCs w:val="48"/>
    </w:rPr>
  </w:style>
  <w:style w:type="paragraph" w:customStyle="1" w:styleId="ListBullet4">
    <w:name w:val="List:Bullet4"/>
    <w:uiPriority w:val="99"/>
    <w:rsid w:val="002C2027"/>
    <w:pPr>
      <w:tabs>
        <w:tab w:val="num" w:pos="2160"/>
      </w:tabs>
      <w:spacing w:before="100"/>
      <w:ind w:left="2160" w:hanging="360"/>
    </w:pPr>
  </w:style>
  <w:style w:type="paragraph" w:customStyle="1" w:styleId="Code">
    <w:name w:val="Code"/>
    <w:uiPriority w:val="99"/>
    <w:rsid w:val="002C2027"/>
    <w:pPr>
      <w:widowControl w:val="0"/>
      <w:spacing w:before="80"/>
    </w:pPr>
    <w:rPr>
      <w:rFonts w:ascii="Courier New" w:hAnsi="Courier New" w:cs="Courier New"/>
      <w:color w:val="000000"/>
      <w:sz w:val="18"/>
      <w:szCs w:val="18"/>
    </w:rPr>
  </w:style>
  <w:style w:type="paragraph" w:customStyle="1" w:styleId="Graphic">
    <w:name w:val="Graphic"/>
    <w:next w:val="Normal"/>
    <w:rsid w:val="002C2027"/>
    <w:pPr>
      <w:pBdr>
        <w:top w:val="single" w:sz="6" w:space="1" w:color="auto"/>
        <w:left w:val="single" w:sz="6" w:space="1" w:color="auto"/>
        <w:bottom w:val="single" w:sz="6" w:space="1" w:color="auto"/>
        <w:right w:val="single" w:sz="6" w:space="1" w:color="auto"/>
      </w:pBdr>
      <w:ind w:left="720"/>
      <w:jc w:val="center"/>
    </w:pPr>
    <w:rPr>
      <w:color w:val="000000"/>
      <w:spacing w:val="5"/>
      <w:sz w:val="24"/>
      <w:szCs w:val="24"/>
    </w:rPr>
  </w:style>
  <w:style w:type="paragraph" w:customStyle="1" w:styleId="Indent1">
    <w:name w:val="Indent1"/>
    <w:uiPriority w:val="99"/>
    <w:rsid w:val="002C2027"/>
    <w:pPr>
      <w:widowControl w:val="0"/>
      <w:spacing w:before="100"/>
      <w:ind w:left="1080"/>
    </w:pPr>
    <w:rPr>
      <w:color w:val="000000"/>
    </w:rPr>
  </w:style>
  <w:style w:type="paragraph" w:customStyle="1" w:styleId="Indent2">
    <w:name w:val="Indent2"/>
    <w:uiPriority w:val="99"/>
    <w:rsid w:val="002C2027"/>
    <w:pPr>
      <w:widowControl w:val="0"/>
      <w:tabs>
        <w:tab w:val="left" w:pos="3600"/>
        <w:tab w:val="left" w:pos="3960"/>
        <w:tab w:val="left" w:pos="5760"/>
        <w:tab w:val="left" w:pos="7200"/>
        <w:tab w:val="left" w:pos="7920"/>
      </w:tabs>
      <w:spacing w:before="100"/>
      <w:ind w:left="1440"/>
    </w:pPr>
    <w:rPr>
      <w:color w:val="000000"/>
    </w:rPr>
  </w:style>
  <w:style w:type="paragraph" w:customStyle="1" w:styleId="Indent3">
    <w:name w:val="Indent3"/>
    <w:uiPriority w:val="99"/>
    <w:rsid w:val="002C2027"/>
    <w:pPr>
      <w:widowControl w:val="0"/>
      <w:spacing w:before="100"/>
      <w:ind w:left="1800"/>
    </w:pPr>
    <w:rPr>
      <w:color w:val="000000"/>
    </w:rPr>
  </w:style>
  <w:style w:type="paragraph" w:customStyle="1" w:styleId="FunctionHead">
    <w:name w:val="Function Head"/>
    <w:next w:val="Body1"/>
    <w:rsid w:val="002C2027"/>
    <w:pPr>
      <w:keepNext/>
      <w:widowControl w:val="0"/>
      <w:tabs>
        <w:tab w:val="left" w:pos="3600"/>
        <w:tab w:val="left" w:pos="3960"/>
        <w:tab w:val="left" w:pos="5760"/>
        <w:tab w:val="left" w:pos="7200"/>
        <w:tab w:val="left" w:pos="7920"/>
      </w:tabs>
      <w:spacing w:before="280" w:after="60"/>
    </w:pPr>
    <w:rPr>
      <w:rFonts w:ascii="Arial" w:hAnsi="Arial" w:cs="Arial"/>
      <w:b/>
      <w:bCs/>
      <w:color w:val="000000"/>
    </w:rPr>
  </w:style>
  <w:style w:type="paragraph" w:styleId="Footer">
    <w:name w:val="footer"/>
    <w:basedOn w:val="Normal"/>
    <w:link w:val="FooterChar"/>
    <w:uiPriority w:val="99"/>
    <w:rsid w:val="002C2027"/>
    <w:pPr>
      <w:tabs>
        <w:tab w:val="center" w:pos="4320"/>
        <w:tab w:val="right" w:pos="8640"/>
      </w:tabs>
    </w:pPr>
  </w:style>
  <w:style w:type="character" w:customStyle="1" w:styleId="FooterChar">
    <w:name w:val="Footer Char"/>
    <w:basedOn w:val="DefaultParagraphFont"/>
    <w:link w:val="Footer"/>
    <w:uiPriority w:val="99"/>
    <w:semiHidden/>
    <w:rsid w:val="00E1001F"/>
    <w:rPr>
      <w:sz w:val="20"/>
      <w:szCs w:val="20"/>
    </w:rPr>
  </w:style>
  <w:style w:type="paragraph" w:customStyle="1" w:styleId="TPTitle">
    <w:name w:val="TPTitle"/>
    <w:uiPriority w:val="99"/>
    <w:rsid w:val="002C2027"/>
    <w:pPr>
      <w:spacing w:before="936"/>
      <w:jc w:val="center"/>
    </w:pPr>
    <w:rPr>
      <w:rFonts w:ascii="Arial" w:hAnsi="Arial" w:cs="Arial"/>
      <w:b/>
      <w:bCs/>
      <w:sz w:val="48"/>
      <w:szCs w:val="48"/>
    </w:rPr>
  </w:style>
  <w:style w:type="paragraph" w:customStyle="1" w:styleId="MLfooter">
    <w:name w:val="M:L footer"/>
    <w:uiPriority w:val="99"/>
    <w:rsid w:val="002C2027"/>
    <w:pPr>
      <w:widowControl w:val="0"/>
      <w:tabs>
        <w:tab w:val="center" w:pos="4680"/>
        <w:tab w:val="right" w:pos="9359"/>
      </w:tabs>
    </w:pPr>
    <w:rPr>
      <w:rFonts w:ascii="Arial" w:hAnsi="Arial" w:cs="Arial"/>
      <w:i/>
      <w:iCs/>
      <w:color w:val="000000"/>
      <w:sz w:val="16"/>
      <w:szCs w:val="16"/>
    </w:rPr>
  </w:style>
  <w:style w:type="paragraph" w:customStyle="1" w:styleId="MLheader">
    <w:name w:val="M:L header"/>
    <w:uiPriority w:val="99"/>
    <w:rsid w:val="002C2027"/>
    <w:pPr>
      <w:widowControl w:val="0"/>
      <w:spacing w:before="60" w:line="200" w:lineRule="exact"/>
    </w:pPr>
    <w:rPr>
      <w:rFonts w:ascii="Arial" w:hAnsi="Arial" w:cs="Arial"/>
      <w:i/>
      <w:iCs/>
      <w:color w:val="000000"/>
      <w:sz w:val="16"/>
      <w:szCs w:val="16"/>
    </w:rPr>
  </w:style>
  <w:style w:type="paragraph" w:customStyle="1" w:styleId="MRfooter">
    <w:name w:val="M:R footer"/>
    <w:uiPriority w:val="99"/>
    <w:rsid w:val="002C2027"/>
    <w:pPr>
      <w:widowControl w:val="0"/>
      <w:tabs>
        <w:tab w:val="center" w:pos="4681"/>
        <w:tab w:val="right" w:pos="9329"/>
      </w:tabs>
    </w:pPr>
    <w:rPr>
      <w:rFonts w:ascii="Arial" w:hAnsi="Arial" w:cs="Arial"/>
      <w:i/>
      <w:iCs/>
      <w:color w:val="000000"/>
      <w:sz w:val="16"/>
      <w:szCs w:val="16"/>
    </w:rPr>
  </w:style>
  <w:style w:type="paragraph" w:customStyle="1" w:styleId="MRheader">
    <w:name w:val="M:R header"/>
    <w:uiPriority w:val="99"/>
    <w:rsid w:val="002C2027"/>
    <w:pPr>
      <w:widowControl w:val="0"/>
      <w:tabs>
        <w:tab w:val="right" w:pos="9319"/>
      </w:tabs>
      <w:spacing w:before="60" w:line="200" w:lineRule="exact"/>
    </w:pPr>
    <w:rPr>
      <w:rFonts w:ascii="Arial" w:hAnsi="Arial" w:cs="Arial"/>
      <w:i/>
      <w:iCs/>
      <w:color w:val="000000"/>
      <w:sz w:val="16"/>
      <w:szCs w:val="16"/>
    </w:rPr>
  </w:style>
  <w:style w:type="paragraph" w:customStyle="1" w:styleId="TableHead">
    <w:name w:val="Table Head"/>
    <w:rsid w:val="002C2027"/>
    <w:pPr>
      <w:keepNext/>
      <w:keepLines/>
      <w:widowControl w:val="0"/>
      <w:tabs>
        <w:tab w:val="left" w:pos="7200"/>
        <w:tab w:val="left" w:pos="7920"/>
      </w:tabs>
      <w:spacing w:before="80" w:after="80"/>
      <w:jc w:val="center"/>
    </w:pPr>
    <w:rPr>
      <w:b/>
      <w:bCs/>
      <w:color w:val="000000"/>
    </w:rPr>
  </w:style>
  <w:style w:type="paragraph" w:customStyle="1" w:styleId="Code1">
    <w:name w:val="Code1"/>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ind w:left="720"/>
    </w:pPr>
    <w:rPr>
      <w:rFonts w:ascii="Courier New" w:hAnsi="Courier New" w:cs="Courier New"/>
      <w:sz w:val="18"/>
      <w:szCs w:val="18"/>
    </w:rPr>
  </w:style>
  <w:style w:type="paragraph" w:customStyle="1" w:styleId="Code1nosp">
    <w:name w:val="Code1(nosp)"/>
    <w:basedOn w:val="Code1"/>
    <w:uiPriority w:val="99"/>
    <w:rsid w:val="002C2027"/>
    <w:pPr>
      <w:spacing w:before="0"/>
    </w:pPr>
  </w:style>
  <w:style w:type="paragraph" w:customStyle="1" w:styleId="Code2">
    <w:name w:val="Code2"/>
    <w:uiPriority w:val="99"/>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ind w:left="1080"/>
    </w:pPr>
    <w:rPr>
      <w:rFonts w:ascii="Courier New" w:hAnsi="Courier New" w:cs="Courier New"/>
      <w:sz w:val="18"/>
      <w:szCs w:val="18"/>
    </w:rPr>
  </w:style>
  <w:style w:type="paragraph" w:customStyle="1" w:styleId="Code2nosp">
    <w:name w:val="Code2(nosp)"/>
    <w:basedOn w:val="Code2"/>
    <w:uiPriority w:val="99"/>
    <w:rsid w:val="002C2027"/>
    <w:pPr>
      <w:spacing w:before="0"/>
    </w:pPr>
  </w:style>
  <w:style w:type="paragraph" w:customStyle="1" w:styleId="Code3">
    <w:name w:val="Code3"/>
    <w:uiPriority w:val="99"/>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ind w:left="1440"/>
    </w:pPr>
    <w:rPr>
      <w:rFonts w:ascii="Courier New" w:hAnsi="Courier New" w:cs="Courier New"/>
      <w:sz w:val="18"/>
      <w:szCs w:val="18"/>
    </w:rPr>
  </w:style>
  <w:style w:type="paragraph" w:customStyle="1" w:styleId="Code3nosp">
    <w:name w:val="Code3(nosp)"/>
    <w:basedOn w:val="Code3"/>
    <w:uiPriority w:val="99"/>
    <w:rsid w:val="002C2027"/>
    <w:pPr>
      <w:spacing w:before="0"/>
    </w:pPr>
  </w:style>
  <w:style w:type="paragraph" w:customStyle="1" w:styleId="TPEditionPartNo">
    <w:name w:val="TPEdition/Part No."/>
    <w:uiPriority w:val="99"/>
    <w:rsid w:val="002C2027"/>
    <w:pPr>
      <w:spacing w:before="3040"/>
      <w:jc w:val="center"/>
    </w:pPr>
    <w:rPr>
      <w:rFonts w:ascii="Arial" w:hAnsi="Arial" w:cs="Arial"/>
      <w:sz w:val="18"/>
      <w:szCs w:val="18"/>
    </w:rPr>
  </w:style>
  <w:style w:type="paragraph" w:styleId="TOC1">
    <w:name w:val="toc 1"/>
    <w:basedOn w:val="Normal"/>
    <w:next w:val="TOC2"/>
    <w:autoRedefine/>
    <w:uiPriority w:val="39"/>
    <w:rsid w:val="002C2027"/>
    <w:pPr>
      <w:keepNext/>
      <w:keepLines/>
      <w:widowControl w:val="0"/>
      <w:tabs>
        <w:tab w:val="left" w:pos="720"/>
        <w:tab w:val="left" w:pos="2160"/>
        <w:tab w:val="right" w:leader="dot" w:pos="9360"/>
      </w:tabs>
      <w:spacing w:before="400"/>
    </w:pPr>
    <w:rPr>
      <w:rFonts w:ascii="Arial" w:hAnsi="Arial" w:cs="Arial"/>
      <w:b/>
      <w:bCs/>
      <w:noProof/>
      <w:sz w:val="28"/>
      <w:szCs w:val="28"/>
    </w:rPr>
  </w:style>
  <w:style w:type="paragraph" w:styleId="TOC2">
    <w:name w:val="toc 2"/>
    <w:basedOn w:val="Normal"/>
    <w:next w:val="Normal"/>
    <w:autoRedefine/>
    <w:uiPriority w:val="39"/>
    <w:rsid w:val="002C2027"/>
    <w:pPr>
      <w:tabs>
        <w:tab w:val="left" w:pos="1440"/>
        <w:tab w:val="right" w:leader="dot" w:pos="9360"/>
      </w:tabs>
      <w:ind w:left="1440" w:hanging="720"/>
    </w:pPr>
    <w:rPr>
      <w:noProof/>
    </w:rPr>
  </w:style>
  <w:style w:type="paragraph" w:styleId="TOC4">
    <w:name w:val="toc 4"/>
    <w:basedOn w:val="Normal"/>
    <w:autoRedefine/>
    <w:uiPriority w:val="39"/>
    <w:rsid w:val="002C2027"/>
    <w:pPr>
      <w:tabs>
        <w:tab w:val="left" w:pos="2160"/>
        <w:tab w:val="left" w:pos="3060"/>
        <w:tab w:val="right" w:leader="dot" w:pos="9360"/>
      </w:tabs>
      <w:ind w:left="3067" w:hanging="907"/>
    </w:pPr>
    <w:rPr>
      <w:noProof/>
    </w:rPr>
  </w:style>
  <w:style w:type="paragraph" w:styleId="TOC5">
    <w:name w:val="toc 5"/>
    <w:basedOn w:val="Normal"/>
    <w:autoRedefine/>
    <w:uiPriority w:val="39"/>
    <w:rsid w:val="002C2027"/>
    <w:pPr>
      <w:tabs>
        <w:tab w:val="left" w:pos="2160"/>
        <w:tab w:val="left" w:pos="3780"/>
        <w:tab w:val="right" w:leader="dot" w:pos="9360"/>
      </w:tabs>
      <w:ind w:left="3787" w:hanging="907"/>
    </w:pPr>
    <w:rPr>
      <w:noProof/>
    </w:rPr>
  </w:style>
  <w:style w:type="paragraph" w:styleId="TOC6">
    <w:name w:val="toc 6"/>
    <w:basedOn w:val="Normal"/>
    <w:autoRedefine/>
    <w:uiPriority w:val="39"/>
    <w:rsid w:val="002C2027"/>
    <w:pPr>
      <w:tabs>
        <w:tab w:val="left" w:pos="2160"/>
        <w:tab w:val="left" w:pos="4680"/>
        <w:tab w:val="right" w:leader="dot" w:pos="9360"/>
      </w:tabs>
      <w:ind w:left="4680" w:hanging="1080"/>
    </w:pPr>
    <w:rPr>
      <w:noProof/>
    </w:rPr>
  </w:style>
  <w:style w:type="paragraph" w:styleId="TOC9">
    <w:name w:val="toc 9"/>
    <w:basedOn w:val="Normal"/>
    <w:autoRedefine/>
    <w:uiPriority w:val="39"/>
    <w:rsid w:val="002C2027"/>
    <w:pPr>
      <w:tabs>
        <w:tab w:val="left" w:pos="3780"/>
        <w:tab w:val="left" w:pos="5760"/>
        <w:tab w:val="right" w:leader="dot" w:pos="9360"/>
      </w:tabs>
      <w:ind w:left="5760" w:hanging="1440"/>
    </w:pPr>
    <w:rPr>
      <w:noProof/>
    </w:rPr>
  </w:style>
  <w:style w:type="paragraph" w:customStyle="1" w:styleId="WarrTitle">
    <w:name w:val="WarrTitle"/>
    <w:next w:val="Normal"/>
    <w:uiPriority w:val="99"/>
    <w:rsid w:val="002C2027"/>
    <w:pPr>
      <w:pBdr>
        <w:bottom w:val="single" w:sz="6" w:space="1" w:color="auto"/>
      </w:pBdr>
      <w:spacing w:after="400"/>
    </w:pPr>
    <w:rPr>
      <w:rFonts w:ascii="Arial" w:hAnsi="Arial" w:cs="Arial"/>
      <w:b/>
      <w:bCs/>
      <w:sz w:val="48"/>
      <w:szCs w:val="48"/>
    </w:rPr>
  </w:style>
  <w:style w:type="paragraph" w:customStyle="1" w:styleId="WarrHd">
    <w:name w:val="WarrHd"/>
    <w:next w:val="Normal"/>
    <w:uiPriority w:val="99"/>
    <w:rsid w:val="002C2027"/>
    <w:pPr>
      <w:spacing w:before="200"/>
    </w:pPr>
    <w:rPr>
      <w:rFonts w:ascii="Arial" w:hAnsi="Arial" w:cs="Arial"/>
      <w:b/>
      <w:bCs/>
    </w:rPr>
  </w:style>
  <w:style w:type="paragraph" w:styleId="TOC3">
    <w:name w:val="toc 3"/>
    <w:basedOn w:val="Normal"/>
    <w:autoRedefine/>
    <w:uiPriority w:val="39"/>
    <w:rsid w:val="002C2027"/>
    <w:pPr>
      <w:tabs>
        <w:tab w:val="left" w:pos="1440"/>
        <w:tab w:val="left" w:pos="2160"/>
        <w:tab w:val="right" w:leader="dot" w:pos="9360"/>
      </w:tabs>
      <w:ind w:left="2160" w:hanging="720"/>
    </w:pPr>
    <w:rPr>
      <w:noProof/>
    </w:rPr>
  </w:style>
  <w:style w:type="paragraph" w:styleId="TOC7">
    <w:name w:val="toc 7"/>
    <w:basedOn w:val="Normal"/>
    <w:next w:val="Normal"/>
    <w:autoRedefine/>
    <w:uiPriority w:val="39"/>
    <w:rsid w:val="002C2027"/>
    <w:pPr>
      <w:tabs>
        <w:tab w:val="left" w:pos="3060"/>
        <w:tab w:val="left" w:pos="5760"/>
        <w:tab w:val="right" w:leader="dot" w:pos="9360"/>
      </w:tabs>
      <w:ind w:left="5760" w:hanging="1440"/>
    </w:pPr>
    <w:rPr>
      <w:noProof/>
    </w:rPr>
  </w:style>
  <w:style w:type="paragraph" w:customStyle="1" w:styleId="TPCopyright">
    <w:name w:val="TPCopyright"/>
    <w:uiPriority w:val="99"/>
    <w:rsid w:val="002C2027"/>
    <w:pPr>
      <w:spacing w:before="4500"/>
      <w:jc w:val="center"/>
    </w:pPr>
    <w:rPr>
      <w:rFonts w:ascii="Arial" w:hAnsi="Arial" w:cs="Arial"/>
      <w:sz w:val="18"/>
      <w:szCs w:val="18"/>
    </w:rPr>
  </w:style>
  <w:style w:type="paragraph" w:customStyle="1" w:styleId="ListHyphen">
    <w:name w:val="List:Hyphen"/>
    <w:basedOn w:val="Body"/>
    <w:rsid w:val="002C2027"/>
    <w:pPr>
      <w:tabs>
        <w:tab w:val="num" w:pos="1800"/>
      </w:tabs>
      <w:spacing w:before="100"/>
      <w:ind w:left="1800" w:hanging="360"/>
    </w:pPr>
  </w:style>
  <w:style w:type="character" w:styleId="PageNumber">
    <w:name w:val="page number"/>
    <w:basedOn w:val="DefaultParagraphFont"/>
    <w:rsid w:val="002C2027"/>
  </w:style>
  <w:style w:type="paragraph" w:customStyle="1" w:styleId="TableCaption">
    <w:name w:val="Table Caption"/>
    <w:uiPriority w:val="99"/>
    <w:rsid w:val="002C2027"/>
    <w:pPr>
      <w:keepNext/>
      <w:keepLines/>
      <w:widowControl w:val="0"/>
      <w:spacing w:before="240" w:after="80"/>
      <w:jc w:val="center"/>
    </w:pPr>
    <w:rPr>
      <w:rFonts w:ascii="Arial" w:hAnsi="Arial" w:cs="Arial"/>
      <w:sz w:val="18"/>
      <w:szCs w:val="18"/>
    </w:rPr>
  </w:style>
  <w:style w:type="paragraph" w:styleId="TOC8">
    <w:name w:val="toc 8"/>
    <w:basedOn w:val="Normal"/>
    <w:next w:val="Normal"/>
    <w:autoRedefine/>
    <w:uiPriority w:val="39"/>
    <w:rsid w:val="002C2027"/>
    <w:pPr>
      <w:tabs>
        <w:tab w:val="left" w:pos="3060"/>
        <w:tab w:val="left" w:pos="5760"/>
        <w:tab w:val="right" w:leader="dot" w:pos="9360"/>
      </w:tabs>
      <w:ind w:left="5760" w:hanging="1440"/>
    </w:pPr>
    <w:rPr>
      <w:noProof/>
    </w:rPr>
  </w:style>
  <w:style w:type="paragraph" w:customStyle="1" w:styleId="AttrFuncSubheading">
    <w:name w:val="Attr+Func Subheading"/>
    <w:basedOn w:val="Body"/>
    <w:next w:val="Body"/>
    <w:rsid w:val="002C2027"/>
    <w:pPr>
      <w:keepNext/>
      <w:spacing w:before="280" w:after="60"/>
      <w:ind w:left="0"/>
    </w:pPr>
    <w:rPr>
      <w:rFonts w:ascii="Arial" w:hAnsi="Arial" w:cs="Arial"/>
      <w:b/>
      <w:bCs/>
      <w:color w:val="000000"/>
    </w:rPr>
  </w:style>
  <w:style w:type="paragraph" w:customStyle="1" w:styleId="Codenosp">
    <w:name w:val="Code(nosp)"/>
    <w:basedOn w:val="Code1nosp"/>
    <w:uiPriority w:val="99"/>
    <w:rsid w:val="002C2027"/>
    <w:pPr>
      <w:ind w:left="0"/>
    </w:pPr>
  </w:style>
  <w:style w:type="paragraph" w:customStyle="1" w:styleId="ListNumber">
    <w:name w:val="List:Number"/>
    <w:rsid w:val="002C2027"/>
    <w:pPr>
      <w:numPr>
        <w:numId w:val="3"/>
      </w:numPr>
      <w:spacing w:before="100"/>
    </w:pPr>
  </w:style>
  <w:style w:type="paragraph" w:customStyle="1" w:styleId="ListNumber2">
    <w:name w:val="List:Number2"/>
    <w:rsid w:val="002C2027"/>
    <w:pPr>
      <w:numPr>
        <w:numId w:val="5"/>
      </w:numPr>
      <w:spacing w:before="100"/>
    </w:pPr>
  </w:style>
  <w:style w:type="paragraph" w:customStyle="1" w:styleId="ListNumber3">
    <w:name w:val="List:Number3"/>
    <w:basedOn w:val="Body"/>
    <w:uiPriority w:val="99"/>
    <w:rsid w:val="002C2027"/>
    <w:pPr>
      <w:numPr>
        <w:numId w:val="6"/>
      </w:numPr>
      <w:spacing w:before="100"/>
    </w:pPr>
  </w:style>
  <w:style w:type="paragraph" w:customStyle="1" w:styleId="ListBullet">
    <w:name w:val="List:Bullet"/>
    <w:rsid w:val="002C2027"/>
    <w:pPr>
      <w:widowControl w:val="0"/>
      <w:spacing w:before="100"/>
    </w:pPr>
    <w:rPr>
      <w:color w:val="000000"/>
    </w:rPr>
  </w:style>
  <w:style w:type="paragraph" w:customStyle="1" w:styleId="TableCell">
    <w:name w:val="Table Cell"/>
    <w:rsid w:val="002C2027"/>
    <w:pPr>
      <w:widowControl w:val="0"/>
      <w:spacing w:before="40" w:after="40"/>
      <w:ind w:right="-144"/>
    </w:pPr>
    <w:rPr>
      <w:color w:val="000000"/>
    </w:rPr>
  </w:style>
  <w:style w:type="paragraph" w:customStyle="1" w:styleId="TableCellCourierNew">
    <w:name w:val="Table Cell CourierNew"/>
    <w:basedOn w:val="TableCell"/>
    <w:rsid w:val="002C2027"/>
    <w:rPr>
      <w:rFonts w:ascii="Courier New" w:hAnsi="Courier New" w:cs="Courier New"/>
      <w:sz w:val="18"/>
      <w:szCs w:val="18"/>
    </w:rPr>
  </w:style>
  <w:style w:type="paragraph" w:customStyle="1" w:styleId="TableCellCourierNewCentered">
    <w:name w:val="Table Cell CourierNew Centered"/>
    <w:basedOn w:val="TableCellCourierNew"/>
    <w:uiPriority w:val="99"/>
    <w:rsid w:val="002C2027"/>
    <w:pPr>
      <w:jc w:val="center"/>
    </w:pPr>
  </w:style>
  <w:style w:type="character" w:customStyle="1" w:styleId="monospace">
    <w:name w:val="monospace"/>
    <w:basedOn w:val="DefaultParagraphFont"/>
    <w:rsid w:val="002C2027"/>
    <w:rPr>
      <w:rFonts w:ascii="Courier New" w:hAnsi="Courier New" w:cs="Courier New"/>
      <w:sz w:val="18"/>
      <w:szCs w:val="18"/>
    </w:rPr>
  </w:style>
  <w:style w:type="paragraph" w:customStyle="1" w:styleId="FigureCaption">
    <w:name w:val="Figure Caption"/>
    <w:next w:val="Body"/>
    <w:uiPriority w:val="99"/>
    <w:rsid w:val="002C2027"/>
    <w:pPr>
      <w:widowControl w:val="0"/>
      <w:spacing w:before="40" w:after="80"/>
      <w:jc w:val="center"/>
    </w:pPr>
    <w:rPr>
      <w:rFonts w:ascii="Arial" w:hAnsi="Arial" w:cs="Arial"/>
      <w:color w:val="000000"/>
      <w:sz w:val="18"/>
      <w:szCs w:val="18"/>
    </w:rPr>
  </w:style>
  <w:style w:type="paragraph" w:customStyle="1" w:styleId="Subhead1">
    <w:name w:val="Subhead1"/>
    <w:basedOn w:val="Normal"/>
    <w:rsid w:val="000C21DF"/>
    <w:pPr>
      <w:keepNext/>
      <w:spacing w:before="240" w:after="120"/>
    </w:pPr>
    <w:rPr>
      <w:rFonts w:ascii="Arial" w:hAnsi="Arial" w:cs="Arial"/>
      <w:b/>
      <w:bCs/>
      <w:noProof/>
    </w:rPr>
  </w:style>
  <w:style w:type="paragraph" w:customStyle="1" w:styleId="Subhead2">
    <w:name w:val="Subhead2"/>
    <w:basedOn w:val="Subhead1"/>
    <w:uiPriority w:val="99"/>
    <w:rsid w:val="002C2027"/>
    <w:pPr>
      <w:ind w:left="1440"/>
    </w:pPr>
  </w:style>
  <w:style w:type="character" w:customStyle="1" w:styleId="Bold">
    <w:name w:val="Bold"/>
    <w:uiPriority w:val="99"/>
    <w:rsid w:val="002C2027"/>
    <w:rPr>
      <w:b/>
      <w:bCs/>
    </w:rPr>
  </w:style>
  <w:style w:type="character" w:customStyle="1" w:styleId="Italic">
    <w:name w:val="Italic"/>
    <w:rsid w:val="002C2027"/>
    <w:rPr>
      <w:i/>
      <w:iCs/>
    </w:rPr>
  </w:style>
  <w:style w:type="paragraph" w:customStyle="1" w:styleId="ListBullet3">
    <w:name w:val="List:Bullet3"/>
    <w:basedOn w:val="ListBullet"/>
    <w:uiPriority w:val="99"/>
    <w:rsid w:val="002C2027"/>
    <w:pPr>
      <w:numPr>
        <w:numId w:val="1"/>
      </w:numPr>
    </w:pPr>
  </w:style>
  <w:style w:type="paragraph" w:customStyle="1" w:styleId="AttrFuncHeading">
    <w:name w:val="Attr+Func Heading"/>
    <w:basedOn w:val="Heading2"/>
    <w:uiPriority w:val="99"/>
    <w:rsid w:val="002C2027"/>
    <w:pPr>
      <w:pageBreakBefore/>
      <w:numPr>
        <w:ilvl w:val="0"/>
        <w:numId w:val="0"/>
      </w:numPr>
      <w:spacing w:before="0" w:after="240"/>
    </w:pPr>
  </w:style>
  <w:style w:type="paragraph" w:customStyle="1" w:styleId="ListBullet2">
    <w:name w:val="List:Bullet2"/>
    <w:basedOn w:val="ListBullet"/>
    <w:rsid w:val="002C2027"/>
    <w:pPr>
      <w:numPr>
        <w:numId w:val="2"/>
      </w:numPr>
      <w:tabs>
        <w:tab w:val="clear" w:pos="1440"/>
      </w:tabs>
    </w:pPr>
  </w:style>
  <w:style w:type="paragraph" w:customStyle="1" w:styleId="TableCellCentered">
    <w:name w:val="Table Cell Centered"/>
    <w:basedOn w:val="TableCell"/>
    <w:uiPriority w:val="99"/>
    <w:rsid w:val="002C2027"/>
    <w:pPr>
      <w:jc w:val="center"/>
    </w:pPr>
  </w:style>
  <w:style w:type="character" w:customStyle="1" w:styleId="monospaceitalic">
    <w:name w:val="monospace italic"/>
    <w:basedOn w:val="monospace"/>
    <w:uiPriority w:val="99"/>
    <w:rsid w:val="002C2027"/>
    <w:rPr>
      <w:i/>
      <w:iCs/>
    </w:rPr>
  </w:style>
  <w:style w:type="paragraph" w:customStyle="1" w:styleId="RevHistoryHead">
    <w:name w:val="RevHistory Head"/>
    <w:next w:val="Body1"/>
    <w:uiPriority w:val="99"/>
    <w:rsid w:val="002C2027"/>
    <w:pPr>
      <w:keepNext/>
      <w:pBdr>
        <w:bottom w:val="single" w:sz="4" w:space="1" w:color="auto"/>
      </w:pBdr>
      <w:spacing w:before="280"/>
    </w:pPr>
    <w:rPr>
      <w:rFonts w:ascii="Arial" w:hAnsi="Arial" w:cs="Arial"/>
      <w:b/>
      <w:bCs/>
      <w:color w:val="000000"/>
      <w:sz w:val="36"/>
      <w:szCs w:val="36"/>
    </w:rPr>
  </w:style>
  <w:style w:type="character" w:styleId="Hyperlink">
    <w:name w:val="Hyperlink"/>
    <w:basedOn w:val="DefaultParagraphFont"/>
    <w:uiPriority w:val="99"/>
    <w:rsid w:val="002C2027"/>
    <w:rPr>
      <w:color w:val="0000FF"/>
      <w:u w:val="single"/>
    </w:rPr>
  </w:style>
  <w:style w:type="character" w:styleId="FollowedHyperlink">
    <w:name w:val="FollowedHyperlink"/>
    <w:basedOn w:val="DefaultParagraphFont"/>
    <w:uiPriority w:val="99"/>
    <w:rsid w:val="002C2027"/>
    <w:rPr>
      <w:color w:val="800080"/>
      <w:u w:val="single"/>
    </w:rPr>
  </w:style>
  <w:style w:type="paragraph" w:styleId="Header">
    <w:name w:val="header"/>
    <w:basedOn w:val="Normal"/>
    <w:link w:val="HeaderChar"/>
    <w:uiPriority w:val="99"/>
    <w:rsid w:val="002C2027"/>
    <w:pPr>
      <w:tabs>
        <w:tab w:val="center" w:pos="4320"/>
        <w:tab w:val="right" w:pos="8640"/>
      </w:tabs>
    </w:pPr>
  </w:style>
  <w:style w:type="character" w:customStyle="1" w:styleId="HeaderChar">
    <w:name w:val="Header Char"/>
    <w:basedOn w:val="DefaultParagraphFont"/>
    <w:link w:val="Header"/>
    <w:uiPriority w:val="99"/>
    <w:semiHidden/>
    <w:rsid w:val="00E1001F"/>
    <w:rPr>
      <w:sz w:val="20"/>
      <w:szCs w:val="20"/>
    </w:rPr>
  </w:style>
  <w:style w:type="paragraph" w:styleId="DocumentMap">
    <w:name w:val="Document Map"/>
    <w:basedOn w:val="Normal"/>
    <w:link w:val="DocumentMapChar"/>
    <w:uiPriority w:val="99"/>
    <w:semiHidden/>
    <w:rsid w:val="002C2027"/>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E1001F"/>
    <w:rPr>
      <w:sz w:val="2"/>
      <w:szCs w:val="2"/>
    </w:rPr>
  </w:style>
  <w:style w:type="paragraph" w:customStyle="1" w:styleId="Chapter">
    <w:name w:val="Chapter #"/>
    <w:uiPriority w:val="99"/>
    <w:rsid w:val="002C2027"/>
    <w:pPr>
      <w:widowControl w:val="0"/>
      <w:spacing w:line="560" w:lineRule="exact"/>
    </w:pPr>
    <w:rPr>
      <w:rFonts w:ascii="Helvetica" w:hAnsi="Helvetica" w:cs="Helvetica"/>
      <w:b/>
      <w:bCs/>
      <w:color w:val="000000"/>
      <w:sz w:val="48"/>
      <w:szCs w:val="48"/>
    </w:rPr>
  </w:style>
  <w:style w:type="paragraph" w:customStyle="1" w:styleId="Chaptertitle0">
    <w:name w:val="Chapter title"/>
    <w:uiPriority w:val="99"/>
    <w:rsid w:val="002C2027"/>
    <w:pPr>
      <w:spacing w:before="360"/>
    </w:pPr>
    <w:rPr>
      <w:rFonts w:ascii="Helvetica" w:hAnsi="Helvetica" w:cs="Helvetica"/>
      <w:b/>
      <w:bCs/>
      <w:sz w:val="48"/>
      <w:szCs w:val="48"/>
    </w:rPr>
  </w:style>
  <w:style w:type="paragraph" w:customStyle="1" w:styleId="ChapterTitleSpacer">
    <w:name w:val="Chapter Title Spacer"/>
    <w:uiPriority w:val="99"/>
    <w:rsid w:val="002C2027"/>
    <w:pPr>
      <w:widowControl w:val="0"/>
      <w:spacing w:line="560" w:lineRule="exact"/>
    </w:pPr>
    <w:rPr>
      <w:rFonts w:ascii="Helvetica" w:hAnsi="Helvetica" w:cs="Helvetica"/>
      <w:b/>
      <w:bCs/>
      <w:color w:val="000000"/>
      <w:sz w:val="48"/>
      <w:szCs w:val="48"/>
    </w:rPr>
  </w:style>
  <w:style w:type="paragraph" w:customStyle="1" w:styleId="Figurecaption0">
    <w:name w:val="Figure caption"/>
    <w:next w:val="Body"/>
    <w:uiPriority w:val="99"/>
    <w:rsid w:val="002C2027"/>
    <w:pPr>
      <w:widowControl w:val="0"/>
      <w:spacing w:before="40" w:after="80" w:line="200" w:lineRule="atLeast"/>
      <w:jc w:val="center"/>
    </w:pPr>
    <w:rPr>
      <w:rFonts w:ascii="Helvetica" w:hAnsi="Helvetica" w:cs="Helvetica"/>
      <w:color w:val="000000"/>
      <w:sz w:val="18"/>
      <w:szCs w:val="18"/>
    </w:rPr>
  </w:style>
  <w:style w:type="paragraph" w:customStyle="1" w:styleId="FunctionPrototype">
    <w:name w:val="Function Prototype"/>
    <w:basedOn w:val="Code1"/>
    <w:next w:val="Body1"/>
    <w:uiPriority w:val="99"/>
    <w:rsid w:val="002C2027"/>
    <w:pPr>
      <w:tabs>
        <w:tab w:val="clear" w:pos="2880"/>
      </w:tabs>
      <w:spacing w:line="220" w:lineRule="atLeast"/>
      <w:ind w:left="3600" w:hanging="2880"/>
    </w:pPr>
    <w:rPr>
      <w:rFonts w:ascii="Courier" w:hAnsi="Courier" w:cs="Courier"/>
    </w:rPr>
  </w:style>
  <w:style w:type="paragraph" w:customStyle="1" w:styleId="Level1Head">
    <w:name w:val="Level 1 Head"/>
    <w:next w:val="Body1"/>
    <w:uiPriority w:val="99"/>
    <w:rsid w:val="002C2027"/>
    <w:pPr>
      <w:keepNext/>
      <w:widowControl w:val="0"/>
      <w:pBdr>
        <w:bottom w:val="single" w:sz="6" w:space="0" w:color="auto"/>
      </w:pBdr>
      <w:tabs>
        <w:tab w:val="left" w:pos="360"/>
      </w:tabs>
      <w:spacing w:before="280" w:line="400" w:lineRule="exact"/>
    </w:pPr>
    <w:rPr>
      <w:rFonts w:ascii="Helvetica" w:hAnsi="Helvetica" w:cs="Helvetica"/>
      <w:b/>
      <w:bCs/>
      <w:color w:val="000000"/>
      <w:sz w:val="36"/>
      <w:szCs w:val="36"/>
    </w:rPr>
  </w:style>
  <w:style w:type="paragraph" w:customStyle="1" w:styleId="Listbullet0">
    <w:name w:val="List:bullet"/>
    <w:rsid w:val="002C2027"/>
    <w:pPr>
      <w:widowControl w:val="0"/>
      <w:spacing w:before="100" w:line="280" w:lineRule="exact"/>
      <w:ind w:left="1080" w:hanging="360"/>
    </w:pPr>
    <w:rPr>
      <w:rFonts w:ascii="Times" w:hAnsi="Times" w:cs="Times"/>
      <w:color w:val="000000"/>
      <w:spacing w:val="5"/>
    </w:rPr>
  </w:style>
  <w:style w:type="paragraph" w:customStyle="1" w:styleId="MFirstfooter">
    <w:name w:val="M:First footer"/>
    <w:uiPriority w:val="99"/>
    <w:rsid w:val="002C2027"/>
    <w:pPr>
      <w:widowControl w:val="0"/>
      <w:tabs>
        <w:tab w:val="center" w:pos="4113"/>
        <w:tab w:val="right" w:pos="7879"/>
      </w:tabs>
      <w:spacing w:line="180" w:lineRule="atLeast"/>
    </w:pPr>
    <w:rPr>
      <w:rFonts w:ascii="Helvetica Condensed" w:hAnsi="Helvetica Condensed" w:cs="Helvetica Condensed"/>
      <w:i/>
      <w:iCs/>
      <w:color w:val="000000"/>
      <w:sz w:val="16"/>
      <w:szCs w:val="16"/>
    </w:rPr>
  </w:style>
  <w:style w:type="paragraph" w:customStyle="1" w:styleId="Tablecaption0">
    <w:name w:val="Table caption"/>
    <w:uiPriority w:val="99"/>
    <w:rsid w:val="002C2027"/>
    <w:pPr>
      <w:keepNext/>
      <w:keepLines/>
      <w:widowControl w:val="0"/>
      <w:spacing w:after="80" w:line="200" w:lineRule="atLeast"/>
      <w:ind w:left="2160"/>
      <w:jc w:val="center"/>
    </w:pPr>
    <w:rPr>
      <w:rFonts w:ascii="Helvetica" w:hAnsi="Helvetica" w:cs="Helvetica"/>
      <w:color w:val="000000"/>
      <w:sz w:val="18"/>
      <w:szCs w:val="18"/>
    </w:rPr>
  </w:style>
  <w:style w:type="paragraph" w:customStyle="1" w:styleId="Tablecell0">
    <w:name w:val="Table cell"/>
    <w:uiPriority w:val="99"/>
    <w:rsid w:val="002C2027"/>
    <w:pPr>
      <w:widowControl w:val="0"/>
      <w:tabs>
        <w:tab w:val="left" w:pos="279"/>
        <w:tab w:val="left" w:pos="459"/>
        <w:tab w:val="left" w:pos="639"/>
        <w:tab w:val="left" w:pos="819"/>
        <w:tab w:val="left" w:pos="999"/>
        <w:tab w:val="left" w:pos="1179"/>
        <w:tab w:val="left" w:pos="7200"/>
        <w:tab w:val="left" w:pos="7920"/>
      </w:tabs>
      <w:spacing w:before="40" w:after="40" w:line="240" w:lineRule="atLeast"/>
      <w:ind w:left="144"/>
    </w:pPr>
    <w:rPr>
      <w:rFonts w:ascii="Times" w:hAnsi="Times" w:cs="Times"/>
      <w:color w:val="000000"/>
    </w:rPr>
  </w:style>
  <w:style w:type="paragraph" w:customStyle="1" w:styleId="TPAddressInfo">
    <w:name w:val="TPAddress Info"/>
    <w:uiPriority w:val="99"/>
    <w:rsid w:val="002C2027"/>
    <w:pPr>
      <w:ind w:left="720"/>
    </w:pPr>
    <w:rPr>
      <w:rFonts w:ascii="Times" w:hAnsi="Times" w:cs="Times"/>
    </w:rPr>
  </w:style>
  <w:style w:type="paragraph" w:customStyle="1" w:styleId="TPHead1">
    <w:name w:val="TPHead 1"/>
    <w:uiPriority w:val="99"/>
    <w:rsid w:val="002C2027"/>
    <w:pPr>
      <w:spacing w:before="180"/>
    </w:pPr>
    <w:rPr>
      <w:rFonts w:ascii="Helvetica" w:hAnsi="Helvetica" w:cs="Helvetica"/>
      <w:b/>
      <w:bCs/>
      <w:sz w:val="18"/>
      <w:szCs w:val="18"/>
    </w:rPr>
  </w:style>
  <w:style w:type="paragraph" w:customStyle="1" w:styleId="VIF2-collist">
    <w:name w:val="VI/F:2-col list"/>
    <w:basedOn w:val="Normal"/>
    <w:uiPriority w:val="99"/>
    <w:rsid w:val="002C2027"/>
    <w:pPr>
      <w:tabs>
        <w:tab w:val="left" w:pos="2520"/>
      </w:tabs>
      <w:spacing w:before="200" w:line="240" w:lineRule="exact"/>
      <w:ind w:left="2520" w:hanging="1800"/>
    </w:pPr>
    <w:rPr>
      <w:rFonts w:ascii="Times" w:hAnsi="Times" w:cs="Times"/>
    </w:rPr>
  </w:style>
  <w:style w:type="paragraph" w:customStyle="1" w:styleId="VIF2-collistnosp">
    <w:name w:val="VI/F:2-col list (nosp)"/>
    <w:uiPriority w:val="99"/>
    <w:rsid w:val="002C2027"/>
    <w:pPr>
      <w:tabs>
        <w:tab w:val="left" w:pos="2520"/>
      </w:tabs>
      <w:spacing w:line="240" w:lineRule="exact"/>
      <w:ind w:left="2520" w:hanging="1800"/>
    </w:pPr>
    <w:rPr>
      <w:rFonts w:ascii="Times" w:hAnsi="Times" w:cs="Times"/>
    </w:rPr>
  </w:style>
  <w:style w:type="paragraph" w:customStyle="1" w:styleId="VIFBody">
    <w:name w:val="VI/F:Body"/>
    <w:uiPriority w:val="99"/>
    <w:rsid w:val="002C2027"/>
    <w:pPr>
      <w:spacing w:before="200" w:line="240" w:lineRule="exact"/>
      <w:ind w:left="720"/>
    </w:pPr>
    <w:rPr>
      <w:rFonts w:ascii="Times" w:hAnsi="Times" w:cs="Times"/>
    </w:rPr>
  </w:style>
  <w:style w:type="paragraph" w:customStyle="1" w:styleId="VIFBody1">
    <w:name w:val="VI/F:Body1"/>
    <w:basedOn w:val="VIFBody"/>
    <w:next w:val="VIFBody"/>
    <w:uiPriority w:val="99"/>
    <w:rsid w:val="002C2027"/>
    <w:pPr>
      <w:spacing w:before="0"/>
    </w:pPr>
  </w:style>
  <w:style w:type="paragraph" w:customStyle="1" w:styleId="VIFCode1">
    <w:name w:val="VI/F:Code1"/>
    <w:uiPriority w:val="99"/>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line="220" w:lineRule="atLeast"/>
      <w:ind w:left="720"/>
    </w:pPr>
    <w:rPr>
      <w:rFonts w:ascii="Courier" w:hAnsi="Courier" w:cs="Courier"/>
      <w:sz w:val="18"/>
      <w:szCs w:val="18"/>
    </w:rPr>
  </w:style>
  <w:style w:type="paragraph" w:customStyle="1" w:styleId="VIFCode1nosp">
    <w:name w:val="VI/F:Code1(nosp)"/>
    <w:basedOn w:val="VIFCode1"/>
    <w:uiPriority w:val="99"/>
    <w:rsid w:val="002C2027"/>
    <w:pPr>
      <w:spacing w:before="0"/>
    </w:pPr>
  </w:style>
  <w:style w:type="paragraph" w:customStyle="1" w:styleId="VIFCode2">
    <w:name w:val="VI/F:Code2"/>
    <w:uiPriority w:val="99"/>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line="220" w:lineRule="atLeast"/>
      <w:ind w:left="1080"/>
    </w:pPr>
    <w:rPr>
      <w:rFonts w:ascii="Courier" w:hAnsi="Courier" w:cs="Courier"/>
      <w:sz w:val="18"/>
      <w:szCs w:val="18"/>
    </w:rPr>
  </w:style>
  <w:style w:type="paragraph" w:customStyle="1" w:styleId="VIFCode2nosp">
    <w:name w:val="VI/F:Code2(nosp)"/>
    <w:basedOn w:val="VIFCode2"/>
    <w:uiPriority w:val="99"/>
    <w:rsid w:val="002C2027"/>
    <w:pPr>
      <w:spacing w:before="0"/>
    </w:pPr>
  </w:style>
  <w:style w:type="paragraph" w:customStyle="1" w:styleId="VIFCode3">
    <w:name w:val="VI/F:Code3"/>
    <w:uiPriority w:val="99"/>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line="220" w:lineRule="atLeast"/>
      <w:ind w:left="1440"/>
    </w:pPr>
    <w:rPr>
      <w:rFonts w:ascii="Courier" w:hAnsi="Courier" w:cs="Courier"/>
      <w:sz w:val="18"/>
      <w:szCs w:val="18"/>
    </w:rPr>
  </w:style>
  <w:style w:type="paragraph" w:customStyle="1" w:styleId="VIFCode3nosp">
    <w:name w:val="VI/F:Code3(nosp)"/>
    <w:basedOn w:val="VIFCode3"/>
    <w:uiPriority w:val="99"/>
    <w:rsid w:val="002C2027"/>
    <w:pPr>
      <w:spacing w:before="0"/>
    </w:pPr>
  </w:style>
  <w:style w:type="paragraph" w:customStyle="1" w:styleId="VIFListBullet">
    <w:name w:val="VI/F:ListBullet"/>
    <w:uiPriority w:val="99"/>
    <w:rsid w:val="002C2027"/>
    <w:pPr>
      <w:spacing w:before="80" w:line="240" w:lineRule="atLeast"/>
      <w:ind w:left="1080" w:hanging="360"/>
    </w:pPr>
    <w:rPr>
      <w:rFonts w:ascii="Times" w:hAnsi="Times" w:cs="Times"/>
    </w:rPr>
  </w:style>
  <w:style w:type="paragraph" w:customStyle="1" w:styleId="VIFListBullet1">
    <w:name w:val="VI/F:ListBullet1"/>
    <w:basedOn w:val="VIFListBullet"/>
    <w:uiPriority w:val="99"/>
    <w:rsid w:val="002C2027"/>
    <w:pPr>
      <w:ind w:left="1440"/>
    </w:pPr>
  </w:style>
  <w:style w:type="paragraph" w:customStyle="1" w:styleId="WarrPara">
    <w:name w:val="WarrPara"/>
    <w:uiPriority w:val="99"/>
    <w:rsid w:val="002C2027"/>
    <w:pPr>
      <w:spacing w:before="60" w:line="140" w:lineRule="exact"/>
      <w:ind w:left="1166"/>
    </w:pPr>
    <w:rPr>
      <w:rFonts w:ascii="Times" w:hAnsi="Times" w:cs="Times"/>
      <w:sz w:val="14"/>
      <w:szCs w:val="14"/>
    </w:rPr>
  </w:style>
  <w:style w:type="paragraph" w:customStyle="1" w:styleId="NCWText">
    <w:name w:val="NCW Text"/>
    <w:uiPriority w:val="99"/>
    <w:rsid w:val="002C2027"/>
    <w:pPr>
      <w:spacing w:before="80" w:after="80" w:line="240" w:lineRule="atLeast"/>
    </w:pPr>
    <w:rPr>
      <w:rFonts w:ascii="Times" w:hAnsi="Times" w:cs="Times"/>
      <w:b/>
      <w:bCs/>
      <w:i/>
      <w:iCs/>
    </w:rPr>
  </w:style>
  <w:style w:type="paragraph" w:customStyle="1" w:styleId="NCWHead">
    <w:name w:val="NCW Head"/>
    <w:uiPriority w:val="99"/>
    <w:rsid w:val="002C2027"/>
    <w:pPr>
      <w:spacing w:before="80" w:after="80" w:line="240" w:lineRule="atLeast"/>
    </w:pPr>
    <w:rPr>
      <w:rFonts w:ascii="Times" w:hAnsi="Times" w:cs="Times"/>
      <w:b/>
      <w:bCs/>
    </w:rPr>
  </w:style>
  <w:style w:type="paragraph" w:customStyle="1" w:styleId="NCWIcon">
    <w:name w:val="NCW Icon"/>
    <w:uiPriority w:val="99"/>
    <w:rsid w:val="002C2027"/>
    <w:pPr>
      <w:spacing w:before="80" w:line="240" w:lineRule="atLeast"/>
    </w:pPr>
    <w:rPr>
      <w:rFonts w:ascii="Times" w:hAnsi="Times" w:cs="Times"/>
    </w:rPr>
  </w:style>
  <w:style w:type="character" w:customStyle="1" w:styleId="IviFunctionName">
    <w:name w:val="IviFunctionName"/>
    <w:basedOn w:val="DefaultParagraphFont"/>
    <w:uiPriority w:val="99"/>
    <w:rsid w:val="002C2027"/>
    <w:rPr>
      <w:rFonts w:ascii="Courier New" w:hAnsi="Courier New" w:cs="Courier New"/>
      <w:noProof/>
      <w:sz w:val="18"/>
      <w:szCs w:val="18"/>
    </w:rPr>
  </w:style>
  <w:style w:type="paragraph" w:customStyle="1" w:styleId="Body-centered">
    <w:name w:val="Body-centered"/>
    <w:basedOn w:val="Body"/>
    <w:uiPriority w:val="99"/>
    <w:rsid w:val="002C2027"/>
    <w:pPr>
      <w:spacing w:line="240" w:lineRule="atLeast"/>
      <w:jc w:val="center"/>
    </w:pPr>
    <w:rPr>
      <w:rFonts w:ascii="Times" w:hAnsi="Times" w:cs="Times"/>
    </w:rPr>
  </w:style>
  <w:style w:type="character" w:customStyle="1" w:styleId="NormalCharacter">
    <w:name w:val="Normal Character"/>
    <w:basedOn w:val="DefaultParagraphFont"/>
    <w:uiPriority w:val="99"/>
    <w:rsid w:val="002C2027"/>
  </w:style>
  <w:style w:type="paragraph" w:customStyle="1" w:styleId="TPLine">
    <w:name w:val="TPLine"/>
    <w:uiPriority w:val="99"/>
    <w:rsid w:val="002C2027"/>
    <w:pPr>
      <w:tabs>
        <w:tab w:val="right" w:leader="underscore" w:pos="4870"/>
      </w:tabs>
    </w:pPr>
    <w:rPr>
      <w:rFonts w:ascii="Helvetica Condensed" w:hAnsi="Helvetica Condensed" w:cs="Helvetica Condensed"/>
      <w:sz w:val="18"/>
      <w:szCs w:val="18"/>
    </w:rPr>
  </w:style>
  <w:style w:type="paragraph" w:customStyle="1" w:styleId="Times">
    <w:name w:val="Times"/>
    <w:basedOn w:val="Tablecell0"/>
    <w:uiPriority w:val="99"/>
    <w:rsid w:val="002C2027"/>
    <w:pPr>
      <w:tabs>
        <w:tab w:val="clear" w:pos="279"/>
        <w:tab w:val="clear" w:pos="639"/>
        <w:tab w:val="clear" w:pos="999"/>
      </w:tabs>
    </w:pPr>
    <w:rPr>
      <w:rFonts w:ascii="Courier New" w:hAnsi="Courier New" w:cs="Courier New"/>
      <w:sz w:val="18"/>
      <w:szCs w:val="18"/>
    </w:rPr>
  </w:style>
  <w:style w:type="paragraph" w:customStyle="1" w:styleId="Style">
    <w:name w:val="Style"/>
    <w:uiPriority w:val="99"/>
    <w:rsid w:val="002C2027"/>
    <w:pPr>
      <w:widowControl w:val="0"/>
    </w:pPr>
    <w:rPr>
      <w:sz w:val="24"/>
      <w:szCs w:val="24"/>
    </w:rPr>
  </w:style>
  <w:style w:type="paragraph" w:customStyle="1" w:styleId="AddressInfo">
    <w:name w:val="Address Info"/>
    <w:basedOn w:val="Normal"/>
    <w:uiPriority w:val="99"/>
    <w:rsid w:val="002C2027"/>
    <w:pPr>
      <w:ind w:left="720"/>
    </w:pPr>
    <w:rPr>
      <w:rFonts w:ascii="Times" w:hAnsi="Times" w:cs="Times"/>
    </w:rPr>
  </w:style>
  <w:style w:type="character" w:customStyle="1" w:styleId="Courier">
    <w:name w:val="Courier"/>
    <w:basedOn w:val="DefaultParagraphFont"/>
    <w:uiPriority w:val="99"/>
    <w:rsid w:val="002C2027"/>
    <w:rPr>
      <w:rFonts w:ascii="Courier" w:hAnsi="Courier" w:cs="Courier"/>
      <w:sz w:val="18"/>
      <w:szCs w:val="18"/>
    </w:rPr>
  </w:style>
  <w:style w:type="paragraph" w:customStyle="1" w:styleId="norm">
    <w:name w:val="norm"/>
    <w:basedOn w:val="Body1"/>
    <w:uiPriority w:val="99"/>
    <w:rsid w:val="002C2027"/>
    <w:pPr>
      <w:spacing w:line="240" w:lineRule="exact"/>
    </w:pPr>
    <w:rPr>
      <w:rFonts w:ascii="Times" w:hAnsi="Times" w:cs="Times"/>
    </w:rPr>
  </w:style>
  <w:style w:type="paragraph" w:customStyle="1" w:styleId="tablecel">
    <w:name w:val="table cel"/>
    <w:basedOn w:val="Normal"/>
    <w:uiPriority w:val="99"/>
    <w:rsid w:val="002C2027"/>
    <w:pPr>
      <w:keepNext/>
      <w:keepLines/>
      <w:spacing w:before="40" w:after="40"/>
    </w:pPr>
    <w:rPr>
      <w:rFonts w:ascii="Tms Rmn" w:hAnsi="Tms Rmn" w:cs="Tms Rmn"/>
    </w:rPr>
  </w:style>
  <w:style w:type="paragraph" w:customStyle="1" w:styleId="heading20">
    <w:name w:val="heading2"/>
    <w:basedOn w:val="Body1"/>
    <w:uiPriority w:val="99"/>
    <w:rsid w:val="002C2027"/>
    <w:pPr>
      <w:spacing w:line="240" w:lineRule="exact"/>
    </w:pPr>
    <w:rPr>
      <w:rFonts w:ascii="Times" w:hAnsi="Times" w:cs="Times"/>
    </w:rPr>
  </w:style>
  <w:style w:type="paragraph" w:customStyle="1" w:styleId="n">
    <w:name w:val="n"/>
    <w:basedOn w:val="Heading2"/>
    <w:uiPriority w:val="99"/>
    <w:rsid w:val="002C2027"/>
    <w:pPr>
      <w:numPr>
        <w:ilvl w:val="0"/>
        <w:numId w:val="0"/>
      </w:numPr>
      <w:outlineLvl w:val="9"/>
    </w:pPr>
  </w:style>
  <w:style w:type="paragraph" w:customStyle="1" w:styleId="Note">
    <w:name w:val="Note"/>
    <w:basedOn w:val="Normal"/>
    <w:uiPriority w:val="99"/>
    <w:rsid w:val="002C2027"/>
    <w:pPr>
      <w:tabs>
        <w:tab w:val="left" w:pos="900"/>
      </w:tabs>
      <w:spacing w:before="60" w:after="48"/>
      <w:ind w:left="900" w:right="130" w:hanging="785"/>
    </w:pPr>
    <w:rPr>
      <w:rFonts w:ascii="MS Sans Serif" w:hAnsi="MS Sans Serif" w:cs="MS Sans Serif"/>
      <w:b/>
      <w:bCs/>
    </w:rPr>
  </w:style>
  <w:style w:type="paragraph" w:customStyle="1" w:styleId="Level3Head">
    <w:name w:val="Level 3 Head"/>
    <w:basedOn w:val="Normal"/>
    <w:next w:val="Body1"/>
    <w:uiPriority w:val="99"/>
    <w:rsid w:val="002C2027"/>
    <w:pPr>
      <w:spacing w:before="280" w:after="60"/>
    </w:pPr>
    <w:rPr>
      <w:rFonts w:ascii="Helvetica" w:hAnsi="Helvetica" w:cs="Helvetica"/>
      <w:sz w:val="24"/>
      <w:szCs w:val="24"/>
    </w:rPr>
  </w:style>
  <w:style w:type="paragraph" w:customStyle="1" w:styleId="Text">
    <w:name w:val="Text"/>
    <w:basedOn w:val="Normal"/>
    <w:uiPriority w:val="99"/>
    <w:rsid w:val="002C2027"/>
    <w:pPr>
      <w:ind w:left="720"/>
    </w:pPr>
    <w:rPr>
      <w:rFonts w:ascii="Arial" w:hAnsi="Arial" w:cs="Arial"/>
    </w:rPr>
  </w:style>
  <w:style w:type="paragraph" w:customStyle="1" w:styleId="AttrFuncHeading3">
    <w:name w:val="Attr+Func Heading 3"/>
    <w:basedOn w:val="Heading3"/>
    <w:rsid w:val="002C2027"/>
    <w:pPr>
      <w:pageBreakBefore/>
      <w:numPr>
        <w:ilvl w:val="0"/>
        <w:numId w:val="0"/>
      </w:numPr>
      <w:spacing w:before="0" w:after="240"/>
    </w:pPr>
  </w:style>
  <w:style w:type="paragraph" w:customStyle="1" w:styleId="AttrFuncSubheading4">
    <w:name w:val="Attr+Func Subheading 4"/>
    <w:basedOn w:val="Body"/>
    <w:uiPriority w:val="99"/>
    <w:rsid w:val="002C2027"/>
    <w:pPr>
      <w:keepNext/>
      <w:spacing w:before="280" w:after="60" w:line="240" w:lineRule="exact"/>
      <w:ind w:left="0"/>
    </w:pPr>
    <w:rPr>
      <w:rFonts w:ascii="Arial" w:hAnsi="Arial" w:cs="Arial"/>
      <w:b/>
      <w:bCs/>
      <w:color w:val="000000"/>
    </w:rPr>
  </w:style>
  <w:style w:type="paragraph" w:customStyle="1" w:styleId="Appendix">
    <w:name w:val="Appendix"/>
    <w:basedOn w:val="Heading1"/>
    <w:next w:val="Body"/>
    <w:uiPriority w:val="99"/>
    <w:rsid w:val="002C2027"/>
    <w:pPr>
      <w:numPr>
        <w:numId w:val="0"/>
      </w:numPr>
      <w:tabs>
        <w:tab w:val="num" w:pos="720"/>
      </w:tabs>
      <w:ind w:left="720" w:hanging="720"/>
    </w:pPr>
  </w:style>
  <w:style w:type="paragraph" w:customStyle="1" w:styleId="Appendix2">
    <w:name w:val="Appendix 2"/>
    <w:basedOn w:val="Heading2"/>
    <w:next w:val="Body"/>
    <w:uiPriority w:val="99"/>
    <w:rsid w:val="002C2027"/>
    <w:pPr>
      <w:numPr>
        <w:ilvl w:val="0"/>
        <w:numId w:val="0"/>
      </w:numPr>
      <w:tabs>
        <w:tab w:val="num" w:pos="1440"/>
      </w:tabs>
      <w:ind w:left="1440" w:hanging="720"/>
    </w:pPr>
  </w:style>
  <w:style w:type="paragraph" w:customStyle="1" w:styleId="Appendix1">
    <w:name w:val="Appendix 1"/>
    <w:basedOn w:val="Heading1"/>
    <w:uiPriority w:val="99"/>
    <w:rsid w:val="002C2027"/>
    <w:pPr>
      <w:pageBreakBefore w:val="0"/>
      <w:numPr>
        <w:numId w:val="0"/>
      </w:numPr>
      <w:tabs>
        <w:tab w:val="num" w:pos="720"/>
      </w:tabs>
      <w:ind w:left="720" w:hanging="720"/>
    </w:pPr>
  </w:style>
  <w:style w:type="paragraph" w:customStyle="1" w:styleId="TableCellCourier">
    <w:name w:val="Table Cell Courier"/>
    <w:basedOn w:val="Tablecell0"/>
    <w:uiPriority w:val="99"/>
    <w:rsid w:val="002C2027"/>
    <w:pPr>
      <w:tabs>
        <w:tab w:val="clear" w:pos="279"/>
        <w:tab w:val="clear" w:pos="459"/>
        <w:tab w:val="clear" w:pos="639"/>
        <w:tab w:val="clear" w:pos="819"/>
        <w:tab w:val="clear" w:pos="999"/>
        <w:tab w:val="clear" w:pos="1179"/>
        <w:tab w:val="clear" w:pos="7200"/>
        <w:tab w:val="clear" w:pos="7920"/>
      </w:tabs>
      <w:spacing w:before="20" w:after="20"/>
      <w:ind w:left="0" w:right="-14"/>
    </w:pPr>
    <w:rPr>
      <w:rFonts w:ascii="Courier" w:hAnsi="Courier" w:cs="Courier"/>
      <w:sz w:val="18"/>
      <w:szCs w:val="18"/>
    </w:rPr>
  </w:style>
  <w:style w:type="paragraph" w:styleId="PlainText">
    <w:name w:val="Plain Text"/>
    <w:basedOn w:val="Normal"/>
    <w:link w:val="PlainTextChar"/>
    <w:uiPriority w:val="99"/>
    <w:rsid w:val="002C2027"/>
    <w:rPr>
      <w:rFonts w:ascii="Courier New" w:hAnsi="Courier New" w:cs="Courier New"/>
    </w:rPr>
  </w:style>
  <w:style w:type="character" w:customStyle="1" w:styleId="PlainTextChar">
    <w:name w:val="Plain Text Char"/>
    <w:basedOn w:val="DefaultParagraphFont"/>
    <w:link w:val="PlainText"/>
    <w:uiPriority w:val="99"/>
    <w:semiHidden/>
    <w:rsid w:val="00E1001F"/>
    <w:rPr>
      <w:rFonts w:ascii="Courier New" w:hAnsi="Courier New" w:cs="Courier New"/>
      <w:sz w:val="20"/>
      <w:szCs w:val="20"/>
    </w:rPr>
  </w:style>
  <w:style w:type="paragraph" w:styleId="FootnoteText">
    <w:name w:val="footnote text"/>
    <w:basedOn w:val="Normal"/>
    <w:link w:val="FootnoteTextChar"/>
    <w:uiPriority w:val="99"/>
    <w:semiHidden/>
    <w:rsid w:val="002C2027"/>
  </w:style>
  <w:style w:type="character" w:customStyle="1" w:styleId="FootnoteTextChar">
    <w:name w:val="Footnote Text Char"/>
    <w:basedOn w:val="DefaultParagraphFont"/>
    <w:link w:val="FootnoteText"/>
    <w:uiPriority w:val="99"/>
    <w:semiHidden/>
    <w:rsid w:val="00E1001F"/>
    <w:rPr>
      <w:sz w:val="20"/>
      <w:szCs w:val="20"/>
    </w:rPr>
  </w:style>
  <w:style w:type="character" w:styleId="FootnoteReference">
    <w:name w:val="footnote reference"/>
    <w:basedOn w:val="DefaultParagraphFont"/>
    <w:uiPriority w:val="99"/>
    <w:semiHidden/>
    <w:rsid w:val="002C2027"/>
    <w:rPr>
      <w:vertAlign w:val="superscript"/>
    </w:rPr>
  </w:style>
  <w:style w:type="paragraph" w:styleId="BalloonText">
    <w:name w:val="Balloon Text"/>
    <w:basedOn w:val="Normal"/>
    <w:link w:val="BalloonTextChar"/>
    <w:uiPriority w:val="99"/>
    <w:semiHidden/>
    <w:rsid w:val="002C2027"/>
    <w:rPr>
      <w:rFonts w:ascii="Tahoma" w:hAnsi="Tahoma" w:cs="Tahoma"/>
      <w:sz w:val="16"/>
      <w:szCs w:val="16"/>
    </w:rPr>
  </w:style>
  <w:style w:type="character" w:customStyle="1" w:styleId="BalloonTextChar">
    <w:name w:val="Balloon Text Char"/>
    <w:basedOn w:val="DefaultParagraphFont"/>
    <w:link w:val="BalloonText"/>
    <w:uiPriority w:val="99"/>
    <w:semiHidden/>
    <w:rsid w:val="00E1001F"/>
    <w:rPr>
      <w:sz w:val="2"/>
      <w:szCs w:val="2"/>
    </w:rPr>
  </w:style>
  <w:style w:type="character" w:styleId="CommentReference">
    <w:name w:val="annotation reference"/>
    <w:basedOn w:val="DefaultParagraphFont"/>
    <w:uiPriority w:val="99"/>
    <w:semiHidden/>
    <w:unhideWhenUsed/>
    <w:rsid w:val="00FB3B08"/>
    <w:rPr>
      <w:sz w:val="16"/>
      <w:szCs w:val="16"/>
    </w:rPr>
  </w:style>
  <w:style w:type="paragraph" w:styleId="CommentText">
    <w:name w:val="annotation text"/>
    <w:basedOn w:val="Normal"/>
    <w:link w:val="CommentTextChar"/>
    <w:uiPriority w:val="99"/>
    <w:semiHidden/>
    <w:unhideWhenUsed/>
    <w:rsid w:val="00FB3B08"/>
  </w:style>
  <w:style w:type="character" w:customStyle="1" w:styleId="CommentTextChar">
    <w:name w:val="Comment Text Char"/>
    <w:basedOn w:val="DefaultParagraphFont"/>
    <w:link w:val="CommentText"/>
    <w:uiPriority w:val="99"/>
    <w:semiHidden/>
    <w:rsid w:val="00FB3B08"/>
    <w:rPr>
      <w:sz w:val="20"/>
      <w:szCs w:val="20"/>
    </w:rPr>
  </w:style>
  <w:style w:type="paragraph" w:styleId="Caption">
    <w:name w:val="caption"/>
    <w:basedOn w:val="Normal"/>
    <w:next w:val="Normal"/>
    <w:uiPriority w:val="35"/>
    <w:qFormat/>
    <w:rsid w:val="00E236B8"/>
    <w:rPr>
      <w:b/>
      <w:bCs/>
    </w:rPr>
  </w:style>
  <w:style w:type="paragraph" w:styleId="CommentSubject">
    <w:name w:val="annotation subject"/>
    <w:basedOn w:val="CommentText"/>
    <w:next w:val="CommentText"/>
    <w:link w:val="CommentSubjectChar"/>
    <w:uiPriority w:val="99"/>
    <w:semiHidden/>
    <w:unhideWhenUsed/>
    <w:rsid w:val="00397648"/>
    <w:rPr>
      <w:b/>
      <w:bCs/>
    </w:rPr>
  </w:style>
  <w:style w:type="character" w:customStyle="1" w:styleId="CommentSubjectChar">
    <w:name w:val="Comment Subject Char"/>
    <w:basedOn w:val="CommentTextChar"/>
    <w:link w:val="CommentSubject"/>
    <w:uiPriority w:val="99"/>
    <w:semiHidden/>
    <w:rsid w:val="00397648"/>
    <w:rPr>
      <w:b/>
      <w:bCs/>
    </w:rPr>
  </w:style>
  <w:style w:type="table" w:styleId="TableGrid">
    <w:name w:val="Table Grid"/>
    <w:basedOn w:val="TableNormal"/>
    <w:rsid w:val="004D6C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2">
    <w:name w:val="Body Text 2"/>
    <w:basedOn w:val="Normal"/>
    <w:rsid w:val="00921BA3"/>
    <w:rPr>
      <w:sz w:val="22"/>
      <w:szCs w:val="24"/>
      <w:lang w:val="en-GB"/>
    </w:rPr>
  </w:style>
  <w:style w:type="paragraph" w:styleId="Revision">
    <w:name w:val="Revision"/>
    <w:hidden/>
    <w:uiPriority w:val="99"/>
    <w:semiHidden/>
    <w:rsid w:val="008E0CFD"/>
  </w:style>
  <w:style w:type="paragraph" w:customStyle="1" w:styleId="IVIBody">
    <w:name w:val="IVI Body"/>
    <w:link w:val="IVIBodyChar"/>
    <w:rsid w:val="00BE53E4"/>
    <w:pPr>
      <w:spacing w:before="200" w:line="240" w:lineRule="exact"/>
      <w:ind w:left="720"/>
    </w:pPr>
    <w:rPr>
      <w:rFonts w:ascii="Times" w:hAnsi="Times"/>
    </w:rPr>
  </w:style>
  <w:style w:type="character" w:customStyle="1" w:styleId="IVIBodyChar">
    <w:name w:val="IVI Body Char"/>
    <w:basedOn w:val="DefaultParagraphFont"/>
    <w:link w:val="IVIBody"/>
    <w:rsid w:val="00BE53E4"/>
    <w:rPr>
      <w:rFonts w:ascii="Times" w:hAnsi="Times"/>
      <w:lang w:val="en-US" w:eastAsia="en-US" w:bidi="ar-SA"/>
    </w:rPr>
  </w:style>
  <w:style w:type="character" w:customStyle="1" w:styleId="Body1Char">
    <w:name w:val="Body1 Char"/>
    <w:basedOn w:val="DefaultParagraphFont"/>
    <w:link w:val="Body1"/>
    <w:rsid w:val="00E21F00"/>
  </w:style>
  <w:style w:type="character" w:customStyle="1" w:styleId="BodyChar">
    <w:name w:val="Body Char"/>
    <w:basedOn w:val="DefaultParagraphFont"/>
    <w:link w:val="Body"/>
    <w:rsid w:val="00E21F00"/>
    <w:rPr>
      <w:lang w:val="en-US" w:eastAsia="en-US" w:bidi="ar-SA"/>
    </w:rPr>
  </w:style>
  <w:style w:type="paragraph" w:customStyle="1" w:styleId="IVIAttributeText">
    <w:name w:val="IVI Attribute Text"/>
    <w:basedOn w:val="IVIBody"/>
    <w:rsid w:val="00AE1FD6"/>
    <w:pPr>
      <w:spacing w:before="120" w:line="240" w:lineRule="auto"/>
    </w:pPr>
    <w:rPr>
      <w:rFonts w:ascii="Courier New" w:hAnsi="Courier New"/>
      <w:sz w:val="18"/>
    </w:rPr>
  </w:style>
  <w:style w:type="paragraph" w:customStyle="1" w:styleId="Heading3NxtPg">
    <w:name w:val="Heading 3NxtPg"/>
    <w:basedOn w:val="Heading3"/>
    <w:link w:val="Heading3NxtPgChar"/>
    <w:qFormat/>
    <w:rsid w:val="00406A66"/>
    <w:pPr>
      <w:pageBreakBefore/>
      <w:numPr>
        <w:ilvl w:val="0"/>
        <w:numId w:val="0"/>
      </w:numPr>
    </w:pPr>
    <w:rPr>
      <w:rFonts w:cs="Times New Roman"/>
    </w:rPr>
  </w:style>
  <w:style w:type="character" w:customStyle="1" w:styleId="Heading3NxtPgChar">
    <w:name w:val="Heading 3NxtPg Char"/>
    <w:basedOn w:val="DefaultParagraphFont"/>
    <w:link w:val="Heading3NxtPg"/>
    <w:rsid w:val="00406A66"/>
    <w:rPr>
      <w:rFonts w:ascii="Arial" w:hAnsi="Arial"/>
      <w:sz w:val="24"/>
      <w:szCs w:val="24"/>
    </w:rPr>
  </w:style>
  <w:style w:type="paragraph" w:customStyle="1" w:styleId="Default">
    <w:name w:val="Default"/>
    <w:rsid w:val="00AC6438"/>
    <w:pPr>
      <w:autoSpaceDE w:val="0"/>
      <w:autoSpaceDN w:val="0"/>
      <w:adjustRightInd w:val="0"/>
    </w:pPr>
    <w:rPr>
      <w:color w:val="000000"/>
      <w:sz w:val="24"/>
      <w:szCs w:val="24"/>
    </w:rPr>
  </w:style>
</w:styles>
</file>

<file path=word/webSettings.xml><?xml version="1.0" encoding="utf-8"?>
<w:webSettings xmlns:r="http://schemas.openxmlformats.org/officeDocument/2006/relationships" xmlns:w="http://schemas.openxmlformats.org/wordprocessingml/2006/main">
  <w:divs>
    <w:div w:id="281573297">
      <w:bodyDiv w:val="1"/>
      <w:marLeft w:val="0"/>
      <w:marRight w:val="0"/>
      <w:marTop w:val="0"/>
      <w:marBottom w:val="0"/>
      <w:divBdr>
        <w:top w:val="none" w:sz="0" w:space="0" w:color="auto"/>
        <w:left w:val="none" w:sz="0" w:space="0" w:color="auto"/>
        <w:bottom w:val="none" w:sz="0" w:space="0" w:color="auto"/>
        <w:right w:val="none" w:sz="0" w:space="0" w:color="auto"/>
      </w:divBdr>
    </w:div>
    <w:div w:id="515388398">
      <w:bodyDiv w:val="1"/>
      <w:marLeft w:val="0"/>
      <w:marRight w:val="0"/>
      <w:marTop w:val="0"/>
      <w:marBottom w:val="0"/>
      <w:divBdr>
        <w:top w:val="none" w:sz="0" w:space="0" w:color="auto"/>
        <w:left w:val="none" w:sz="0" w:space="0" w:color="auto"/>
        <w:bottom w:val="none" w:sz="0" w:space="0" w:color="auto"/>
        <w:right w:val="none" w:sz="0" w:space="0" w:color="auto"/>
      </w:divBdr>
    </w:div>
    <w:div w:id="739207157">
      <w:bodyDiv w:val="1"/>
      <w:marLeft w:val="0"/>
      <w:marRight w:val="0"/>
      <w:marTop w:val="0"/>
      <w:marBottom w:val="0"/>
      <w:divBdr>
        <w:top w:val="none" w:sz="0" w:space="0" w:color="auto"/>
        <w:left w:val="none" w:sz="0" w:space="0" w:color="auto"/>
        <w:bottom w:val="none" w:sz="0" w:space="0" w:color="auto"/>
        <w:right w:val="none" w:sz="0" w:space="0" w:color="auto"/>
      </w:divBdr>
      <w:divsChild>
        <w:div w:id="2072805002">
          <w:marLeft w:val="547"/>
          <w:marRight w:val="0"/>
          <w:marTop w:val="115"/>
          <w:marBottom w:val="0"/>
          <w:divBdr>
            <w:top w:val="none" w:sz="0" w:space="0" w:color="auto"/>
            <w:left w:val="none" w:sz="0" w:space="0" w:color="auto"/>
            <w:bottom w:val="none" w:sz="0" w:space="0" w:color="auto"/>
            <w:right w:val="none" w:sz="0" w:space="0" w:color="auto"/>
          </w:divBdr>
        </w:div>
      </w:divsChild>
    </w:div>
    <w:div w:id="805664123">
      <w:bodyDiv w:val="1"/>
      <w:marLeft w:val="0"/>
      <w:marRight w:val="0"/>
      <w:marTop w:val="0"/>
      <w:marBottom w:val="0"/>
      <w:divBdr>
        <w:top w:val="none" w:sz="0" w:space="0" w:color="auto"/>
        <w:left w:val="none" w:sz="0" w:space="0" w:color="auto"/>
        <w:bottom w:val="none" w:sz="0" w:space="0" w:color="auto"/>
        <w:right w:val="none" w:sz="0" w:space="0" w:color="auto"/>
      </w:divBdr>
    </w:div>
    <w:div w:id="892542069">
      <w:bodyDiv w:val="1"/>
      <w:marLeft w:val="0"/>
      <w:marRight w:val="0"/>
      <w:marTop w:val="0"/>
      <w:marBottom w:val="0"/>
      <w:divBdr>
        <w:top w:val="none" w:sz="0" w:space="0" w:color="auto"/>
        <w:left w:val="none" w:sz="0" w:space="0" w:color="auto"/>
        <w:bottom w:val="none" w:sz="0" w:space="0" w:color="auto"/>
        <w:right w:val="none" w:sz="0" w:space="0" w:color="auto"/>
      </w:divBdr>
    </w:div>
    <w:div w:id="957025296">
      <w:bodyDiv w:val="1"/>
      <w:marLeft w:val="0"/>
      <w:marRight w:val="0"/>
      <w:marTop w:val="0"/>
      <w:marBottom w:val="0"/>
      <w:divBdr>
        <w:top w:val="none" w:sz="0" w:space="0" w:color="auto"/>
        <w:left w:val="none" w:sz="0" w:space="0" w:color="auto"/>
        <w:bottom w:val="none" w:sz="0" w:space="0" w:color="auto"/>
        <w:right w:val="none" w:sz="0" w:space="0" w:color="auto"/>
      </w:divBdr>
      <w:divsChild>
        <w:div w:id="180944904">
          <w:marLeft w:val="547"/>
          <w:marRight w:val="0"/>
          <w:marTop w:val="96"/>
          <w:marBottom w:val="0"/>
          <w:divBdr>
            <w:top w:val="none" w:sz="0" w:space="0" w:color="auto"/>
            <w:left w:val="none" w:sz="0" w:space="0" w:color="auto"/>
            <w:bottom w:val="none" w:sz="0" w:space="0" w:color="auto"/>
            <w:right w:val="none" w:sz="0" w:space="0" w:color="auto"/>
          </w:divBdr>
        </w:div>
        <w:div w:id="727996697">
          <w:marLeft w:val="547"/>
          <w:marRight w:val="0"/>
          <w:marTop w:val="96"/>
          <w:marBottom w:val="0"/>
          <w:divBdr>
            <w:top w:val="none" w:sz="0" w:space="0" w:color="auto"/>
            <w:left w:val="none" w:sz="0" w:space="0" w:color="auto"/>
            <w:bottom w:val="none" w:sz="0" w:space="0" w:color="auto"/>
            <w:right w:val="none" w:sz="0" w:space="0" w:color="auto"/>
          </w:divBdr>
        </w:div>
      </w:divsChild>
    </w:div>
    <w:div w:id="1026249920">
      <w:bodyDiv w:val="1"/>
      <w:marLeft w:val="0"/>
      <w:marRight w:val="0"/>
      <w:marTop w:val="0"/>
      <w:marBottom w:val="0"/>
      <w:divBdr>
        <w:top w:val="none" w:sz="0" w:space="0" w:color="auto"/>
        <w:left w:val="none" w:sz="0" w:space="0" w:color="auto"/>
        <w:bottom w:val="none" w:sz="0" w:space="0" w:color="auto"/>
        <w:right w:val="none" w:sz="0" w:space="0" w:color="auto"/>
      </w:divBdr>
    </w:div>
    <w:div w:id="1130396421">
      <w:bodyDiv w:val="1"/>
      <w:marLeft w:val="0"/>
      <w:marRight w:val="0"/>
      <w:marTop w:val="0"/>
      <w:marBottom w:val="0"/>
      <w:divBdr>
        <w:top w:val="none" w:sz="0" w:space="0" w:color="auto"/>
        <w:left w:val="none" w:sz="0" w:space="0" w:color="auto"/>
        <w:bottom w:val="none" w:sz="0" w:space="0" w:color="auto"/>
        <w:right w:val="none" w:sz="0" w:space="0" w:color="auto"/>
      </w:divBdr>
    </w:div>
    <w:div w:id="1638217449">
      <w:bodyDiv w:val="1"/>
      <w:marLeft w:val="0"/>
      <w:marRight w:val="0"/>
      <w:marTop w:val="0"/>
      <w:marBottom w:val="0"/>
      <w:divBdr>
        <w:top w:val="none" w:sz="0" w:space="0" w:color="auto"/>
        <w:left w:val="none" w:sz="0" w:space="0" w:color="auto"/>
        <w:bottom w:val="none" w:sz="0" w:space="0" w:color="auto"/>
        <w:right w:val="none" w:sz="0" w:space="0" w:color="auto"/>
      </w:divBdr>
    </w:div>
    <w:div w:id="1670328765">
      <w:bodyDiv w:val="1"/>
      <w:marLeft w:val="0"/>
      <w:marRight w:val="0"/>
      <w:marTop w:val="0"/>
      <w:marBottom w:val="0"/>
      <w:divBdr>
        <w:top w:val="none" w:sz="0" w:space="0" w:color="auto"/>
        <w:left w:val="none" w:sz="0" w:space="0" w:color="auto"/>
        <w:bottom w:val="none" w:sz="0" w:space="0" w:color="auto"/>
        <w:right w:val="none" w:sz="0" w:space="0" w:color="auto"/>
      </w:divBdr>
    </w:div>
    <w:div w:id="1704013496">
      <w:bodyDiv w:val="1"/>
      <w:marLeft w:val="0"/>
      <w:marRight w:val="0"/>
      <w:marTop w:val="0"/>
      <w:marBottom w:val="0"/>
      <w:divBdr>
        <w:top w:val="none" w:sz="0" w:space="0" w:color="auto"/>
        <w:left w:val="none" w:sz="0" w:space="0" w:color="auto"/>
        <w:bottom w:val="none" w:sz="0" w:space="0" w:color="auto"/>
        <w:right w:val="none" w:sz="0" w:space="0" w:color="auto"/>
      </w:divBdr>
      <w:divsChild>
        <w:div w:id="370307072">
          <w:marLeft w:val="547"/>
          <w:marRight w:val="0"/>
          <w:marTop w:val="96"/>
          <w:marBottom w:val="0"/>
          <w:divBdr>
            <w:top w:val="none" w:sz="0" w:space="0" w:color="auto"/>
            <w:left w:val="none" w:sz="0" w:space="0" w:color="auto"/>
            <w:bottom w:val="none" w:sz="0" w:space="0" w:color="auto"/>
            <w:right w:val="none" w:sz="0" w:space="0" w:color="auto"/>
          </w:divBdr>
        </w:div>
      </w:divsChild>
    </w:div>
    <w:div w:id="1925141090">
      <w:bodyDiv w:val="1"/>
      <w:marLeft w:val="0"/>
      <w:marRight w:val="0"/>
      <w:marTop w:val="0"/>
      <w:marBottom w:val="0"/>
      <w:divBdr>
        <w:top w:val="none" w:sz="0" w:space="0" w:color="auto"/>
        <w:left w:val="none" w:sz="0" w:space="0" w:color="auto"/>
        <w:bottom w:val="none" w:sz="0" w:space="0" w:color="auto"/>
        <w:right w:val="none" w:sz="0" w:space="0" w:color="auto"/>
      </w:divBdr>
      <w:divsChild>
        <w:div w:id="7293520">
          <w:marLeft w:val="547"/>
          <w:marRight w:val="0"/>
          <w:marTop w:val="96"/>
          <w:marBottom w:val="0"/>
          <w:divBdr>
            <w:top w:val="none" w:sz="0" w:space="0" w:color="auto"/>
            <w:left w:val="none" w:sz="0" w:space="0" w:color="auto"/>
            <w:bottom w:val="none" w:sz="0" w:space="0" w:color="auto"/>
            <w:right w:val="none" w:sz="0" w:space="0" w:color="auto"/>
          </w:divBdr>
        </w:div>
        <w:div w:id="330568588">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oleObject" Target="embeddings/oleObject3.bin"/><Relationship Id="rId26" Type="http://schemas.openxmlformats.org/officeDocument/2006/relationships/image" Target="media/image8.wmf"/><Relationship Id="rId39" Type="http://schemas.openxmlformats.org/officeDocument/2006/relationships/image" Target="media/image17.png"/><Relationship Id="rId21" Type="http://schemas.openxmlformats.org/officeDocument/2006/relationships/image" Target="media/image5.emf"/><Relationship Id="rId34" Type="http://schemas.openxmlformats.org/officeDocument/2006/relationships/oleObject" Target="embeddings/oleObject10.bin"/><Relationship Id="rId42" Type="http://schemas.openxmlformats.org/officeDocument/2006/relationships/image" Target="media/image20.png"/><Relationship Id="rId47" Type="http://schemas.openxmlformats.org/officeDocument/2006/relationships/image" Target="media/image23.emf"/><Relationship Id="rId50" Type="http://schemas.openxmlformats.org/officeDocument/2006/relationships/oleObject" Target="embeddings/oleObject14.bin"/><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oleObject" Target="embeddings/oleObject2.bin"/><Relationship Id="rId25" Type="http://schemas.openxmlformats.org/officeDocument/2006/relationships/image" Target="media/image7.png"/><Relationship Id="rId33" Type="http://schemas.openxmlformats.org/officeDocument/2006/relationships/image" Target="media/image12.emf"/><Relationship Id="rId38" Type="http://schemas.openxmlformats.org/officeDocument/2006/relationships/image" Target="media/image16.png"/><Relationship Id="rId46" Type="http://schemas.openxmlformats.org/officeDocument/2006/relationships/oleObject" Target="embeddings/oleObject12.bin"/><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oleObject" Target="embeddings/oleObject4.bin"/><Relationship Id="rId29" Type="http://schemas.openxmlformats.org/officeDocument/2006/relationships/oleObject" Target="embeddings/oleObject8.bin"/><Relationship Id="rId41" Type="http://schemas.openxmlformats.org/officeDocument/2006/relationships/image" Target="media/image19.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oleObject" Target="embeddings/oleObject6.bin"/><Relationship Id="rId32" Type="http://schemas.openxmlformats.org/officeDocument/2006/relationships/oleObject" Target="embeddings/oleObject9.bin"/><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wmf"/><Relationship Id="rId53"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wmf"/><Relationship Id="rId23" Type="http://schemas.openxmlformats.org/officeDocument/2006/relationships/image" Target="media/image6.emf"/><Relationship Id="rId28" Type="http://schemas.openxmlformats.org/officeDocument/2006/relationships/oleObject" Target="embeddings/oleObject7.bin"/><Relationship Id="rId36" Type="http://schemas.openxmlformats.org/officeDocument/2006/relationships/image" Target="media/image14.png"/><Relationship Id="rId49" Type="http://schemas.openxmlformats.org/officeDocument/2006/relationships/image" Target="media/image24.wmf"/><Relationship Id="rId10" Type="http://schemas.openxmlformats.org/officeDocument/2006/relationships/header" Target="header1.xml"/><Relationship Id="rId19" Type="http://schemas.openxmlformats.org/officeDocument/2006/relationships/image" Target="media/image4.emf"/><Relationship Id="rId31" Type="http://schemas.openxmlformats.org/officeDocument/2006/relationships/image" Target="media/image11.emf"/><Relationship Id="rId44" Type="http://schemas.openxmlformats.org/officeDocument/2006/relationships/oleObject" Target="embeddings/oleObject11.bin"/><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www.ivifoundation.org" TargetMode="External"/><Relationship Id="rId22" Type="http://schemas.openxmlformats.org/officeDocument/2006/relationships/oleObject" Target="embeddings/oleObject5.bin"/><Relationship Id="rId27" Type="http://schemas.openxmlformats.org/officeDocument/2006/relationships/image" Target="media/image9.emf"/><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image" Target="media/image21.wmf"/><Relationship Id="rId48" Type="http://schemas.openxmlformats.org/officeDocument/2006/relationships/oleObject" Target="embeddings/oleObject13.bin"/><Relationship Id="rId56"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image" Target="media/image25.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My%20Documents\PIFs%20Completed\IVI%20Specs%20PIF%205038%20(keep)\IVI%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97168F-15D9-4EFE-BA00-EC848025C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IVI template</Template>
  <TotalTime>5</TotalTime>
  <Pages>450</Pages>
  <Words>81953</Words>
  <Characters>467137</Characters>
  <Application>Microsoft Office Word</Application>
  <DocSecurity>0</DocSecurity>
  <Lines>3892</Lines>
  <Paragraphs>1095</Paragraphs>
  <ScaleCrop>false</ScaleCrop>
  <HeadingPairs>
    <vt:vector size="2" baseType="variant">
      <vt:variant>
        <vt:lpstr>Title</vt:lpstr>
      </vt:variant>
      <vt:variant>
        <vt:i4>1</vt:i4>
      </vt:variant>
    </vt:vector>
  </HeadingPairs>
  <TitlesOfParts>
    <vt:vector size="1" baseType="lpstr">
      <vt:lpstr>IviDigitizer Class Specification</vt:lpstr>
    </vt:vector>
  </TitlesOfParts>
  <Company>TSO</Company>
  <LinksUpToDate>false</LinksUpToDate>
  <CharactersWithSpaces>547995</CharactersWithSpaces>
  <SharedDoc>false</SharedDoc>
  <HLinks>
    <vt:vector size="2364" baseType="variant">
      <vt:variant>
        <vt:i4>1310774</vt:i4>
      </vt:variant>
      <vt:variant>
        <vt:i4>2360</vt:i4>
      </vt:variant>
      <vt:variant>
        <vt:i4>0</vt:i4>
      </vt:variant>
      <vt:variant>
        <vt:i4>5</vt:i4>
      </vt:variant>
      <vt:variant>
        <vt:lpwstr/>
      </vt:variant>
      <vt:variant>
        <vt:lpwstr>_Toc304583957</vt:lpwstr>
      </vt:variant>
      <vt:variant>
        <vt:i4>1310774</vt:i4>
      </vt:variant>
      <vt:variant>
        <vt:i4>2354</vt:i4>
      </vt:variant>
      <vt:variant>
        <vt:i4>0</vt:i4>
      </vt:variant>
      <vt:variant>
        <vt:i4>5</vt:i4>
      </vt:variant>
      <vt:variant>
        <vt:lpwstr/>
      </vt:variant>
      <vt:variant>
        <vt:lpwstr>_Toc304583956</vt:lpwstr>
      </vt:variant>
      <vt:variant>
        <vt:i4>1310774</vt:i4>
      </vt:variant>
      <vt:variant>
        <vt:i4>2348</vt:i4>
      </vt:variant>
      <vt:variant>
        <vt:i4>0</vt:i4>
      </vt:variant>
      <vt:variant>
        <vt:i4>5</vt:i4>
      </vt:variant>
      <vt:variant>
        <vt:lpwstr/>
      </vt:variant>
      <vt:variant>
        <vt:lpwstr>_Toc304583955</vt:lpwstr>
      </vt:variant>
      <vt:variant>
        <vt:i4>1310774</vt:i4>
      </vt:variant>
      <vt:variant>
        <vt:i4>2342</vt:i4>
      </vt:variant>
      <vt:variant>
        <vt:i4>0</vt:i4>
      </vt:variant>
      <vt:variant>
        <vt:i4>5</vt:i4>
      </vt:variant>
      <vt:variant>
        <vt:lpwstr/>
      </vt:variant>
      <vt:variant>
        <vt:lpwstr>_Toc304583954</vt:lpwstr>
      </vt:variant>
      <vt:variant>
        <vt:i4>1310774</vt:i4>
      </vt:variant>
      <vt:variant>
        <vt:i4>2336</vt:i4>
      </vt:variant>
      <vt:variant>
        <vt:i4>0</vt:i4>
      </vt:variant>
      <vt:variant>
        <vt:i4>5</vt:i4>
      </vt:variant>
      <vt:variant>
        <vt:lpwstr/>
      </vt:variant>
      <vt:variant>
        <vt:lpwstr>_Toc304583953</vt:lpwstr>
      </vt:variant>
      <vt:variant>
        <vt:i4>1310774</vt:i4>
      </vt:variant>
      <vt:variant>
        <vt:i4>2330</vt:i4>
      </vt:variant>
      <vt:variant>
        <vt:i4>0</vt:i4>
      </vt:variant>
      <vt:variant>
        <vt:i4>5</vt:i4>
      </vt:variant>
      <vt:variant>
        <vt:lpwstr/>
      </vt:variant>
      <vt:variant>
        <vt:lpwstr>_Toc304583952</vt:lpwstr>
      </vt:variant>
      <vt:variant>
        <vt:i4>1310774</vt:i4>
      </vt:variant>
      <vt:variant>
        <vt:i4>2324</vt:i4>
      </vt:variant>
      <vt:variant>
        <vt:i4>0</vt:i4>
      </vt:variant>
      <vt:variant>
        <vt:i4>5</vt:i4>
      </vt:variant>
      <vt:variant>
        <vt:lpwstr/>
      </vt:variant>
      <vt:variant>
        <vt:lpwstr>_Toc304583951</vt:lpwstr>
      </vt:variant>
      <vt:variant>
        <vt:i4>1310774</vt:i4>
      </vt:variant>
      <vt:variant>
        <vt:i4>2318</vt:i4>
      </vt:variant>
      <vt:variant>
        <vt:i4>0</vt:i4>
      </vt:variant>
      <vt:variant>
        <vt:i4>5</vt:i4>
      </vt:variant>
      <vt:variant>
        <vt:lpwstr/>
      </vt:variant>
      <vt:variant>
        <vt:lpwstr>_Toc304583950</vt:lpwstr>
      </vt:variant>
      <vt:variant>
        <vt:i4>1376310</vt:i4>
      </vt:variant>
      <vt:variant>
        <vt:i4>2312</vt:i4>
      </vt:variant>
      <vt:variant>
        <vt:i4>0</vt:i4>
      </vt:variant>
      <vt:variant>
        <vt:i4>5</vt:i4>
      </vt:variant>
      <vt:variant>
        <vt:lpwstr/>
      </vt:variant>
      <vt:variant>
        <vt:lpwstr>_Toc304583949</vt:lpwstr>
      </vt:variant>
      <vt:variant>
        <vt:i4>1376310</vt:i4>
      </vt:variant>
      <vt:variant>
        <vt:i4>2306</vt:i4>
      </vt:variant>
      <vt:variant>
        <vt:i4>0</vt:i4>
      </vt:variant>
      <vt:variant>
        <vt:i4>5</vt:i4>
      </vt:variant>
      <vt:variant>
        <vt:lpwstr/>
      </vt:variant>
      <vt:variant>
        <vt:lpwstr>_Toc304583948</vt:lpwstr>
      </vt:variant>
      <vt:variant>
        <vt:i4>1376310</vt:i4>
      </vt:variant>
      <vt:variant>
        <vt:i4>2300</vt:i4>
      </vt:variant>
      <vt:variant>
        <vt:i4>0</vt:i4>
      </vt:variant>
      <vt:variant>
        <vt:i4>5</vt:i4>
      </vt:variant>
      <vt:variant>
        <vt:lpwstr/>
      </vt:variant>
      <vt:variant>
        <vt:lpwstr>_Toc304583947</vt:lpwstr>
      </vt:variant>
      <vt:variant>
        <vt:i4>1376310</vt:i4>
      </vt:variant>
      <vt:variant>
        <vt:i4>2294</vt:i4>
      </vt:variant>
      <vt:variant>
        <vt:i4>0</vt:i4>
      </vt:variant>
      <vt:variant>
        <vt:i4>5</vt:i4>
      </vt:variant>
      <vt:variant>
        <vt:lpwstr/>
      </vt:variant>
      <vt:variant>
        <vt:lpwstr>_Toc304583946</vt:lpwstr>
      </vt:variant>
      <vt:variant>
        <vt:i4>1376310</vt:i4>
      </vt:variant>
      <vt:variant>
        <vt:i4>2288</vt:i4>
      </vt:variant>
      <vt:variant>
        <vt:i4>0</vt:i4>
      </vt:variant>
      <vt:variant>
        <vt:i4>5</vt:i4>
      </vt:variant>
      <vt:variant>
        <vt:lpwstr/>
      </vt:variant>
      <vt:variant>
        <vt:lpwstr>_Toc304583945</vt:lpwstr>
      </vt:variant>
      <vt:variant>
        <vt:i4>1376310</vt:i4>
      </vt:variant>
      <vt:variant>
        <vt:i4>2282</vt:i4>
      </vt:variant>
      <vt:variant>
        <vt:i4>0</vt:i4>
      </vt:variant>
      <vt:variant>
        <vt:i4>5</vt:i4>
      </vt:variant>
      <vt:variant>
        <vt:lpwstr/>
      </vt:variant>
      <vt:variant>
        <vt:lpwstr>_Toc304583944</vt:lpwstr>
      </vt:variant>
      <vt:variant>
        <vt:i4>1376310</vt:i4>
      </vt:variant>
      <vt:variant>
        <vt:i4>2276</vt:i4>
      </vt:variant>
      <vt:variant>
        <vt:i4>0</vt:i4>
      </vt:variant>
      <vt:variant>
        <vt:i4>5</vt:i4>
      </vt:variant>
      <vt:variant>
        <vt:lpwstr/>
      </vt:variant>
      <vt:variant>
        <vt:lpwstr>_Toc304583943</vt:lpwstr>
      </vt:variant>
      <vt:variant>
        <vt:i4>1376310</vt:i4>
      </vt:variant>
      <vt:variant>
        <vt:i4>2270</vt:i4>
      </vt:variant>
      <vt:variant>
        <vt:i4>0</vt:i4>
      </vt:variant>
      <vt:variant>
        <vt:i4>5</vt:i4>
      </vt:variant>
      <vt:variant>
        <vt:lpwstr/>
      </vt:variant>
      <vt:variant>
        <vt:lpwstr>_Toc304583942</vt:lpwstr>
      </vt:variant>
      <vt:variant>
        <vt:i4>1376310</vt:i4>
      </vt:variant>
      <vt:variant>
        <vt:i4>2264</vt:i4>
      </vt:variant>
      <vt:variant>
        <vt:i4>0</vt:i4>
      </vt:variant>
      <vt:variant>
        <vt:i4>5</vt:i4>
      </vt:variant>
      <vt:variant>
        <vt:lpwstr/>
      </vt:variant>
      <vt:variant>
        <vt:lpwstr>_Toc304583941</vt:lpwstr>
      </vt:variant>
      <vt:variant>
        <vt:i4>1376310</vt:i4>
      </vt:variant>
      <vt:variant>
        <vt:i4>2258</vt:i4>
      </vt:variant>
      <vt:variant>
        <vt:i4>0</vt:i4>
      </vt:variant>
      <vt:variant>
        <vt:i4>5</vt:i4>
      </vt:variant>
      <vt:variant>
        <vt:lpwstr/>
      </vt:variant>
      <vt:variant>
        <vt:lpwstr>_Toc304583940</vt:lpwstr>
      </vt:variant>
      <vt:variant>
        <vt:i4>1179702</vt:i4>
      </vt:variant>
      <vt:variant>
        <vt:i4>2252</vt:i4>
      </vt:variant>
      <vt:variant>
        <vt:i4>0</vt:i4>
      </vt:variant>
      <vt:variant>
        <vt:i4>5</vt:i4>
      </vt:variant>
      <vt:variant>
        <vt:lpwstr/>
      </vt:variant>
      <vt:variant>
        <vt:lpwstr>_Toc304583939</vt:lpwstr>
      </vt:variant>
      <vt:variant>
        <vt:i4>1179702</vt:i4>
      </vt:variant>
      <vt:variant>
        <vt:i4>2246</vt:i4>
      </vt:variant>
      <vt:variant>
        <vt:i4>0</vt:i4>
      </vt:variant>
      <vt:variant>
        <vt:i4>5</vt:i4>
      </vt:variant>
      <vt:variant>
        <vt:lpwstr/>
      </vt:variant>
      <vt:variant>
        <vt:lpwstr>_Toc304583938</vt:lpwstr>
      </vt:variant>
      <vt:variant>
        <vt:i4>1179702</vt:i4>
      </vt:variant>
      <vt:variant>
        <vt:i4>2240</vt:i4>
      </vt:variant>
      <vt:variant>
        <vt:i4>0</vt:i4>
      </vt:variant>
      <vt:variant>
        <vt:i4>5</vt:i4>
      </vt:variant>
      <vt:variant>
        <vt:lpwstr/>
      </vt:variant>
      <vt:variant>
        <vt:lpwstr>_Toc304583937</vt:lpwstr>
      </vt:variant>
      <vt:variant>
        <vt:i4>1179702</vt:i4>
      </vt:variant>
      <vt:variant>
        <vt:i4>2234</vt:i4>
      </vt:variant>
      <vt:variant>
        <vt:i4>0</vt:i4>
      </vt:variant>
      <vt:variant>
        <vt:i4>5</vt:i4>
      </vt:variant>
      <vt:variant>
        <vt:lpwstr/>
      </vt:variant>
      <vt:variant>
        <vt:lpwstr>_Toc304583936</vt:lpwstr>
      </vt:variant>
      <vt:variant>
        <vt:i4>1179702</vt:i4>
      </vt:variant>
      <vt:variant>
        <vt:i4>2228</vt:i4>
      </vt:variant>
      <vt:variant>
        <vt:i4>0</vt:i4>
      </vt:variant>
      <vt:variant>
        <vt:i4>5</vt:i4>
      </vt:variant>
      <vt:variant>
        <vt:lpwstr/>
      </vt:variant>
      <vt:variant>
        <vt:lpwstr>_Toc304583935</vt:lpwstr>
      </vt:variant>
      <vt:variant>
        <vt:i4>1179702</vt:i4>
      </vt:variant>
      <vt:variant>
        <vt:i4>2222</vt:i4>
      </vt:variant>
      <vt:variant>
        <vt:i4>0</vt:i4>
      </vt:variant>
      <vt:variant>
        <vt:i4>5</vt:i4>
      </vt:variant>
      <vt:variant>
        <vt:lpwstr/>
      </vt:variant>
      <vt:variant>
        <vt:lpwstr>_Toc304583934</vt:lpwstr>
      </vt:variant>
      <vt:variant>
        <vt:i4>1179702</vt:i4>
      </vt:variant>
      <vt:variant>
        <vt:i4>2216</vt:i4>
      </vt:variant>
      <vt:variant>
        <vt:i4>0</vt:i4>
      </vt:variant>
      <vt:variant>
        <vt:i4>5</vt:i4>
      </vt:variant>
      <vt:variant>
        <vt:lpwstr/>
      </vt:variant>
      <vt:variant>
        <vt:lpwstr>_Toc304583933</vt:lpwstr>
      </vt:variant>
      <vt:variant>
        <vt:i4>1179702</vt:i4>
      </vt:variant>
      <vt:variant>
        <vt:i4>2210</vt:i4>
      </vt:variant>
      <vt:variant>
        <vt:i4>0</vt:i4>
      </vt:variant>
      <vt:variant>
        <vt:i4>5</vt:i4>
      </vt:variant>
      <vt:variant>
        <vt:lpwstr/>
      </vt:variant>
      <vt:variant>
        <vt:lpwstr>_Toc304583932</vt:lpwstr>
      </vt:variant>
      <vt:variant>
        <vt:i4>1179702</vt:i4>
      </vt:variant>
      <vt:variant>
        <vt:i4>2204</vt:i4>
      </vt:variant>
      <vt:variant>
        <vt:i4>0</vt:i4>
      </vt:variant>
      <vt:variant>
        <vt:i4>5</vt:i4>
      </vt:variant>
      <vt:variant>
        <vt:lpwstr/>
      </vt:variant>
      <vt:variant>
        <vt:lpwstr>_Toc304583931</vt:lpwstr>
      </vt:variant>
      <vt:variant>
        <vt:i4>1179702</vt:i4>
      </vt:variant>
      <vt:variant>
        <vt:i4>2198</vt:i4>
      </vt:variant>
      <vt:variant>
        <vt:i4>0</vt:i4>
      </vt:variant>
      <vt:variant>
        <vt:i4>5</vt:i4>
      </vt:variant>
      <vt:variant>
        <vt:lpwstr/>
      </vt:variant>
      <vt:variant>
        <vt:lpwstr>_Toc304583930</vt:lpwstr>
      </vt:variant>
      <vt:variant>
        <vt:i4>1245238</vt:i4>
      </vt:variant>
      <vt:variant>
        <vt:i4>2192</vt:i4>
      </vt:variant>
      <vt:variant>
        <vt:i4>0</vt:i4>
      </vt:variant>
      <vt:variant>
        <vt:i4>5</vt:i4>
      </vt:variant>
      <vt:variant>
        <vt:lpwstr/>
      </vt:variant>
      <vt:variant>
        <vt:lpwstr>_Toc304583929</vt:lpwstr>
      </vt:variant>
      <vt:variant>
        <vt:i4>1245238</vt:i4>
      </vt:variant>
      <vt:variant>
        <vt:i4>2186</vt:i4>
      </vt:variant>
      <vt:variant>
        <vt:i4>0</vt:i4>
      </vt:variant>
      <vt:variant>
        <vt:i4>5</vt:i4>
      </vt:variant>
      <vt:variant>
        <vt:lpwstr/>
      </vt:variant>
      <vt:variant>
        <vt:lpwstr>_Toc304583928</vt:lpwstr>
      </vt:variant>
      <vt:variant>
        <vt:i4>1245238</vt:i4>
      </vt:variant>
      <vt:variant>
        <vt:i4>2180</vt:i4>
      </vt:variant>
      <vt:variant>
        <vt:i4>0</vt:i4>
      </vt:variant>
      <vt:variant>
        <vt:i4>5</vt:i4>
      </vt:variant>
      <vt:variant>
        <vt:lpwstr/>
      </vt:variant>
      <vt:variant>
        <vt:lpwstr>_Toc304583927</vt:lpwstr>
      </vt:variant>
      <vt:variant>
        <vt:i4>1245238</vt:i4>
      </vt:variant>
      <vt:variant>
        <vt:i4>2174</vt:i4>
      </vt:variant>
      <vt:variant>
        <vt:i4>0</vt:i4>
      </vt:variant>
      <vt:variant>
        <vt:i4>5</vt:i4>
      </vt:variant>
      <vt:variant>
        <vt:lpwstr/>
      </vt:variant>
      <vt:variant>
        <vt:lpwstr>_Toc304583926</vt:lpwstr>
      </vt:variant>
      <vt:variant>
        <vt:i4>1245238</vt:i4>
      </vt:variant>
      <vt:variant>
        <vt:i4>2168</vt:i4>
      </vt:variant>
      <vt:variant>
        <vt:i4>0</vt:i4>
      </vt:variant>
      <vt:variant>
        <vt:i4>5</vt:i4>
      </vt:variant>
      <vt:variant>
        <vt:lpwstr/>
      </vt:variant>
      <vt:variant>
        <vt:lpwstr>_Toc304583925</vt:lpwstr>
      </vt:variant>
      <vt:variant>
        <vt:i4>1245238</vt:i4>
      </vt:variant>
      <vt:variant>
        <vt:i4>2162</vt:i4>
      </vt:variant>
      <vt:variant>
        <vt:i4>0</vt:i4>
      </vt:variant>
      <vt:variant>
        <vt:i4>5</vt:i4>
      </vt:variant>
      <vt:variant>
        <vt:lpwstr/>
      </vt:variant>
      <vt:variant>
        <vt:lpwstr>_Toc304583924</vt:lpwstr>
      </vt:variant>
      <vt:variant>
        <vt:i4>1245238</vt:i4>
      </vt:variant>
      <vt:variant>
        <vt:i4>2156</vt:i4>
      </vt:variant>
      <vt:variant>
        <vt:i4>0</vt:i4>
      </vt:variant>
      <vt:variant>
        <vt:i4>5</vt:i4>
      </vt:variant>
      <vt:variant>
        <vt:lpwstr/>
      </vt:variant>
      <vt:variant>
        <vt:lpwstr>_Toc304583923</vt:lpwstr>
      </vt:variant>
      <vt:variant>
        <vt:i4>1245238</vt:i4>
      </vt:variant>
      <vt:variant>
        <vt:i4>2150</vt:i4>
      </vt:variant>
      <vt:variant>
        <vt:i4>0</vt:i4>
      </vt:variant>
      <vt:variant>
        <vt:i4>5</vt:i4>
      </vt:variant>
      <vt:variant>
        <vt:lpwstr/>
      </vt:variant>
      <vt:variant>
        <vt:lpwstr>_Toc304583922</vt:lpwstr>
      </vt:variant>
      <vt:variant>
        <vt:i4>1245238</vt:i4>
      </vt:variant>
      <vt:variant>
        <vt:i4>2144</vt:i4>
      </vt:variant>
      <vt:variant>
        <vt:i4>0</vt:i4>
      </vt:variant>
      <vt:variant>
        <vt:i4>5</vt:i4>
      </vt:variant>
      <vt:variant>
        <vt:lpwstr/>
      </vt:variant>
      <vt:variant>
        <vt:lpwstr>_Toc304583921</vt:lpwstr>
      </vt:variant>
      <vt:variant>
        <vt:i4>1245238</vt:i4>
      </vt:variant>
      <vt:variant>
        <vt:i4>2138</vt:i4>
      </vt:variant>
      <vt:variant>
        <vt:i4>0</vt:i4>
      </vt:variant>
      <vt:variant>
        <vt:i4>5</vt:i4>
      </vt:variant>
      <vt:variant>
        <vt:lpwstr/>
      </vt:variant>
      <vt:variant>
        <vt:lpwstr>_Toc304583920</vt:lpwstr>
      </vt:variant>
      <vt:variant>
        <vt:i4>1048630</vt:i4>
      </vt:variant>
      <vt:variant>
        <vt:i4>2132</vt:i4>
      </vt:variant>
      <vt:variant>
        <vt:i4>0</vt:i4>
      </vt:variant>
      <vt:variant>
        <vt:i4>5</vt:i4>
      </vt:variant>
      <vt:variant>
        <vt:lpwstr/>
      </vt:variant>
      <vt:variant>
        <vt:lpwstr>_Toc304583919</vt:lpwstr>
      </vt:variant>
      <vt:variant>
        <vt:i4>1048630</vt:i4>
      </vt:variant>
      <vt:variant>
        <vt:i4>2126</vt:i4>
      </vt:variant>
      <vt:variant>
        <vt:i4>0</vt:i4>
      </vt:variant>
      <vt:variant>
        <vt:i4>5</vt:i4>
      </vt:variant>
      <vt:variant>
        <vt:lpwstr/>
      </vt:variant>
      <vt:variant>
        <vt:lpwstr>_Toc304583918</vt:lpwstr>
      </vt:variant>
      <vt:variant>
        <vt:i4>1048630</vt:i4>
      </vt:variant>
      <vt:variant>
        <vt:i4>2120</vt:i4>
      </vt:variant>
      <vt:variant>
        <vt:i4>0</vt:i4>
      </vt:variant>
      <vt:variant>
        <vt:i4>5</vt:i4>
      </vt:variant>
      <vt:variant>
        <vt:lpwstr/>
      </vt:variant>
      <vt:variant>
        <vt:lpwstr>_Toc304583917</vt:lpwstr>
      </vt:variant>
      <vt:variant>
        <vt:i4>1048630</vt:i4>
      </vt:variant>
      <vt:variant>
        <vt:i4>2114</vt:i4>
      </vt:variant>
      <vt:variant>
        <vt:i4>0</vt:i4>
      </vt:variant>
      <vt:variant>
        <vt:i4>5</vt:i4>
      </vt:variant>
      <vt:variant>
        <vt:lpwstr/>
      </vt:variant>
      <vt:variant>
        <vt:lpwstr>_Toc304583916</vt:lpwstr>
      </vt:variant>
      <vt:variant>
        <vt:i4>1048630</vt:i4>
      </vt:variant>
      <vt:variant>
        <vt:i4>2108</vt:i4>
      </vt:variant>
      <vt:variant>
        <vt:i4>0</vt:i4>
      </vt:variant>
      <vt:variant>
        <vt:i4>5</vt:i4>
      </vt:variant>
      <vt:variant>
        <vt:lpwstr/>
      </vt:variant>
      <vt:variant>
        <vt:lpwstr>_Toc304583915</vt:lpwstr>
      </vt:variant>
      <vt:variant>
        <vt:i4>1048630</vt:i4>
      </vt:variant>
      <vt:variant>
        <vt:i4>2102</vt:i4>
      </vt:variant>
      <vt:variant>
        <vt:i4>0</vt:i4>
      </vt:variant>
      <vt:variant>
        <vt:i4>5</vt:i4>
      </vt:variant>
      <vt:variant>
        <vt:lpwstr/>
      </vt:variant>
      <vt:variant>
        <vt:lpwstr>_Toc304583914</vt:lpwstr>
      </vt:variant>
      <vt:variant>
        <vt:i4>1048630</vt:i4>
      </vt:variant>
      <vt:variant>
        <vt:i4>2096</vt:i4>
      </vt:variant>
      <vt:variant>
        <vt:i4>0</vt:i4>
      </vt:variant>
      <vt:variant>
        <vt:i4>5</vt:i4>
      </vt:variant>
      <vt:variant>
        <vt:lpwstr/>
      </vt:variant>
      <vt:variant>
        <vt:lpwstr>_Toc304583913</vt:lpwstr>
      </vt:variant>
      <vt:variant>
        <vt:i4>1048630</vt:i4>
      </vt:variant>
      <vt:variant>
        <vt:i4>2090</vt:i4>
      </vt:variant>
      <vt:variant>
        <vt:i4>0</vt:i4>
      </vt:variant>
      <vt:variant>
        <vt:i4>5</vt:i4>
      </vt:variant>
      <vt:variant>
        <vt:lpwstr/>
      </vt:variant>
      <vt:variant>
        <vt:lpwstr>_Toc304583912</vt:lpwstr>
      </vt:variant>
      <vt:variant>
        <vt:i4>1048630</vt:i4>
      </vt:variant>
      <vt:variant>
        <vt:i4>2084</vt:i4>
      </vt:variant>
      <vt:variant>
        <vt:i4>0</vt:i4>
      </vt:variant>
      <vt:variant>
        <vt:i4>5</vt:i4>
      </vt:variant>
      <vt:variant>
        <vt:lpwstr/>
      </vt:variant>
      <vt:variant>
        <vt:lpwstr>_Toc304583911</vt:lpwstr>
      </vt:variant>
      <vt:variant>
        <vt:i4>1048630</vt:i4>
      </vt:variant>
      <vt:variant>
        <vt:i4>2078</vt:i4>
      </vt:variant>
      <vt:variant>
        <vt:i4>0</vt:i4>
      </vt:variant>
      <vt:variant>
        <vt:i4>5</vt:i4>
      </vt:variant>
      <vt:variant>
        <vt:lpwstr/>
      </vt:variant>
      <vt:variant>
        <vt:lpwstr>_Toc304583910</vt:lpwstr>
      </vt:variant>
      <vt:variant>
        <vt:i4>1114166</vt:i4>
      </vt:variant>
      <vt:variant>
        <vt:i4>2072</vt:i4>
      </vt:variant>
      <vt:variant>
        <vt:i4>0</vt:i4>
      </vt:variant>
      <vt:variant>
        <vt:i4>5</vt:i4>
      </vt:variant>
      <vt:variant>
        <vt:lpwstr/>
      </vt:variant>
      <vt:variant>
        <vt:lpwstr>_Toc304583909</vt:lpwstr>
      </vt:variant>
      <vt:variant>
        <vt:i4>1114166</vt:i4>
      </vt:variant>
      <vt:variant>
        <vt:i4>2066</vt:i4>
      </vt:variant>
      <vt:variant>
        <vt:i4>0</vt:i4>
      </vt:variant>
      <vt:variant>
        <vt:i4>5</vt:i4>
      </vt:variant>
      <vt:variant>
        <vt:lpwstr/>
      </vt:variant>
      <vt:variant>
        <vt:lpwstr>_Toc304583908</vt:lpwstr>
      </vt:variant>
      <vt:variant>
        <vt:i4>1114166</vt:i4>
      </vt:variant>
      <vt:variant>
        <vt:i4>2060</vt:i4>
      </vt:variant>
      <vt:variant>
        <vt:i4>0</vt:i4>
      </vt:variant>
      <vt:variant>
        <vt:i4>5</vt:i4>
      </vt:variant>
      <vt:variant>
        <vt:lpwstr/>
      </vt:variant>
      <vt:variant>
        <vt:lpwstr>_Toc304583907</vt:lpwstr>
      </vt:variant>
      <vt:variant>
        <vt:i4>1114166</vt:i4>
      </vt:variant>
      <vt:variant>
        <vt:i4>2054</vt:i4>
      </vt:variant>
      <vt:variant>
        <vt:i4>0</vt:i4>
      </vt:variant>
      <vt:variant>
        <vt:i4>5</vt:i4>
      </vt:variant>
      <vt:variant>
        <vt:lpwstr/>
      </vt:variant>
      <vt:variant>
        <vt:lpwstr>_Toc304583906</vt:lpwstr>
      </vt:variant>
      <vt:variant>
        <vt:i4>1114166</vt:i4>
      </vt:variant>
      <vt:variant>
        <vt:i4>2048</vt:i4>
      </vt:variant>
      <vt:variant>
        <vt:i4>0</vt:i4>
      </vt:variant>
      <vt:variant>
        <vt:i4>5</vt:i4>
      </vt:variant>
      <vt:variant>
        <vt:lpwstr/>
      </vt:variant>
      <vt:variant>
        <vt:lpwstr>_Toc304583905</vt:lpwstr>
      </vt:variant>
      <vt:variant>
        <vt:i4>1114166</vt:i4>
      </vt:variant>
      <vt:variant>
        <vt:i4>2042</vt:i4>
      </vt:variant>
      <vt:variant>
        <vt:i4>0</vt:i4>
      </vt:variant>
      <vt:variant>
        <vt:i4>5</vt:i4>
      </vt:variant>
      <vt:variant>
        <vt:lpwstr/>
      </vt:variant>
      <vt:variant>
        <vt:lpwstr>_Toc304583904</vt:lpwstr>
      </vt:variant>
      <vt:variant>
        <vt:i4>1114166</vt:i4>
      </vt:variant>
      <vt:variant>
        <vt:i4>2036</vt:i4>
      </vt:variant>
      <vt:variant>
        <vt:i4>0</vt:i4>
      </vt:variant>
      <vt:variant>
        <vt:i4>5</vt:i4>
      </vt:variant>
      <vt:variant>
        <vt:lpwstr/>
      </vt:variant>
      <vt:variant>
        <vt:lpwstr>_Toc304583903</vt:lpwstr>
      </vt:variant>
      <vt:variant>
        <vt:i4>1114166</vt:i4>
      </vt:variant>
      <vt:variant>
        <vt:i4>2030</vt:i4>
      </vt:variant>
      <vt:variant>
        <vt:i4>0</vt:i4>
      </vt:variant>
      <vt:variant>
        <vt:i4>5</vt:i4>
      </vt:variant>
      <vt:variant>
        <vt:lpwstr/>
      </vt:variant>
      <vt:variant>
        <vt:lpwstr>_Toc304583902</vt:lpwstr>
      </vt:variant>
      <vt:variant>
        <vt:i4>1114166</vt:i4>
      </vt:variant>
      <vt:variant>
        <vt:i4>2024</vt:i4>
      </vt:variant>
      <vt:variant>
        <vt:i4>0</vt:i4>
      </vt:variant>
      <vt:variant>
        <vt:i4>5</vt:i4>
      </vt:variant>
      <vt:variant>
        <vt:lpwstr/>
      </vt:variant>
      <vt:variant>
        <vt:lpwstr>_Toc304583901</vt:lpwstr>
      </vt:variant>
      <vt:variant>
        <vt:i4>1114166</vt:i4>
      </vt:variant>
      <vt:variant>
        <vt:i4>2018</vt:i4>
      </vt:variant>
      <vt:variant>
        <vt:i4>0</vt:i4>
      </vt:variant>
      <vt:variant>
        <vt:i4>5</vt:i4>
      </vt:variant>
      <vt:variant>
        <vt:lpwstr/>
      </vt:variant>
      <vt:variant>
        <vt:lpwstr>_Toc304583900</vt:lpwstr>
      </vt:variant>
      <vt:variant>
        <vt:i4>1572919</vt:i4>
      </vt:variant>
      <vt:variant>
        <vt:i4>2012</vt:i4>
      </vt:variant>
      <vt:variant>
        <vt:i4>0</vt:i4>
      </vt:variant>
      <vt:variant>
        <vt:i4>5</vt:i4>
      </vt:variant>
      <vt:variant>
        <vt:lpwstr/>
      </vt:variant>
      <vt:variant>
        <vt:lpwstr>_Toc304583899</vt:lpwstr>
      </vt:variant>
      <vt:variant>
        <vt:i4>1572919</vt:i4>
      </vt:variant>
      <vt:variant>
        <vt:i4>2006</vt:i4>
      </vt:variant>
      <vt:variant>
        <vt:i4>0</vt:i4>
      </vt:variant>
      <vt:variant>
        <vt:i4>5</vt:i4>
      </vt:variant>
      <vt:variant>
        <vt:lpwstr/>
      </vt:variant>
      <vt:variant>
        <vt:lpwstr>_Toc304583898</vt:lpwstr>
      </vt:variant>
      <vt:variant>
        <vt:i4>1572919</vt:i4>
      </vt:variant>
      <vt:variant>
        <vt:i4>2000</vt:i4>
      </vt:variant>
      <vt:variant>
        <vt:i4>0</vt:i4>
      </vt:variant>
      <vt:variant>
        <vt:i4>5</vt:i4>
      </vt:variant>
      <vt:variant>
        <vt:lpwstr/>
      </vt:variant>
      <vt:variant>
        <vt:lpwstr>_Toc304583897</vt:lpwstr>
      </vt:variant>
      <vt:variant>
        <vt:i4>1572919</vt:i4>
      </vt:variant>
      <vt:variant>
        <vt:i4>1994</vt:i4>
      </vt:variant>
      <vt:variant>
        <vt:i4>0</vt:i4>
      </vt:variant>
      <vt:variant>
        <vt:i4>5</vt:i4>
      </vt:variant>
      <vt:variant>
        <vt:lpwstr/>
      </vt:variant>
      <vt:variant>
        <vt:lpwstr>_Toc304583896</vt:lpwstr>
      </vt:variant>
      <vt:variant>
        <vt:i4>1572919</vt:i4>
      </vt:variant>
      <vt:variant>
        <vt:i4>1988</vt:i4>
      </vt:variant>
      <vt:variant>
        <vt:i4>0</vt:i4>
      </vt:variant>
      <vt:variant>
        <vt:i4>5</vt:i4>
      </vt:variant>
      <vt:variant>
        <vt:lpwstr/>
      </vt:variant>
      <vt:variant>
        <vt:lpwstr>_Toc304583895</vt:lpwstr>
      </vt:variant>
      <vt:variant>
        <vt:i4>1572919</vt:i4>
      </vt:variant>
      <vt:variant>
        <vt:i4>1982</vt:i4>
      </vt:variant>
      <vt:variant>
        <vt:i4>0</vt:i4>
      </vt:variant>
      <vt:variant>
        <vt:i4>5</vt:i4>
      </vt:variant>
      <vt:variant>
        <vt:lpwstr/>
      </vt:variant>
      <vt:variant>
        <vt:lpwstr>_Toc304583894</vt:lpwstr>
      </vt:variant>
      <vt:variant>
        <vt:i4>1572919</vt:i4>
      </vt:variant>
      <vt:variant>
        <vt:i4>1976</vt:i4>
      </vt:variant>
      <vt:variant>
        <vt:i4>0</vt:i4>
      </vt:variant>
      <vt:variant>
        <vt:i4>5</vt:i4>
      </vt:variant>
      <vt:variant>
        <vt:lpwstr/>
      </vt:variant>
      <vt:variant>
        <vt:lpwstr>_Toc304583893</vt:lpwstr>
      </vt:variant>
      <vt:variant>
        <vt:i4>1572919</vt:i4>
      </vt:variant>
      <vt:variant>
        <vt:i4>1970</vt:i4>
      </vt:variant>
      <vt:variant>
        <vt:i4>0</vt:i4>
      </vt:variant>
      <vt:variant>
        <vt:i4>5</vt:i4>
      </vt:variant>
      <vt:variant>
        <vt:lpwstr/>
      </vt:variant>
      <vt:variant>
        <vt:lpwstr>_Toc304583892</vt:lpwstr>
      </vt:variant>
      <vt:variant>
        <vt:i4>1572919</vt:i4>
      </vt:variant>
      <vt:variant>
        <vt:i4>1964</vt:i4>
      </vt:variant>
      <vt:variant>
        <vt:i4>0</vt:i4>
      </vt:variant>
      <vt:variant>
        <vt:i4>5</vt:i4>
      </vt:variant>
      <vt:variant>
        <vt:lpwstr/>
      </vt:variant>
      <vt:variant>
        <vt:lpwstr>_Toc304583891</vt:lpwstr>
      </vt:variant>
      <vt:variant>
        <vt:i4>1572919</vt:i4>
      </vt:variant>
      <vt:variant>
        <vt:i4>1958</vt:i4>
      </vt:variant>
      <vt:variant>
        <vt:i4>0</vt:i4>
      </vt:variant>
      <vt:variant>
        <vt:i4>5</vt:i4>
      </vt:variant>
      <vt:variant>
        <vt:lpwstr/>
      </vt:variant>
      <vt:variant>
        <vt:lpwstr>_Toc304583890</vt:lpwstr>
      </vt:variant>
      <vt:variant>
        <vt:i4>1638455</vt:i4>
      </vt:variant>
      <vt:variant>
        <vt:i4>1952</vt:i4>
      </vt:variant>
      <vt:variant>
        <vt:i4>0</vt:i4>
      </vt:variant>
      <vt:variant>
        <vt:i4>5</vt:i4>
      </vt:variant>
      <vt:variant>
        <vt:lpwstr/>
      </vt:variant>
      <vt:variant>
        <vt:lpwstr>_Toc304583889</vt:lpwstr>
      </vt:variant>
      <vt:variant>
        <vt:i4>1638455</vt:i4>
      </vt:variant>
      <vt:variant>
        <vt:i4>1946</vt:i4>
      </vt:variant>
      <vt:variant>
        <vt:i4>0</vt:i4>
      </vt:variant>
      <vt:variant>
        <vt:i4>5</vt:i4>
      </vt:variant>
      <vt:variant>
        <vt:lpwstr/>
      </vt:variant>
      <vt:variant>
        <vt:lpwstr>_Toc304583888</vt:lpwstr>
      </vt:variant>
      <vt:variant>
        <vt:i4>1638455</vt:i4>
      </vt:variant>
      <vt:variant>
        <vt:i4>1940</vt:i4>
      </vt:variant>
      <vt:variant>
        <vt:i4>0</vt:i4>
      </vt:variant>
      <vt:variant>
        <vt:i4>5</vt:i4>
      </vt:variant>
      <vt:variant>
        <vt:lpwstr/>
      </vt:variant>
      <vt:variant>
        <vt:lpwstr>_Toc304583887</vt:lpwstr>
      </vt:variant>
      <vt:variant>
        <vt:i4>1638455</vt:i4>
      </vt:variant>
      <vt:variant>
        <vt:i4>1934</vt:i4>
      </vt:variant>
      <vt:variant>
        <vt:i4>0</vt:i4>
      </vt:variant>
      <vt:variant>
        <vt:i4>5</vt:i4>
      </vt:variant>
      <vt:variant>
        <vt:lpwstr/>
      </vt:variant>
      <vt:variant>
        <vt:lpwstr>_Toc304583886</vt:lpwstr>
      </vt:variant>
      <vt:variant>
        <vt:i4>1638455</vt:i4>
      </vt:variant>
      <vt:variant>
        <vt:i4>1928</vt:i4>
      </vt:variant>
      <vt:variant>
        <vt:i4>0</vt:i4>
      </vt:variant>
      <vt:variant>
        <vt:i4>5</vt:i4>
      </vt:variant>
      <vt:variant>
        <vt:lpwstr/>
      </vt:variant>
      <vt:variant>
        <vt:lpwstr>_Toc304583885</vt:lpwstr>
      </vt:variant>
      <vt:variant>
        <vt:i4>1638455</vt:i4>
      </vt:variant>
      <vt:variant>
        <vt:i4>1922</vt:i4>
      </vt:variant>
      <vt:variant>
        <vt:i4>0</vt:i4>
      </vt:variant>
      <vt:variant>
        <vt:i4>5</vt:i4>
      </vt:variant>
      <vt:variant>
        <vt:lpwstr/>
      </vt:variant>
      <vt:variant>
        <vt:lpwstr>_Toc304583884</vt:lpwstr>
      </vt:variant>
      <vt:variant>
        <vt:i4>1638455</vt:i4>
      </vt:variant>
      <vt:variant>
        <vt:i4>1916</vt:i4>
      </vt:variant>
      <vt:variant>
        <vt:i4>0</vt:i4>
      </vt:variant>
      <vt:variant>
        <vt:i4>5</vt:i4>
      </vt:variant>
      <vt:variant>
        <vt:lpwstr/>
      </vt:variant>
      <vt:variant>
        <vt:lpwstr>_Toc304583883</vt:lpwstr>
      </vt:variant>
      <vt:variant>
        <vt:i4>1638455</vt:i4>
      </vt:variant>
      <vt:variant>
        <vt:i4>1910</vt:i4>
      </vt:variant>
      <vt:variant>
        <vt:i4>0</vt:i4>
      </vt:variant>
      <vt:variant>
        <vt:i4>5</vt:i4>
      </vt:variant>
      <vt:variant>
        <vt:lpwstr/>
      </vt:variant>
      <vt:variant>
        <vt:lpwstr>_Toc304583882</vt:lpwstr>
      </vt:variant>
      <vt:variant>
        <vt:i4>1638455</vt:i4>
      </vt:variant>
      <vt:variant>
        <vt:i4>1904</vt:i4>
      </vt:variant>
      <vt:variant>
        <vt:i4>0</vt:i4>
      </vt:variant>
      <vt:variant>
        <vt:i4>5</vt:i4>
      </vt:variant>
      <vt:variant>
        <vt:lpwstr/>
      </vt:variant>
      <vt:variant>
        <vt:lpwstr>_Toc304583881</vt:lpwstr>
      </vt:variant>
      <vt:variant>
        <vt:i4>1638455</vt:i4>
      </vt:variant>
      <vt:variant>
        <vt:i4>1898</vt:i4>
      </vt:variant>
      <vt:variant>
        <vt:i4>0</vt:i4>
      </vt:variant>
      <vt:variant>
        <vt:i4>5</vt:i4>
      </vt:variant>
      <vt:variant>
        <vt:lpwstr/>
      </vt:variant>
      <vt:variant>
        <vt:lpwstr>_Toc304583880</vt:lpwstr>
      </vt:variant>
      <vt:variant>
        <vt:i4>1441847</vt:i4>
      </vt:variant>
      <vt:variant>
        <vt:i4>1892</vt:i4>
      </vt:variant>
      <vt:variant>
        <vt:i4>0</vt:i4>
      </vt:variant>
      <vt:variant>
        <vt:i4>5</vt:i4>
      </vt:variant>
      <vt:variant>
        <vt:lpwstr/>
      </vt:variant>
      <vt:variant>
        <vt:lpwstr>_Toc304583879</vt:lpwstr>
      </vt:variant>
      <vt:variant>
        <vt:i4>1441847</vt:i4>
      </vt:variant>
      <vt:variant>
        <vt:i4>1886</vt:i4>
      </vt:variant>
      <vt:variant>
        <vt:i4>0</vt:i4>
      </vt:variant>
      <vt:variant>
        <vt:i4>5</vt:i4>
      </vt:variant>
      <vt:variant>
        <vt:lpwstr/>
      </vt:variant>
      <vt:variant>
        <vt:lpwstr>_Toc304583878</vt:lpwstr>
      </vt:variant>
      <vt:variant>
        <vt:i4>1441847</vt:i4>
      </vt:variant>
      <vt:variant>
        <vt:i4>1880</vt:i4>
      </vt:variant>
      <vt:variant>
        <vt:i4>0</vt:i4>
      </vt:variant>
      <vt:variant>
        <vt:i4>5</vt:i4>
      </vt:variant>
      <vt:variant>
        <vt:lpwstr/>
      </vt:variant>
      <vt:variant>
        <vt:lpwstr>_Toc304583877</vt:lpwstr>
      </vt:variant>
      <vt:variant>
        <vt:i4>1441847</vt:i4>
      </vt:variant>
      <vt:variant>
        <vt:i4>1874</vt:i4>
      </vt:variant>
      <vt:variant>
        <vt:i4>0</vt:i4>
      </vt:variant>
      <vt:variant>
        <vt:i4>5</vt:i4>
      </vt:variant>
      <vt:variant>
        <vt:lpwstr/>
      </vt:variant>
      <vt:variant>
        <vt:lpwstr>_Toc304583876</vt:lpwstr>
      </vt:variant>
      <vt:variant>
        <vt:i4>1441847</vt:i4>
      </vt:variant>
      <vt:variant>
        <vt:i4>1868</vt:i4>
      </vt:variant>
      <vt:variant>
        <vt:i4>0</vt:i4>
      </vt:variant>
      <vt:variant>
        <vt:i4>5</vt:i4>
      </vt:variant>
      <vt:variant>
        <vt:lpwstr/>
      </vt:variant>
      <vt:variant>
        <vt:lpwstr>_Toc304583875</vt:lpwstr>
      </vt:variant>
      <vt:variant>
        <vt:i4>1441847</vt:i4>
      </vt:variant>
      <vt:variant>
        <vt:i4>1862</vt:i4>
      </vt:variant>
      <vt:variant>
        <vt:i4>0</vt:i4>
      </vt:variant>
      <vt:variant>
        <vt:i4>5</vt:i4>
      </vt:variant>
      <vt:variant>
        <vt:lpwstr/>
      </vt:variant>
      <vt:variant>
        <vt:lpwstr>_Toc304583874</vt:lpwstr>
      </vt:variant>
      <vt:variant>
        <vt:i4>1441847</vt:i4>
      </vt:variant>
      <vt:variant>
        <vt:i4>1856</vt:i4>
      </vt:variant>
      <vt:variant>
        <vt:i4>0</vt:i4>
      </vt:variant>
      <vt:variant>
        <vt:i4>5</vt:i4>
      </vt:variant>
      <vt:variant>
        <vt:lpwstr/>
      </vt:variant>
      <vt:variant>
        <vt:lpwstr>_Toc304583873</vt:lpwstr>
      </vt:variant>
      <vt:variant>
        <vt:i4>1441847</vt:i4>
      </vt:variant>
      <vt:variant>
        <vt:i4>1850</vt:i4>
      </vt:variant>
      <vt:variant>
        <vt:i4>0</vt:i4>
      </vt:variant>
      <vt:variant>
        <vt:i4>5</vt:i4>
      </vt:variant>
      <vt:variant>
        <vt:lpwstr/>
      </vt:variant>
      <vt:variant>
        <vt:lpwstr>_Toc304583872</vt:lpwstr>
      </vt:variant>
      <vt:variant>
        <vt:i4>1441847</vt:i4>
      </vt:variant>
      <vt:variant>
        <vt:i4>1844</vt:i4>
      </vt:variant>
      <vt:variant>
        <vt:i4>0</vt:i4>
      </vt:variant>
      <vt:variant>
        <vt:i4>5</vt:i4>
      </vt:variant>
      <vt:variant>
        <vt:lpwstr/>
      </vt:variant>
      <vt:variant>
        <vt:lpwstr>_Toc304583871</vt:lpwstr>
      </vt:variant>
      <vt:variant>
        <vt:i4>1441847</vt:i4>
      </vt:variant>
      <vt:variant>
        <vt:i4>1838</vt:i4>
      </vt:variant>
      <vt:variant>
        <vt:i4>0</vt:i4>
      </vt:variant>
      <vt:variant>
        <vt:i4>5</vt:i4>
      </vt:variant>
      <vt:variant>
        <vt:lpwstr/>
      </vt:variant>
      <vt:variant>
        <vt:lpwstr>_Toc304583870</vt:lpwstr>
      </vt:variant>
      <vt:variant>
        <vt:i4>1507383</vt:i4>
      </vt:variant>
      <vt:variant>
        <vt:i4>1832</vt:i4>
      </vt:variant>
      <vt:variant>
        <vt:i4>0</vt:i4>
      </vt:variant>
      <vt:variant>
        <vt:i4>5</vt:i4>
      </vt:variant>
      <vt:variant>
        <vt:lpwstr/>
      </vt:variant>
      <vt:variant>
        <vt:lpwstr>_Toc304583869</vt:lpwstr>
      </vt:variant>
      <vt:variant>
        <vt:i4>1507383</vt:i4>
      </vt:variant>
      <vt:variant>
        <vt:i4>1826</vt:i4>
      </vt:variant>
      <vt:variant>
        <vt:i4>0</vt:i4>
      </vt:variant>
      <vt:variant>
        <vt:i4>5</vt:i4>
      </vt:variant>
      <vt:variant>
        <vt:lpwstr/>
      </vt:variant>
      <vt:variant>
        <vt:lpwstr>_Toc304583868</vt:lpwstr>
      </vt:variant>
      <vt:variant>
        <vt:i4>1507383</vt:i4>
      </vt:variant>
      <vt:variant>
        <vt:i4>1820</vt:i4>
      </vt:variant>
      <vt:variant>
        <vt:i4>0</vt:i4>
      </vt:variant>
      <vt:variant>
        <vt:i4>5</vt:i4>
      </vt:variant>
      <vt:variant>
        <vt:lpwstr/>
      </vt:variant>
      <vt:variant>
        <vt:lpwstr>_Toc304583867</vt:lpwstr>
      </vt:variant>
      <vt:variant>
        <vt:i4>1507383</vt:i4>
      </vt:variant>
      <vt:variant>
        <vt:i4>1814</vt:i4>
      </vt:variant>
      <vt:variant>
        <vt:i4>0</vt:i4>
      </vt:variant>
      <vt:variant>
        <vt:i4>5</vt:i4>
      </vt:variant>
      <vt:variant>
        <vt:lpwstr/>
      </vt:variant>
      <vt:variant>
        <vt:lpwstr>_Toc304583866</vt:lpwstr>
      </vt:variant>
      <vt:variant>
        <vt:i4>1507383</vt:i4>
      </vt:variant>
      <vt:variant>
        <vt:i4>1808</vt:i4>
      </vt:variant>
      <vt:variant>
        <vt:i4>0</vt:i4>
      </vt:variant>
      <vt:variant>
        <vt:i4>5</vt:i4>
      </vt:variant>
      <vt:variant>
        <vt:lpwstr/>
      </vt:variant>
      <vt:variant>
        <vt:lpwstr>_Toc304583865</vt:lpwstr>
      </vt:variant>
      <vt:variant>
        <vt:i4>1507383</vt:i4>
      </vt:variant>
      <vt:variant>
        <vt:i4>1802</vt:i4>
      </vt:variant>
      <vt:variant>
        <vt:i4>0</vt:i4>
      </vt:variant>
      <vt:variant>
        <vt:i4>5</vt:i4>
      </vt:variant>
      <vt:variant>
        <vt:lpwstr/>
      </vt:variant>
      <vt:variant>
        <vt:lpwstr>_Toc304583864</vt:lpwstr>
      </vt:variant>
      <vt:variant>
        <vt:i4>1507383</vt:i4>
      </vt:variant>
      <vt:variant>
        <vt:i4>1796</vt:i4>
      </vt:variant>
      <vt:variant>
        <vt:i4>0</vt:i4>
      </vt:variant>
      <vt:variant>
        <vt:i4>5</vt:i4>
      </vt:variant>
      <vt:variant>
        <vt:lpwstr/>
      </vt:variant>
      <vt:variant>
        <vt:lpwstr>_Toc304583863</vt:lpwstr>
      </vt:variant>
      <vt:variant>
        <vt:i4>1507383</vt:i4>
      </vt:variant>
      <vt:variant>
        <vt:i4>1790</vt:i4>
      </vt:variant>
      <vt:variant>
        <vt:i4>0</vt:i4>
      </vt:variant>
      <vt:variant>
        <vt:i4>5</vt:i4>
      </vt:variant>
      <vt:variant>
        <vt:lpwstr/>
      </vt:variant>
      <vt:variant>
        <vt:lpwstr>_Toc304583862</vt:lpwstr>
      </vt:variant>
      <vt:variant>
        <vt:i4>1507383</vt:i4>
      </vt:variant>
      <vt:variant>
        <vt:i4>1784</vt:i4>
      </vt:variant>
      <vt:variant>
        <vt:i4>0</vt:i4>
      </vt:variant>
      <vt:variant>
        <vt:i4>5</vt:i4>
      </vt:variant>
      <vt:variant>
        <vt:lpwstr/>
      </vt:variant>
      <vt:variant>
        <vt:lpwstr>_Toc304583861</vt:lpwstr>
      </vt:variant>
      <vt:variant>
        <vt:i4>1507383</vt:i4>
      </vt:variant>
      <vt:variant>
        <vt:i4>1778</vt:i4>
      </vt:variant>
      <vt:variant>
        <vt:i4>0</vt:i4>
      </vt:variant>
      <vt:variant>
        <vt:i4>5</vt:i4>
      </vt:variant>
      <vt:variant>
        <vt:lpwstr/>
      </vt:variant>
      <vt:variant>
        <vt:lpwstr>_Toc304583860</vt:lpwstr>
      </vt:variant>
      <vt:variant>
        <vt:i4>1310775</vt:i4>
      </vt:variant>
      <vt:variant>
        <vt:i4>1772</vt:i4>
      </vt:variant>
      <vt:variant>
        <vt:i4>0</vt:i4>
      </vt:variant>
      <vt:variant>
        <vt:i4>5</vt:i4>
      </vt:variant>
      <vt:variant>
        <vt:lpwstr/>
      </vt:variant>
      <vt:variant>
        <vt:lpwstr>_Toc304583859</vt:lpwstr>
      </vt:variant>
      <vt:variant>
        <vt:i4>1310775</vt:i4>
      </vt:variant>
      <vt:variant>
        <vt:i4>1766</vt:i4>
      </vt:variant>
      <vt:variant>
        <vt:i4>0</vt:i4>
      </vt:variant>
      <vt:variant>
        <vt:i4>5</vt:i4>
      </vt:variant>
      <vt:variant>
        <vt:lpwstr/>
      </vt:variant>
      <vt:variant>
        <vt:lpwstr>_Toc304583858</vt:lpwstr>
      </vt:variant>
      <vt:variant>
        <vt:i4>1310775</vt:i4>
      </vt:variant>
      <vt:variant>
        <vt:i4>1760</vt:i4>
      </vt:variant>
      <vt:variant>
        <vt:i4>0</vt:i4>
      </vt:variant>
      <vt:variant>
        <vt:i4>5</vt:i4>
      </vt:variant>
      <vt:variant>
        <vt:lpwstr/>
      </vt:variant>
      <vt:variant>
        <vt:lpwstr>_Toc304583857</vt:lpwstr>
      </vt:variant>
      <vt:variant>
        <vt:i4>1310775</vt:i4>
      </vt:variant>
      <vt:variant>
        <vt:i4>1754</vt:i4>
      </vt:variant>
      <vt:variant>
        <vt:i4>0</vt:i4>
      </vt:variant>
      <vt:variant>
        <vt:i4>5</vt:i4>
      </vt:variant>
      <vt:variant>
        <vt:lpwstr/>
      </vt:variant>
      <vt:variant>
        <vt:lpwstr>_Toc304583856</vt:lpwstr>
      </vt:variant>
      <vt:variant>
        <vt:i4>1310775</vt:i4>
      </vt:variant>
      <vt:variant>
        <vt:i4>1748</vt:i4>
      </vt:variant>
      <vt:variant>
        <vt:i4>0</vt:i4>
      </vt:variant>
      <vt:variant>
        <vt:i4>5</vt:i4>
      </vt:variant>
      <vt:variant>
        <vt:lpwstr/>
      </vt:variant>
      <vt:variant>
        <vt:lpwstr>_Toc304583855</vt:lpwstr>
      </vt:variant>
      <vt:variant>
        <vt:i4>1310775</vt:i4>
      </vt:variant>
      <vt:variant>
        <vt:i4>1742</vt:i4>
      </vt:variant>
      <vt:variant>
        <vt:i4>0</vt:i4>
      </vt:variant>
      <vt:variant>
        <vt:i4>5</vt:i4>
      </vt:variant>
      <vt:variant>
        <vt:lpwstr/>
      </vt:variant>
      <vt:variant>
        <vt:lpwstr>_Toc304583854</vt:lpwstr>
      </vt:variant>
      <vt:variant>
        <vt:i4>1310775</vt:i4>
      </vt:variant>
      <vt:variant>
        <vt:i4>1736</vt:i4>
      </vt:variant>
      <vt:variant>
        <vt:i4>0</vt:i4>
      </vt:variant>
      <vt:variant>
        <vt:i4>5</vt:i4>
      </vt:variant>
      <vt:variant>
        <vt:lpwstr/>
      </vt:variant>
      <vt:variant>
        <vt:lpwstr>_Toc304583853</vt:lpwstr>
      </vt:variant>
      <vt:variant>
        <vt:i4>1310775</vt:i4>
      </vt:variant>
      <vt:variant>
        <vt:i4>1730</vt:i4>
      </vt:variant>
      <vt:variant>
        <vt:i4>0</vt:i4>
      </vt:variant>
      <vt:variant>
        <vt:i4>5</vt:i4>
      </vt:variant>
      <vt:variant>
        <vt:lpwstr/>
      </vt:variant>
      <vt:variant>
        <vt:lpwstr>_Toc304583852</vt:lpwstr>
      </vt:variant>
      <vt:variant>
        <vt:i4>1310775</vt:i4>
      </vt:variant>
      <vt:variant>
        <vt:i4>1724</vt:i4>
      </vt:variant>
      <vt:variant>
        <vt:i4>0</vt:i4>
      </vt:variant>
      <vt:variant>
        <vt:i4>5</vt:i4>
      </vt:variant>
      <vt:variant>
        <vt:lpwstr/>
      </vt:variant>
      <vt:variant>
        <vt:lpwstr>_Toc304583851</vt:lpwstr>
      </vt:variant>
      <vt:variant>
        <vt:i4>1310775</vt:i4>
      </vt:variant>
      <vt:variant>
        <vt:i4>1718</vt:i4>
      </vt:variant>
      <vt:variant>
        <vt:i4>0</vt:i4>
      </vt:variant>
      <vt:variant>
        <vt:i4>5</vt:i4>
      </vt:variant>
      <vt:variant>
        <vt:lpwstr/>
      </vt:variant>
      <vt:variant>
        <vt:lpwstr>_Toc304583850</vt:lpwstr>
      </vt:variant>
      <vt:variant>
        <vt:i4>1376311</vt:i4>
      </vt:variant>
      <vt:variant>
        <vt:i4>1712</vt:i4>
      </vt:variant>
      <vt:variant>
        <vt:i4>0</vt:i4>
      </vt:variant>
      <vt:variant>
        <vt:i4>5</vt:i4>
      </vt:variant>
      <vt:variant>
        <vt:lpwstr/>
      </vt:variant>
      <vt:variant>
        <vt:lpwstr>_Toc304583849</vt:lpwstr>
      </vt:variant>
      <vt:variant>
        <vt:i4>1376311</vt:i4>
      </vt:variant>
      <vt:variant>
        <vt:i4>1706</vt:i4>
      </vt:variant>
      <vt:variant>
        <vt:i4>0</vt:i4>
      </vt:variant>
      <vt:variant>
        <vt:i4>5</vt:i4>
      </vt:variant>
      <vt:variant>
        <vt:lpwstr/>
      </vt:variant>
      <vt:variant>
        <vt:lpwstr>_Toc304583848</vt:lpwstr>
      </vt:variant>
      <vt:variant>
        <vt:i4>1376311</vt:i4>
      </vt:variant>
      <vt:variant>
        <vt:i4>1700</vt:i4>
      </vt:variant>
      <vt:variant>
        <vt:i4>0</vt:i4>
      </vt:variant>
      <vt:variant>
        <vt:i4>5</vt:i4>
      </vt:variant>
      <vt:variant>
        <vt:lpwstr/>
      </vt:variant>
      <vt:variant>
        <vt:lpwstr>_Toc304583847</vt:lpwstr>
      </vt:variant>
      <vt:variant>
        <vt:i4>1376311</vt:i4>
      </vt:variant>
      <vt:variant>
        <vt:i4>1694</vt:i4>
      </vt:variant>
      <vt:variant>
        <vt:i4>0</vt:i4>
      </vt:variant>
      <vt:variant>
        <vt:i4>5</vt:i4>
      </vt:variant>
      <vt:variant>
        <vt:lpwstr/>
      </vt:variant>
      <vt:variant>
        <vt:lpwstr>_Toc304583846</vt:lpwstr>
      </vt:variant>
      <vt:variant>
        <vt:i4>1376311</vt:i4>
      </vt:variant>
      <vt:variant>
        <vt:i4>1688</vt:i4>
      </vt:variant>
      <vt:variant>
        <vt:i4>0</vt:i4>
      </vt:variant>
      <vt:variant>
        <vt:i4>5</vt:i4>
      </vt:variant>
      <vt:variant>
        <vt:lpwstr/>
      </vt:variant>
      <vt:variant>
        <vt:lpwstr>_Toc304583845</vt:lpwstr>
      </vt:variant>
      <vt:variant>
        <vt:i4>1376311</vt:i4>
      </vt:variant>
      <vt:variant>
        <vt:i4>1682</vt:i4>
      </vt:variant>
      <vt:variant>
        <vt:i4>0</vt:i4>
      </vt:variant>
      <vt:variant>
        <vt:i4>5</vt:i4>
      </vt:variant>
      <vt:variant>
        <vt:lpwstr/>
      </vt:variant>
      <vt:variant>
        <vt:lpwstr>_Toc304583844</vt:lpwstr>
      </vt:variant>
      <vt:variant>
        <vt:i4>1376311</vt:i4>
      </vt:variant>
      <vt:variant>
        <vt:i4>1676</vt:i4>
      </vt:variant>
      <vt:variant>
        <vt:i4>0</vt:i4>
      </vt:variant>
      <vt:variant>
        <vt:i4>5</vt:i4>
      </vt:variant>
      <vt:variant>
        <vt:lpwstr/>
      </vt:variant>
      <vt:variant>
        <vt:lpwstr>_Toc304583843</vt:lpwstr>
      </vt:variant>
      <vt:variant>
        <vt:i4>1376311</vt:i4>
      </vt:variant>
      <vt:variant>
        <vt:i4>1670</vt:i4>
      </vt:variant>
      <vt:variant>
        <vt:i4>0</vt:i4>
      </vt:variant>
      <vt:variant>
        <vt:i4>5</vt:i4>
      </vt:variant>
      <vt:variant>
        <vt:lpwstr/>
      </vt:variant>
      <vt:variant>
        <vt:lpwstr>_Toc304583842</vt:lpwstr>
      </vt:variant>
      <vt:variant>
        <vt:i4>1376311</vt:i4>
      </vt:variant>
      <vt:variant>
        <vt:i4>1664</vt:i4>
      </vt:variant>
      <vt:variant>
        <vt:i4>0</vt:i4>
      </vt:variant>
      <vt:variant>
        <vt:i4>5</vt:i4>
      </vt:variant>
      <vt:variant>
        <vt:lpwstr/>
      </vt:variant>
      <vt:variant>
        <vt:lpwstr>_Toc304583841</vt:lpwstr>
      </vt:variant>
      <vt:variant>
        <vt:i4>1376311</vt:i4>
      </vt:variant>
      <vt:variant>
        <vt:i4>1658</vt:i4>
      </vt:variant>
      <vt:variant>
        <vt:i4>0</vt:i4>
      </vt:variant>
      <vt:variant>
        <vt:i4>5</vt:i4>
      </vt:variant>
      <vt:variant>
        <vt:lpwstr/>
      </vt:variant>
      <vt:variant>
        <vt:lpwstr>_Toc304583840</vt:lpwstr>
      </vt:variant>
      <vt:variant>
        <vt:i4>1179703</vt:i4>
      </vt:variant>
      <vt:variant>
        <vt:i4>1652</vt:i4>
      </vt:variant>
      <vt:variant>
        <vt:i4>0</vt:i4>
      </vt:variant>
      <vt:variant>
        <vt:i4>5</vt:i4>
      </vt:variant>
      <vt:variant>
        <vt:lpwstr/>
      </vt:variant>
      <vt:variant>
        <vt:lpwstr>_Toc304583839</vt:lpwstr>
      </vt:variant>
      <vt:variant>
        <vt:i4>1179703</vt:i4>
      </vt:variant>
      <vt:variant>
        <vt:i4>1646</vt:i4>
      </vt:variant>
      <vt:variant>
        <vt:i4>0</vt:i4>
      </vt:variant>
      <vt:variant>
        <vt:i4>5</vt:i4>
      </vt:variant>
      <vt:variant>
        <vt:lpwstr/>
      </vt:variant>
      <vt:variant>
        <vt:lpwstr>_Toc304583838</vt:lpwstr>
      </vt:variant>
      <vt:variant>
        <vt:i4>1179703</vt:i4>
      </vt:variant>
      <vt:variant>
        <vt:i4>1640</vt:i4>
      </vt:variant>
      <vt:variant>
        <vt:i4>0</vt:i4>
      </vt:variant>
      <vt:variant>
        <vt:i4>5</vt:i4>
      </vt:variant>
      <vt:variant>
        <vt:lpwstr/>
      </vt:variant>
      <vt:variant>
        <vt:lpwstr>_Toc304583837</vt:lpwstr>
      </vt:variant>
      <vt:variant>
        <vt:i4>1179703</vt:i4>
      </vt:variant>
      <vt:variant>
        <vt:i4>1634</vt:i4>
      </vt:variant>
      <vt:variant>
        <vt:i4>0</vt:i4>
      </vt:variant>
      <vt:variant>
        <vt:i4>5</vt:i4>
      </vt:variant>
      <vt:variant>
        <vt:lpwstr/>
      </vt:variant>
      <vt:variant>
        <vt:lpwstr>_Toc304583836</vt:lpwstr>
      </vt:variant>
      <vt:variant>
        <vt:i4>1179703</vt:i4>
      </vt:variant>
      <vt:variant>
        <vt:i4>1628</vt:i4>
      </vt:variant>
      <vt:variant>
        <vt:i4>0</vt:i4>
      </vt:variant>
      <vt:variant>
        <vt:i4>5</vt:i4>
      </vt:variant>
      <vt:variant>
        <vt:lpwstr/>
      </vt:variant>
      <vt:variant>
        <vt:lpwstr>_Toc304583835</vt:lpwstr>
      </vt:variant>
      <vt:variant>
        <vt:i4>1179703</vt:i4>
      </vt:variant>
      <vt:variant>
        <vt:i4>1622</vt:i4>
      </vt:variant>
      <vt:variant>
        <vt:i4>0</vt:i4>
      </vt:variant>
      <vt:variant>
        <vt:i4>5</vt:i4>
      </vt:variant>
      <vt:variant>
        <vt:lpwstr/>
      </vt:variant>
      <vt:variant>
        <vt:lpwstr>_Toc304583834</vt:lpwstr>
      </vt:variant>
      <vt:variant>
        <vt:i4>1179703</vt:i4>
      </vt:variant>
      <vt:variant>
        <vt:i4>1616</vt:i4>
      </vt:variant>
      <vt:variant>
        <vt:i4>0</vt:i4>
      </vt:variant>
      <vt:variant>
        <vt:i4>5</vt:i4>
      </vt:variant>
      <vt:variant>
        <vt:lpwstr/>
      </vt:variant>
      <vt:variant>
        <vt:lpwstr>_Toc304583833</vt:lpwstr>
      </vt:variant>
      <vt:variant>
        <vt:i4>1179703</vt:i4>
      </vt:variant>
      <vt:variant>
        <vt:i4>1610</vt:i4>
      </vt:variant>
      <vt:variant>
        <vt:i4>0</vt:i4>
      </vt:variant>
      <vt:variant>
        <vt:i4>5</vt:i4>
      </vt:variant>
      <vt:variant>
        <vt:lpwstr/>
      </vt:variant>
      <vt:variant>
        <vt:lpwstr>_Toc304583832</vt:lpwstr>
      </vt:variant>
      <vt:variant>
        <vt:i4>1179703</vt:i4>
      </vt:variant>
      <vt:variant>
        <vt:i4>1604</vt:i4>
      </vt:variant>
      <vt:variant>
        <vt:i4>0</vt:i4>
      </vt:variant>
      <vt:variant>
        <vt:i4>5</vt:i4>
      </vt:variant>
      <vt:variant>
        <vt:lpwstr/>
      </vt:variant>
      <vt:variant>
        <vt:lpwstr>_Toc304583831</vt:lpwstr>
      </vt:variant>
      <vt:variant>
        <vt:i4>1179703</vt:i4>
      </vt:variant>
      <vt:variant>
        <vt:i4>1598</vt:i4>
      </vt:variant>
      <vt:variant>
        <vt:i4>0</vt:i4>
      </vt:variant>
      <vt:variant>
        <vt:i4>5</vt:i4>
      </vt:variant>
      <vt:variant>
        <vt:lpwstr/>
      </vt:variant>
      <vt:variant>
        <vt:lpwstr>_Toc304583830</vt:lpwstr>
      </vt:variant>
      <vt:variant>
        <vt:i4>1245239</vt:i4>
      </vt:variant>
      <vt:variant>
        <vt:i4>1592</vt:i4>
      </vt:variant>
      <vt:variant>
        <vt:i4>0</vt:i4>
      </vt:variant>
      <vt:variant>
        <vt:i4>5</vt:i4>
      </vt:variant>
      <vt:variant>
        <vt:lpwstr/>
      </vt:variant>
      <vt:variant>
        <vt:lpwstr>_Toc304583829</vt:lpwstr>
      </vt:variant>
      <vt:variant>
        <vt:i4>1245239</vt:i4>
      </vt:variant>
      <vt:variant>
        <vt:i4>1586</vt:i4>
      </vt:variant>
      <vt:variant>
        <vt:i4>0</vt:i4>
      </vt:variant>
      <vt:variant>
        <vt:i4>5</vt:i4>
      </vt:variant>
      <vt:variant>
        <vt:lpwstr/>
      </vt:variant>
      <vt:variant>
        <vt:lpwstr>_Toc304583828</vt:lpwstr>
      </vt:variant>
      <vt:variant>
        <vt:i4>1245239</vt:i4>
      </vt:variant>
      <vt:variant>
        <vt:i4>1580</vt:i4>
      </vt:variant>
      <vt:variant>
        <vt:i4>0</vt:i4>
      </vt:variant>
      <vt:variant>
        <vt:i4>5</vt:i4>
      </vt:variant>
      <vt:variant>
        <vt:lpwstr/>
      </vt:variant>
      <vt:variant>
        <vt:lpwstr>_Toc304583827</vt:lpwstr>
      </vt:variant>
      <vt:variant>
        <vt:i4>1245239</vt:i4>
      </vt:variant>
      <vt:variant>
        <vt:i4>1574</vt:i4>
      </vt:variant>
      <vt:variant>
        <vt:i4>0</vt:i4>
      </vt:variant>
      <vt:variant>
        <vt:i4>5</vt:i4>
      </vt:variant>
      <vt:variant>
        <vt:lpwstr/>
      </vt:variant>
      <vt:variant>
        <vt:lpwstr>_Toc304583826</vt:lpwstr>
      </vt:variant>
      <vt:variant>
        <vt:i4>1245239</vt:i4>
      </vt:variant>
      <vt:variant>
        <vt:i4>1568</vt:i4>
      </vt:variant>
      <vt:variant>
        <vt:i4>0</vt:i4>
      </vt:variant>
      <vt:variant>
        <vt:i4>5</vt:i4>
      </vt:variant>
      <vt:variant>
        <vt:lpwstr/>
      </vt:variant>
      <vt:variant>
        <vt:lpwstr>_Toc304583825</vt:lpwstr>
      </vt:variant>
      <vt:variant>
        <vt:i4>1245239</vt:i4>
      </vt:variant>
      <vt:variant>
        <vt:i4>1562</vt:i4>
      </vt:variant>
      <vt:variant>
        <vt:i4>0</vt:i4>
      </vt:variant>
      <vt:variant>
        <vt:i4>5</vt:i4>
      </vt:variant>
      <vt:variant>
        <vt:lpwstr/>
      </vt:variant>
      <vt:variant>
        <vt:lpwstr>_Toc304583824</vt:lpwstr>
      </vt:variant>
      <vt:variant>
        <vt:i4>1245239</vt:i4>
      </vt:variant>
      <vt:variant>
        <vt:i4>1556</vt:i4>
      </vt:variant>
      <vt:variant>
        <vt:i4>0</vt:i4>
      </vt:variant>
      <vt:variant>
        <vt:i4>5</vt:i4>
      </vt:variant>
      <vt:variant>
        <vt:lpwstr/>
      </vt:variant>
      <vt:variant>
        <vt:lpwstr>_Toc304583823</vt:lpwstr>
      </vt:variant>
      <vt:variant>
        <vt:i4>1245239</vt:i4>
      </vt:variant>
      <vt:variant>
        <vt:i4>1550</vt:i4>
      </vt:variant>
      <vt:variant>
        <vt:i4>0</vt:i4>
      </vt:variant>
      <vt:variant>
        <vt:i4>5</vt:i4>
      </vt:variant>
      <vt:variant>
        <vt:lpwstr/>
      </vt:variant>
      <vt:variant>
        <vt:lpwstr>_Toc304583822</vt:lpwstr>
      </vt:variant>
      <vt:variant>
        <vt:i4>1245239</vt:i4>
      </vt:variant>
      <vt:variant>
        <vt:i4>1544</vt:i4>
      </vt:variant>
      <vt:variant>
        <vt:i4>0</vt:i4>
      </vt:variant>
      <vt:variant>
        <vt:i4>5</vt:i4>
      </vt:variant>
      <vt:variant>
        <vt:lpwstr/>
      </vt:variant>
      <vt:variant>
        <vt:lpwstr>_Toc304583821</vt:lpwstr>
      </vt:variant>
      <vt:variant>
        <vt:i4>1245239</vt:i4>
      </vt:variant>
      <vt:variant>
        <vt:i4>1538</vt:i4>
      </vt:variant>
      <vt:variant>
        <vt:i4>0</vt:i4>
      </vt:variant>
      <vt:variant>
        <vt:i4>5</vt:i4>
      </vt:variant>
      <vt:variant>
        <vt:lpwstr/>
      </vt:variant>
      <vt:variant>
        <vt:lpwstr>_Toc304583820</vt:lpwstr>
      </vt:variant>
      <vt:variant>
        <vt:i4>1048631</vt:i4>
      </vt:variant>
      <vt:variant>
        <vt:i4>1532</vt:i4>
      </vt:variant>
      <vt:variant>
        <vt:i4>0</vt:i4>
      </vt:variant>
      <vt:variant>
        <vt:i4>5</vt:i4>
      </vt:variant>
      <vt:variant>
        <vt:lpwstr/>
      </vt:variant>
      <vt:variant>
        <vt:lpwstr>_Toc304583819</vt:lpwstr>
      </vt:variant>
      <vt:variant>
        <vt:i4>1048631</vt:i4>
      </vt:variant>
      <vt:variant>
        <vt:i4>1526</vt:i4>
      </vt:variant>
      <vt:variant>
        <vt:i4>0</vt:i4>
      </vt:variant>
      <vt:variant>
        <vt:i4>5</vt:i4>
      </vt:variant>
      <vt:variant>
        <vt:lpwstr/>
      </vt:variant>
      <vt:variant>
        <vt:lpwstr>_Toc304583818</vt:lpwstr>
      </vt:variant>
      <vt:variant>
        <vt:i4>1048631</vt:i4>
      </vt:variant>
      <vt:variant>
        <vt:i4>1520</vt:i4>
      </vt:variant>
      <vt:variant>
        <vt:i4>0</vt:i4>
      </vt:variant>
      <vt:variant>
        <vt:i4>5</vt:i4>
      </vt:variant>
      <vt:variant>
        <vt:lpwstr/>
      </vt:variant>
      <vt:variant>
        <vt:lpwstr>_Toc304583817</vt:lpwstr>
      </vt:variant>
      <vt:variant>
        <vt:i4>1048631</vt:i4>
      </vt:variant>
      <vt:variant>
        <vt:i4>1514</vt:i4>
      </vt:variant>
      <vt:variant>
        <vt:i4>0</vt:i4>
      </vt:variant>
      <vt:variant>
        <vt:i4>5</vt:i4>
      </vt:variant>
      <vt:variant>
        <vt:lpwstr/>
      </vt:variant>
      <vt:variant>
        <vt:lpwstr>_Toc304583816</vt:lpwstr>
      </vt:variant>
      <vt:variant>
        <vt:i4>1048631</vt:i4>
      </vt:variant>
      <vt:variant>
        <vt:i4>1508</vt:i4>
      </vt:variant>
      <vt:variant>
        <vt:i4>0</vt:i4>
      </vt:variant>
      <vt:variant>
        <vt:i4>5</vt:i4>
      </vt:variant>
      <vt:variant>
        <vt:lpwstr/>
      </vt:variant>
      <vt:variant>
        <vt:lpwstr>_Toc304583815</vt:lpwstr>
      </vt:variant>
      <vt:variant>
        <vt:i4>1048631</vt:i4>
      </vt:variant>
      <vt:variant>
        <vt:i4>1502</vt:i4>
      </vt:variant>
      <vt:variant>
        <vt:i4>0</vt:i4>
      </vt:variant>
      <vt:variant>
        <vt:i4>5</vt:i4>
      </vt:variant>
      <vt:variant>
        <vt:lpwstr/>
      </vt:variant>
      <vt:variant>
        <vt:lpwstr>_Toc304583814</vt:lpwstr>
      </vt:variant>
      <vt:variant>
        <vt:i4>1048631</vt:i4>
      </vt:variant>
      <vt:variant>
        <vt:i4>1496</vt:i4>
      </vt:variant>
      <vt:variant>
        <vt:i4>0</vt:i4>
      </vt:variant>
      <vt:variant>
        <vt:i4>5</vt:i4>
      </vt:variant>
      <vt:variant>
        <vt:lpwstr/>
      </vt:variant>
      <vt:variant>
        <vt:lpwstr>_Toc304583813</vt:lpwstr>
      </vt:variant>
      <vt:variant>
        <vt:i4>1048631</vt:i4>
      </vt:variant>
      <vt:variant>
        <vt:i4>1490</vt:i4>
      </vt:variant>
      <vt:variant>
        <vt:i4>0</vt:i4>
      </vt:variant>
      <vt:variant>
        <vt:i4>5</vt:i4>
      </vt:variant>
      <vt:variant>
        <vt:lpwstr/>
      </vt:variant>
      <vt:variant>
        <vt:lpwstr>_Toc304583812</vt:lpwstr>
      </vt:variant>
      <vt:variant>
        <vt:i4>1048631</vt:i4>
      </vt:variant>
      <vt:variant>
        <vt:i4>1484</vt:i4>
      </vt:variant>
      <vt:variant>
        <vt:i4>0</vt:i4>
      </vt:variant>
      <vt:variant>
        <vt:i4>5</vt:i4>
      </vt:variant>
      <vt:variant>
        <vt:lpwstr/>
      </vt:variant>
      <vt:variant>
        <vt:lpwstr>_Toc304583811</vt:lpwstr>
      </vt:variant>
      <vt:variant>
        <vt:i4>1048631</vt:i4>
      </vt:variant>
      <vt:variant>
        <vt:i4>1478</vt:i4>
      </vt:variant>
      <vt:variant>
        <vt:i4>0</vt:i4>
      </vt:variant>
      <vt:variant>
        <vt:i4>5</vt:i4>
      </vt:variant>
      <vt:variant>
        <vt:lpwstr/>
      </vt:variant>
      <vt:variant>
        <vt:lpwstr>_Toc304583810</vt:lpwstr>
      </vt:variant>
      <vt:variant>
        <vt:i4>1114167</vt:i4>
      </vt:variant>
      <vt:variant>
        <vt:i4>1472</vt:i4>
      </vt:variant>
      <vt:variant>
        <vt:i4>0</vt:i4>
      </vt:variant>
      <vt:variant>
        <vt:i4>5</vt:i4>
      </vt:variant>
      <vt:variant>
        <vt:lpwstr/>
      </vt:variant>
      <vt:variant>
        <vt:lpwstr>_Toc304583809</vt:lpwstr>
      </vt:variant>
      <vt:variant>
        <vt:i4>1114167</vt:i4>
      </vt:variant>
      <vt:variant>
        <vt:i4>1466</vt:i4>
      </vt:variant>
      <vt:variant>
        <vt:i4>0</vt:i4>
      </vt:variant>
      <vt:variant>
        <vt:i4>5</vt:i4>
      </vt:variant>
      <vt:variant>
        <vt:lpwstr/>
      </vt:variant>
      <vt:variant>
        <vt:lpwstr>_Toc304583808</vt:lpwstr>
      </vt:variant>
      <vt:variant>
        <vt:i4>1114167</vt:i4>
      </vt:variant>
      <vt:variant>
        <vt:i4>1460</vt:i4>
      </vt:variant>
      <vt:variant>
        <vt:i4>0</vt:i4>
      </vt:variant>
      <vt:variant>
        <vt:i4>5</vt:i4>
      </vt:variant>
      <vt:variant>
        <vt:lpwstr/>
      </vt:variant>
      <vt:variant>
        <vt:lpwstr>_Toc304583807</vt:lpwstr>
      </vt:variant>
      <vt:variant>
        <vt:i4>1114167</vt:i4>
      </vt:variant>
      <vt:variant>
        <vt:i4>1454</vt:i4>
      </vt:variant>
      <vt:variant>
        <vt:i4>0</vt:i4>
      </vt:variant>
      <vt:variant>
        <vt:i4>5</vt:i4>
      </vt:variant>
      <vt:variant>
        <vt:lpwstr/>
      </vt:variant>
      <vt:variant>
        <vt:lpwstr>_Toc304583806</vt:lpwstr>
      </vt:variant>
      <vt:variant>
        <vt:i4>1114167</vt:i4>
      </vt:variant>
      <vt:variant>
        <vt:i4>1448</vt:i4>
      </vt:variant>
      <vt:variant>
        <vt:i4>0</vt:i4>
      </vt:variant>
      <vt:variant>
        <vt:i4>5</vt:i4>
      </vt:variant>
      <vt:variant>
        <vt:lpwstr/>
      </vt:variant>
      <vt:variant>
        <vt:lpwstr>_Toc304583805</vt:lpwstr>
      </vt:variant>
      <vt:variant>
        <vt:i4>1114167</vt:i4>
      </vt:variant>
      <vt:variant>
        <vt:i4>1442</vt:i4>
      </vt:variant>
      <vt:variant>
        <vt:i4>0</vt:i4>
      </vt:variant>
      <vt:variant>
        <vt:i4>5</vt:i4>
      </vt:variant>
      <vt:variant>
        <vt:lpwstr/>
      </vt:variant>
      <vt:variant>
        <vt:lpwstr>_Toc304583804</vt:lpwstr>
      </vt:variant>
      <vt:variant>
        <vt:i4>1114167</vt:i4>
      </vt:variant>
      <vt:variant>
        <vt:i4>1436</vt:i4>
      </vt:variant>
      <vt:variant>
        <vt:i4>0</vt:i4>
      </vt:variant>
      <vt:variant>
        <vt:i4>5</vt:i4>
      </vt:variant>
      <vt:variant>
        <vt:lpwstr/>
      </vt:variant>
      <vt:variant>
        <vt:lpwstr>_Toc304583803</vt:lpwstr>
      </vt:variant>
      <vt:variant>
        <vt:i4>1114167</vt:i4>
      </vt:variant>
      <vt:variant>
        <vt:i4>1430</vt:i4>
      </vt:variant>
      <vt:variant>
        <vt:i4>0</vt:i4>
      </vt:variant>
      <vt:variant>
        <vt:i4>5</vt:i4>
      </vt:variant>
      <vt:variant>
        <vt:lpwstr/>
      </vt:variant>
      <vt:variant>
        <vt:lpwstr>_Toc304583802</vt:lpwstr>
      </vt:variant>
      <vt:variant>
        <vt:i4>1114167</vt:i4>
      </vt:variant>
      <vt:variant>
        <vt:i4>1424</vt:i4>
      </vt:variant>
      <vt:variant>
        <vt:i4>0</vt:i4>
      </vt:variant>
      <vt:variant>
        <vt:i4>5</vt:i4>
      </vt:variant>
      <vt:variant>
        <vt:lpwstr/>
      </vt:variant>
      <vt:variant>
        <vt:lpwstr>_Toc304583801</vt:lpwstr>
      </vt:variant>
      <vt:variant>
        <vt:i4>1114167</vt:i4>
      </vt:variant>
      <vt:variant>
        <vt:i4>1418</vt:i4>
      </vt:variant>
      <vt:variant>
        <vt:i4>0</vt:i4>
      </vt:variant>
      <vt:variant>
        <vt:i4>5</vt:i4>
      </vt:variant>
      <vt:variant>
        <vt:lpwstr/>
      </vt:variant>
      <vt:variant>
        <vt:lpwstr>_Toc304583800</vt:lpwstr>
      </vt:variant>
      <vt:variant>
        <vt:i4>1572920</vt:i4>
      </vt:variant>
      <vt:variant>
        <vt:i4>1412</vt:i4>
      </vt:variant>
      <vt:variant>
        <vt:i4>0</vt:i4>
      </vt:variant>
      <vt:variant>
        <vt:i4>5</vt:i4>
      </vt:variant>
      <vt:variant>
        <vt:lpwstr/>
      </vt:variant>
      <vt:variant>
        <vt:lpwstr>_Toc304583799</vt:lpwstr>
      </vt:variant>
      <vt:variant>
        <vt:i4>1572920</vt:i4>
      </vt:variant>
      <vt:variant>
        <vt:i4>1406</vt:i4>
      </vt:variant>
      <vt:variant>
        <vt:i4>0</vt:i4>
      </vt:variant>
      <vt:variant>
        <vt:i4>5</vt:i4>
      </vt:variant>
      <vt:variant>
        <vt:lpwstr/>
      </vt:variant>
      <vt:variant>
        <vt:lpwstr>_Toc304583798</vt:lpwstr>
      </vt:variant>
      <vt:variant>
        <vt:i4>1572920</vt:i4>
      </vt:variant>
      <vt:variant>
        <vt:i4>1400</vt:i4>
      </vt:variant>
      <vt:variant>
        <vt:i4>0</vt:i4>
      </vt:variant>
      <vt:variant>
        <vt:i4>5</vt:i4>
      </vt:variant>
      <vt:variant>
        <vt:lpwstr/>
      </vt:variant>
      <vt:variant>
        <vt:lpwstr>_Toc304583797</vt:lpwstr>
      </vt:variant>
      <vt:variant>
        <vt:i4>1572920</vt:i4>
      </vt:variant>
      <vt:variant>
        <vt:i4>1394</vt:i4>
      </vt:variant>
      <vt:variant>
        <vt:i4>0</vt:i4>
      </vt:variant>
      <vt:variant>
        <vt:i4>5</vt:i4>
      </vt:variant>
      <vt:variant>
        <vt:lpwstr/>
      </vt:variant>
      <vt:variant>
        <vt:lpwstr>_Toc304583796</vt:lpwstr>
      </vt:variant>
      <vt:variant>
        <vt:i4>1572920</vt:i4>
      </vt:variant>
      <vt:variant>
        <vt:i4>1388</vt:i4>
      </vt:variant>
      <vt:variant>
        <vt:i4>0</vt:i4>
      </vt:variant>
      <vt:variant>
        <vt:i4>5</vt:i4>
      </vt:variant>
      <vt:variant>
        <vt:lpwstr/>
      </vt:variant>
      <vt:variant>
        <vt:lpwstr>_Toc304583795</vt:lpwstr>
      </vt:variant>
      <vt:variant>
        <vt:i4>1572920</vt:i4>
      </vt:variant>
      <vt:variant>
        <vt:i4>1382</vt:i4>
      </vt:variant>
      <vt:variant>
        <vt:i4>0</vt:i4>
      </vt:variant>
      <vt:variant>
        <vt:i4>5</vt:i4>
      </vt:variant>
      <vt:variant>
        <vt:lpwstr/>
      </vt:variant>
      <vt:variant>
        <vt:lpwstr>_Toc304583794</vt:lpwstr>
      </vt:variant>
      <vt:variant>
        <vt:i4>1572920</vt:i4>
      </vt:variant>
      <vt:variant>
        <vt:i4>1376</vt:i4>
      </vt:variant>
      <vt:variant>
        <vt:i4>0</vt:i4>
      </vt:variant>
      <vt:variant>
        <vt:i4>5</vt:i4>
      </vt:variant>
      <vt:variant>
        <vt:lpwstr/>
      </vt:variant>
      <vt:variant>
        <vt:lpwstr>_Toc304583793</vt:lpwstr>
      </vt:variant>
      <vt:variant>
        <vt:i4>1572920</vt:i4>
      </vt:variant>
      <vt:variant>
        <vt:i4>1370</vt:i4>
      </vt:variant>
      <vt:variant>
        <vt:i4>0</vt:i4>
      </vt:variant>
      <vt:variant>
        <vt:i4>5</vt:i4>
      </vt:variant>
      <vt:variant>
        <vt:lpwstr/>
      </vt:variant>
      <vt:variant>
        <vt:lpwstr>_Toc304583792</vt:lpwstr>
      </vt:variant>
      <vt:variant>
        <vt:i4>1572920</vt:i4>
      </vt:variant>
      <vt:variant>
        <vt:i4>1364</vt:i4>
      </vt:variant>
      <vt:variant>
        <vt:i4>0</vt:i4>
      </vt:variant>
      <vt:variant>
        <vt:i4>5</vt:i4>
      </vt:variant>
      <vt:variant>
        <vt:lpwstr/>
      </vt:variant>
      <vt:variant>
        <vt:lpwstr>_Toc304583791</vt:lpwstr>
      </vt:variant>
      <vt:variant>
        <vt:i4>1572920</vt:i4>
      </vt:variant>
      <vt:variant>
        <vt:i4>1358</vt:i4>
      </vt:variant>
      <vt:variant>
        <vt:i4>0</vt:i4>
      </vt:variant>
      <vt:variant>
        <vt:i4>5</vt:i4>
      </vt:variant>
      <vt:variant>
        <vt:lpwstr/>
      </vt:variant>
      <vt:variant>
        <vt:lpwstr>_Toc304583790</vt:lpwstr>
      </vt:variant>
      <vt:variant>
        <vt:i4>1638456</vt:i4>
      </vt:variant>
      <vt:variant>
        <vt:i4>1352</vt:i4>
      </vt:variant>
      <vt:variant>
        <vt:i4>0</vt:i4>
      </vt:variant>
      <vt:variant>
        <vt:i4>5</vt:i4>
      </vt:variant>
      <vt:variant>
        <vt:lpwstr/>
      </vt:variant>
      <vt:variant>
        <vt:lpwstr>_Toc304583789</vt:lpwstr>
      </vt:variant>
      <vt:variant>
        <vt:i4>1638456</vt:i4>
      </vt:variant>
      <vt:variant>
        <vt:i4>1346</vt:i4>
      </vt:variant>
      <vt:variant>
        <vt:i4>0</vt:i4>
      </vt:variant>
      <vt:variant>
        <vt:i4>5</vt:i4>
      </vt:variant>
      <vt:variant>
        <vt:lpwstr/>
      </vt:variant>
      <vt:variant>
        <vt:lpwstr>_Toc304583788</vt:lpwstr>
      </vt:variant>
      <vt:variant>
        <vt:i4>1638456</vt:i4>
      </vt:variant>
      <vt:variant>
        <vt:i4>1340</vt:i4>
      </vt:variant>
      <vt:variant>
        <vt:i4>0</vt:i4>
      </vt:variant>
      <vt:variant>
        <vt:i4>5</vt:i4>
      </vt:variant>
      <vt:variant>
        <vt:lpwstr/>
      </vt:variant>
      <vt:variant>
        <vt:lpwstr>_Toc304583787</vt:lpwstr>
      </vt:variant>
      <vt:variant>
        <vt:i4>1638456</vt:i4>
      </vt:variant>
      <vt:variant>
        <vt:i4>1334</vt:i4>
      </vt:variant>
      <vt:variant>
        <vt:i4>0</vt:i4>
      </vt:variant>
      <vt:variant>
        <vt:i4>5</vt:i4>
      </vt:variant>
      <vt:variant>
        <vt:lpwstr/>
      </vt:variant>
      <vt:variant>
        <vt:lpwstr>_Toc304583786</vt:lpwstr>
      </vt:variant>
      <vt:variant>
        <vt:i4>1638456</vt:i4>
      </vt:variant>
      <vt:variant>
        <vt:i4>1328</vt:i4>
      </vt:variant>
      <vt:variant>
        <vt:i4>0</vt:i4>
      </vt:variant>
      <vt:variant>
        <vt:i4>5</vt:i4>
      </vt:variant>
      <vt:variant>
        <vt:lpwstr/>
      </vt:variant>
      <vt:variant>
        <vt:lpwstr>_Toc304583785</vt:lpwstr>
      </vt:variant>
      <vt:variant>
        <vt:i4>1638456</vt:i4>
      </vt:variant>
      <vt:variant>
        <vt:i4>1322</vt:i4>
      </vt:variant>
      <vt:variant>
        <vt:i4>0</vt:i4>
      </vt:variant>
      <vt:variant>
        <vt:i4>5</vt:i4>
      </vt:variant>
      <vt:variant>
        <vt:lpwstr/>
      </vt:variant>
      <vt:variant>
        <vt:lpwstr>_Toc304583784</vt:lpwstr>
      </vt:variant>
      <vt:variant>
        <vt:i4>1638456</vt:i4>
      </vt:variant>
      <vt:variant>
        <vt:i4>1316</vt:i4>
      </vt:variant>
      <vt:variant>
        <vt:i4>0</vt:i4>
      </vt:variant>
      <vt:variant>
        <vt:i4>5</vt:i4>
      </vt:variant>
      <vt:variant>
        <vt:lpwstr/>
      </vt:variant>
      <vt:variant>
        <vt:lpwstr>_Toc304583783</vt:lpwstr>
      </vt:variant>
      <vt:variant>
        <vt:i4>1638456</vt:i4>
      </vt:variant>
      <vt:variant>
        <vt:i4>1310</vt:i4>
      </vt:variant>
      <vt:variant>
        <vt:i4>0</vt:i4>
      </vt:variant>
      <vt:variant>
        <vt:i4>5</vt:i4>
      </vt:variant>
      <vt:variant>
        <vt:lpwstr/>
      </vt:variant>
      <vt:variant>
        <vt:lpwstr>_Toc304583782</vt:lpwstr>
      </vt:variant>
      <vt:variant>
        <vt:i4>1638456</vt:i4>
      </vt:variant>
      <vt:variant>
        <vt:i4>1304</vt:i4>
      </vt:variant>
      <vt:variant>
        <vt:i4>0</vt:i4>
      </vt:variant>
      <vt:variant>
        <vt:i4>5</vt:i4>
      </vt:variant>
      <vt:variant>
        <vt:lpwstr/>
      </vt:variant>
      <vt:variant>
        <vt:lpwstr>_Toc304583781</vt:lpwstr>
      </vt:variant>
      <vt:variant>
        <vt:i4>1638456</vt:i4>
      </vt:variant>
      <vt:variant>
        <vt:i4>1298</vt:i4>
      </vt:variant>
      <vt:variant>
        <vt:i4>0</vt:i4>
      </vt:variant>
      <vt:variant>
        <vt:i4>5</vt:i4>
      </vt:variant>
      <vt:variant>
        <vt:lpwstr/>
      </vt:variant>
      <vt:variant>
        <vt:lpwstr>_Toc304583780</vt:lpwstr>
      </vt:variant>
      <vt:variant>
        <vt:i4>1441848</vt:i4>
      </vt:variant>
      <vt:variant>
        <vt:i4>1292</vt:i4>
      </vt:variant>
      <vt:variant>
        <vt:i4>0</vt:i4>
      </vt:variant>
      <vt:variant>
        <vt:i4>5</vt:i4>
      </vt:variant>
      <vt:variant>
        <vt:lpwstr/>
      </vt:variant>
      <vt:variant>
        <vt:lpwstr>_Toc304583779</vt:lpwstr>
      </vt:variant>
      <vt:variant>
        <vt:i4>1441848</vt:i4>
      </vt:variant>
      <vt:variant>
        <vt:i4>1286</vt:i4>
      </vt:variant>
      <vt:variant>
        <vt:i4>0</vt:i4>
      </vt:variant>
      <vt:variant>
        <vt:i4>5</vt:i4>
      </vt:variant>
      <vt:variant>
        <vt:lpwstr/>
      </vt:variant>
      <vt:variant>
        <vt:lpwstr>_Toc304583778</vt:lpwstr>
      </vt:variant>
      <vt:variant>
        <vt:i4>1441848</vt:i4>
      </vt:variant>
      <vt:variant>
        <vt:i4>1280</vt:i4>
      </vt:variant>
      <vt:variant>
        <vt:i4>0</vt:i4>
      </vt:variant>
      <vt:variant>
        <vt:i4>5</vt:i4>
      </vt:variant>
      <vt:variant>
        <vt:lpwstr/>
      </vt:variant>
      <vt:variant>
        <vt:lpwstr>_Toc304583777</vt:lpwstr>
      </vt:variant>
      <vt:variant>
        <vt:i4>1441848</vt:i4>
      </vt:variant>
      <vt:variant>
        <vt:i4>1274</vt:i4>
      </vt:variant>
      <vt:variant>
        <vt:i4>0</vt:i4>
      </vt:variant>
      <vt:variant>
        <vt:i4>5</vt:i4>
      </vt:variant>
      <vt:variant>
        <vt:lpwstr/>
      </vt:variant>
      <vt:variant>
        <vt:lpwstr>_Toc304583776</vt:lpwstr>
      </vt:variant>
      <vt:variant>
        <vt:i4>1441848</vt:i4>
      </vt:variant>
      <vt:variant>
        <vt:i4>1268</vt:i4>
      </vt:variant>
      <vt:variant>
        <vt:i4>0</vt:i4>
      </vt:variant>
      <vt:variant>
        <vt:i4>5</vt:i4>
      </vt:variant>
      <vt:variant>
        <vt:lpwstr/>
      </vt:variant>
      <vt:variant>
        <vt:lpwstr>_Toc304583775</vt:lpwstr>
      </vt:variant>
      <vt:variant>
        <vt:i4>1441848</vt:i4>
      </vt:variant>
      <vt:variant>
        <vt:i4>1262</vt:i4>
      </vt:variant>
      <vt:variant>
        <vt:i4>0</vt:i4>
      </vt:variant>
      <vt:variant>
        <vt:i4>5</vt:i4>
      </vt:variant>
      <vt:variant>
        <vt:lpwstr/>
      </vt:variant>
      <vt:variant>
        <vt:lpwstr>_Toc304583774</vt:lpwstr>
      </vt:variant>
      <vt:variant>
        <vt:i4>1441848</vt:i4>
      </vt:variant>
      <vt:variant>
        <vt:i4>1256</vt:i4>
      </vt:variant>
      <vt:variant>
        <vt:i4>0</vt:i4>
      </vt:variant>
      <vt:variant>
        <vt:i4>5</vt:i4>
      </vt:variant>
      <vt:variant>
        <vt:lpwstr/>
      </vt:variant>
      <vt:variant>
        <vt:lpwstr>_Toc304583773</vt:lpwstr>
      </vt:variant>
      <vt:variant>
        <vt:i4>1441848</vt:i4>
      </vt:variant>
      <vt:variant>
        <vt:i4>1250</vt:i4>
      </vt:variant>
      <vt:variant>
        <vt:i4>0</vt:i4>
      </vt:variant>
      <vt:variant>
        <vt:i4>5</vt:i4>
      </vt:variant>
      <vt:variant>
        <vt:lpwstr/>
      </vt:variant>
      <vt:variant>
        <vt:lpwstr>_Toc304583772</vt:lpwstr>
      </vt:variant>
      <vt:variant>
        <vt:i4>1441848</vt:i4>
      </vt:variant>
      <vt:variant>
        <vt:i4>1244</vt:i4>
      </vt:variant>
      <vt:variant>
        <vt:i4>0</vt:i4>
      </vt:variant>
      <vt:variant>
        <vt:i4>5</vt:i4>
      </vt:variant>
      <vt:variant>
        <vt:lpwstr/>
      </vt:variant>
      <vt:variant>
        <vt:lpwstr>_Toc304583771</vt:lpwstr>
      </vt:variant>
      <vt:variant>
        <vt:i4>1441848</vt:i4>
      </vt:variant>
      <vt:variant>
        <vt:i4>1238</vt:i4>
      </vt:variant>
      <vt:variant>
        <vt:i4>0</vt:i4>
      </vt:variant>
      <vt:variant>
        <vt:i4>5</vt:i4>
      </vt:variant>
      <vt:variant>
        <vt:lpwstr/>
      </vt:variant>
      <vt:variant>
        <vt:lpwstr>_Toc304583770</vt:lpwstr>
      </vt:variant>
      <vt:variant>
        <vt:i4>1507384</vt:i4>
      </vt:variant>
      <vt:variant>
        <vt:i4>1232</vt:i4>
      </vt:variant>
      <vt:variant>
        <vt:i4>0</vt:i4>
      </vt:variant>
      <vt:variant>
        <vt:i4>5</vt:i4>
      </vt:variant>
      <vt:variant>
        <vt:lpwstr/>
      </vt:variant>
      <vt:variant>
        <vt:lpwstr>_Toc304583769</vt:lpwstr>
      </vt:variant>
      <vt:variant>
        <vt:i4>1507384</vt:i4>
      </vt:variant>
      <vt:variant>
        <vt:i4>1226</vt:i4>
      </vt:variant>
      <vt:variant>
        <vt:i4>0</vt:i4>
      </vt:variant>
      <vt:variant>
        <vt:i4>5</vt:i4>
      </vt:variant>
      <vt:variant>
        <vt:lpwstr/>
      </vt:variant>
      <vt:variant>
        <vt:lpwstr>_Toc304583768</vt:lpwstr>
      </vt:variant>
      <vt:variant>
        <vt:i4>1507384</vt:i4>
      </vt:variant>
      <vt:variant>
        <vt:i4>1220</vt:i4>
      </vt:variant>
      <vt:variant>
        <vt:i4>0</vt:i4>
      </vt:variant>
      <vt:variant>
        <vt:i4>5</vt:i4>
      </vt:variant>
      <vt:variant>
        <vt:lpwstr/>
      </vt:variant>
      <vt:variant>
        <vt:lpwstr>_Toc304583767</vt:lpwstr>
      </vt:variant>
      <vt:variant>
        <vt:i4>1507384</vt:i4>
      </vt:variant>
      <vt:variant>
        <vt:i4>1214</vt:i4>
      </vt:variant>
      <vt:variant>
        <vt:i4>0</vt:i4>
      </vt:variant>
      <vt:variant>
        <vt:i4>5</vt:i4>
      </vt:variant>
      <vt:variant>
        <vt:lpwstr/>
      </vt:variant>
      <vt:variant>
        <vt:lpwstr>_Toc304583766</vt:lpwstr>
      </vt:variant>
      <vt:variant>
        <vt:i4>1507384</vt:i4>
      </vt:variant>
      <vt:variant>
        <vt:i4>1208</vt:i4>
      </vt:variant>
      <vt:variant>
        <vt:i4>0</vt:i4>
      </vt:variant>
      <vt:variant>
        <vt:i4>5</vt:i4>
      </vt:variant>
      <vt:variant>
        <vt:lpwstr/>
      </vt:variant>
      <vt:variant>
        <vt:lpwstr>_Toc304583765</vt:lpwstr>
      </vt:variant>
      <vt:variant>
        <vt:i4>1507384</vt:i4>
      </vt:variant>
      <vt:variant>
        <vt:i4>1202</vt:i4>
      </vt:variant>
      <vt:variant>
        <vt:i4>0</vt:i4>
      </vt:variant>
      <vt:variant>
        <vt:i4>5</vt:i4>
      </vt:variant>
      <vt:variant>
        <vt:lpwstr/>
      </vt:variant>
      <vt:variant>
        <vt:lpwstr>_Toc304583764</vt:lpwstr>
      </vt:variant>
      <vt:variant>
        <vt:i4>1507384</vt:i4>
      </vt:variant>
      <vt:variant>
        <vt:i4>1196</vt:i4>
      </vt:variant>
      <vt:variant>
        <vt:i4>0</vt:i4>
      </vt:variant>
      <vt:variant>
        <vt:i4>5</vt:i4>
      </vt:variant>
      <vt:variant>
        <vt:lpwstr/>
      </vt:variant>
      <vt:variant>
        <vt:lpwstr>_Toc304583763</vt:lpwstr>
      </vt:variant>
      <vt:variant>
        <vt:i4>1507384</vt:i4>
      </vt:variant>
      <vt:variant>
        <vt:i4>1190</vt:i4>
      </vt:variant>
      <vt:variant>
        <vt:i4>0</vt:i4>
      </vt:variant>
      <vt:variant>
        <vt:i4>5</vt:i4>
      </vt:variant>
      <vt:variant>
        <vt:lpwstr/>
      </vt:variant>
      <vt:variant>
        <vt:lpwstr>_Toc304583762</vt:lpwstr>
      </vt:variant>
      <vt:variant>
        <vt:i4>1507384</vt:i4>
      </vt:variant>
      <vt:variant>
        <vt:i4>1184</vt:i4>
      </vt:variant>
      <vt:variant>
        <vt:i4>0</vt:i4>
      </vt:variant>
      <vt:variant>
        <vt:i4>5</vt:i4>
      </vt:variant>
      <vt:variant>
        <vt:lpwstr/>
      </vt:variant>
      <vt:variant>
        <vt:lpwstr>_Toc304583761</vt:lpwstr>
      </vt:variant>
      <vt:variant>
        <vt:i4>1507384</vt:i4>
      </vt:variant>
      <vt:variant>
        <vt:i4>1178</vt:i4>
      </vt:variant>
      <vt:variant>
        <vt:i4>0</vt:i4>
      </vt:variant>
      <vt:variant>
        <vt:i4>5</vt:i4>
      </vt:variant>
      <vt:variant>
        <vt:lpwstr/>
      </vt:variant>
      <vt:variant>
        <vt:lpwstr>_Toc304583760</vt:lpwstr>
      </vt:variant>
      <vt:variant>
        <vt:i4>1310776</vt:i4>
      </vt:variant>
      <vt:variant>
        <vt:i4>1172</vt:i4>
      </vt:variant>
      <vt:variant>
        <vt:i4>0</vt:i4>
      </vt:variant>
      <vt:variant>
        <vt:i4>5</vt:i4>
      </vt:variant>
      <vt:variant>
        <vt:lpwstr/>
      </vt:variant>
      <vt:variant>
        <vt:lpwstr>_Toc304583759</vt:lpwstr>
      </vt:variant>
      <vt:variant>
        <vt:i4>1310776</vt:i4>
      </vt:variant>
      <vt:variant>
        <vt:i4>1166</vt:i4>
      </vt:variant>
      <vt:variant>
        <vt:i4>0</vt:i4>
      </vt:variant>
      <vt:variant>
        <vt:i4>5</vt:i4>
      </vt:variant>
      <vt:variant>
        <vt:lpwstr/>
      </vt:variant>
      <vt:variant>
        <vt:lpwstr>_Toc304583758</vt:lpwstr>
      </vt:variant>
      <vt:variant>
        <vt:i4>1310776</vt:i4>
      </vt:variant>
      <vt:variant>
        <vt:i4>1160</vt:i4>
      </vt:variant>
      <vt:variant>
        <vt:i4>0</vt:i4>
      </vt:variant>
      <vt:variant>
        <vt:i4>5</vt:i4>
      </vt:variant>
      <vt:variant>
        <vt:lpwstr/>
      </vt:variant>
      <vt:variant>
        <vt:lpwstr>_Toc304583757</vt:lpwstr>
      </vt:variant>
      <vt:variant>
        <vt:i4>1310776</vt:i4>
      </vt:variant>
      <vt:variant>
        <vt:i4>1154</vt:i4>
      </vt:variant>
      <vt:variant>
        <vt:i4>0</vt:i4>
      </vt:variant>
      <vt:variant>
        <vt:i4>5</vt:i4>
      </vt:variant>
      <vt:variant>
        <vt:lpwstr/>
      </vt:variant>
      <vt:variant>
        <vt:lpwstr>_Toc304583756</vt:lpwstr>
      </vt:variant>
      <vt:variant>
        <vt:i4>1310776</vt:i4>
      </vt:variant>
      <vt:variant>
        <vt:i4>1148</vt:i4>
      </vt:variant>
      <vt:variant>
        <vt:i4>0</vt:i4>
      </vt:variant>
      <vt:variant>
        <vt:i4>5</vt:i4>
      </vt:variant>
      <vt:variant>
        <vt:lpwstr/>
      </vt:variant>
      <vt:variant>
        <vt:lpwstr>_Toc304583755</vt:lpwstr>
      </vt:variant>
      <vt:variant>
        <vt:i4>1310776</vt:i4>
      </vt:variant>
      <vt:variant>
        <vt:i4>1142</vt:i4>
      </vt:variant>
      <vt:variant>
        <vt:i4>0</vt:i4>
      </vt:variant>
      <vt:variant>
        <vt:i4>5</vt:i4>
      </vt:variant>
      <vt:variant>
        <vt:lpwstr/>
      </vt:variant>
      <vt:variant>
        <vt:lpwstr>_Toc304583754</vt:lpwstr>
      </vt:variant>
      <vt:variant>
        <vt:i4>1310776</vt:i4>
      </vt:variant>
      <vt:variant>
        <vt:i4>1136</vt:i4>
      </vt:variant>
      <vt:variant>
        <vt:i4>0</vt:i4>
      </vt:variant>
      <vt:variant>
        <vt:i4>5</vt:i4>
      </vt:variant>
      <vt:variant>
        <vt:lpwstr/>
      </vt:variant>
      <vt:variant>
        <vt:lpwstr>_Toc304583753</vt:lpwstr>
      </vt:variant>
      <vt:variant>
        <vt:i4>1310776</vt:i4>
      </vt:variant>
      <vt:variant>
        <vt:i4>1130</vt:i4>
      </vt:variant>
      <vt:variant>
        <vt:i4>0</vt:i4>
      </vt:variant>
      <vt:variant>
        <vt:i4>5</vt:i4>
      </vt:variant>
      <vt:variant>
        <vt:lpwstr/>
      </vt:variant>
      <vt:variant>
        <vt:lpwstr>_Toc304583752</vt:lpwstr>
      </vt:variant>
      <vt:variant>
        <vt:i4>1310776</vt:i4>
      </vt:variant>
      <vt:variant>
        <vt:i4>1124</vt:i4>
      </vt:variant>
      <vt:variant>
        <vt:i4>0</vt:i4>
      </vt:variant>
      <vt:variant>
        <vt:i4>5</vt:i4>
      </vt:variant>
      <vt:variant>
        <vt:lpwstr/>
      </vt:variant>
      <vt:variant>
        <vt:lpwstr>_Toc304583751</vt:lpwstr>
      </vt:variant>
      <vt:variant>
        <vt:i4>1310776</vt:i4>
      </vt:variant>
      <vt:variant>
        <vt:i4>1118</vt:i4>
      </vt:variant>
      <vt:variant>
        <vt:i4>0</vt:i4>
      </vt:variant>
      <vt:variant>
        <vt:i4>5</vt:i4>
      </vt:variant>
      <vt:variant>
        <vt:lpwstr/>
      </vt:variant>
      <vt:variant>
        <vt:lpwstr>_Toc304583750</vt:lpwstr>
      </vt:variant>
      <vt:variant>
        <vt:i4>1376312</vt:i4>
      </vt:variant>
      <vt:variant>
        <vt:i4>1112</vt:i4>
      </vt:variant>
      <vt:variant>
        <vt:i4>0</vt:i4>
      </vt:variant>
      <vt:variant>
        <vt:i4>5</vt:i4>
      </vt:variant>
      <vt:variant>
        <vt:lpwstr/>
      </vt:variant>
      <vt:variant>
        <vt:lpwstr>_Toc304583749</vt:lpwstr>
      </vt:variant>
      <vt:variant>
        <vt:i4>1376312</vt:i4>
      </vt:variant>
      <vt:variant>
        <vt:i4>1106</vt:i4>
      </vt:variant>
      <vt:variant>
        <vt:i4>0</vt:i4>
      </vt:variant>
      <vt:variant>
        <vt:i4>5</vt:i4>
      </vt:variant>
      <vt:variant>
        <vt:lpwstr/>
      </vt:variant>
      <vt:variant>
        <vt:lpwstr>_Toc304583748</vt:lpwstr>
      </vt:variant>
      <vt:variant>
        <vt:i4>1376312</vt:i4>
      </vt:variant>
      <vt:variant>
        <vt:i4>1100</vt:i4>
      </vt:variant>
      <vt:variant>
        <vt:i4>0</vt:i4>
      </vt:variant>
      <vt:variant>
        <vt:i4>5</vt:i4>
      </vt:variant>
      <vt:variant>
        <vt:lpwstr/>
      </vt:variant>
      <vt:variant>
        <vt:lpwstr>_Toc304583747</vt:lpwstr>
      </vt:variant>
      <vt:variant>
        <vt:i4>1376312</vt:i4>
      </vt:variant>
      <vt:variant>
        <vt:i4>1094</vt:i4>
      </vt:variant>
      <vt:variant>
        <vt:i4>0</vt:i4>
      </vt:variant>
      <vt:variant>
        <vt:i4>5</vt:i4>
      </vt:variant>
      <vt:variant>
        <vt:lpwstr/>
      </vt:variant>
      <vt:variant>
        <vt:lpwstr>_Toc304583746</vt:lpwstr>
      </vt:variant>
      <vt:variant>
        <vt:i4>1376312</vt:i4>
      </vt:variant>
      <vt:variant>
        <vt:i4>1088</vt:i4>
      </vt:variant>
      <vt:variant>
        <vt:i4>0</vt:i4>
      </vt:variant>
      <vt:variant>
        <vt:i4>5</vt:i4>
      </vt:variant>
      <vt:variant>
        <vt:lpwstr/>
      </vt:variant>
      <vt:variant>
        <vt:lpwstr>_Toc304583745</vt:lpwstr>
      </vt:variant>
      <vt:variant>
        <vt:i4>1376312</vt:i4>
      </vt:variant>
      <vt:variant>
        <vt:i4>1082</vt:i4>
      </vt:variant>
      <vt:variant>
        <vt:i4>0</vt:i4>
      </vt:variant>
      <vt:variant>
        <vt:i4>5</vt:i4>
      </vt:variant>
      <vt:variant>
        <vt:lpwstr/>
      </vt:variant>
      <vt:variant>
        <vt:lpwstr>_Toc304583744</vt:lpwstr>
      </vt:variant>
      <vt:variant>
        <vt:i4>1376312</vt:i4>
      </vt:variant>
      <vt:variant>
        <vt:i4>1076</vt:i4>
      </vt:variant>
      <vt:variant>
        <vt:i4>0</vt:i4>
      </vt:variant>
      <vt:variant>
        <vt:i4>5</vt:i4>
      </vt:variant>
      <vt:variant>
        <vt:lpwstr/>
      </vt:variant>
      <vt:variant>
        <vt:lpwstr>_Toc304583743</vt:lpwstr>
      </vt:variant>
      <vt:variant>
        <vt:i4>1376312</vt:i4>
      </vt:variant>
      <vt:variant>
        <vt:i4>1070</vt:i4>
      </vt:variant>
      <vt:variant>
        <vt:i4>0</vt:i4>
      </vt:variant>
      <vt:variant>
        <vt:i4>5</vt:i4>
      </vt:variant>
      <vt:variant>
        <vt:lpwstr/>
      </vt:variant>
      <vt:variant>
        <vt:lpwstr>_Toc304583742</vt:lpwstr>
      </vt:variant>
      <vt:variant>
        <vt:i4>1376312</vt:i4>
      </vt:variant>
      <vt:variant>
        <vt:i4>1064</vt:i4>
      </vt:variant>
      <vt:variant>
        <vt:i4>0</vt:i4>
      </vt:variant>
      <vt:variant>
        <vt:i4>5</vt:i4>
      </vt:variant>
      <vt:variant>
        <vt:lpwstr/>
      </vt:variant>
      <vt:variant>
        <vt:lpwstr>_Toc304583741</vt:lpwstr>
      </vt:variant>
      <vt:variant>
        <vt:i4>1376312</vt:i4>
      </vt:variant>
      <vt:variant>
        <vt:i4>1058</vt:i4>
      </vt:variant>
      <vt:variant>
        <vt:i4>0</vt:i4>
      </vt:variant>
      <vt:variant>
        <vt:i4>5</vt:i4>
      </vt:variant>
      <vt:variant>
        <vt:lpwstr/>
      </vt:variant>
      <vt:variant>
        <vt:lpwstr>_Toc304583740</vt:lpwstr>
      </vt:variant>
      <vt:variant>
        <vt:i4>1179704</vt:i4>
      </vt:variant>
      <vt:variant>
        <vt:i4>1052</vt:i4>
      </vt:variant>
      <vt:variant>
        <vt:i4>0</vt:i4>
      </vt:variant>
      <vt:variant>
        <vt:i4>5</vt:i4>
      </vt:variant>
      <vt:variant>
        <vt:lpwstr/>
      </vt:variant>
      <vt:variant>
        <vt:lpwstr>_Toc304583739</vt:lpwstr>
      </vt:variant>
      <vt:variant>
        <vt:i4>1179704</vt:i4>
      </vt:variant>
      <vt:variant>
        <vt:i4>1046</vt:i4>
      </vt:variant>
      <vt:variant>
        <vt:i4>0</vt:i4>
      </vt:variant>
      <vt:variant>
        <vt:i4>5</vt:i4>
      </vt:variant>
      <vt:variant>
        <vt:lpwstr/>
      </vt:variant>
      <vt:variant>
        <vt:lpwstr>_Toc304583738</vt:lpwstr>
      </vt:variant>
      <vt:variant>
        <vt:i4>1179704</vt:i4>
      </vt:variant>
      <vt:variant>
        <vt:i4>1040</vt:i4>
      </vt:variant>
      <vt:variant>
        <vt:i4>0</vt:i4>
      </vt:variant>
      <vt:variant>
        <vt:i4>5</vt:i4>
      </vt:variant>
      <vt:variant>
        <vt:lpwstr/>
      </vt:variant>
      <vt:variant>
        <vt:lpwstr>_Toc304583737</vt:lpwstr>
      </vt:variant>
      <vt:variant>
        <vt:i4>1179704</vt:i4>
      </vt:variant>
      <vt:variant>
        <vt:i4>1034</vt:i4>
      </vt:variant>
      <vt:variant>
        <vt:i4>0</vt:i4>
      </vt:variant>
      <vt:variant>
        <vt:i4>5</vt:i4>
      </vt:variant>
      <vt:variant>
        <vt:lpwstr/>
      </vt:variant>
      <vt:variant>
        <vt:lpwstr>_Toc304583736</vt:lpwstr>
      </vt:variant>
      <vt:variant>
        <vt:i4>1179704</vt:i4>
      </vt:variant>
      <vt:variant>
        <vt:i4>1028</vt:i4>
      </vt:variant>
      <vt:variant>
        <vt:i4>0</vt:i4>
      </vt:variant>
      <vt:variant>
        <vt:i4>5</vt:i4>
      </vt:variant>
      <vt:variant>
        <vt:lpwstr/>
      </vt:variant>
      <vt:variant>
        <vt:lpwstr>_Toc304583735</vt:lpwstr>
      </vt:variant>
      <vt:variant>
        <vt:i4>1179704</vt:i4>
      </vt:variant>
      <vt:variant>
        <vt:i4>1022</vt:i4>
      </vt:variant>
      <vt:variant>
        <vt:i4>0</vt:i4>
      </vt:variant>
      <vt:variant>
        <vt:i4>5</vt:i4>
      </vt:variant>
      <vt:variant>
        <vt:lpwstr/>
      </vt:variant>
      <vt:variant>
        <vt:lpwstr>_Toc304583734</vt:lpwstr>
      </vt:variant>
      <vt:variant>
        <vt:i4>1179704</vt:i4>
      </vt:variant>
      <vt:variant>
        <vt:i4>1016</vt:i4>
      </vt:variant>
      <vt:variant>
        <vt:i4>0</vt:i4>
      </vt:variant>
      <vt:variant>
        <vt:i4>5</vt:i4>
      </vt:variant>
      <vt:variant>
        <vt:lpwstr/>
      </vt:variant>
      <vt:variant>
        <vt:lpwstr>_Toc304583733</vt:lpwstr>
      </vt:variant>
      <vt:variant>
        <vt:i4>1179704</vt:i4>
      </vt:variant>
      <vt:variant>
        <vt:i4>1010</vt:i4>
      </vt:variant>
      <vt:variant>
        <vt:i4>0</vt:i4>
      </vt:variant>
      <vt:variant>
        <vt:i4>5</vt:i4>
      </vt:variant>
      <vt:variant>
        <vt:lpwstr/>
      </vt:variant>
      <vt:variant>
        <vt:lpwstr>_Toc304583732</vt:lpwstr>
      </vt:variant>
      <vt:variant>
        <vt:i4>1179704</vt:i4>
      </vt:variant>
      <vt:variant>
        <vt:i4>1004</vt:i4>
      </vt:variant>
      <vt:variant>
        <vt:i4>0</vt:i4>
      </vt:variant>
      <vt:variant>
        <vt:i4>5</vt:i4>
      </vt:variant>
      <vt:variant>
        <vt:lpwstr/>
      </vt:variant>
      <vt:variant>
        <vt:lpwstr>_Toc304583731</vt:lpwstr>
      </vt:variant>
      <vt:variant>
        <vt:i4>1179704</vt:i4>
      </vt:variant>
      <vt:variant>
        <vt:i4>998</vt:i4>
      </vt:variant>
      <vt:variant>
        <vt:i4>0</vt:i4>
      </vt:variant>
      <vt:variant>
        <vt:i4>5</vt:i4>
      </vt:variant>
      <vt:variant>
        <vt:lpwstr/>
      </vt:variant>
      <vt:variant>
        <vt:lpwstr>_Toc304583730</vt:lpwstr>
      </vt:variant>
      <vt:variant>
        <vt:i4>1245240</vt:i4>
      </vt:variant>
      <vt:variant>
        <vt:i4>992</vt:i4>
      </vt:variant>
      <vt:variant>
        <vt:i4>0</vt:i4>
      </vt:variant>
      <vt:variant>
        <vt:i4>5</vt:i4>
      </vt:variant>
      <vt:variant>
        <vt:lpwstr/>
      </vt:variant>
      <vt:variant>
        <vt:lpwstr>_Toc304583729</vt:lpwstr>
      </vt:variant>
      <vt:variant>
        <vt:i4>1245240</vt:i4>
      </vt:variant>
      <vt:variant>
        <vt:i4>986</vt:i4>
      </vt:variant>
      <vt:variant>
        <vt:i4>0</vt:i4>
      </vt:variant>
      <vt:variant>
        <vt:i4>5</vt:i4>
      </vt:variant>
      <vt:variant>
        <vt:lpwstr/>
      </vt:variant>
      <vt:variant>
        <vt:lpwstr>_Toc304583728</vt:lpwstr>
      </vt:variant>
      <vt:variant>
        <vt:i4>1245240</vt:i4>
      </vt:variant>
      <vt:variant>
        <vt:i4>980</vt:i4>
      </vt:variant>
      <vt:variant>
        <vt:i4>0</vt:i4>
      </vt:variant>
      <vt:variant>
        <vt:i4>5</vt:i4>
      </vt:variant>
      <vt:variant>
        <vt:lpwstr/>
      </vt:variant>
      <vt:variant>
        <vt:lpwstr>_Toc304583727</vt:lpwstr>
      </vt:variant>
      <vt:variant>
        <vt:i4>1245240</vt:i4>
      </vt:variant>
      <vt:variant>
        <vt:i4>974</vt:i4>
      </vt:variant>
      <vt:variant>
        <vt:i4>0</vt:i4>
      </vt:variant>
      <vt:variant>
        <vt:i4>5</vt:i4>
      </vt:variant>
      <vt:variant>
        <vt:lpwstr/>
      </vt:variant>
      <vt:variant>
        <vt:lpwstr>_Toc304583726</vt:lpwstr>
      </vt:variant>
      <vt:variant>
        <vt:i4>1245240</vt:i4>
      </vt:variant>
      <vt:variant>
        <vt:i4>968</vt:i4>
      </vt:variant>
      <vt:variant>
        <vt:i4>0</vt:i4>
      </vt:variant>
      <vt:variant>
        <vt:i4>5</vt:i4>
      </vt:variant>
      <vt:variant>
        <vt:lpwstr/>
      </vt:variant>
      <vt:variant>
        <vt:lpwstr>_Toc304583725</vt:lpwstr>
      </vt:variant>
      <vt:variant>
        <vt:i4>1245240</vt:i4>
      </vt:variant>
      <vt:variant>
        <vt:i4>962</vt:i4>
      </vt:variant>
      <vt:variant>
        <vt:i4>0</vt:i4>
      </vt:variant>
      <vt:variant>
        <vt:i4>5</vt:i4>
      </vt:variant>
      <vt:variant>
        <vt:lpwstr/>
      </vt:variant>
      <vt:variant>
        <vt:lpwstr>_Toc304583724</vt:lpwstr>
      </vt:variant>
      <vt:variant>
        <vt:i4>1245240</vt:i4>
      </vt:variant>
      <vt:variant>
        <vt:i4>956</vt:i4>
      </vt:variant>
      <vt:variant>
        <vt:i4>0</vt:i4>
      </vt:variant>
      <vt:variant>
        <vt:i4>5</vt:i4>
      </vt:variant>
      <vt:variant>
        <vt:lpwstr/>
      </vt:variant>
      <vt:variant>
        <vt:lpwstr>_Toc304583723</vt:lpwstr>
      </vt:variant>
      <vt:variant>
        <vt:i4>1245240</vt:i4>
      </vt:variant>
      <vt:variant>
        <vt:i4>950</vt:i4>
      </vt:variant>
      <vt:variant>
        <vt:i4>0</vt:i4>
      </vt:variant>
      <vt:variant>
        <vt:i4>5</vt:i4>
      </vt:variant>
      <vt:variant>
        <vt:lpwstr/>
      </vt:variant>
      <vt:variant>
        <vt:lpwstr>_Toc304583722</vt:lpwstr>
      </vt:variant>
      <vt:variant>
        <vt:i4>1245240</vt:i4>
      </vt:variant>
      <vt:variant>
        <vt:i4>944</vt:i4>
      </vt:variant>
      <vt:variant>
        <vt:i4>0</vt:i4>
      </vt:variant>
      <vt:variant>
        <vt:i4>5</vt:i4>
      </vt:variant>
      <vt:variant>
        <vt:lpwstr/>
      </vt:variant>
      <vt:variant>
        <vt:lpwstr>_Toc304583721</vt:lpwstr>
      </vt:variant>
      <vt:variant>
        <vt:i4>1245240</vt:i4>
      </vt:variant>
      <vt:variant>
        <vt:i4>938</vt:i4>
      </vt:variant>
      <vt:variant>
        <vt:i4>0</vt:i4>
      </vt:variant>
      <vt:variant>
        <vt:i4>5</vt:i4>
      </vt:variant>
      <vt:variant>
        <vt:lpwstr/>
      </vt:variant>
      <vt:variant>
        <vt:lpwstr>_Toc304583720</vt:lpwstr>
      </vt:variant>
      <vt:variant>
        <vt:i4>1048632</vt:i4>
      </vt:variant>
      <vt:variant>
        <vt:i4>932</vt:i4>
      </vt:variant>
      <vt:variant>
        <vt:i4>0</vt:i4>
      </vt:variant>
      <vt:variant>
        <vt:i4>5</vt:i4>
      </vt:variant>
      <vt:variant>
        <vt:lpwstr/>
      </vt:variant>
      <vt:variant>
        <vt:lpwstr>_Toc304583719</vt:lpwstr>
      </vt:variant>
      <vt:variant>
        <vt:i4>1048632</vt:i4>
      </vt:variant>
      <vt:variant>
        <vt:i4>926</vt:i4>
      </vt:variant>
      <vt:variant>
        <vt:i4>0</vt:i4>
      </vt:variant>
      <vt:variant>
        <vt:i4>5</vt:i4>
      </vt:variant>
      <vt:variant>
        <vt:lpwstr/>
      </vt:variant>
      <vt:variant>
        <vt:lpwstr>_Toc304583718</vt:lpwstr>
      </vt:variant>
      <vt:variant>
        <vt:i4>1048632</vt:i4>
      </vt:variant>
      <vt:variant>
        <vt:i4>920</vt:i4>
      </vt:variant>
      <vt:variant>
        <vt:i4>0</vt:i4>
      </vt:variant>
      <vt:variant>
        <vt:i4>5</vt:i4>
      </vt:variant>
      <vt:variant>
        <vt:lpwstr/>
      </vt:variant>
      <vt:variant>
        <vt:lpwstr>_Toc304583717</vt:lpwstr>
      </vt:variant>
      <vt:variant>
        <vt:i4>1048632</vt:i4>
      </vt:variant>
      <vt:variant>
        <vt:i4>914</vt:i4>
      </vt:variant>
      <vt:variant>
        <vt:i4>0</vt:i4>
      </vt:variant>
      <vt:variant>
        <vt:i4>5</vt:i4>
      </vt:variant>
      <vt:variant>
        <vt:lpwstr/>
      </vt:variant>
      <vt:variant>
        <vt:lpwstr>_Toc304583716</vt:lpwstr>
      </vt:variant>
      <vt:variant>
        <vt:i4>1048632</vt:i4>
      </vt:variant>
      <vt:variant>
        <vt:i4>908</vt:i4>
      </vt:variant>
      <vt:variant>
        <vt:i4>0</vt:i4>
      </vt:variant>
      <vt:variant>
        <vt:i4>5</vt:i4>
      </vt:variant>
      <vt:variant>
        <vt:lpwstr/>
      </vt:variant>
      <vt:variant>
        <vt:lpwstr>_Toc304583715</vt:lpwstr>
      </vt:variant>
      <vt:variant>
        <vt:i4>1048632</vt:i4>
      </vt:variant>
      <vt:variant>
        <vt:i4>902</vt:i4>
      </vt:variant>
      <vt:variant>
        <vt:i4>0</vt:i4>
      </vt:variant>
      <vt:variant>
        <vt:i4>5</vt:i4>
      </vt:variant>
      <vt:variant>
        <vt:lpwstr/>
      </vt:variant>
      <vt:variant>
        <vt:lpwstr>_Toc304583714</vt:lpwstr>
      </vt:variant>
      <vt:variant>
        <vt:i4>1048632</vt:i4>
      </vt:variant>
      <vt:variant>
        <vt:i4>896</vt:i4>
      </vt:variant>
      <vt:variant>
        <vt:i4>0</vt:i4>
      </vt:variant>
      <vt:variant>
        <vt:i4>5</vt:i4>
      </vt:variant>
      <vt:variant>
        <vt:lpwstr/>
      </vt:variant>
      <vt:variant>
        <vt:lpwstr>_Toc304583713</vt:lpwstr>
      </vt:variant>
      <vt:variant>
        <vt:i4>1048632</vt:i4>
      </vt:variant>
      <vt:variant>
        <vt:i4>890</vt:i4>
      </vt:variant>
      <vt:variant>
        <vt:i4>0</vt:i4>
      </vt:variant>
      <vt:variant>
        <vt:i4>5</vt:i4>
      </vt:variant>
      <vt:variant>
        <vt:lpwstr/>
      </vt:variant>
      <vt:variant>
        <vt:lpwstr>_Toc304583712</vt:lpwstr>
      </vt:variant>
      <vt:variant>
        <vt:i4>1048632</vt:i4>
      </vt:variant>
      <vt:variant>
        <vt:i4>884</vt:i4>
      </vt:variant>
      <vt:variant>
        <vt:i4>0</vt:i4>
      </vt:variant>
      <vt:variant>
        <vt:i4>5</vt:i4>
      </vt:variant>
      <vt:variant>
        <vt:lpwstr/>
      </vt:variant>
      <vt:variant>
        <vt:lpwstr>_Toc304583711</vt:lpwstr>
      </vt:variant>
      <vt:variant>
        <vt:i4>1048632</vt:i4>
      </vt:variant>
      <vt:variant>
        <vt:i4>878</vt:i4>
      </vt:variant>
      <vt:variant>
        <vt:i4>0</vt:i4>
      </vt:variant>
      <vt:variant>
        <vt:i4>5</vt:i4>
      </vt:variant>
      <vt:variant>
        <vt:lpwstr/>
      </vt:variant>
      <vt:variant>
        <vt:lpwstr>_Toc304583710</vt:lpwstr>
      </vt:variant>
      <vt:variant>
        <vt:i4>1114168</vt:i4>
      </vt:variant>
      <vt:variant>
        <vt:i4>872</vt:i4>
      </vt:variant>
      <vt:variant>
        <vt:i4>0</vt:i4>
      </vt:variant>
      <vt:variant>
        <vt:i4>5</vt:i4>
      </vt:variant>
      <vt:variant>
        <vt:lpwstr/>
      </vt:variant>
      <vt:variant>
        <vt:lpwstr>_Toc304583709</vt:lpwstr>
      </vt:variant>
      <vt:variant>
        <vt:i4>1114168</vt:i4>
      </vt:variant>
      <vt:variant>
        <vt:i4>866</vt:i4>
      </vt:variant>
      <vt:variant>
        <vt:i4>0</vt:i4>
      </vt:variant>
      <vt:variant>
        <vt:i4>5</vt:i4>
      </vt:variant>
      <vt:variant>
        <vt:lpwstr/>
      </vt:variant>
      <vt:variant>
        <vt:lpwstr>_Toc304583708</vt:lpwstr>
      </vt:variant>
      <vt:variant>
        <vt:i4>1114168</vt:i4>
      </vt:variant>
      <vt:variant>
        <vt:i4>860</vt:i4>
      </vt:variant>
      <vt:variant>
        <vt:i4>0</vt:i4>
      </vt:variant>
      <vt:variant>
        <vt:i4>5</vt:i4>
      </vt:variant>
      <vt:variant>
        <vt:lpwstr/>
      </vt:variant>
      <vt:variant>
        <vt:lpwstr>_Toc304583707</vt:lpwstr>
      </vt:variant>
      <vt:variant>
        <vt:i4>1114168</vt:i4>
      </vt:variant>
      <vt:variant>
        <vt:i4>854</vt:i4>
      </vt:variant>
      <vt:variant>
        <vt:i4>0</vt:i4>
      </vt:variant>
      <vt:variant>
        <vt:i4>5</vt:i4>
      </vt:variant>
      <vt:variant>
        <vt:lpwstr/>
      </vt:variant>
      <vt:variant>
        <vt:lpwstr>_Toc304583706</vt:lpwstr>
      </vt:variant>
      <vt:variant>
        <vt:i4>1114168</vt:i4>
      </vt:variant>
      <vt:variant>
        <vt:i4>848</vt:i4>
      </vt:variant>
      <vt:variant>
        <vt:i4>0</vt:i4>
      </vt:variant>
      <vt:variant>
        <vt:i4>5</vt:i4>
      </vt:variant>
      <vt:variant>
        <vt:lpwstr/>
      </vt:variant>
      <vt:variant>
        <vt:lpwstr>_Toc304583705</vt:lpwstr>
      </vt:variant>
      <vt:variant>
        <vt:i4>1114168</vt:i4>
      </vt:variant>
      <vt:variant>
        <vt:i4>842</vt:i4>
      </vt:variant>
      <vt:variant>
        <vt:i4>0</vt:i4>
      </vt:variant>
      <vt:variant>
        <vt:i4>5</vt:i4>
      </vt:variant>
      <vt:variant>
        <vt:lpwstr/>
      </vt:variant>
      <vt:variant>
        <vt:lpwstr>_Toc304583704</vt:lpwstr>
      </vt:variant>
      <vt:variant>
        <vt:i4>1114168</vt:i4>
      </vt:variant>
      <vt:variant>
        <vt:i4>836</vt:i4>
      </vt:variant>
      <vt:variant>
        <vt:i4>0</vt:i4>
      </vt:variant>
      <vt:variant>
        <vt:i4>5</vt:i4>
      </vt:variant>
      <vt:variant>
        <vt:lpwstr/>
      </vt:variant>
      <vt:variant>
        <vt:lpwstr>_Toc304583703</vt:lpwstr>
      </vt:variant>
      <vt:variant>
        <vt:i4>1114168</vt:i4>
      </vt:variant>
      <vt:variant>
        <vt:i4>830</vt:i4>
      </vt:variant>
      <vt:variant>
        <vt:i4>0</vt:i4>
      </vt:variant>
      <vt:variant>
        <vt:i4>5</vt:i4>
      </vt:variant>
      <vt:variant>
        <vt:lpwstr/>
      </vt:variant>
      <vt:variant>
        <vt:lpwstr>_Toc304583702</vt:lpwstr>
      </vt:variant>
      <vt:variant>
        <vt:i4>1114168</vt:i4>
      </vt:variant>
      <vt:variant>
        <vt:i4>824</vt:i4>
      </vt:variant>
      <vt:variant>
        <vt:i4>0</vt:i4>
      </vt:variant>
      <vt:variant>
        <vt:i4>5</vt:i4>
      </vt:variant>
      <vt:variant>
        <vt:lpwstr/>
      </vt:variant>
      <vt:variant>
        <vt:lpwstr>_Toc304583701</vt:lpwstr>
      </vt:variant>
      <vt:variant>
        <vt:i4>1114168</vt:i4>
      </vt:variant>
      <vt:variant>
        <vt:i4>818</vt:i4>
      </vt:variant>
      <vt:variant>
        <vt:i4>0</vt:i4>
      </vt:variant>
      <vt:variant>
        <vt:i4>5</vt:i4>
      </vt:variant>
      <vt:variant>
        <vt:lpwstr/>
      </vt:variant>
      <vt:variant>
        <vt:lpwstr>_Toc304583700</vt:lpwstr>
      </vt:variant>
      <vt:variant>
        <vt:i4>1572921</vt:i4>
      </vt:variant>
      <vt:variant>
        <vt:i4>812</vt:i4>
      </vt:variant>
      <vt:variant>
        <vt:i4>0</vt:i4>
      </vt:variant>
      <vt:variant>
        <vt:i4>5</vt:i4>
      </vt:variant>
      <vt:variant>
        <vt:lpwstr/>
      </vt:variant>
      <vt:variant>
        <vt:lpwstr>_Toc304583699</vt:lpwstr>
      </vt:variant>
      <vt:variant>
        <vt:i4>1572921</vt:i4>
      </vt:variant>
      <vt:variant>
        <vt:i4>806</vt:i4>
      </vt:variant>
      <vt:variant>
        <vt:i4>0</vt:i4>
      </vt:variant>
      <vt:variant>
        <vt:i4>5</vt:i4>
      </vt:variant>
      <vt:variant>
        <vt:lpwstr/>
      </vt:variant>
      <vt:variant>
        <vt:lpwstr>_Toc304583698</vt:lpwstr>
      </vt:variant>
      <vt:variant>
        <vt:i4>1572921</vt:i4>
      </vt:variant>
      <vt:variant>
        <vt:i4>800</vt:i4>
      </vt:variant>
      <vt:variant>
        <vt:i4>0</vt:i4>
      </vt:variant>
      <vt:variant>
        <vt:i4>5</vt:i4>
      </vt:variant>
      <vt:variant>
        <vt:lpwstr/>
      </vt:variant>
      <vt:variant>
        <vt:lpwstr>_Toc304583697</vt:lpwstr>
      </vt:variant>
      <vt:variant>
        <vt:i4>1572921</vt:i4>
      </vt:variant>
      <vt:variant>
        <vt:i4>794</vt:i4>
      </vt:variant>
      <vt:variant>
        <vt:i4>0</vt:i4>
      </vt:variant>
      <vt:variant>
        <vt:i4>5</vt:i4>
      </vt:variant>
      <vt:variant>
        <vt:lpwstr/>
      </vt:variant>
      <vt:variant>
        <vt:lpwstr>_Toc304583696</vt:lpwstr>
      </vt:variant>
      <vt:variant>
        <vt:i4>1572921</vt:i4>
      </vt:variant>
      <vt:variant>
        <vt:i4>788</vt:i4>
      </vt:variant>
      <vt:variant>
        <vt:i4>0</vt:i4>
      </vt:variant>
      <vt:variant>
        <vt:i4>5</vt:i4>
      </vt:variant>
      <vt:variant>
        <vt:lpwstr/>
      </vt:variant>
      <vt:variant>
        <vt:lpwstr>_Toc304583695</vt:lpwstr>
      </vt:variant>
      <vt:variant>
        <vt:i4>1572921</vt:i4>
      </vt:variant>
      <vt:variant>
        <vt:i4>782</vt:i4>
      </vt:variant>
      <vt:variant>
        <vt:i4>0</vt:i4>
      </vt:variant>
      <vt:variant>
        <vt:i4>5</vt:i4>
      </vt:variant>
      <vt:variant>
        <vt:lpwstr/>
      </vt:variant>
      <vt:variant>
        <vt:lpwstr>_Toc304583694</vt:lpwstr>
      </vt:variant>
      <vt:variant>
        <vt:i4>1572921</vt:i4>
      </vt:variant>
      <vt:variant>
        <vt:i4>776</vt:i4>
      </vt:variant>
      <vt:variant>
        <vt:i4>0</vt:i4>
      </vt:variant>
      <vt:variant>
        <vt:i4>5</vt:i4>
      </vt:variant>
      <vt:variant>
        <vt:lpwstr/>
      </vt:variant>
      <vt:variant>
        <vt:lpwstr>_Toc304583693</vt:lpwstr>
      </vt:variant>
      <vt:variant>
        <vt:i4>1572921</vt:i4>
      </vt:variant>
      <vt:variant>
        <vt:i4>770</vt:i4>
      </vt:variant>
      <vt:variant>
        <vt:i4>0</vt:i4>
      </vt:variant>
      <vt:variant>
        <vt:i4>5</vt:i4>
      </vt:variant>
      <vt:variant>
        <vt:lpwstr/>
      </vt:variant>
      <vt:variant>
        <vt:lpwstr>_Toc304583692</vt:lpwstr>
      </vt:variant>
      <vt:variant>
        <vt:i4>1572921</vt:i4>
      </vt:variant>
      <vt:variant>
        <vt:i4>764</vt:i4>
      </vt:variant>
      <vt:variant>
        <vt:i4>0</vt:i4>
      </vt:variant>
      <vt:variant>
        <vt:i4>5</vt:i4>
      </vt:variant>
      <vt:variant>
        <vt:lpwstr/>
      </vt:variant>
      <vt:variant>
        <vt:lpwstr>_Toc304583691</vt:lpwstr>
      </vt:variant>
      <vt:variant>
        <vt:i4>1572921</vt:i4>
      </vt:variant>
      <vt:variant>
        <vt:i4>758</vt:i4>
      </vt:variant>
      <vt:variant>
        <vt:i4>0</vt:i4>
      </vt:variant>
      <vt:variant>
        <vt:i4>5</vt:i4>
      </vt:variant>
      <vt:variant>
        <vt:lpwstr/>
      </vt:variant>
      <vt:variant>
        <vt:lpwstr>_Toc304583690</vt:lpwstr>
      </vt:variant>
      <vt:variant>
        <vt:i4>1638457</vt:i4>
      </vt:variant>
      <vt:variant>
        <vt:i4>752</vt:i4>
      </vt:variant>
      <vt:variant>
        <vt:i4>0</vt:i4>
      </vt:variant>
      <vt:variant>
        <vt:i4>5</vt:i4>
      </vt:variant>
      <vt:variant>
        <vt:lpwstr/>
      </vt:variant>
      <vt:variant>
        <vt:lpwstr>_Toc304583689</vt:lpwstr>
      </vt:variant>
      <vt:variant>
        <vt:i4>1638457</vt:i4>
      </vt:variant>
      <vt:variant>
        <vt:i4>746</vt:i4>
      </vt:variant>
      <vt:variant>
        <vt:i4>0</vt:i4>
      </vt:variant>
      <vt:variant>
        <vt:i4>5</vt:i4>
      </vt:variant>
      <vt:variant>
        <vt:lpwstr/>
      </vt:variant>
      <vt:variant>
        <vt:lpwstr>_Toc304583688</vt:lpwstr>
      </vt:variant>
      <vt:variant>
        <vt:i4>1638457</vt:i4>
      </vt:variant>
      <vt:variant>
        <vt:i4>740</vt:i4>
      </vt:variant>
      <vt:variant>
        <vt:i4>0</vt:i4>
      </vt:variant>
      <vt:variant>
        <vt:i4>5</vt:i4>
      </vt:variant>
      <vt:variant>
        <vt:lpwstr/>
      </vt:variant>
      <vt:variant>
        <vt:lpwstr>_Toc304583687</vt:lpwstr>
      </vt:variant>
      <vt:variant>
        <vt:i4>1638457</vt:i4>
      </vt:variant>
      <vt:variant>
        <vt:i4>734</vt:i4>
      </vt:variant>
      <vt:variant>
        <vt:i4>0</vt:i4>
      </vt:variant>
      <vt:variant>
        <vt:i4>5</vt:i4>
      </vt:variant>
      <vt:variant>
        <vt:lpwstr/>
      </vt:variant>
      <vt:variant>
        <vt:lpwstr>_Toc304583686</vt:lpwstr>
      </vt:variant>
      <vt:variant>
        <vt:i4>1638457</vt:i4>
      </vt:variant>
      <vt:variant>
        <vt:i4>728</vt:i4>
      </vt:variant>
      <vt:variant>
        <vt:i4>0</vt:i4>
      </vt:variant>
      <vt:variant>
        <vt:i4>5</vt:i4>
      </vt:variant>
      <vt:variant>
        <vt:lpwstr/>
      </vt:variant>
      <vt:variant>
        <vt:lpwstr>_Toc304583685</vt:lpwstr>
      </vt:variant>
      <vt:variant>
        <vt:i4>1638457</vt:i4>
      </vt:variant>
      <vt:variant>
        <vt:i4>722</vt:i4>
      </vt:variant>
      <vt:variant>
        <vt:i4>0</vt:i4>
      </vt:variant>
      <vt:variant>
        <vt:i4>5</vt:i4>
      </vt:variant>
      <vt:variant>
        <vt:lpwstr/>
      </vt:variant>
      <vt:variant>
        <vt:lpwstr>_Toc304583684</vt:lpwstr>
      </vt:variant>
      <vt:variant>
        <vt:i4>1638457</vt:i4>
      </vt:variant>
      <vt:variant>
        <vt:i4>716</vt:i4>
      </vt:variant>
      <vt:variant>
        <vt:i4>0</vt:i4>
      </vt:variant>
      <vt:variant>
        <vt:i4>5</vt:i4>
      </vt:variant>
      <vt:variant>
        <vt:lpwstr/>
      </vt:variant>
      <vt:variant>
        <vt:lpwstr>_Toc304583683</vt:lpwstr>
      </vt:variant>
      <vt:variant>
        <vt:i4>1638457</vt:i4>
      </vt:variant>
      <vt:variant>
        <vt:i4>710</vt:i4>
      </vt:variant>
      <vt:variant>
        <vt:i4>0</vt:i4>
      </vt:variant>
      <vt:variant>
        <vt:i4>5</vt:i4>
      </vt:variant>
      <vt:variant>
        <vt:lpwstr/>
      </vt:variant>
      <vt:variant>
        <vt:lpwstr>_Toc304583682</vt:lpwstr>
      </vt:variant>
      <vt:variant>
        <vt:i4>1638457</vt:i4>
      </vt:variant>
      <vt:variant>
        <vt:i4>704</vt:i4>
      </vt:variant>
      <vt:variant>
        <vt:i4>0</vt:i4>
      </vt:variant>
      <vt:variant>
        <vt:i4>5</vt:i4>
      </vt:variant>
      <vt:variant>
        <vt:lpwstr/>
      </vt:variant>
      <vt:variant>
        <vt:lpwstr>_Toc304583681</vt:lpwstr>
      </vt:variant>
      <vt:variant>
        <vt:i4>1638457</vt:i4>
      </vt:variant>
      <vt:variant>
        <vt:i4>698</vt:i4>
      </vt:variant>
      <vt:variant>
        <vt:i4>0</vt:i4>
      </vt:variant>
      <vt:variant>
        <vt:i4>5</vt:i4>
      </vt:variant>
      <vt:variant>
        <vt:lpwstr/>
      </vt:variant>
      <vt:variant>
        <vt:lpwstr>_Toc304583680</vt:lpwstr>
      </vt:variant>
      <vt:variant>
        <vt:i4>1441849</vt:i4>
      </vt:variant>
      <vt:variant>
        <vt:i4>692</vt:i4>
      </vt:variant>
      <vt:variant>
        <vt:i4>0</vt:i4>
      </vt:variant>
      <vt:variant>
        <vt:i4>5</vt:i4>
      </vt:variant>
      <vt:variant>
        <vt:lpwstr/>
      </vt:variant>
      <vt:variant>
        <vt:lpwstr>_Toc304583679</vt:lpwstr>
      </vt:variant>
      <vt:variant>
        <vt:i4>1441849</vt:i4>
      </vt:variant>
      <vt:variant>
        <vt:i4>686</vt:i4>
      </vt:variant>
      <vt:variant>
        <vt:i4>0</vt:i4>
      </vt:variant>
      <vt:variant>
        <vt:i4>5</vt:i4>
      </vt:variant>
      <vt:variant>
        <vt:lpwstr/>
      </vt:variant>
      <vt:variant>
        <vt:lpwstr>_Toc304583678</vt:lpwstr>
      </vt:variant>
      <vt:variant>
        <vt:i4>1441849</vt:i4>
      </vt:variant>
      <vt:variant>
        <vt:i4>680</vt:i4>
      </vt:variant>
      <vt:variant>
        <vt:i4>0</vt:i4>
      </vt:variant>
      <vt:variant>
        <vt:i4>5</vt:i4>
      </vt:variant>
      <vt:variant>
        <vt:lpwstr/>
      </vt:variant>
      <vt:variant>
        <vt:lpwstr>_Toc304583677</vt:lpwstr>
      </vt:variant>
      <vt:variant>
        <vt:i4>1441849</vt:i4>
      </vt:variant>
      <vt:variant>
        <vt:i4>674</vt:i4>
      </vt:variant>
      <vt:variant>
        <vt:i4>0</vt:i4>
      </vt:variant>
      <vt:variant>
        <vt:i4>5</vt:i4>
      </vt:variant>
      <vt:variant>
        <vt:lpwstr/>
      </vt:variant>
      <vt:variant>
        <vt:lpwstr>_Toc304583676</vt:lpwstr>
      </vt:variant>
      <vt:variant>
        <vt:i4>1441849</vt:i4>
      </vt:variant>
      <vt:variant>
        <vt:i4>668</vt:i4>
      </vt:variant>
      <vt:variant>
        <vt:i4>0</vt:i4>
      </vt:variant>
      <vt:variant>
        <vt:i4>5</vt:i4>
      </vt:variant>
      <vt:variant>
        <vt:lpwstr/>
      </vt:variant>
      <vt:variant>
        <vt:lpwstr>_Toc304583675</vt:lpwstr>
      </vt:variant>
      <vt:variant>
        <vt:i4>1441849</vt:i4>
      </vt:variant>
      <vt:variant>
        <vt:i4>662</vt:i4>
      </vt:variant>
      <vt:variant>
        <vt:i4>0</vt:i4>
      </vt:variant>
      <vt:variant>
        <vt:i4>5</vt:i4>
      </vt:variant>
      <vt:variant>
        <vt:lpwstr/>
      </vt:variant>
      <vt:variant>
        <vt:lpwstr>_Toc304583674</vt:lpwstr>
      </vt:variant>
      <vt:variant>
        <vt:i4>1441849</vt:i4>
      </vt:variant>
      <vt:variant>
        <vt:i4>656</vt:i4>
      </vt:variant>
      <vt:variant>
        <vt:i4>0</vt:i4>
      </vt:variant>
      <vt:variant>
        <vt:i4>5</vt:i4>
      </vt:variant>
      <vt:variant>
        <vt:lpwstr/>
      </vt:variant>
      <vt:variant>
        <vt:lpwstr>_Toc304583673</vt:lpwstr>
      </vt:variant>
      <vt:variant>
        <vt:i4>1441849</vt:i4>
      </vt:variant>
      <vt:variant>
        <vt:i4>650</vt:i4>
      </vt:variant>
      <vt:variant>
        <vt:i4>0</vt:i4>
      </vt:variant>
      <vt:variant>
        <vt:i4>5</vt:i4>
      </vt:variant>
      <vt:variant>
        <vt:lpwstr/>
      </vt:variant>
      <vt:variant>
        <vt:lpwstr>_Toc304583672</vt:lpwstr>
      </vt:variant>
      <vt:variant>
        <vt:i4>1441849</vt:i4>
      </vt:variant>
      <vt:variant>
        <vt:i4>644</vt:i4>
      </vt:variant>
      <vt:variant>
        <vt:i4>0</vt:i4>
      </vt:variant>
      <vt:variant>
        <vt:i4>5</vt:i4>
      </vt:variant>
      <vt:variant>
        <vt:lpwstr/>
      </vt:variant>
      <vt:variant>
        <vt:lpwstr>_Toc304583671</vt:lpwstr>
      </vt:variant>
      <vt:variant>
        <vt:i4>1441849</vt:i4>
      </vt:variant>
      <vt:variant>
        <vt:i4>638</vt:i4>
      </vt:variant>
      <vt:variant>
        <vt:i4>0</vt:i4>
      </vt:variant>
      <vt:variant>
        <vt:i4>5</vt:i4>
      </vt:variant>
      <vt:variant>
        <vt:lpwstr/>
      </vt:variant>
      <vt:variant>
        <vt:lpwstr>_Toc304583670</vt:lpwstr>
      </vt:variant>
      <vt:variant>
        <vt:i4>1507385</vt:i4>
      </vt:variant>
      <vt:variant>
        <vt:i4>632</vt:i4>
      </vt:variant>
      <vt:variant>
        <vt:i4>0</vt:i4>
      </vt:variant>
      <vt:variant>
        <vt:i4>5</vt:i4>
      </vt:variant>
      <vt:variant>
        <vt:lpwstr/>
      </vt:variant>
      <vt:variant>
        <vt:lpwstr>_Toc304583669</vt:lpwstr>
      </vt:variant>
      <vt:variant>
        <vt:i4>1507385</vt:i4>
      </vt:variant>
      <vt:variant>
        <vt:i4>626</vt:i4>
      </vt:variant>
      <vt:variant>
        <vt:i4>0</vt:i4>
      </vt:variant>
      <vt:variant>
        <vt:i4>5</vt:i4>
      </vt:variant>
      <vt:variant>
        <vt:lpwstr/>
      </vt:variant>
      <vt:variant>
        <vt:lpwstr>_Toc304583668</vt:lpwstr>
      </vt:variant>
      <vt:variant>
        <vt:i4>1507385</vt:i4>
      </vt:variant>
      <vt:variant>
        <vt:i4>620</vt:i4>
      </vt:variant>
      <vt:variant>
        <vt:i4>0</vt:i4>
      </vt:variant>
      <vt:variant>
        <vt:i4>5</vt:i4>
      </vt:variant>
      <vt:variant>
        <vt:lpwstr/>
      </vt:variant>
      <vt:variant>
        <vt:lpwstr>_Toc304583667</vt:lpwstr>
      </vt:variant>
      <vt:variant>
        <vt:i4>1507385</vt:i4>
      </vt:variant>
      <vt:variant>
        <vt:i4>614</vt:i4>
      </vt:variant>
      <vt:variant>
        <vt:i4>0</vt:i4>
      </vt:variant>
      <vt:variant>
        <vt:i4>5</vt:i4>
      </vt:variant>
      <vt:variant>
        <vt:lpwstr/>
      </vt:variant>
      <vt:variant>
        <vt:lpwstr>_Toc304583666</vt:lpwstr>
      </vt:variant>
      <vt:variant>
        <vt:i4>1507385</vt:i4>
      </vt:variant>
      <vt:variant>
        <vt:i4>608</vt:i4>
      </vt:variant>
      <vt:variant>
        <vt:i4>0</vt:i4>
      </vt:variant>
      <vt:variant>
        <vt:i4>5</vt:i4>
      </vt:variant>
      <vt:variant>
        <vt:lpwstr/>
      </vt:variant>
      <vt:variant>
        <vt:lpwstr>_Toc304583665</vt:lpwstr>
      </vt:variant>
      <vt:variant>
        <vt:i4>1507385</vt:i4>
      </vt:variant>
      <vt:variant>
        <vt:i4>602</vt:i4>
      </vt:variant>
      <vt:variant>
        <vt:i4>0</vt:i4>
      </vt:variant>
      <vt:variant>
        <vt:i4>5</vt:i4>
      </vt:variant>
      <vt:variant>
        <vt:lpwstr/>
      </vt:variant>
      <vt:variant>
        <vt:lpwstr>_Toc304583664</vt:lpwstr>
      </vt:variant>
      <vt:variant>
        <vt:i4>1507385</vt:i4>
      </vt:variant>
      <vt:variant>
        <vt:i4>596</vt:i4>
      </vt:variant>
      <vt:variant>
        <vt:i4>0</vt:i4>
      </vt:variant>
      <vt:variant>
        <vt:i4>5</vt:i4>
      </vt:variant>
      <vt:variant>
        <vt:lpwstr/>
      </vt:variant>
      <vt:variant>
        <vt:lpwstr>_Toc304583663</vt:lpwstr>
      </vt:variant>
      <vt:variant>
        <vt:i4>1507385</vt:i4>
      </vt:variant>
      <vt:variant>
        <vt:i4>590</vt:i4>
      </vt:variant>
      <vt:variant>
        <vt:i4>0</vt:i4>
      </vt:variant>
      <vt:variant>
        <vt:i4>5</vt:i4>
      </vt:variant>
      <vt:variant>
        <vt:lpwstr/>
      </vt:variant>
      <vt:variant>
        <vt:lpwstr>_Toc304583662</vt:lpwstr>
      </vt:variant>
      <vt:variant>
        <vt:i4>1507385</vt:i4>
      </vt:variant>
      <vt:variant>
        <vt:i4>584</vt:i4>
      </vt:variant>
      <vt:variant>
        <vt:i4>0</vt:i4>
      </vt:variant>
      <vt:variant>
        <vt:i4>5</vt:i4>
      </vt:variant>
      <vt:variant>
        <vt:lpwstr/>
      </vt:variant>
      <vt:variant>
        <vt:lpwstr>_Toc304583661</vt:lpwstr>
      </vt:variant>
      <vt:variant>
        <vt:i4>1507385</vt:i4>
      </vt:variant>
      <vt:variant>
        <vt:i4>578</vt:i4>
      </vt:variant>
      <vt:variant>
        <vt:i4>0</vt:i4>
      </vt:variant>
      <vt:variant>
        <vt:i4>5</vt:i4>
      </vt:variant>
      <vt:variant>
        <vt:lpwstr/>
      </vt:variant>
      <vt:variant>
        <vt:lpwstr>_Toc304583660</vt:lpwstr>
      </vt:variant>
      <vt:variant>
        <vt:i4>1310777</vt:i4>
      </vt:variant>
      <vt:variant>
        <vt:i4>572</vt:i4>
      </vt:variant>
      <vt:variant>
        <vt:i4>0</vt:i4>
      </vt:variant>
      <vt:variant>
        <vt:i4>5</vt:i4>
      </vt:variant>
      <vt:variant>
        <vt:lpwstr/>
      </vt:variant>
      <vt:variant>
        <vt:lpwstr>_Toc304583659</vt:lpwstr>
      </vt:variant>
      <vt:variant>
        <vt:i4>1310777</vt:i4>
      </vt:variant>
      <vt:variant>
        <vt:i4>566</vt:i4>
      </vt:variant>
      <vt:variant>
        <vt:i4>0</vt:i4>
      </vt:variant>
      <vt:variant>
        <vt:i4>5</vt:i4>
      </vt:variant>
      <vt:variant>
        <vt:lpwstr/>
      </vt:variant>
      <vt:variant>
        <vt:lpwstr>_Toc304583658</vt:lpwstr>
      </vt:variant>
      <vt:variant>
        <vt:i4>1310777</vt:i4>
      </vt:variant>
      <vt:variant>
        <vt:i4>560</vt:i4>
      </vt:variant>
      <vt:variant>
        <vt:i4>0</vt:i4>
      </vt:variant>
      <vt:variant>
        <vt:i4>5</vt:i4>
      </vt:variant>
      <vt:variant>
        <vt:lpwstr/>
      </vt:variant>
      <vt:variant>
        <vt:lpwstr>_Toc304583657</vt:lpwstr>
      </vt:variant>
      <vt:variant>
        <vt:i4>1310777</vt:i4>
      </vt:variant>
      <vt:variant>
        <vt:i4>554</vt:i4>
      </vt:variant>
      <vt:variant>
        <vt:i4>0</vt:i4>
      </vt:variant>
      <vt:variant>
        <vt:i4>5</vt:i4>
      </vt:variant>
      <vt:variant>
        <vt:lpwstr/>
      </vt:variant>
      <vt:variant>
        <vt:lpwstr>_Toc304583656</vt:lpwstr>
      </vt:variant>
      <vt:variant>
        <vt:i4>1310777</vt:i4>
      </vt:variant>
      <vt:variant>
        <vt:i4>548</vt:i4>
      </vt:variant>
      <vt:variant>
        <vt:i4>0</vt:i4>
      </vt:variant>
      <vt:variant>
        <vt:i4>5</vt:i4>
      </vt:variant>
      <vt:variant>
        <vt:lpwstr/>
      </vt:variant>
      <vt:variant>
        <vt:lpwstr>_Toc304583655</vt:lpwstr>
      </vt:variant>
      <vt:variant>
        <vt:i4>1310777</vt:i4>
      </vt:variant>
      <vt:variant>
        <vt:i4>542</vt:i4>
      </vt:variant>
      <vt:variant>
        <vt:i4>0</vt:i4>
      </vt:variant>
      <vt:variant>
        <vt:i4>5</vt:i4>
      </vt:variant>
      <vt:variant>
        <vt:lpwstr/>
      </vt:variant>
      <vt:variant>
        <vt:lpwstr>_Toc304583654</vt:lpwstr>
      </vt:variant>
      <vt:variant>
        <vt:i4>1310777</vt:i4>
      </vt:variant>
      <vt:variant>
        <vt:i4>536</vt:i4>
      </vt:variant>
      <vt:variant>
        <vt:i4>0</vt:i4>
      </vt:variant>
      <vt:variant>
        <vt:i4>5</vt:i4>
      </vt:variant>
      <vt:variant>
        <vt:lpwstr/>
      </vt:variant>
      <vt:variant>
        <vt:lpwstr>_Toc304583653</vt:lpwstr>
      </vt:variant>
      <vt:variant>
        <vt:i4>1310777</vt:i4>
      </vt:variant>
      <vt:variant>
        <vt:i4>530</vt:i4>
      </vt:variant>
      <vt:variant>
        <vt:i4>0</vt:i4>
      </vt:variant>
      <vt:variant>
        <vt:i4>5</vt:i4>
      </vt:variant>
      <vt:variant>
        <vt:lpwstr/>
      </vt:variant>
      <vt:variant>
        <vt:lpwstr>_Toc304583652</vt:lpwstr>
      </vt:variant>
      <vt:variant>
        <vt:i4>1310777</vt:i4>
      </vt:variant>
      <vt:variant>
        <vt:i4>524</vt:i4>
      </vt:variant>
      <vt:variant>
        <vt:i4>0</vt:i4>
      </vt:variant>
      <vt:variant>
        <vt:i4>5</vt:i4>
      </vt:variant>
      <vt:variant>
        <vt:lpwstr/>
      </vt:variant>
      <vt:variant>
        <vt:lpwstr>_Toc304583651</vt:lpwstr>
      </vt:variant>
      <vt:variant>
        <vt:i4>1310777</vt:i4>
      </vt:variant>
      <vt:variant>
        <vt:i4>518</vt:i4>
      </vt:variant>
      <vt:variant>
        <vt:i4>0</vt:i4>
      </vt:variant>
      <vt:variant>
        <vt:i4>5</vt:i4>
      </vt:variant>
      <vt:variant>
        <vt:lpwstr/>
      </vt:variant>
      <vt:variant>
        <vt:lpwstr>_Toc304583650</vt:lpwstr>
      </vt:variant>
      <vt:variant>
        <vt:i4>1376313</vt:i4>
      </vt:variant>
      <vt:variant>
        <vt:i4>512</vt:i4>
      </vt:variant>
      <vt:variant>
        <vt:i4>0</vt:i4>
      </vt:variant>
      <vt:variant>
        <vt:i4>5</vt:i4>
      </vt:variant>
      <vt:variant>
        <vt:lpwstr/>
      </vt:variant>
      <vt:variant>
        <vt:lpwstr>_Toc304583649</vt:lpwstr>
      </vt:variant>
      <vt:variant>
        <vt:i4>1376313</vt:i4>
      </vt:variant>
      <vt:variant>
        <vt:i4>506</vt:i4>
      </vt:variant>
      <vt:variant>
        <vt:i4>0</vt:i4>
      </vt:variant>
      <vt:variant>
        <vt:i4>5</vt:i4>
      </vt:variant>
      <vt:variant>
        <vt:lpwstr/>
      </vt:variant>
      <vt:variant>
        <vt:lpwstr>_Toc304583648</vt:lpwstr>
      </vt:variant>
      <vt:variant>
        <vt:i4>1376313</vt:i4>
      </vt:variant>
      <vt:variant>
        <vt:i4>500</vt:i4>
      </vt:variant>
      <vt:variant>
        <vt:i4>0</vt:i4>
      </vt:variant>
      <vt:variant>
        <vt:i4>5</vt:i4>
      </vt:variant>
      <vt:variant>
        <vt:lpwstr/>
      </vt:variant>
      <vt:variant>
        <vt:lpwstr>_Toc304583647</vt:lpwstr>
      </vt:variant>
      <vt:variant>
        <vt:i4>1376313</vt:i4>
      </vt:variant>
      <vt:variant>
        <vt:i4>494</vt:i4>
      </vt:variant>
      <vt:variant>
        <vt:i4>0</vt:i4>
      </vt:variant>
      <vt:variant>
        <vt:i4>5</vt:i4>
      </vt:variant>
      <vt:variant>
        <vt:lpwstr/>
      </vt:variant>
      <vt:variant>
        <vt:lpwstr>_Toc304583646</vt:lpwstr>
      </vt:variant>
      <vt:variant>
        <vt:i4>1376313</vt:i4>
      </vt:variant>
      <vt:variant>
        <vt:i4>488</vt:i4>
      </vt:variant>
      <vt:variant>
        <vt:i4>0</vt:i4>
      </vt:variant>
      <vt:variant>
        <vt:i4>5</vt:i4>
      </vt:variant>
      <vt:variant>
        <vt:lpwstr/>
      </vt:variant>
      <vt:variant>
        <vt:lpwstr>_Toc304583645</vt:lpwstr>
      </vt:variant>
      <vt:variant>
        <vt:i4>1376313</vt:i4>
      </vt:variant>
      <vt:variant>
        <vt:i4>482</vt:i4>
      </vt:variant>
      <vt:variant>
        <vt:i4>0</vt:i4>
      </vt:variant>
      <vt:variant>
        <vt:i4>5</vt:i4>
      </vt:variant>
      <vt:variant>
        <vt:lpwstr/>
      </vt:variant>
      <vt:variant>
        <vt:lpwstr>_Toc304583644</vt:lpwstr>
      </vt:variant>
      <vt:variant>
        <vt:i4>1376313</vt:i4>
      </vt:variant>
      <vt:variant>
        <vt:i4>476</vt:i4>
      </vt:variant>
      <vt:variant>
        <vt:i4>0</vt:i4>
      </vt:variant>
      <vt:variant>
        <vt:i4>5</vt:i4>
      </vt:variant>
      <vt:variant>
        <vt:lpwstr/>
      </vt:variant>
      <vt:variant>
        <vt:lpwstr>_Toc304583643</vt:lpwstr>
      </vt:variant>
      <vt:variant>
        <vt:i4>1376313</vt:i4>
      </vt:variant>
      <vt:variant>
        <vt:i4>470</vt:i4>
      </vt:variant>
      <vt:variant>
        <vt:i4>0</vt:i4>
      </vt:variant>
      <vt:variant>
        <vt:i4>5</vt:i4>
      </vt:variant>
      <vt:variant>
        <vt:lpwstr/>
      </vt:variant>
      <vt:variant>
        <vt:lpwstr>_Toc304583642</vt:lpwstr>
      </vt:variant>
      <vt:variant>
        <vt:i4>1376313</vt:i4>
      </vt:variant>
      <vt:variant>
        <vt:i4>464</vt:i4>
      </vt:variant>
      <vt:variant>
        <vt:i4>0</vt:i4>
      </vt:variant>
      <vt:variant>
        <vt:i4>5</vt:i4>
      </vt:variant>
      <vt:variant>
        <vt:lpwstr/>
      </vt:variant>
      <vt:variant>
        <vt:lpwstr>_Toc304583641</vt:lpwstr>
      </vt:variant>
      <vt:variant>
        <vt:i4>1376313</vt:i4>
      </vt:variant>
      <vt:variant>
        <vt:i4>458</vt:i4>
      </vt:variant>
      <vt:variant>
        <vt:i4>0</vt:i4>
      </vt:variant>
      <vt:variant>
        <vt:i4>5</vt:i4>
      </vt:variant>
      <vt:variant>
        <vt:lpwstr/>
      </vt:variant>
      <vt:variant>
        <vt:lpwstr>_Toc304583640</vt:lpwstr>
      </vt:variant>
      <vt:variant>
        <vt:i4>1179705</vt:i4>
      </vt:variant>
      <vt:variant>
        <vt:i4>452</vt:i4>
      </vt:variant>
      <vt:variant>
        <vt:i4>0</vt:i4>
      </vt:variant>
      <vt:variant>
        <vt:i4>5</vt:i4>
      </vt:variant>
      <vt:variant>
        <vt:lpwstr/>
      </vt:variant>
      <vt:variant>
        <vt:lpwstr>_Toc304583639</vt:lpwstr>
      </vt:variant>
      <vt:variant>
        <vt:i4>1179705</vt:i4>
      </vt:variant>
      <vt:variant>
        <vt:i4>446</vt:i4>
      </vt:variant>
      <vt:variant>
        <vt:i4>0</vt:i4>
      </vt:variant>
      <vt:variant>
        <vt:i4>5</vt:i4>
      </vt:variant>
      <vt:variant>
        <vt:lpwstr/>
      </vt:variant>
      <vt:variant>
        <vt:lpwstr>_Toc304583638</vt:lpwstr>
      </vt:variant>
      <vt:variant>
        <vt:i4>1179705</vt:i4>
      </vt:variant>
      <vt:variant>
        <vt:i4>440</vt:i4>
      </vt:variant>
      <vt:variant>
        <vt:i4>0</vt:i4>
      </vt:variant>
      <vt:variant>
        <vt:i4>5</vt:i4>
      </vt:variant>
      <vt:variant>
        <vt:lpwstr/>
      </vt:variant>
      <vt:variant>
        <vt:lpwstr>_Toc304583637</vt:lpwstr>
      </vt:variant>
      <vt:variant>
        <vt:i4>1179705</vt:i4>
      </vt:variant>
      <vt:variant>
        <vt:i4>434</vt:i4>
      </vt:variant>
      <vt:variant>
        <vt:i4>0</vt:i4>
      </vt:variant>
      <vt:variant>
        <vt:i4>5</vt:i4>
      </vt:variant>
      <vt:variant>
        <vt:lpwstr/>
      </vt:variant>
      <vt:variant>
        <vt:lpwstr>_Toc304583636</vt:lpwstr>
      </vt:variant>
      <vt:variant>
        <vt:i4>1179705</vt:i4>
      </vt:variant>
      <vt:variant>
        <vt:i4>428</vt:i4>
      </vt:variant>
      <vt:variant>
        <vt:i4>0</vt:i4>
      </vt:variant>
      <vt:variant>
        <vt:i4>5</vt:i4>
      </vt:variant>
      <vt:variant>
        <vt:lpwstr/>
      </vt:variant>
      <vt:variant>
        <vt:lpwstr>_Toc304583635</vt:lpwstr>
      </vt:variant>
      <vt:variant>
        <vt:i4>1179705</vt:i4>
      </vt:variant>
      <vt:variant>
        <vt:i4>422</vt:i4>
      </vt:variant>
      <vt:variant>
        <vt:i4>0</vt:i4>
      </vt:variant>
      <vt:variant>
        <vt:i4>5</vt:i4>
      </vt:variant>
      <vt:variant>
        <vt:lpwstr/>
      </vt:variant>
      <vt:variant>
        <vt:lpwstr>_Toc304583634</vt:lpwstr>
      </vt:variant>
      <vt:variant>
        <vt:i4>1179705</vt:i4>
      </vt:variant>
      <vt:variant>
        <vt:i4>416</vt:i4>
      </vt:variant>
      <vt:variant>
        <vt:i4>0</vt:i4>
      </vt:variant>
      <vt:variant>
        <vt:i4>5</vt:i4>
      </vt:variant>
      <vt:variant>
        <vt:lpwstr/>
      </vt:variant>
      <vt:variant>
        <vt:lpwstr>_Toc304583633</vt:lpwstr>
      </vt:variant>
      <vt:variant>
        <vt:i4>1179705</vt:i4>
      </vt:variant>
      <vt:variant>
        <vt:i4>410</vt:i4>
      </vt:variant>
      <vt:variant>
        <vt:i4>0</vt:i4>
      </vt:variant>
      <vt:variant>
        <vt:i4>5</vt:i4>
      </vt:variant>
      <vt:variant>
        <vt:lpwstr/>
      </vt:variant>
      <vt:variant>
        <vt:lpwstr>_Toc304583632</vt:lpwstr>
      </vt:variant>
      <vt:variant>
        <vt:i4>1179705</vt:i4>
      </vt:variant>
      <vt:variant>
        <vt:i4>404</vt:i4>
      </vt:variant>
      <vt:variant>
        <vt:i4>0</vt:i4>
      </vt:variant>
      <vt:variant>
        <vt:i4>5</vt:i4>
      </vt:variant>
      <vt:variant>
        <vt:lpwstr/>
      </vt:variant>
      <vt:variant>
        <vt:lpwstr>_Toc304583631</vt:lpwstr>
      </vt:variant>
      <vt:variant>
        <vt:i4>1179705</vt:i4>
      </vt:variant>
      <vt:variant>
        <vt:i4>398</vt:i4>
      </vt:variant>
      <vt:variant>
        <vt:i4>0</vt:i4>
      </vt:variant>
      <vt:variant>
        <vt:i4>5</vt:i4>
      </vt:variant>
      <vt:variant>
        <vt:lpwstr/>
      </vt:variant>
      <vt:variant>
        <vt:lpwstr>_Toc304583630</vt:lpwstr>
      </vt:variant>
      <vt:variant>
        <vt:i4>1245241</vt:i4>
      </vt:variant>
      <vt:variant>
        <vt:i4>392</vt:i4>
      </vt:variant>
      <vt:variant>
        <vt:i4>0</vt:i4>
      </vt:variant>
      <vt:variant>
        <vt:i4>5</vt:i4>
      </vt:variant>
      <vt:variant>
        <vt:lpwstr/>
      </vt:variant>
      <vt:variant>
        <vt:lpwstr>_Toc304583629</vt:lpwstr>
      </vt:variant>
      <vt:variant>
        <vt:i4>1245241</vt:i4>
      </vt:variant>
      <vt:variant>
        <vt:i4>386</vt:i4>
      </vt:variant>
      <vt:variant>
        <vt:i4>0</vt:i4>
      </vt:variant>
      <vt:variant>
        <vt:i4>5</vt:i4>
      </vt:variant>
      <vt:variant>
        <vt:lpwstr/>
      </vt:variant>
      <vt:variant>
        <vt:lpwstr>_Toc304583628</vt:lpwstr>
      </vt:variant>
      <vt:variant>
        <vt:i4>1245241</vt:i4>
      </vt:variant>
      <vt:variant>
        <vt:i4>380</vt:i4>
      </vt:variant>
      <vt:variant>
        <vt:i4>0</vt:i4>
      </vt:variant>
      <vt:variant>
        <vt:i4>5</vt:i4>
      </vt:variant>
      <vt:variant>
        <vt:lpwstr/>
      </vt:variant>
      <vt:variant>
        <vt:lpwstr>_Toc304583627</vt:lpwstr>
      </vt:variant>
      <vt:variant>
        <vt:i4>1245241</vt:i4>
      </vt:variant>
      <vt:variant>
        <vt:i4>374</vt:i4>
      </vt:variant>
      <vt:variant>
        <vt:i4>0</vt:i4>
      </vt:variant>
      <vt:variant>
        <vt:i4>5</vt:i4>
      </vt:variant>
      <vt:variant>
        <vt:lpwstr/>
      </vt:variant>
      <vt:variant>
        <vt:lpwstr>_Toc304583626</vt:lpwstr>
      </vt:variant>
      <vt:variant>
        <vt:i4>1245241</vt:i4>
      </vt:variant>
      <vt:variant>
        <vt:i4>368</vt:i4>
      </vt:variant>
      <vt:variant>
        <vt:i4>0</vt:i4>
      </vt:variant>
      <vt:variant>
        <vt:i4>5</vt:i4>
      </vt:variant>
      <vt:variant>
        <vt:lpwstr/>
      </vt:variant>
      <vt:variant>
        <vt:lpwstr>_Toc304583625</vt:lpwstr>
      </vt:variant>
      <vt:variant>
        <vt:i4>1245241</vt:i4>
      </vt:variant>
      <vt:variant>
        <vt:i4>362</vt:i4>
      </vt:variant>
      <vt:variant>
        <vt:i4>0</vt:i4>
      </vt:variant>
      <vt:variant>
        <vt:i4>5</vt:i4>
      </vt:variant>
      <vt:variant>
        <vt:lpwstr/>
      </vt:variant>
      <vt:variant>
        <vt:lpwstr>_Toc304583624</vt:lpwstr>
      </vt:variant>
      <vt:variant>
        <vt:i4>1245241</vt:i4>
      </vt:variant>
      <vt:variant>
        <vt:i4>356</vt:i4>
      </vt:variant>
      <vt:variant>
        <vt:i4>0</vt:i4>
      </vt:variant>
      <vt:variant>
        <vt:i4>5</vt:i4>
      </vt:variant>
      <vt:variant>
        <vt:lpwstr/>
      </vt:variant>
      <vt:variant>
        <vt:lpwstr>_Toc304583623</vt:lpwstr>
      </vt:variant>
      <vt:variant>
        <vt:i4>1245241</vt:i4>
      </vt:variant>
      <vt:variant>
        <vt:i4>350</vt:i4>
      </vt:variant>
      <vt:variant>
        <vt:i4>0</vt:i4>
      </vt:variant>
      <vt:variant>
        <vt:i4>5</vt:i4>
      </vt:variant>
      <vt:variant>
        <vt:lpwstr/>
      </vt:variant>
      <vt:variant>
        <vt:lpwstr>_Toc304583622</vt:lpwstr>
      </vt:variant>
      <vt:variant>
        <vt:i4>1245241</vt:i4>
      </vt:variant>
      <vt:variant>
        <vt:i4>344</vt:i4>
      </vt:variant>
      <vt:variant>
        <vt:i4>0</vt:i4>
      </vt:variant>
      <vt:variant>
        <vt:i4>5</vt:i4>
      </vt:variant>
      <vt:variant>
        <vt:lpwstr/>
      </vt:variant>
      <vt:variant>
        <vt:lpwstr>_Toc304583621</vt:lpwstr>
      </vt:variant>
      <vt:variant>
        <vt:i4>1245241</vt:i4>
      </vt:variant>
      <vt:variant>
        <vt:i4>338</vt:i4>
      </vt:variant>
      <vt:variant>
        <vt:i4>0</vt:i4>
      </vt:variant>
      <vt:variant>
        <vt:i4>5</vt:i4>
      </vt:variant>
      <vt:variant>
        <vt:lpwstr/>
      </vt:variant>
      <vt:variant>
        <vt:lpwstr>_Toc304583620</vt:lpwstr>
      </vt:variant>
      <vt:variant>
        <vt:i4>1048633</vt:i4>
      </vt:variant>
      <vt:variant>
        <vt:i4>332</vt:i4>
      </vt:variant>
      <vt:variant>
        <vt:i4>0</vt:i4>
      </vt:variant>
      <vt:variant>
        <vt:i4>5</vt:i4>
      </vt:variant>
      <vt:variant>
        <vt:lpwstr/>
      </vt:variant>
      <vt:variant>
        <vt:lpwstr>_Toc304583619</vt:lpwstr>
      </vt:variant>
      <vt:variant>
        <vt:i4>1048633</vt:i4>
      </vt:variant>
      <vt:variant>
        <vt:i4>326</vt:i4>
      </vt:variant>
      <vt:variant>
        <vt:i4>0</vt:i4>
      </vt:variant>
      <vt:variant>
        <vt:i4>5</vt:i4>
      </vt:variant>
      <vt:variant>
        <vt:lpwstr/>
      </vt:variant>
      <vt:variant>
        <vt:lpwstr>_Toc304583618</vt:lpwstr>
      </vt:variant>
      <vt:variant>
        <vt:i4>1048633</vt:i4>
      </vt:variant>
      <vt:variant>
        <vt:i4>320</vt:i4>
      </vt:variant>
      <vt:variant>
        <vt:i4>0</vt:i4>
      </vt:variant>
      <vt:variant>
        <vt:i4>5</vt:i4>
      </vt:variant>
      <vt:variant>
        <vt:lpwstr/>
      </vt:variant>
      <vt:variant>
        <vt:lpwstr>_Toc304583617</vt:lpwstr>
      </vt:variant>
      <vt:variant>
        <vt:i4>1048633</vt:i4>
      </vt:variant>
      <vt:variant>
        <vt:i4>314</vt:i4>
      </vt:variant>
      <vt:variant>
        <vt:i4>0</vt:i4>
      </vt:variant>
      <vt:variant>
        <vt:i4>5</vt:i4>
      </vt:variant>
      <vt:variant>
        <vt:lpwstr/>
      </vt:variant>
      <vt:variant>
        <vt:lpwstr>_Toc304583616</vt:lpwstr>
      </vt:variant>
      <vt:variant>
        <vt:i4>1048633</vt:i4>
      </vt:variant>
      <vt:variant>
        <vt:i4>308</vt:i4>
      </vt:variant>
      <vt:variant>
        <vt:i4>0</vt:i4>
      </vt:variant>
      <vt:variant>
        <vt:i4>5</vt:i4>
      </vt:variant>
      <vt:variant>
        <vt:lpwstr/>
      </vt:variant>
      <vt:variant>
        <vt:lpwstr>_Toc304583615</vt:lpwstr>
      </vt:variant>
      <vt:variant>
        <vt:i4>1048633</vt:i4>
      </vt:variant>
      <vt:variant>
        <vt:i4>302</vt:i4>
      </vt:variant>
      <vt:variant>
        <vt:i4>0</vt:i4>
      </vt:variant>
      <vt:variant>
        <vt:i4>5</vt:i4>
      </vt:variant>
      <vt:variant>
        <vt:lpwstr/>
      </vt:variant>
      <vt:variant>
        <vt:lpwstr>_Toc304583614</vt:lpwstr>
      </vt:variant>
      <vt:variant>
        <vt:i4>1048633</vt:i4>
      </vt:variant>
      <vt:variant>
        <vt:i4>296</vt:i4>
      </vt:variant>
      <vt:variant>
        <vt:i4>0</vt:i4>
      </vt:variant>
      <vt:variant>
        <vt:i4>5</vt:i4>
      </vt:variant>
      <vt:variant>
        <vt:lpwstr/>
      </vt:variant>
      <vt:variant>
        <vt:lpwstr>_Toc304583613</vt:lpwstr>
      </vt:variant>
      <vt:variant>
        <vt:i4>1048633</vt:i4>
      </vt:variant>
      <vt:variant>
        <vt:i4>290</vt:i4>
      </vt:variant>
      <vt:variant>
        <vt:i4>0</vt:i4>
      </vt:variant>
      <vt:variant>
        <vt:i4>5</vt:i4>
      </vt:variant>
      <vt:variant>
        <vt:lpwstr/>
      </vt:variant>
      <vt:variant>
        <vt:lpwstr>_Toc304583612</vt:lpwstr>
      </vt:variant>
      <vt:variant>
        <vt:i4>1048633</vt:i4>
      </vt:variant>
      <vt:variant>
        <vt:i4>284</vt:i4>
      </vt:variant>
      <vt:variant>
        <vt:i4>0</vt:i4>
      </vt:variant>
      <vt:variant>
        <vt:i4>5</vt:i4>
      </vt:variant>
      <vt:variant>
        <vt:lpwstr/>
      </vt:variant>
      <vt:variant>
        <vt:lpwstr>_Toc304583611</vt:lpwstr>
      </vt:variant>
      <vt:variant>
        <vt:i4>1048633</vt:i4>
      </vt:variant>
      <vt:variant>
        <vt:i4>278</vt:i4>
      </vt:variant>
      <vt:variant>
        <vt:i4>0</vt:i4>
      </vt:variant>
      <vt:variant>
        <vt:i4>5</vt:i4>
      </vt:variant>
      <vt:variant>
        <vt:lpwstr/>
      </vt:variant>
      <vt:variant>
        <vt:lpwstr>_Toc304583610</vt:lpwstr>
      </vt:variant>
      <vt:variant>
        <vt:i4>1114169</vt:i4>
      </vt:variant>
      <vt:variant>
        <vt:i4>272</vt:i4>
      </vt:variant>
      <vt:variant>
        <vt:i4>0</vt:i4>
      </vt:variant>
      <vt:variant>
        <vt:i4>5</vt:i4>
      </vt:variant>
      <vt:variant>
        <vt:lpwstr/>
      </vt:variant>
      <vt:variant>
        <vt:lpwstr>_Toc304583609</vt:lpwstr>
      </vt:variant>
      <vt:variant>
        <vt:i4>1114169</vt:i4>
      </vt:variant>
      <vt:variant>
        <vt:i4>266</vt:i4>
      </vt:variant>
      <vt:variant>
        <vt:i4>0</vt:i4>
      </vt:variant>
      <vt:variant>
        <vt:i4>5</vt:i4>
      </vt:variant>
      <vt:variant>
        <vt:lpwstr/>
      </vt:variant>
      <vt:variant>
        <vt:lpwstr>_Toc304583608</vt:lpwstr>
      </vt:variant>
      <vt:variant>
        <vt:i4>1114169</vt:i4>
      </vt:variant>
      <vt:variant>
        <vt:i4>260</vt:i4>
      </vt:variant>
      <vt:variant>
        <vt:i4>0</vt:i4>
      </vt:variant>
      <vt:variant>
        <vt:i4>5</vt:i4>
      </vt:variant>
      <vt:variant>
        <vt:lpwstr/>
      </vt:variant>
      <vt:variant>
        <vt:lpwstr>_Toc304583607</vt:lpwstr>
      </vt:variant>
      <vt:variant>
        <vt:i4>1114169</vt:i4>
      </vt:variant>
      <vt:variant>
        <vt:i4>254</vt:i4>
      </vt:variant>
      <vt:variant>
        <vt:i4>0</vt:i4>
      </vt:variant>
      <vt:variant>
        <vt:i4>5</vt:i4>
      </vt:variant>
      <vt:variant>
        <vt:lpwstr/>
      </vt:variant>
      <vt:variant>
        <vt:lpwstr>_Toc304583606</vt:lpwstr>
      </vt:variant>
      <vt:variant>
        <vt:i4>1114169</vt:i4>
      </vt:variant>
      <vt:variant>
        <vt:i4>248</vt:i4>
      </vt:variant>
      <vt:variant>
        <vt:i4>0</vt:i4>
      </vt:variant>
      <vt:variant>
        <vt:i4>5</vt:i4>
      </vt:variant>
      <vt:variant>
        <vt:lpwstr/>
      </vt:variant>
      <vt:variant>
        <vt:lpwstr>_Toc304583605</vt:lpwstr>
      </vt:variant>
      <vt:variant>
        <vt:i4>1114169</vt:i4>
      </vt:variant>
      <vt:variant>
        <vt:i4>242</vt:i4>
      </vt:variant>
      <vt:variant>
        <vt:i4>0</vt:i4>
      </vt:variant>
      <vt:variant>
        <vt:i4>5</vt:i4>
      </vt:variant>
      <vt:variant>
        <vt:lpwstr/>
      </vt:variant>
      <vt:variant>
        <vt:lpwstr>_Toc304583604</vt:lpwstr>
      </vt:variant>
      <vt:variant>
        <vt:i4>1114169</vt:i4>
      </vt:variant>
      <vt:variant>
        <vt:i4>236</vt:i4>
      </vt:variant>
      <vt:variant>
        <vt:i4>0</vt:i4>
      </vt:variant>
      <vt:variant>
        <vt:i4>5</vt:i4>
      </vt:variant>
      <vt:variant>
        <vt:lpwstr/>
      </vt:variant>
      <vt:variant>
        <vt:lpwstr>_Toc304583603</vt:lpwstr>
      </vt:variant>
      <vt:variant>
        <vt:i4>1114169</vt:i4>
      </vt:variant>
      <vt:variant>
        <vt:i4>230</vt:i4>
      </vt:variant>
      <vt:variant>
        <vt:i4>0</vt:i4>
      </vt:variant>
      <vt:variant>
        <vt:i4>5</vt:i4>
      </vt:variant>
      <vt:variant>
        <vt:lpwstr/>
      </vt:variant>
      <vt:variant>
        <vt:lpwstr>_Toc304583602</vt:lpwstr>
      </vt:variant>
      <vt:variant>
        <vt:i4>1114169</vt:i4>
      </vt:variant>
      <vt:variant>
        <vt:i4>224</vt:i4>
      </vt:variant>
      <vt:variant>
        <vt:i4>0</vt:i4>
      </vt:variant>
      <vt:variant>
        <vt:i4>5</vt:i4>
      </vt:variant>
      <vt:variant>
        <vt:lpwstr/>
      </vt:variant>
      <vt:variant>
        <vt:lpwstr>_Toc304583601</vt:lpwstr>
      </vt:variant>
      <vt:variant>
        <vt:i4>1114169</vt:i4>
      </vt:variant>
      <vt:variant>
        <vt:i4>218</vt:i4>
      </vt:variant>
      <vt:variant>
        <vt:i4>0</vt:i4>
      </vt:variant>
      <vt:variant>
        <vt:i4>5</vt:i4>
      </vt:variant>
      <vt:variant>
        <vt:lpwstr/>
      </vt:variant>
      <vt:variant>
        <vt:lpwstr>_Toc304583600</vt:lpwstr>
      </vt:variant>
      <vt:variant>
        <vt:i4>1572922</vt:i4>
      </vt:variant>
      <vt:variant>
        <vt:i4>212</vt:i4>
      </vt:variant>
      <vt:variant>
        <vt:i4>0</vt:i4>
      </vt:variant>
      <vt:variant>
        <vt:i4>5</vt:i4>
      </vt:variant>
      <vt:variant>
        <vt:lpwstr/>
      </vt:variant>
      <vt:variant>
        <vt:lpwstr>_Toc304583599</vt:lpwstr>
      </vt:variant>
      <vt:variant>
        <vt:i4>1572922</vt:i4>
      </vt:variant>
      <vt:variant>
        <vt:i4>206</vt:i4>
      </vt:variant>
      <vt:variant>
        <vt:i4>0</vt:i4>
      </vt:variant>
      <vt:variant>
        <vt:i4>5</vt:i4>
      </vt:variant>
      <vt:variant>
        <vt:lpwstr/>
      </vt:variant>
      <vt:variant>
        <vt:lpwstr>_Toc304583598</vt:lpwstr>
      </vt:variant>
      <vt:variant>
        <vt:i4>1572922</vt:i4>
      </vt:variant>
      <vt:variant>
        <vt:i4>200</vt:i4>
      </vt:variant>
      <vt:variant>
        <vt:i4>0</vt:i4>
      </vt:variant>
      <vt:variant>
        <vt:i4>5</vt:i4>
      </vt:variant>
      <vt:variant>
        <vt:lpwstr/>
      </vt:variant>
      <vt:variant>
        <vt:lpwstr>_Toc304583597</vt:lpwstr>
      </vt:variant>
      <vt:variant>
        <vt:i4>1572922</vt:i4>
      </vt:variant>
      <vt:variant>
        <vt:i4>194</vt:i4>
      </vt:variant>
      <vt:variant>
        <vt:i4>0</vt:i4>
      </vt:variant>
      <vt:variant>
        <vt:i4>5</vt:i4>
      </vt:variant>
      <vt:variant>
        <vt:lpwstr/>
      </vt:variant>
      <vt:variant>
        <vt:lpwstr>_Toc304583596</vt:lpwstr>
      </vt:variant>
      <vt:variant>
        <vt:i4>1572922</vt:i4>
      </vt:variant>
      <vt:variant>
        <vt:i4>188</vt:i4>
      </vt:variant>
      <vt:variant>
        <vt:i4>0</vt:i4>
      </vt:variant>
      <vt:variant>
        <vt:i4>5</vt:i4>
      </vt:variant>
      <vt:variant>
        <vt:lpwstr/>
      </vt:variant>
      <vt:variant>
        <vt:lpwstr>_Toc304583595</vt:lpwstr>
      </vt:variant>
      <vt:variant>
        <vt:i4>1572922</vt:i4>
      </vt:variant>
      <vt:variant>
        <vt:i4>182</vt:i4>
      </vt:variant>
      <vt:variant>
        <vt:i4>0</vt:i4>
      </vt:variant>
      <vt:variant>
        <vt:i4>5</vt:i4>
      </vt:variant>
      <vt:variant>
        <vt:lpwstr/>
      </vt:variant>
      <vt:variant>
        <vt:lpwstr>_Toc304583594</vt:lpwstr>
      </vt:variant>
      <vt:variant>
        <vt:i4>1572922</vt:i4>
      </vt:variant>
      <vt:variant>
        <vt:i4>176</vt:i4>
      </vt:variant>
      <vt:variant>
        <vt:i4>0</vt:i4>
      </vt:variant>
      <vt:variant>
        <vt:i4>5</vt:i4>
      </vt:variant>
      <vt:variant>
        <vt:lpwstr/>
      </vt:variant>
      <vt:variant>
        <vt:lpwstr>_Toc304583593</vt:lpwstr>
      </vt:variant>
      <vt:variant>
        <vt:i4>1572922</vt:i4>
      </vt:variant>
      <vt:variant>
        <vt:i4>170</vt:i4>
      </vt:variant>
      <vt:variant>
        <vt:i4>0</vt:i4>
      </vt:variant>
      <vt:variant>
        <vt:i4>5</vt:i4>
      </vt:variant>
      <vt:variant>
        <vt:lpwstr/>
      </vt:variant>
      <vt:variant>
        <vt:lpwstr>_Toc304583592</vt:lpwstr>
      </vt:variant>
      <vt:variant>
        <vt:i4>1572922</vt:i4>
      </vt:variant>
      <vt:variant>
        <vt:i4>164</vt:i4>
      </vt:variant>
      <vt:variant>
        <vt:i4>0</vt:i4>
      </vt:variant>
      <vt:variant>
        <vt:i4>5</vt:i4>
      </vt:variant>
      <vt:variant>
        <vt:lpwstr/>
      </vt:variant>
      <vt:variant>
        <vt:lpwstr>_Toc304583591</vt:lpwstr>
      </vt:variant>
      <vt:variant>
        <vt:i4>1572922</vt:i4>
      </vt:variant>
      <vt:variant>
        <vt:i4>158</vt:i4>
      </vt:variant>
      <vt:variant>
        <vt:i4>0</vt:i4>
      </vt:variant>
      <vt:variant>
        <vt:i4>5</vt:i4>
      </vt:variant>
      <vt:variant>
        <vt:lpwstr/>
      </vt:variant>
      <vt:variant>
        <vt:lpwstr>_Toc304583590</vt:lpwstr>
      </vt:variant>
      <vt:variant>
        <vt:i4>1638458</vt:i4>
      </vt:variant>
      <vt:variant>
        <vt:i4>152</vt:i4>
      </vt:variant>
      <vt:variant>
        <vt:i4>0</vt:i4>
      </vt:variant>
      <vt:variant>
        <vt:i4>5</vt:i4>
      </vt:variant>
      <vt:variant>
        <vt:lpwstr/>
      </vt:variant>
      <vt:variant>
        <vt:lpwstr>_Toc304583589</vt:lpwstr>
      </vt:variant>
      <vt:variant>
        <vt:i4>1638458</vt:i4>
      </vt:variant>
      <vt:variant>
        <vt:i4>146</vt:i4>
      </vt:variant>
      <vt:variant>
        <vt:i4>0</vt:i4>
      </vt:variant>
      <vt:variant>
        <vt:i4>5</vt:i4>
      </vt:variant>
      <vt:variant>
        <vt:lpwstr/>
      </vt:variant>
      <vt:variant>
        <vt:lpwstr>_Toc304583588</vt:lpwstr>
      </vt:variant>
      <vt:variant>
        <vt:i4>1638458</vt:i4>
      </vt:variant>
      <vt:variant>
        <vt:i4>140</vt:i4>
      </vt:variant>
      <vt:variant>
        <vt:i4>0</vt:i4>
      </vt:variant>
      <vt:variant>
        <vt:i4>5</vt:i4>
      </vt:variant>
      <vt:variant>
        <vt:lpwstr/>
      </vt:variant>
      <vt:variant>
        <vt:lpwstr>_Toc304583587</vt:lpwstr>
      </vt:variant>
      <vt:variant>
        <vt:i4>1638458</vt:i4>
      </vt:variant>
      <vt:variant>
        <vt:i4>134</vt:i4>
      </vt:variant>
      <vt:variant>
        <vt:i4>0</vt:i4>
      </vt:variant>
      <vt:variant>
        <vt:i4>5</vt:i4>
      </vt:variant>
      <vt:variant>
        <vt:lpwstr/>
      </vt:variant>
      <vt:variant>
        <vt:lpwstr>_Toc304583586</vt:lpwstr>
      </vt:variant>
      <vt:variant>
        <vt:i4>1638458</vt:i4>
      </vt:variant>
      <vt:variant>
        <vt:i4>128</vt:i4>
      </vt:variant>
      <vt:variant>
        <vt:i4>0</vt:i4>
      </vt:variant>
      <vt:variant>
        <vt:i4>5</vt:i4>
      </vt:variant>
      <vt:variant>
        <vt:lpwstr/>
      </vt:variant>
      <vt:variant>
        <vt:lpwstr>_Toc304583585</vt:lpwstr>
      </vt:variant>
      <vt:variant>
        <vt:i4>1638458</vt:i4>
      </vt:variant>
      <vt:variant>
        <vt:i4>122</vt:i4>
      </vt:variant>
      <vt:variant>
        <vt:i4>0</vt:i4>
      </vt:variant>
      <vt:variant>
        <vt:i4>5</vt:i4>
      </vt:variant>
      <vt:variant>
        <vt:lpwstr/>
      </vt:variant>
      <vt:variant>
        <vt:lpwstr>_Toc304583584</vt:lpwstr>
      </vt:variant>
      <vt:variant>
        <vt:i4>1638458</vt:i4>
      </vt:variant>
      <vt:variant>
        <vt:i4>116</vt:i4>
      </vt:variant>
      <vt:variant>
        <vt:i4>0</vt:i4>
      </vt:variant>
      <vt:variant>
        <vt:i4>5</vt:i4>
      </vt:variant>
      <vt:variant>
        <vt:lpwstr/>
      </vt:variant>
      <vt:variant>
        <vt:lpwstr>_Toc304583583</vt:lpwstr>
      </vt:variant>
      <vt:variant>
        <vt:i4>1638458</vt:i4>
      </vt:variant>
      <vt:variant>
        <vt:i4>110</vt:i4>
      </vt:variant>
      <vt:variant>
        <vt:i4>0</vt:i4>
      </vt:variant>
      <vt:variant>
        <vt:i4>5</vt:i4>
      </vt:variant>
      <vt:variant>
        <vt:lpwstr/>
      </vt:variant>
      <vt:variant>
        <vt:lpwstr>_Toc304583582</vt:lpwstr>
      </vt:variant>
      <vt:variant>
        <vt:i4>1638458</vt:i4>
      </vt:variant>
      <vt:variant>
        <vt:i4>104</vt:i4>
      </vt:variant>
      <vt:variant>
        <vt:i4>0</vt:i4>
      </vt:variant>
      <vt:variant>
        <vt:i4>5</vt:i4>
      </vt:variant>
      <vt:variant>
        <vt:lpwstr/>
      </vt:variant>
      <vt:variant>
        <vt:lpwstr>_Toc304583581</vt:lpwstr>
      </vt:variant>
      <vt:variant>
        <vt:i4>1638458</vt:i4>
      </vt:variant>
      <vt:variant>
        <vt:i4>98</vt:i4>
      </vt:variant>
      <vt:variant>
        <vt:i4>0</vt:i4>
      </vt:variant>
      <vt:variant>
        <vt:i4>5</vt:i4>
      </vt:variant>
      <vt:variant>
        <vt:lpwstr/>
      </vt:variant>
      <vt:variant>
        <vt:lpwstr>_Toc304583580</vt:lpwstr>
      </vt:variant>
      <vt:variant>
        <vt:i4>1441850</vt:i4>
      </vt:variant>
      <vt:variant>
        <vt:i4>92</vt:i4>
      </vt:variant>
      <vt:variant>
        <vt:i4>0</vt:i4>
      </vt:variant>
      <vt:variant>
        <vt:i4>5</vt:i4>
      </vt:variant>
      <vt:variant>
        <vt:lpwstr/>
      </vt:variant>
      <vt:variant>
        <vt:lpwstr>_Toc304583579</vt:lpwstr>
      </vt:variant>
      <vt:variant>
        <vt:i4>1441850</vt:i4>
      </vt:variant>
      <vt:variant>
        <vt:i4>86</vt:i4>
      </vt:variant>
      <vt:variant>
        <vt:i4>0</vt:i4>
      </vt:variant>
      <vt:variant>
        <vt:i4>5</vt:i4>
      </vt:variant>
      <vt:variant>
        <vt:lpwstr/>
      </vt:variant>
      <vt:variant>
        <vt:lpwstr>_Toc304583578</vt:lpwstr>
      </vt:variant>
      <vt:variant>
        <vt:i4>1441850</vt:i4>
      </vt:variant>
      <vt:variant>
        <vt:i4>80</vt:i4>
      </vt:variant>
      <vt:variant>
        <vt:i4>0</vt:i4>
      </vt:variant>
      <vt:variant>
        <vt:i4>5</vt:i4>
      </vt:variant>
      <vt:variant>
        <vt:lpwstr/>
      </vt:variant>
      <vt:variant>
        <vt:lpwstr>_Toc304583577</vt:lpwstr>
      </vt:variant>
      <vt:variant>
        <vt:i4>1441850</vt:i4>
      </vt:variant>
      <vt:variant>
        <vt:i4>74</vt:i4>
      </vt:variant>
      <vt:variant>
        <vt:i4>0</vt:i4>
      </vt:variant>
      <vt:variant>
        <vt:i4>5</vt:i4>
      </vt:variant>
      <vt:variant>
        <vt:lpwstr/>
      </vt:variant>
      <vt:variant>
        <vt:lpwstr>_Toc304583576</vt:lpwstr>
      </vt:variant>
      <vt:variant>
        <vt:i4>1441850</vt:i4>
      </vt:variant>
      <vt:variant>
        <vt:i4>68</vt:i4>
      </vt:variant>
      <vt:variant>
        <vt:i4>0</vt:i4>
      </vt:variant>
      <vt:variant>
        <vt:i4>5</vt:i4>
      </vt:variant>
      <vt:variant>
        <vt:lpwstr/>
      </vt:variant>
      <vt:variant>
        <vt:lpwstr>_Toc304583575</vt:lpwstr>
      </vt:variant>
      <vt:variant>
        <vt:i4>1441850</vt:i4>
      </vt:variant>
      <vt:variant>
        <vt:i4>62</vt:i4>
      </vt:variant>
      <vt:variant>
        <vt:i4>0</vt:i4>
      </vt:variant>
      <vt:variant>
        <vt:i4>5</vt:i4>
      </vt:variant>
      <vt:variant>
        <vt:lpwstr/>
      </vt:variant>
      <vt:variant>
        <vt:lpwstr>_Toc304583574</vt:lpwstr>
      </vt:variant>
      <vt:variant>
        <vt:i4>1441850</vt:i4>
      </vt:variant>
      <vt:variant>
        <vt:i4>56</vt:i4>
      </vt:variant>
      <vt:variant>
        <vt:i4>0</vt:i4>
      </vt:variant>
      <vt:variant>
        <vt:i4>5</vt:i4>
      </vt:variant>
      <vt:variant>
        <vt:lpwstr/>
      </vt:variant>
      <vt:variant>
        <vt:lpwstr>_Toc304583573</vt:lpwstr>
      </vt:variant>
      <vt:variant>
        <vt:i4>1441850</vt:i4>
      </vt:variant>
      <vt:variant>
        <vt:i4>50</vt:i4>
      </vt:variant>
      <vt:variant>
        <vt:i4>0</vt:i4>
      </vt:variant>
      <vt:variant>
        <vt:i4>5</vt:i4>
      </vt:variant>
      <vt:variant>
        <vt:lpwstr/>
      </vt:variant>
      <vt:variant>
        <vt:lpwstr>_Toc304583572</vt:lpwstr>
      </vt:variant>
      <vt:variant>
        <vt:i4>1441850</vt:i4>
      </vt:variant>
      <vt:variant>
        <vt:i4>44</vt:i4>
      </vt:variant>
      <vt:variant>
        <vt:i4>0</vt:i4>
      </vt:variant>
      <vt:variant>
        <vt:i4>5</vt:i4>
      </vt:variant>
      <vt:variant>
        <vt:lpwstr/>
      </vt:variant>
      <vt:variant>
        <vt:lpwstr>_Toc304583571</vt:lpwstr>
      </vt:variant>
      <vt:variant>
        <vt:i4>1441850</vt:i4>
      </vt:variant>
      <vt:variant>
        <vt:i4>38</vt:i4>
      </vt:variant>
      <vt:variant>
        <vt:i4>0</vt:i4>
      </vt:variant>
      <vt:variant>
        <vt:i4>5</vt:i4>
      </vt:variant>
      <vt:variant>
        <vt:lpwstr/>
      </vt:variant>
      <vt:variant>
        <vt:lpwstr>_Toc304583570</vt:lpwstr>
      </vt:variant>
      <vt:variant>
        <vt:i4>1507386</vt:i4>
      </vt:variant>
      <vt:variant>
        <vt:i4>32</vt:i4>
      </vt:variant>
      <vt:variant>
        <vt:i4>0</vt:i4>
      </vt:variant>
      <vt:variant>
        <vt:i4>5</vt:i4>
      </vt:variant>
      <vt:variant>
        <vt:lpwstr/>
      </vt:variant>
      <vt:variant>
        <vt:lpwstr>_Toc304583569</vt:lpwstr>
      </vt:variant>
      <vt:variant>
        <vt:i4>1507386</vt:i4>
      </vt:variant>
      <vt:variant>
        <vt:i4>26</vt:i4>
      </vt:variant>
      <vt:variant>
        <vt:i4>0</vt:i4>
      </vt:variant>
      <vt:variant>
        <vt:i4>5</vt:i4>
      </vt:variant>
      <vt:variant>
        <vt:lpwstr/>
      </vt:variant>
      <vt:variant>
        <vt:lpwstr>_Toc304583568</vt:lpwstr>
      </vt:variant>
      <vt:variant>
        <vt:i4>1507386</vt:i4>
      </vt:variant>
      <vt:variant>
        <vt:i4>20</vt:i4>
      </vt:variant>
      <vt:variant>
        <vt:i4>0</vt:i4>
      </vt:variant>
      <vt:variant>
        <vt:i4>5</vt:i4>
      </vt:variant>
      <vt:variant>
        <vt:lpwstr/>
      </vt:variant>
      <vt:variant>
        <vt:lpwstr>_Toc304583567</vt:lpwstr>
      </vt:variant>
      <vt:variant>
        <vt:i4>1507386</vt:i4>
      </vt:variant>
      <vt:variant>
        <vt:i4>14</vt:i4>
      </vt:variant>
      <vt:variant>
        <vt:i4>0</vt:i4>
      </vt:variant>
      <vt:variant>
        <vt:i4>5</vt:i4>
      </vt:variant>
      <vt:variant>
        <vt:lpwstr/>
      </vt:variant>
      <vt:variant>
        <vt:lpwstr>_Toc304583566</vt:lpwstr>
      </vt:variant>
      <vt:variant>
        <vt:i4>1507386</vt:i4>
      </vt:variant>
      <vt:variant>
        <vt:i4>8</vt:i4>
      </vt:variant>
      <vt:variant>
        <vt:i4>0</vt:i4>
      </vt:variant>
      <vt:variant>
        <vt:i4>5</vt:i4>
      </vt:variant>
      <vt:variant>
        <vt:lpwstr/>
      </vt:variant>
      <vt:variant>
        <vt:lpwstr>_Toc304583565</vt:lpwstr>
      </vt:variant>
      <vt:variant>
        <vt:i4>4456470</vt:i4>
      </vt:variant>
      <vt:variant>
        <vt:i4>3</vt:i4>
      </vt:variant>
      <vt:variant>
        <vt:i4>0</vt:i4>
      </vt:variant>
      <vt:variant>
        <vt:i4>5</vt:i4>
      </vt:variant>
      <vt:variant>
        <vt:lpwstr>http://www.ivifoundation.org/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IviDigitizer Class Specification</dc:title>
  <dc:creator>Yves Maumary</dc:creator>
  <cp:lastModifiedBy>Bob  Helsel</cp:lastModifiedBy>
  <cp:revision>2</cp:revision>
  <cp:lastPrinted>2011-12-21T21:35:00Z</cp:lastPrinted>
  <dcterms:created xsi:type="dcterms:W3CDTF">2011-12-21T21:39:00Z</dcterms:created>
  <dcterms:modified xsi:type="dcterms:W3CDTF">2011-12-21T21:39:00Z</dcterms:modified>
</cp:coreProperties>
</file>